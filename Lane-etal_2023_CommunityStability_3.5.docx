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commentRangeStart w:id="0"/>
      <w:r w:rsidR="00241A51">
        <w:t xml:space="preserve">Gary </w:t>
      </w:r>
      <w:del w:id="1" w:author="GEB" w:date="2023-01-14T12:59:00Z">
        <w:r w:rsidR="00241A51">
          <w:delText>Bradfield</w:delText>
        </w:r>
        <w:r w:rsidR="00BE3EBE">
          <w:rPr>
            <w:vertAlign w:val="superscript"/>
          </w:rPr>
          <w:delText>3</w:delText>
        </w:r>
      </w:del>
      <w:ins w:id="2" w:author="Gary" w:date="2023-01-09T14:44:00Z">
        <w:r w:rsidR="005F04B3">
          <w:t xml:space="preserve">E. </w:t>
        </w:r>
      </w:ins>
      <w:ins w:id="3" w:author="GEB" w:date="2023-01-14T12:59:00Z">
        <w:r w:rsidR="00241A51">
          <w:t>Bradfield</w:t>
        </w:r>
        <w:commentRangeEnd w:id="0"/>
        <w:r w:rsidR="00C372B0">
          <w:rPr>
            <w:rStyle w:val="CommentReference"/>
          </w:rPr>
          <w:commentReference w:id="0"/>
        </w:r>
        <w:r w:rsidR="00BE3EBE">
          <w:rPr>
            <w:vertAlign w:val="superscript"/>
          </w:rPr>
          <w:t>3</w:t>
        </w:r>
      </w:ins>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5"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6"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7" w:history="1">
        <w:r w:rsidR="00C57936">
          <w:rPr>
            <w:rStyle w:val="Hyperlink"/>
          </w:rPr>
          <w:t>0000-0001-7165-9812</w:t>
        </w:r>
      </w:hyperlink>
    </w:p>
    <w:p w14:paraId="7BF3F8D1" w14:textId="77777777" w:rsidR="0001682B" w:rsidRDefault="0001682B" w:rsidP="00E5656A">
      <w:pPr>
        <w:pStyle w:val="Heading2"/>
      </w:pPr>
      <w:r>
        <w:t>Abstract</w:t>
      </w:r>
    </w:p>
    <w:p w14:paraId="0B62EE7D" w14:textId="75E8C4F3"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4" w:author="Gary" w:date="2023-01-09T14:57:00Z">
        <w:r w:rsidDel="004F15B5">
          <w:delText xml:space="preserve">while </w:delText>
        </w:r>
      </w:del>
      <w:r>
        <w:t>plant assemblages were characterized by the same dominant indicator species</w:t>
      </w:r>
      <w:ins w:id="5" w:author="Martin, Tara (Forestry)" w:date="2023-01-09T16:50:00Z">
        <w:r w:rsidR="00DB480D">
          <w:t>,</w:t>
        </w:r>
      </w:ins>
      <w:ins w:id="6" w:author="GEB" w:date="2023-01-14T12:59:00Z">
        <w:r>
          <w:t xml:space="preserve"> </w:t>
        </w:r>
      </w:ins>
      <w:ins w:id="7" w:author="Gary" w:date="2023-01-09T14:58:00Z">
        <w:r w:rsidR="004F15B5">
          <w:t xml:space="preserve">over </w:t>
        </w:r>
        <w:proofErr w:type="spellStart"/>
        <w:r w:rsidR="004F15B5">
          <w:t>time</w:t>
        </w:r>
        <w:del w:id="8" w:author="Martin, Tara (Forestry)" w:date="2023-01-09T16:50:00Z">
          <w:r w:rsidR="004F15B5">
            <w:delText xml:space="preserve"> </w:delText>
          </w:r>
        </w:del>
      </w:ins>
      <w:del w:id="9" w:author="Martin, Tara (Forestry)" w:date="2023-01-09T16:50:00Z">
        <w:r>
          <w:delText xml:space="preserve">while </w:delText>
        </w:r>
      </w:del>
      <w:r>
        <w:t>most</w:t>
      </w:r>
      <w:proofErr w:type="spellEnd"/>
      <w:r>
        <w:t xml:space="preserve"> other indicator species changed, and that </w:t>
      </w:r>
      <w:ins w:id="10" w:author="Gary" w:date="2023-01-09T14:58:00Z">
        <w:r w:rsidR="009B6478">
          <w:t>overall(?)</w:t>
        </w:r>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commentRangeStart w:id="11"/>
      <w:commentRangeStart w:id="12"/>
      <w:commentRangeStart w:id="13"/>
      <w:commentRangeStart w:id="14"/>
      <w:r>
        <w:t>Acknowledgements</w:t>
      </w:r>
      <w:commentRangeEnd w:id="11"/>
      <w:commentRangeEnd w:id="13"/>
      <w:commentRangeEnd w:id="14"/>
      <w:r w:rsidR="00F7589A">
        <w:rPr>
          <w:rStyle w:val="CommentReference"/>
          <w:rFonts w:asciiTheme="minorHAnsi" w:eastAsiaTheme="minorHAnsi" w:hAnsiTheme="minorHAnsi" w:cstheme="minorBidi"/>
          <w:color w:val="auto"/>
        </w:rPr>
        <w:commentReference w:id="11"/>
      </w:r>
      <w:commentRangeEnd w:id="12"/>
      <w:r w:rsidR="006661F8">
        <w:rPr>
          <w:rStyle w:val="CommentReference"/>
          <w:rFonts w:asciiTheme="minorHAnsi" w:eastAsiaTheme="minorHAnsi" w:hAnsiTheme="minorHAnsi" w:cstheme="minorBidi"/>
          <w:color w:val="auto"/>
        </w:rPr>
        <w:commentReference w:id="12"/>
      </w:r>
      <w:r w:rsidR="0005604F">
        <w:rPr>
          <w:rStyle w:val="CommentReference"/>
          <w:rFonts w:asciiTheme="minorHAnsi" w:eastAsiaTheme="minorHAnsi" w:hAnsiTheme="minorHAnsi" w:cstheme="minorBidi"/>
          <w:color w:val="auto"/>
        </w:rPr>
        <w:commentReference w:id="13"/>
      </w:r>
      <w:r w:rsidR="006661F8">
        <w:rPr>
          <w:rStyle w:val="CommentReference"/>
          <w:rFonts w:asciiTheme="minorHAnsi" w:eastAsiaTheme="minorHAnsi" w:hAnsiTheme="minorHAnsi" w:cstheme="minorBidi"/>
          <w:color w:val="auto"/>
        </w:rPr>
        <w:commentReference w:id="14"/>
      </w:r>
    </w:p>
    <w:p w14:paraId="7EA77CC4" w14:textId="15BDDCE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w:t>
      </w:r>
      <w:ins w:id="15" w:author="Stefanie Lane" w:date="2023-01-14T13:12:00Z">
        <w:r w:rsidR="006661F8">
          <w:t>M. O’Connor provided manuscript re</w:t>
        </w:r>
      </w:ins>
      <w:ins w:id="16" w:author="Stefanie Lane" w:date="2023-01-14T13:13:00Z">
        <w:r w:rsidR="006661F8">
          <w:t xml:space="preserve">view. </w:t>
        </w:r>
      </w:ins>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rPr>
          <w:ins w:id="17" w:author="Stefanie Lane" w:date="2023-01-14T13:24:00Z"/>
        </w:rPr>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54AC0C8B" w:rsidR="00ED7508" w:rsidRDefault="004C6C15" w:rsidP="005F7C5D">
      <w:pPr>
        <w:ind w:firstLine="720"/>
        <w:rPr>
          <w:ins w:id="18" w:author="Stefanie Lane" w:date="2023-01-14T13:24:00Z"/>
        </w:rPr>
      </w:pPr>
      <w:r>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commentRangeStart w:id="19"/>
      <w:r w:rsidR="008B5290">
        <w:t>succession</w:t>
      </w:r>
      <w:r w:rsidR="00D17D24">
        <w:t xml:space="preserve"> </w:t>
      </w:r>
      <w:del w:id="20" w:author="Martin, Tara (Forestry)" w:date="2023-01-10T09:42:00Z">
        <w:r w:rsidR="00D17D24">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commentRangeEnd w:id="19"/>
      <w:ins w:id="21" w:author="TGM" w:date="2023-01-14T12:59:00Z">
        <w:r w:rsidR="009B5331">
          <w:rPr>
            <w:rStyle w:val="CommentReference"/>
          </w:rPr>
          <w:commentReference w:id="19"/>
        </w:r>
        <w:r w:rsidR="00C358CD">
          <w:t>,</w:t>
        </w:r>
      </w:ins>
      <w:del w:id="22" w:author="TGM" w:date="2023-01-14T12:59:00Z">
        <w:r w:rsidR="00C358CD">
          <w:delText>,</w:delText>
        </w:r>
      </w:del>
      <w:r w:rsidR="00C358CD">
        <w:t xml:space="preserve"> or </w:t>
      </w:r>
      <w:commentRangeStart w:id="23"/>
      <w:commentRangeStart w:id="24"/>
      <w:r w:rsidR="00C358CD">
        <w:t>cycles of population dynamics</w:t>
      </w:r>
      <w:del w:id="25" w:author="Stefanie Lane" w:date="2023-01-14T13:24:00Z">
        <w:r w:rsidR="00C358CD" w:rsidDel="006335EE">
          <w:delText xml:space="preserve"> on timescales that do not fit </w:delText>
        </w:r>
        <w:r w:rsidR="00335EA8" w:rsidDel="006335EE">
          <w:delText>within</w:delText>
        </w:r>
        <w:r w:rsidR="00C358CD" w:rsidDel="006335EE">
          <w:delText xml:space="preserve"> human</w:delText>
        </w:r>
        <w:r w:rsidR="00335EA8" w:rsidDel="006335EE">
          <w:delText>-oriented timescales for achieving conservation targets</w:delText>
        </w:r>
      </w:del>
      <w:r w:rsidR="00335EA8">
        <w:t xml:space="preserve">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commentRangeEnd w:id="23"/>
      <w:r w:rsidR="00DB5AC9">
        <w:rPr>
          <w:rStyle w:val="CommentReference"/>
        </w:rPr>
        <w:commentReference w:id="23"/>
      </w:r>
      <w:commentRangeEnd w:id="24"/>
      <w:r w:rsidR="003D0C8D">
        <w:rPr>
          <w:rStyle w:val="CommentReference"/>
        </w:rPr>
        <w:commentReference w:id="24"/>
      </w:r>
    </w:p>
    <w:p w14:paraId="045CBEFE" w14:textId="31765056" w:rsidR="00A92F9A" w:rsidRDefault="00D17D24" w:rsidP="005F7C5D">
      <w:pPr>
        <w:ind w:firstLine="720"/>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26"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456D48B7"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27" w:author="Martin, Tara (Forestry)" w:date="2023-01-10T09:49:00Z">
        <w:r w:rsidR="00582A2B">
          <w:t>.</w:t>
        </w:r>
      </w:ins>
      <w:del w:id="28" w:author="Martin, Tara (Forestry)" w:date="2023-01-10T09:49:00Z">
        <w:r w:rsidR="001E033A">
          <w:delText>,</w:delText>
        </w:r>
      </w:del>
      <w:r w:rsidR="001E033A">
        <w:t xml:space="preserve"> </w:t>
      </w:r>
      <w:del w:id="29" w:author="Martin, Tara (Forestry)" w:date="2023-01-10T09:49:00Z">
        <w:r w:rsidR="001E033A">
          <w:delText>and</w:delText>
        </w:r>
        <w:r w:rsidR="00AA2F11">
          <w:delText xml:space="preserve"> </w:delText>
        </w:r>
        <w:r w:rsidR="00AA2F11" w:rsidDel="00582A2B">
          <w:delText>s</w:delText>
        </w:r>
      </w:del>
      <w:ins w:id="30" w:author="Martin, Tara (Forestry)" w:date="2023-01-10T09:49:00Z">
        <w:r w:rsidR="00582A2B">
          <w:t>S</w:t>
        </w:r>
      </w:ins>
      <w:ins w:id="31" w:author="TGM" w:date="2023-01-14T12:59:00Z">
        <w:r w:rsidR="00AA2F11">
          <w:t>tability</w:t>
        </w:r>
      </w:ins>
      <w:del w:id="32" w:author="TGM" w:date="2023-01-14T12:59:00Z">
        <w:r w:rsidR="00AA2F11">
          <w:delText>stability</w:delText>
        </w:r>
      </w:del>
      <w:r w:rsidR="00AA2F11">
        <w:t xml:space="preserve"> of plant communities within tidal marshes </w:t>
      </w:r>
      <w:commentRangeStart w:id="33"/>
      <w:r w:rsidR="00AA2F11">
        <w:t>contribute</w:t>
      </w:r>
      <w:ins w:id="34" w:author="Stefanie Lane" w:date="2023-01-14T13:15:00Z">
        <w:r w:rsidR="00831F9E">
          <w:t>s</w:t>
        </w:r>
      </w:ins>
      <w:r w:rsidR="00AA2F11">
        <w:t xml:space="preserve"> </w:t>
      </w:r>
      <w:commentRangeEnd w:id="33"/>
      <w:r w:rsidR="00D67A7B">
        <w:rPr>
          <w:rStyle w:val="CommentReference"/>
        </w:rPr>
        <w:commentReference w:id="33"/>
      </w:r>
      <w:r w:rsidR="00AA2F11">
        <w:t>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76FD11F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35" w:author="Martin, Tara (Forestry)" w:date="2023-01-10T09:51:00Z">
        <w:r w:rsidR="000C17C5">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commentRangeStart w:id="36"/>
      <w:del w:id="37" w:author="Martin, Tara (Forestry)" w:date="2023-01-10T09:51:00Z">
        <w:r w:rsidR="003E1207">
          <w:delText>postultaed</w:delText>
        </w:r>
      </w:del>
      <w:ins w:id="38" w:author="Martin, Tara (Forestry)" w:date="2023-01-10T09:51:00Z">
        <w:r w:rsidR="00582A2B">
          <w:t>postulated</w:t>
        </w:r>
      </w:ins>
      <w:ins w:id="39" w:author="TGM" w:date="2023-01-14T12:59:00Z">
        <w:r w:rsidR="006875E7">
          <w:t xml:space="preserve"> </w:t>
        </w:r>
      </w:ins>
      <w:ins w:id="40" w:author="GEB" w:date="2023-01-14T12:59:00Z">
        <w:del w:id="41" w:author="Stefanie Lane" w:date="2023-01-14T13:15:00Z">
          <w:r w:rsidR="006875E7" w:rsidDel="00831F9E">
            <w:delText xml:space="preserve"> </w:delText>
          </w:r>
        </w:del>
        <w:commentRangeEnd w:id="36"/>
        <w:r w:rsidR="005900DC">
          <w:rPr>
            <w:rStyle w:val="CommentReference"/>
          </w:rPr>
          <w:commentReference w:id="36"/>
        </w:r>
      </w:ins>
      <w:r w:rsidR="006875E7" w:rsidRPr="006875E7">
        <w:t>that edaphic factors drove assemblage</w:t>
      </w:r>
      <w:r w:rsidR="00064908">
        <w:t xml:space="preserve"> distribution</w:t>
      </w:r>
      <w:ins w:id="42" w:author="Martin, Tara (Forestry)" w:date="2023-01-10T09:52:00Z">
        <w:r w:rsidR="00582A2B">
          <w:t>:</w:t>
        </w:r>
      </w:ins>
      <w:del w:id="43" w:author="Martin, Tara (Forestry)" w:date="2023-01-10T09:52:00Z">
        <w:r w:rsidR="006875E7" w:rsidRPr="006875E7">
          <w:delText>, such</w:delText>
        </w:r>
      </w:del>
      <w:r w:rsidR="006875E7" w:rsidRPr="006875E7">
        <w:t xml:space="preserve"> </w:t>
      </w:r>
      <w:ins w:id="44" w:author="Gary" w:date="2023-01-09T15:05:00Z">
        <w:r w:rsidR="00855241">
          <w:t xml:space="preserve">that the </w:t>
        </w:r>
      </w:ins>
      <w:r w:rsidR="002058BA">
        <w:t>B</w:t>
      </w:r>
      <w:r w:rsidR="00064908">
        <w:t>ogbean assemblage</w:t>
      </w:r>
      <w:del w:id="45" w:author="Gary" w:date="2023-01-09T15:05:00Z">
        <w:r w:rsidR="002058BA" w:rsidDel="00855241">
          <w:delText>s</w:delText>
        </w:r>
      </w:del>
      <w:r w:rsidR="00064908">
        <w:t xml:space="preserve"> </w:t>
      </w:r>
      <w:ins w:id="46" w:author="Gary" w:date="2023-01-09T15:05:00Z">
        <w:r w:rsidR="00855241">
          <w:t>occurred on</w:t>
        </w:r>
      </w:ins>
      <w:del w:id="47" w:author="Gary" w:date="2023-01-09T15:05:00Z">
        <w:r w:rsidR="00064908" w:rsidDel="00855241">
          <w:delText>adapted to</w:delText>
        </w:r>
      </w:del>
      <w:r w:rsidR="00064908">
        <w:t xml:space="preserve"> </w:t>
      </w:r>
      <w:r w:rsidR="006875E7" w:rsidRPr="006875E7">
        <w:t>waterlogged soils,</w:t>
      </w:r>
      <w:r w:rsidR="00064908">
        <w:t xml:space="preserve"> </w:t>
      </w:r>
      <w:ins w:id="48" w:author="Gary" w:date="2023-01-09T15:05:00Z">
        <w:r w:rsidR="00855241">
          <w:t xml:space="preserve">the </w:t>
        </w:r>
      </w:ins>
      <w:ins w:id="49" w:author="Gary" w:date="2023-01-08T18:17:00Z">
        <w:r w:rsidR="0097614E">
          <w:t>Fescue</w:t>
        </w:r>
      </w:ins>
      <w:del w:id="50" w:author="Gary" w:date="2023-01-08T18:17:00Z">
        <w:r w:rsidR="002058BA" w:rsidDel="0097614E">
          <w:delText>S</w:delText>
        </w:r>
        <w:r w:rsidR="00064908" w:rsidDel="0097614E">
          <w:delText>edge</w:delText>
        </w:r>
      </w:del>
      <w:r w:rsidR="00064908">
        <w:t xml:space="preserve"> assemblage</w:t>
      </w:r>
      <w:del w:id="51" w:author="Gary" w:date="2023-01-09T15:06:00Z">
        <w:r w:rsidR="00064908" w:rsidDel="00855241">
          <w:delText>s</w:delText>
        </w:r>
      </w:del>
      <w:r w:rsidR="00064908">
        <w:t xml:space="preserve"> </w:t>
      </w:r>
      <w:ins w:id="52" w:author="Gary" w:date="2023-01-09T15:06:00Z">
        <w:r w:rsidR="00855241">
          <w:t>on</w:t>
        </w:r>
      </w:ins>
      <w:del w:id="53" w:author="Gary" w:date="2023-01-09T15:06:00Z">
        <w:r w:rsidR="00064908" w:rsidDel="00855241">
          <w:delText>in</w:delText>
        </w:r>
      </w:del>
      <w:r w:rsidR="00064908">
        <w:t xml:space="preserve"> </w:t>
      </w:r>
      <w:r w:rsidR="009468BB">
        <w:t>well-drained soils</w:t>
      </w:r>
      <w:ins w:id="54" w:author="Gary" w:date="2023-01-08T18:19:00Z">
        <w:r w:rsidR="0097614E">
          <w:t xml:space="preserve"> </w:t>
        </w:r>
      </w:ins>
      <w:ins w:id="55" w:author="Gary" w:date="2023-01-09T15:06:00Z">
        <w:r w:rsidR="00E057C1">
          <w:t>mos</w:t>
        </w:r>
      </w:ins>
      <w:ins w:id="56" w:author="Gary" w:date="2023-01-09T15:07:00Z">
        <w:r w:rsidR="00E057C1">
          <w:t xml:space="preserve">tly </w:t>
        </w:r>
      </w:ins>
      <w:ins w:id="57" w:author="Gary" w:date="2023-01-08T18:19:00Z">
        <w:r w:rsidR="0097614E">
          <w:t>along levees</w:t>
        </w:r>
      </w:ins>
      <w:r w:rsidR="009468BB">
        <w:t xml:space="preserve">, and </w:t>
      </w:r>
      <w:ins w:id="58" w:author="Gary" w:date="2023-01-09T15:06:00Z">
        <w:r w:rsidR="00855241">
          <w:t xml:space="preserve">the </w:t>
        </w:r>
      </w:ins>
      <w:ins w:id="59" w:author="Gary" w:date="2023-01-08T18:18:00Z">
        <w:r w:rsidR="0097614E">
          <w:t>Sedge</w:t>
        </w:r>
      </w:ins>
      <w:del w:id="60" w:author="Gary" w:date="2023-01-08T18:18:00Z">
        <w:r w:rsidR="002058BA" w:rsidDel="0097614E">
          <w:delText>F</w:delText>
        </w:r>
        <w:r w:rsidR="009468BB" w:rsidDel="0097614E">
          <w:delText>escue</w:delText>
        </w:r>
      </w:del>
      <w:r w:rsidR="009468BB">
        <w:t xml:space="preserve"> assemblage</w:t>
      </w:r>
      <w:del w:id="61" w:author="Gary" w:date="2023-01-09T15:06:00Z">
        <w:r w:rsidR="009468BB" w:rsidDel="00855241">
          <w:delText>s</w:delText>
        </w:r>
      </w:del>
      <w:r w:rsidR="009468BB">
        <w:t xml:space="preserve"> along channel edges with greater </w:t>
      </w:r>
      <w:r w:rsidR="006875E7" w:rsidRPr="006875E7">
        <w:t>inundation frequency</w:t>
      </w:r>
      <w:r w:rsidR="009468BB">
        <w:t xml:space="preserve">. </w:t>
      </w:r>
      <w:ins w:id="62" w:author="Martin, Tara (Forestry)" w:date="2023-01-10T09:53:00Z">
        <w:r w:rsidR="00582A2B">
          <w:t xml:space="preserve">Twenty years later, </w:t>
        </w:r>
      </w:ins>
      <w:r w:rsidR="00BB7B17">
        <w:t xml:space="preserve">Denoth </w:t>
      </w:r>
      <w:r w:rsidR="00BB7B17">
        <w:lastRenderedPageBreak/>
        <w:t xml:space="preserve">&amp; Myers </w:t>
      </w:r>
      <w:r w:rsidR="00B5776F">
        <w:t xml:space="preserve">(2007) repeated the sampling methods </w:t>
      </w:r>
      <w:r w:rsidR="00BB7B17">
        <w:t xml:space="preserve">to </w:t>
      </w:r>
      <w:r w:rsidR="00561B5B" w:rsidRPr="00561B5B">
        <w:t xml:space="preserve">test relationships between </w:t>
      </w:r>
      <w:commentRangeStart w:id="63"/>
      <w:ins w:id="64" w:author="Martin, Tara (Forestry)" w:date="2023-01-10T09:57:00Z">
        <w:r w:rsidR="001F6F8B">
          <w:t>non-native</w:t>
        </w:r>
      </w:ins>
      <w:del w:id="65" w:author="Martin, Tara (Forestry)" w:date="2023-01-10T09:57:00Z">
        <w:r w:rsidR="00561B5B" w:rsidRPr="00561B5B" w:rsidDel="001F6F8B">
          <w:delText>invasive</w:delText>
        </w:r>
      </w:del>
      <w:ins w:id="66" w:author="TGM" w:date="2023-01-14T12:59:00Z">
        <w:r w:rsidR="00561B5B" w:rsidRPr="00561B5B">
          <w:t xml:space="preserve"> </w:t>
        </w:r>
        <w:commentRangeEnd w:id="63"/>
        <w:r w:rsidR="001F6F8B">
          <w:rPr>
            <w:rStyle w:val="CommentReference"/>
          </w:rPr>
          <w:commentReference w:id="63"/>
        </w:r>
      </w:ins>
      <w:del w:id="67" w:author="TGM" w:date="2023-01-14T12:59:00Z">
        <w:r w:rsidR="00561B5B" w:rsidRPr="00561B5B">
          <w:delText xml:space="preserve">invasive </w:delText>
        </w:r>
      </w:del>
      <w:r w:rsidR="00561B5B" w:rsidRPr="00561B5B">
        <w:t>purple loosestrife (</w:t>
      </w:r>
      <w:commentRangeStart w:id="68"/>
      <w:r w:rsidR="00561B5B" w:rsidRPr="008B0BB8">
        <w:rPr>
          <w:i/>
          <w:rPrChange w:id="69" w:author="Stefanie Lane" w:date="2023-01-14T13:16:00Z">
            <w:rPr/>
          </w:rPrChange>
        </w:rPr>
        <w:t>Lythrum salicaria</w:t>
      </w:r>
      <w:commentRangeEnd w:id="68"/>
      <w:r w:rsidR="0019438B" w:rsidRPr="008B0BB8">
        <w:rPr>
          <w:rStyle w:val="CommentReference"/>
          <w:i/>
          <w:rPrChange w:id="70" w:author="Stefanie Lane" w:date="2023-01-14T13:16:00Z">
            <w:rPr>
              <w:rStyle w:val="CommentReference"/>
            </w:rPr>
          </w:rPrChange>
        </w:rPr>
        <w:commentReference w:id="68"/>
      </w:r>
      <w:r w:rsidR="00561B5B" w:rsidRPr="00561B5B">
        <w:t xml:space="preserve"> L.) and</w:t>
      </w:r>
      <w:ins w:id="71" w:author="GEB" w:date="2023-01-14T12:59:00Z">
        <w:r w:rsidR="00561B5B" w:rsidRPr="00561B5B">
          <w:t xml:space="preserve"> </w:t>
        </w:r>
      </w:ins>
      <w:ins w:id="72" w:author="Gary" w:date="2023-01-09T15:08:00Z">
        <w:r w:rsidR="0019438B">
          <w:t>native</w:t>
        </w:r>
        <w:del w:id="73" w:author="Stefanie Lane" w:date="2023-01-14T13:16:00Z">
          <w:r w:rsidR="0019438B" w:rsidDel="008B0BB8">
            <w:delText>(?)</w:delText>
          </w:r>
        </w:del>
        <w:r w:rsidR="0019438B">
          <w:t xml:space="preserve"> </w:t>
        </w:r>
      </w:ins>
      <w:r w:rsidR="00561B5B" w:rsidRPr="00561B5B">
        <w:t>Henderson’s checker-mallow (</w:t>
      </w:r>
      <w:r w:rsidR="00561B5B" w:rsidRPr="008B0BB8">
        <w:rPr>
          <w:i/>
          <w:rPrChange w:id="74" w:author="Stefanie Lane" w:date="2023-01-14T13:16:00Z">
            <w:rPr/>
          </w:rPrChange>
        </w:rPr>
        <w:t>Sidalcea hendersonii</w:t>
      </w:r>
      <w:r w:rsidR="00E508B5">
        <w:t xml:space="preserve"> S. Watson</w:t>
      </w:r>
      <w:ins w:id="75" w:author="TGM" w:date="2023-01-14T12:59:00Z">
        <w:r w:rsidR="00561B5B" w:rsidRPr="00561B5B">
          <w:t>)</w:t>
        </w:r>
      </w:ins>
      <w:ins w:id="76" w:author="Martin, Tara (Forestry)" w:date="2023-01-10T09:53:00Z">
        <w:r w:rsidR="00582A2B">
          <w:t>, a threatened species</w:t>
        </w:r>
      </w:ins>
      <w:ins w:id="77" w:author="TGM" w:date="2023-01-14T12:59:00Z">
        <w:r w:rsidR="009468BB">
          <w:t>.</w:t>
        </w:r>
      </w:ins>
      <w:del w:id="78" w:author="TGM" w:date="2023-01-14T12:59:00Z">
        <w:r w:rsidR="00561B5B" w:rsidRPr="00561B5B">
          <w:delText>)</w:delText>
        </w:r>
        <w:r w:rsidR="009468BB">
          <w:delText>.</w:delText>
        </w:r>
      </w:del>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79"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4D9D79F0"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80"/>
      <w:del w:id="81" w:author="Stefanie Lane" w:date="2023-01-14T13:16:00Z">
        <w:r w:rsidDel="008B0BB8">
          <w:delText xml:space="preserve">driving </w:delText>
        </w:r>
      </w:del>
      <w:commentRangeEnd w:id="80"/>
      <w:ins w:id="82" w:author="Stefanie Lane" w:date="2023-01-14T13:16:00Z">
        <w:r w:rsidR="008B0BB8">
          <w:t xml:space="preserve">associated with </w:t>
        </w:r>
      </w:ins>
      <w:r w:rsidR="001B77EA">
        <w:rPr>
          <w:rStyle w:val="CommentReference"/>
        </w:rPr>
        <w:commentReference w:id="80"/>
      </w:r>
      <w:r>
        <w:t xml:space="preserve">changes within each assemblage? We expect that increasing abundance of </w:t>
      </w:r>
      <w:del w:id="83" w:author="Martin, Tara (Forestry)" w:date="2023-01-10T09:58:00Z">
        <w:r>
          <w:delText xml:space="preserve">invasive </w:delText>
        </w:r>
      </w:del>
      <w:ins w:id="84" w:author="Martin, Tara (Forestry)" w:date="2023-01-10T09:58:00Z">
        <w:r w:rsidR="001F6F8B">
          <w:t xml:space="preserve">non-native </w:t>
        </w:r>
      </w:ins>
      <w:r>
        <w:t xml:space="preserve">species over time would result in </w:t>
      </w:r>
      <w:ins w:id="85" w:author="Gary" w:date="2023-01-08T18:22:00Z">
        <w:r w:rsidR="00206F53">
          <w:t xml:space="preserve">a </w:t>
        </w:r>
      </w:ins>
      <w:r>
        <w:t xml:space="preserve">greater net </w:t>
      </w:r>
      <w:ins w:id="86" w:author="Gary" w:date="2023-01-08T18:22:00Z">
        <w:r w:rsidR="00206F53">
          <w:t>loss</w:t>
        </w:r>
      </w:ins>
      <w:del w:id="87" w:author="Gary" w:date="2023-01-08T18:23:00Z">
        <w:r w:rsidDel="00206F53">
          <w:delText>number</w:delText>
        </w:r>
      </w:del>
      <w:r>
        <w:t xml:space="preserve"> of</w:t>
      </w:r>
      <w:r w:rsidR="00CC44A2">
        <w:t xml:space="preserve"> native</w:t>
      </w:r>
      <w:r>
        <w:t xml:space="preserve"> species</w:t>
      </w:r>
      <w:del w:id="88" w:author="Stefanie Lane" w:date="2023-01-14T13:16:00Z">
        <w:r w:rsidDel="008B0BB8">
          <w:delText xml:space="preserve"> lost </w:delText>
        </w:r>
        <w:commentRangeStart w:id="89"/>
        <w:r w:rsidDel="008B0BB8">
          <w:delText xml:space="preserve">(and fewer net </w:delText>
        </w:r>
        <w:r w:rsidR="00CC44A2" w:rsidDel="008B0BB8">
          <w:delText xml:space="preserve">native </w:delText>
        </w:r>
        <w:r w:rsidDel="008B0BB8">
          <w:delText>species gained).</w:delText>
        </w:r>
      </w:del>
      <w:ins w:id="90" w:author="GEB" w:date="2023-01-14T12:59:00Z">
        <w:del w:id="91" w:author="Stefanie Lane" w:date="2023-01-14T13:16:00Z">
          <w:r w:rsidDel="008B0BB8">
            <w:delText>)</w:delText>
          </w:r>
          <w:commentRangeEnd w:id="89"/>
          <w:r w:rsidR="00206F53" w:rsidDel="008B0BB8">
            <w:rPr>
              <w:rStyle w:val="CommentReference"/>
            </w:rPr>
            <w:commentReference w:id="89"/>
          </w:r>
        </w:del>
        <w:r>
          <w:t>.</w:t>
        </w:r>
      </w:ins>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79"/>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w:t>
      </w:r>
      <w:ins w:id="92" w:author="TGM" w:date="2023-01-14T12:59:00Z">
        <w:r>
          <w:t xml:space="preserve"> </w:t>
        </w:r>
      </w:ins>
      <w:ins w:id="93" w:author="Martin, Tara (Forestry)" w:date="2023-01-10T09:57:00Z">
        <w:r w:rsidR="00582A2B">
          <w:t>non-native</w:t>
        </w:r>
        <w:r>
          <w:t xml:space="preserve"> </w:t>
        </w:r>
      </w:ins>
      <w:r>
        <w:t>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94"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95"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foot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96" w:author="Gary" w:date="2023-01-10T13:42:00Z">
        <w:r w:rsidR="00A30A7A" w:rsidDel="00750F10">
          <w:rPr>
            <w:i w:val="0"/>
            <w:iCs w:val="0"/>
            <w:color w:val="auto"/>
            <w:sz w:val="22"/>
            <w:szCs w:val="22"/>
          </w:rPr>
          <w:delText xml:space="preserve">Because </w:delText>
        </w:r>
      </w:del>
      <w:del w:id="97"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98"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99"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100" w:author="Gary" w:date="2023-01-10T13:43:00Z">
        <w:r w:rsidR="00750F10">
          <w:rPr>
            <w:i w:val="0"/>
            <w:iCs w:val="0"/>
            <w:color w:val="auto"/>
            <w:sz w:val="22"/>
            <w:szCs w:val="22"/>
          </w:rPr>
          <w:t>also performed</w:t>
        </w:r>
      </w:ins>
      <w:del w:id="101"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102"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103"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104" w:author="Gary" w:date="2023-01-10T13:44:00Z">
        <w:r w:rsidR="00750F10">
          <w:rPr>
            <w:i w:val="0"/>
            <w:iCs w:val="0"/>
            <w:color w:val="auto"/>
            <w:sz w:val="22"/>
            <w:szCs w:val="22"/>
          </w:rPr>
          <w:t xml:space="preserve"> dissimilarity</w:t>
        </w:r>
      </w:ins>
      <w:ins w:id="105" w:author="Gary" w:date="2023-01-10T14:46:00Z">
        <w:r w:rsidR="00694E8A">
          <w:rPr>
            <w:i w:val="0"/>
            <w:iCs w:val="0"/>
            <w:color w:val="auto"/>
            <w:sz w:val="22"/>
            <w:szCs w:val="22"/>
          </w:rPr>
          <w:t xml:space="preserve"> </w:t>
        </w:r>
      </w:ins>
      <w:ins w:id="106" w:author="Gary" w:date="2023-01-10T15:19:00Z">
        <w:r w:rsidR="000A283C">
          <w:rPr>
            <w:i w:val="0"/>
            <w:iCs w:val="0"/>
            <w:color w:val="auto"/>
            <w:sz w:val="22"/>
            <w:szCs w:val="22"/>
          </w:rPr>
          <w:t>to compare with Euclidean distance</w:t>
        </w:r>
      </w:ins>
      <w:del w:id="107"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108" w:author="Gary" w:date="2023-01-10T13:45:00Z">
        <w:r w:rsidR="00750F10">
          <w:rPr>
            <w:i w:val="0"/>
            <w:iCs w:val="0"/>
            <w:color w:val="auto"/>
            <w:sz w:val="22"/>
            <w:szCs w:val="22"/>
          </w:rPr>
          <w:t xml:space="preserve"> </w:t>
        </w:r>
      </w:ins>
      <w:ins w:id="109" w:author="Gary" w:date="2023-01-10T15:20:00Z">
        <w:r w:rsidR="000A283C">
          <w:rPr>
            <w:i w:val="0"/>
            <w:iCs w:val="0"/>
            <w:color w:val="auto"/>
            <w:sz w:val="22"/>
            <w:szCs w:val="22"/>
          </w:rPr>
          <w:t xml:space="preserve">in </w:t>
        </w:r>
      </w:ins>
      <w:ins w:id="110" w:author="Gary" w:date="2023-01-10T13:45:00Z">
        <w:r w:rsidR="00750F10">
          <w:rPr>
            <w:i w:val="0"/>
            <w:iCs w:val="0"/>
            <w:color w:val="auto"/>
            <w:sz w:val="22"/>
            <w:szCs w:val="22"/>
          </w:rPr>
          <w:t xml:space="preserve">results </w:t>
        </w:r>
      </w:ins>
      <w:ins w:id="111" w:author="Gary" w:date="2023-01-10T15:20:00Z">
        <w:r w:rsidR="000A283C">
          <w:rPr>
            <w:i w:val="0"/>
            <w:iCs w:val="0"/>
            <w:color w:val="auto"/>
            <w:sz w:val="22"/>
            <w:szCs w:val="22"/>
          </w:rPr>
          <w:t xml:space="preserve">from the two </w:t>
        </w:r>
      </w:ins>
      <w:ins w:id="112" w:author="Gary" w:date="2023-01-10T15:21:00Z">
        <w:r w:rsidR="000A283C">
          <w:rPr>
            <w:i w:val="0"/>
            <w:iCs w:val="0"/>
            <w:color w:val="auto"/>
            <w:sz w:val="22"/>
            <w:szCs w:val="22"/>
          </w:rPr>
          <w:t xml:space="preserve">distance </w:t>
        </w:r>
      </w:ins>
      <w:ins w:id="113" w:author="Gary" w:date="2023-01-10T15:20:00Z">
        <w:r w:rsidR="000A283C">
          <w:rPr>
            <w:i w:val="0"/>
            <w:iCs w:val="0"/>
            <w:color w:val="auto"/>
            <w:sz w:val="22"/>
            <w:szCs w:val="22"/>
          </w:rPr>
          <w:t>measures</w:t>
        </w:r>
      </w:ins>
      <w:del w:id="114" w:author="Gary" w:date="2023-01-10T13:45:00Z">
        <w:r w:rsidR="001C0365" w:rsidDel="00750F10">
          <w:rPr>
            <w:i w:val="0"/>
            <w:iCs w:val="0"/>
            <w:color w:val="auto"/>
            <w:sz w:val="22"/>
            <w:szCs w:val="22"/>
          </w:rPr>
          <w:delText xml:space="preserve"> in how plots clustere</w:delText>
        </w:r>
      </w:del>
      <w:del w:id="115"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116" w:author="Gary" w:date="2023-01-10T13:51:00Z">
        <w:r w:rsidR="004A6FF1">
          <w:rPr>
            <w:i w:val="0"/>
            <w:iCs w:val="0"/>
            <w:color w:val="auto"/>
            <w:sz w:val="22"/>
            <w:szCs w:val="22"/>
          </w:rPr>
          <w:t xml:space="preserve">For each dataset, </w:t>
        </w:r>
      </w:ins>
      <w:del w:id="117"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118" w:author="Gary" w:date="2023-01-10T13:57:00Z">
        <w:r w:rsidR="004A6FF1">
          <w:rPr>
            <w:i w:val="0"/>
            <w:iCs w:val="0"/>
            <w:color w:val="auto"/>
            <w:sz w:val="22"/>
            <w:szCs w:val="22"/>
          </w:rPr>
          <w:t xml:space="preserve"> main clusters were </w:t>
        </w:r>
      </w:ins>
      <w:ins w:id="119" w:author="Gary" w:date="2023-01-10T14:50:00Z">
        <w:r w:rsidR="00694E8A">
          <w:rPr>
            <w:i w:val="0"/>
            <w:iCs w:val="0"/>
            <w:color w:val="auto"/>
            <w:sz w:val="22"/>
            <w:szCs w:val="22"/>
          </w:rPr>
          <w:t>identified</w:t>
        </w:r>
      </w:ins>
      <w:ins w:id="120" w:author="GEB" w:date="2023-01-14T12:59:00Z">
        <w:r w:rsidR="00276B00" w:rsidRPr="00DC704D">
          <w:rPr>
            <w:i w:val="0"/>
            <w:iCs w:val="0"/>
            <w:color w:val="auto"/>
            <w:sz w:val="22"/>
            <w:szCs w:val="22"/>
          </w:rPr>
          <w:t xml:space="preserve"> </w:t>
        </w:r>
      </w:ins>
      <w:del w:id="121"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del w:id="122" w:author="GEB" w:date="2023-01-14T12:59:00Z">
        <w:r w:rsidR="00046A60">
          <w:rPr>
            <w:i w:val="0"/>
            <w:iCs w:val="0"/>
            <w:color w:val="auto"/>
            <w:sz w:val="22"/>
            <w:szCs w:val="22"/>
          </w:rPr>
          <w:delText>(“</w:delText>
        </w:r>
      </w:del>
      <w:ins w:id="123" w:author="GEB" w:date="2023-01-14T12:59:00Z">
        <w:r w:rsidR="00046A60">
          <w:rPr>
            <w:i w:val="0"/>
            <w:iCs w:val="0"/>
            <w:color w:val="auto"/>
            <w:sz w:val="22"/>
            <w:szCs w:val="22"/>
          </w:rPr>
          <w:t>(</w:t>
        </w:r>
      </w:ins>
      <w:ins w:id="124" w:author="Gary" w:date="2023-01-10T13:58:00Z">
        <w:r w:rsidR="004A6FF1">
          <w:rPr>
            <w:i w:val="0"/>
            <w:iCs w:val="0"/>
            <w:color w:val="auto"/>
            <w:sz w:val="22"/>
            <w:szCs w:val="22"/>
          </w:rPr>
          <w:t xml:space="preserve">termed </w:t>
        </w:r>
      </w:ins>
      <w:ins w:id="125" w:author="GEB" w:date="2023-01-14T12:59:00Z">
        <w:r w:rsidR="00046A60">
          <w:rPr>
            <w:i w:val="0"/>
            <w:iCs w:val="0"/>
            <w:color w:val="auto"/>
            <w:sz w:val="22"/>
            <w:szCs w:val="22"/>
          </w:rPr>
          <w:t>“</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126"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127" w:author="Gary" w:date="2023-01-10T14:52:00Z">
        <w:r w:rsidR="00743C5F">
          <w:t>each</w:t>
        </w:r>
      </w:ins>
      <w:del w:id="128" w:author="Gary" w:date="2023-01-10T14:53:00Z">
        <w:r w:rsidR="00D76E01" w:rsidDel="00743C5F">
          <w:delText>the</w:delText>
        </w:r>
      </w:del>
      <w:r w:rsidR="00D76E01">
        <w:t xml:space="preserve"> observation year to generate </w:t>
      </w:r>
      <w:del w:id="129" w:author="Gary" w:date="2023-01-10T14:04:00Z">
        <w:r w:rsidR="00D76E01" w:rsidDel="006F2224">
          <w:delText xml:space="preserve">a </w:delText>
        </w:r>
      </w:del>
      <w:r w:rsidR="00D76E01">
        <w:t xml:space="preserve">community-wide </w:t>
      </w:r>
      <w:del w:id="130" w:author="GEB" w:date="2023-01-14T12:59:00Z">
        <w:r w:rsidR="00D76E01">
          <w:delText>measure</w:delText>
        </w:r>
      </w:del>
      <w:ins w:id="131" w:author="GEB" w:date="2023-01-14T12:59:00Z">
        <w:r w:rsidR="00D76E01">
          <w:t>measure</w:t>
        </w:r>
      </w:ins>
      <w:ins w:id="132" w:author="Gary" w:date="2023-01-10T14:04:00Z">
        <w:r w:rsidR="006F2224">
          <w:t>s</w:t>
        </w:r>
      </w:ins>
      <w:r w:rsidR="00D76E01">
        <w:t xml:space="preserve"> of diversity. </w:t>
      </w:r>
      <w:bookmarkEnd w:id="126"/>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7ED651B7"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550CD6">
        <w:rPr>
          <w:i w:val="0"/>
          <w:iCs w:val="0"/>
          <w:color w:val="auto"/>
          <w:sz w:val="22"/>
          <w:szCs w:val="22"/>
        </w:rPr>
        <w:t>(</w:t>
      </w:r>
      <w:commentRangeStart w:id="133"/>
      <w:del w:id="134" w:author="Stefanie Lane" w:date="2023-01-14T13:17:00Z">
        <w:r w:rsidR="00CE3C9A" w:rsidRPr="00E54F00" w:rsidDel="00C5392E">
          <w:rPr>
            <w:i w:val="0"/>
            <w:iCs w:val="0"/>
            <w:color w:val="auto"/>
            <w:sz w:val="22"/>
            <w:szCs w:val="22"/>
            <w:rPrChange w:id="135" w:author="Stefanie Lane" w:date="2023-01-14T13:20:00Z">
              <w:rPr>
                <w:i w:val="0"/>
                <w:iCs w:val="0"/>
                <w:color w:val="auto"/>
                <w:sz w:val="22"/>
                <w:szCs w:val="22"/>
                <w:highlight w:val="cyan"/>
              </w:rPr>
            </w:rPrChange>
          </w:rPr>
          <w:delText>cite the R team</w:delText>
        </w:r>
        <w:commentRangeEnd w:id="133"/>
        <w:r w:rsidR="001F6F8B" w:rsidRPr="00550CD6" w:rsidDel="00C5392E">
          <w:rPr>
            <w:rStyle w:val="CommentReference"/>
            <w:i w:val="0"/>
            <w:iCs w:val="0"/>
            <w:color w:val="auto"/>
          </w:rPr>
          <w:commentReference w:id="133"/>
        </w:r>
      </w:del>
      <w:ins w:id="136" w:author="Stefanie Lane" w:date="2023-01-14T13:17:00Z">
        <w:r w:rsidR="00C5392E" w:rsidRPr="00E54F00">
          <w:rPr>
            <w:i w:val="0"/>
            <w:iCs w:val="0"/>
            <w:color w:val="auto"/>
            <w:sz w:val="22"/>
            <w:szCs w:val="22"/>
            <w:rPrChange w:id="137" w:author="Stefanie Lane" w:date="2023-01-14T13:20:00Z">
              <w:rPr>
                <w:i w:val="0"/>
                <w:iCs w:val="0"/>
                <w:color w:val="auto"/>
                <w:sz w:val="22"/>
                <w:szCs w:val="22"/>
                <w:highlight w:val="cyan"/>
              </w:rPr>
            </w:rPrChange>
          </w:rPr>
          <w:t>R Core Team, 2022</w:t>
        </w:r>
      </w:ins>
      <w:r w:rsidR="00CE3C9A" w:rsidRPr="00550CD6">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138" w:name="_Ref103170248"/>
      <w:r w:rsidRPr="00746ACC">
        <w:rPr>
          <w:noProof/>
        </w:rPr>
        <w:t xml:space="preserve"> </w:t>
      </w:r>
    </w:p>
    <w:bookmarkEnd w:id="138"/>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4D52F4BC" w:rsidR="00EC4D9F" w:rsidRDefault="00E12966" w:rsidP="00E12966">
      <w:pPr>
        <w:ind w:firstLine="720"/>
      </w:pPr>
      <w:r>
        <w:t>While the</w:t>
      </w:r>
      <w:r w:rsidR="00AD005D">
        <w:t xml:space="preserve"> three </w:t>
      </w:r>
      <w:r w:rsidR="00FD158B">
        <w:t>assemblage indicator</w:t>
      </w:r>
      <w:r>
        <w:t xml:space="preserve"> species </w:t>
      </w:r>
      <w:del w:id="139" w:author="GEB" w:date="2023-01-14T12:59:00Z">
        <w:r>
          <w:delText>remain</w:delText>
        </w:r>
      </w:del>
      <w:ins w:id="140" w:author="GEB" w:date="2023-01-14T12:59:00Z">
        <w:r>
          <w:t>remain</w:t>
        </w:r>
      </w:ins>
      <w:ins w:id="141" w:author="Gary" w:date="2023-01-10T14:57:00Z">
        <w:r w:rsidR="00A062E4">
          <w:t>ed</w:t>
        </w:r>
      </w:ins>
      <w:r>
        <w:t xml:space="preserve"> constant over time</w:t>
      </w:r>
      <w:ins w:id="142" w:author="Gary" w:date="2023-01-10T15:00:00Z">
        <w:r w:rsidR="00AD2D31">
          <w:t xml:space="preserve">, </w:t>
        </w:r>
      </w:ins>
      <w:del w:id="143" w:author="Gary" w:date="2023-01-10T14:58:00Z">
        <w:r w:rsidDel="00AD2D31">
          <w:delText xml:space="preserve"> and drive cluster groups</w:delText>
        </w:r>
      </w:del>
      <w:del w:id="144" w:author="GEB" w:date="2023-01-14T12:59:00Z">
        <w:r>
          <w:delText>,</w:delText>
        </w:r>
      </w:del>
      <w:ins w:id="145" w:author="Gary" w:date="2023-01-10T14:59:00Z">
        <w:r w:rsidR="00AD2D31">
          <w:t>changes were evident</w:t>
        </w:r>
      </w:ins>
      <w:del w:id="146" w:author="Gary" w:date="2023-01-10T14:59:00Z">
        <w:r w:rsidDel="00AD2D31">
          <w:delText>,</w:delText>
        </w:r>
      </w:del>
      <w:ins w:id="147" w:author="Gary" w:date="2023-01-10T14:59:00Z">
        <w:r w:rsidR="00AD2D31">
          <w:t xml:space="preserve"> in</w:t>
        </w:r>
      </w:ins>
      <w:r>
        <w:t xml:space="preserve"> other species </w:t>
      </w:r>
      <w:del w:id="148" w:author="Gary" w:date="2023-01-10T14:59:00Z">
        <w:r w:rsidR="003B2576" w:rsidDel="00AD2D31">
          <w:delText xml:space="preserve"> </w:delText>
        </w:r>
      </w:del>
      <w:r w:rsidR="003B2576">
        <w:t xml:space="preserve">with significant indicator values </w:t>
      </w:r>
      <w:del w:id="149"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630A666D" w:rsidR="00D21260" w:rsidRPr="009D6D33" w:rsidRDefault="00E12966" w:rsidP="00FE39D5">
      <w:pPr>
        <w:ind w:firstLine="720"/>
      </w:pPr>
      <w:bookmarkStart w:id="150" w:name="_Hlk106053520"/>
      <w:r w:rsidRPr="00167685">
        <w:rPr>
          <w:iCs/>
        </w:rPr>
        <w:t xml:space="preserve">Across the entire Ladner Marsh plant community, two to three species were lost </w:t>
      </w:r>
      <w:del w:id="151"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-diversity increased as in other assemblages, indicating increasing variability</w:t>
      </w:r>
      <w:del w:id="152" w:author="Stefanie Lane" w:date="2023-01-14T13:21:00Z">
        <w:r w:rsidRPr="00294CC5" w:rsidDel="00985C26">
          <w:rPr>
            <w:iCs/>
          </w:rPr>
          <w:delText xml:space="preserve"> </w:delText>
        </w:r>
        <w:commentRangeStart w:id="153"/>
        <w:r w:rsidRPr="00294CC5" w:rsidDel="00985C26">
          <w:rPr>
            <w:iCs/>
          </w:rPr>
          <w:delText>(and thus increased rarity)</w:delText>
        </w:r>
      </w:del>
      <w:r w:rsidRPr="00294CC5">
        <w:rPr>
          <w:iCs/>
        </w:rPr>
        <w:t xml:space="preserve"> </w:t>
      </w:r>
      <w:commentRangeEnd w:id="153"/>
      <w:r w:rsidR="00D94856">
        <w:rPr>
          <w:rStyle w:val="CommentReference"/>
        </w:rPr>
        <w:commentReference w:id="153"/>
      </w:r>
      <w:r w:rsidRPr="00294CC5">
        <w:rPr>
          <w:iCs/>
        </w:rPr>
        <w:t xml:space="preserve">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150"/>
    <w:p w14:paraId="683DEE38" w14:textId="44CEA4A7" w:rsidR="004C5AEE" w:rsidRDefault="00E12966" w:rsidP="00A43AC2">
      <w:pPr>
        <w:ind w:firstLine="720"/>
      </w:pPr>
      <w:del w:id="154" w:author="Gary" w:date="2023-01-10T15:03:00Z">
        <w:r w:rsidDel="007150E2">
          <w:delText xml:space="preserve">Cover abundance of </w:delText>
        </w:r>
      </w:del>
      <w:del w:id="155" w:author="GEB" w:date="2023-01-14T12:59:00Z">
        <w:r w:rsidR="00D8421D">
          <w:delText>assemblage</w:delText>
        </w:r>
      </w:del>
      <w:del w:id="156" w:author="Gary" w:date="2023-01-10T15:03:00Z">
        <w:r w:rsidR="00D8421D" w:rsidDel="007150E2">
          <w:delText>a</w:delText>
        </w:r>
      </w:del>
      <w:ins w:id="157" w:author="Gary" w:date="2023-01-10T15:03:00Z">
        <w:r w:rsidR="007150E2">
          <w:t>A</w:t>
        </w:r>
      </w:ins>
      <w:ins w:id="158" w:author="GEB" w:date="2023-01-14T12:59:00Z">
        <w:r w:rsidR="00D8421D">
          <w:t>ssemblage</w:t>
        </w:r>
      </w:ins>
      <w:r w:rsidR="00D8421D">
        <w:t xml:space="preserve">-defining indicator </w:t>
      </w:r>
      <w:r>
        <w:t xml:space="preserve">species </w:t>
      </w:r>
      <w:del w:id="159" w:author="GEB" w:date="2023-01-14T12:59:00Z">
        <w:r>
          <w:delText>show</w:delText>
        </w:r>
      </w:del>
      <w:ins w:id="160" w:author="GEB" w:date="2023-01-14T12:59:00Z">
        <w:r>
          <w:t>show</w:t>
        </w:r>
      </w:ins>
      <w:ins w:id="161"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w:t>
      </w:r>
      <w:commentRangeStart w:id="162"/>
      <w:del w:id="163" w:author="Stefanie Lane" w:date="2023-01-14T13:21:00Z">
        <w:r w:rsidR="003E48D9" w:rsidDel="00985C26">
          <w:delText>since 1999</w:delText>
        </w:r>
        <w:commentRangeEnd w:id="162"/>
        <w:r w:rsidR="007150E2" w:rsidDel="00985C26">
          <w:rPr>
            <w:rStyle w:val="CommentReference"/>
          </w:rPr>
          <w:commentReference w:id="162"/>
        </w:r>
      </w:del>
      <w:ins w:id="164" w:author="Stefanie Lane" w:date="2023-01-14T13:21:00Z">
        <w:r w:rsidR="00985C26">
          <w:t>from 1999-2019</w:t>
        </w:r>
      </w:ins>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t>between 1979-</w:t>
      </w:r>
      <w:r>
        <w:lastRenderedPageBreak/>
        <w:t xml:space="preserve">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165" w:author="Martin, Tara (Forestry)" w:date="2023-01-10T10:12:00Z">
        <w:r w:rsidR="00114E8B">
          <w:delText>stepped down</w:delText>
        </w:r>
      </w:del>
      <w:ins w:id="166" w:author="Martin, Tara (Forestry)" w:date="2023-01-10T10:12:00Z">
        <w:r w:rsidR="00D94856">
          <w:t>declined</w:t>
        </w:r>
      </w:ins>
      <w:r w:rsidR="00114E8B">
        <w:t xml:space="preserve">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5B58B643" w:rsidR="00386AB6" w:rsidRDefault="00386AB6" w:rsidP="00386AB6">
      <w:pPr>
        <w:rPr>
          <w:ins w:id="167" w:author="Stefanie Lane" w:date="2023-01-17T10:51:00Z"/>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1D5FC6">
        <w:trPr>
          <w:trHeight w:val="470"/>
          <w:jc w:val="center"/>
          <w:ins w:id="168" w:author="Stefanie Lane" w:date="2023-01-17T10:51:00Z"/>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pPr>
              <w:rPr>
                <w:ins w:id="169" w:author="Stefanie Lane" w:date="2023-01-17T10:51:00Z"/>
              </w:rPr>
            </w:pPr>
          </w:p>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ins w:id="170" w:author="Stefanie Lane" w:date="2023-01-17T10:51:00Z"/>
                <w:b/>
                <w:bCs/>
              </w:rPr>
            </w:pPr>
            <w:ins w:id="171" w:author="Stefanie Lane" w:date="2023-01-17T10:51:00Z">
              <w:r w:rsidRPr="00A12125">
                <w:rPr>
                  <w:b/>
                  <w:bCs/>
                </w:rPr>
                <w:t>Plot-level components</w:t>
              </w:r>
            </w:ins>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ins w:id="172" w:author="Stefanie Lane" w:date="2023-01-17T10:51:00Z"/>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ins w:id="173" w:author="Stefanie Lane" w:date="2023-01-17T10:51:00Z"/>
                <w:b/>
                <w:bCs/>
              </w:rPr>
            </w:pPr>
            <w:ins w:id="174" w:author="Stefanie Lane" w:date="2023-01-17T10:51:00Z">
              <w:r w:rsidRPr="00A12125">
                <w:rPr>
                  <w:b/>
                  <w:bCs/>
                </w:rPr>
                <w:t>Diversity components</w:t>
              </w:r>
            </w:ins>
          </w:p>
        </w:tc>
      </w:tr>
      <w:tr w:rsidR="00A12125" w:rsidRPr="00A12125" w14:paraId="335809D8" w14:textId="77777777" w:rsidTr="001D5FC6">
        <w:trPr>
          <w:trHeight w:val="780"/>
          <w:jc w:val="center"/>
          <w:ins w:id="175" w:author="Stefanie Lane" w:date="2023-01-17T10:51:00Z"/>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ins w:id="176" w:author="Stefanie Lane" w:date="2023-01-17T10:51:00Z"/>
                <w:b/>
                <w:bCs/>
              </w:rPr>
            </w:pPr>
            <w:ins w:id="177" w:author="Stefanie Lane" w:date="2023-01-17T10:51:00Z">
              <w:r w:rsidRPr="00A12125">
                <w:rPr>
                  <w:b/>
                  <w:bCs/>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ins w:id="178" w:author="Stefanie Lane" w:date="2023-01-17T10:51:00Z"/>
                <w:b/>
                <w:bCs/>
              </w:rPr>
            </w:pPr>
            <w:ins w:id="179" w:author="Stefanie Lane" w:date="2023-01-17T10:51:00Z">
              <w:r w:rsidRPr="00A12125">
                <w:rPr>
                  <w:b/>
                  <w:bCs/>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ins w:id="180" w:author="Stefanie Lane" w:date="2023-01-17T10:51:00Z"/>
                <w:b/>
                <w:bCs/>
              </w:rPr>
            </w:pPr>
            <w:ins w:id="181" w:author="Stefanie Lane" w:date="2023-01-17T10:51:00Z">
              <w:r w:rsidRPr="00A12125">
                <w:rPr>
                  <w:b/>
                  <w:bCs/>
                </w:rPr>
                <w:t>No. species</w:t>
              </w:r>
            </w:ins>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ins w:id="182" w:author="Stefanie Lane" w:date="2023-01-17T10:51:00Z"/>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ins w:id="183" w:author="Stefanie Lane" w:date="2023-01-17T10:51:00Z"/>
                <w:b/>
                <w:bCs/>
              </w:rPr>
            </w:pPr>
            <w:ins w:id="184" w:author="Stefanie Lane" w:date="2023-01-17T10:51:00Z">
              <w:r w:rsidRPr="00A12125">
                <w:rPr>
                  <w:b/>
                  <w:bCs/>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ins w:id="185" w:author="Stefanie Lane" w:date="2023-01-17T10:51:00Z"/>
                <w:b/>
                <w:bCs/>
              </w:rPr>
            </w:pPr>
            <w:ins w:id="186" w:author="Stefanie Lane" w:date="2023-01-17T10:51:00Z">
              <w:r w:rsidRPr="00A12125">
                <w:rPr>
                  <w:b/>
                  <w:bCs/>
                </w:rPr>
                <w:t xml:space="preserve">α diversity </w:t>
              </w:r>
              <w:proofErr w:type="spellStart"/>
              <w:r w:rsidRPr="00A12125">
                <w:rPr>
                  <w:b/>
                  <w:bCs/>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ins w:id="187" w:author="Stefanie Lane" w:date="2023-01-17T10:51:00Z"/>
                <w:b/>
                <w:bCs/>
              </w:rPr>
            </w:pPr>
            <w:ins w:id="188" w:author="Stefanie Lane" w:date="2023-01-17T10:51:00Z">
              <w:r w:rsidRPr="00A12125">
                <w:rPr>
                  <w:b/>
                  <w:bCs/>
                </w:rPr>
                <w:t>β diversity</w:t>
              </w:r>
            </w:ins>
          </w:p>
        </w:tc>
      </w:tr>
      <w:tr w:rsidR="00A12125" w:rsidRPr="00A12125" w14:paraId="01FC2BA1" w14:textId="77777777" w:rsidTr="001D5FC6">
        <w:trPr>
          <w:trHeight w:val="290"/>
          <w:jc w:val="center"/>
          <w:ins w:id="189" w:author="Stefanie Lane" w:date="2023-01-17T10:51:00Z"/>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ins w:id="190" w:author="Stefanie Lane" w:date="2023-01-17T10:51:00Z"/>
                <w:b/>
                <w:bCs/>
              </w:rPr>
            </w:pPr>
            <w:ins w:id="191" w:author="Stefanie Lane" w:date="2023-01-17T10:51:00Z">
              <w:r w:rsidRPr="00A12125">
                <w:rPr>
                  <w:b/>
                  <w:bCs/>
                </w:rPr>
                <w:t>Sedge</w:t>
              </w:r>
            </w:ins>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ins w:id="192" w:author="Stefanie Lane" w:date="2023-01-17T10:51:00Z"/>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pPr>
              <w:rPr>
                <w:ins w:id="193" w:author="Stefanie Lane" w:date="2023-01-17T10:51:00Z"/>
              </w:rPr>
            </w:pPr>
          </w:p>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pPr>
              <w:rPr>
                <w:ins w:id="194" w:author="Stefanie Lane" w:date="2023-01-17T10:51:00Z"/>
              </w:rPr>
            </w:pPr>
          </w:p>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pPr>
              <w:rPr>
                <w:ins w:id="195" w:author="Stefanie Lane" w:date="2023-01-17T10:51:00Z"/>
              </w:rPr>
            </w:pPr>
          </w:p>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pPr>
              <w:rPr>
                <w:ins w:id="196" w:author="Stefanie Lane" w:date="2023-01-17T10:51:00Z"/>
              </w:rPr>
            </w:pPr>
          </w:p>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pPr>
              <w:rPr>
                <w:ins w:id="197" w:author="Stefanie Lane" w:date="2023-01-17T10:51:00Z"/>
              </w:rPr>
            </w:pPr>
          </w:p>
        </w:tc>
      </w:tr>
      <w:tr w:rsidR="00A12125" w:rsidRPr="00A12125" w14:paraId="7011973F" w14:textId="77777777" w:rsidTr="001D5FC6">
        <w:trPr>
          <w:trHeight w:val="290"/>
          <w:jc w:val="center"/>
          <w:ins w:id="198"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pPr>
              <w:rPr>
                <w:ins w:id="199" w:author="Stefanie Lane" w:date="2023-01-17T10:51:00Z"/>
              </w:rPr>
            </w:pPr>
            <w:ins w:id="200"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pPr>
              <w:rPr>
                <w:ins w:id="201" w:author="Stefanie Lane" w:date="2023-01-17T10:51:00Z"/>
              </w:rPr>
            </w:pPr>
            <w:ins w:id="202" w:author="Stefanie Lane" w:date="2023-01-17T10:51:00Z">
              <w:r w:rsidRPr="00A12125">
                <w:t>34</w:t>
              </w:r>
            </w:ins>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pPr>
              <w:rPr>
                <w:ins w:id="203" w:author="Stefanie Lane" w:date="2023-01-17T10:51:00Z"/>
              </w:rPr>
            </w:pPr>
            <w:ins w:id="204"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pPr>
              <w:rPr>
                <w:ins w:id="205"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pPr>
              <w:rPr>
                <w:ins w:id="206" w:author="Stefanie Lane" w:date="2023-01-17T10:51:00Z"/>
              </w:rPr>
            </w:pPr>
            <w:ins w:id="207" w:author="Stefanie Lane" w:date="2023-01-17T10:51:00Z">
              <w:r w:rsidRPr="00A12125">
                <w:t>8.7</w:t>
              </w:r>
            </w:ins>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pPr>
              <w:rPr>
                <w:ins w:id="208" w:author="Stefanie Lane" w:date="2023-01-17T10:51:00Z"/>
              </w:rPr>
            </w:pPr>
            <w:ins w:id="209" w:author="Stefanie Lane" w:date="2023-01-17T10:51:00Z">
              <w:r w:rsidRPr="00A12125">
                <w:t>2.5</w:t>
              </w:r>
            </w:ins>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pPr>
              <w:rPr>
                <w:ins w:id="210" w:author="Stefanie Lane" w:date="2023-01-17T10:51:00Z"/>
              </w:rPr>
            </w:pPr>
            <w:ins w:id="211" w:author="Stefanie Lane" w:date="2023-01-17T10:51:00Z">
              <w:r w:rsidRPr="00A12125">
                <w:t>3.9</w:t>
              </w:r>
            </w:ins>
          </w:p>
        </w:tc>
      </w:tr>
      <w:tr w:rsidR="00A12125" w:rsidRPr="00A12125" w14:paraId="46B83FE7" w14:textId="77777777" w:rsidTr="001D5FC6">
        <w:trPr>
          <w:trHeight w:val="290"/>
          <w:jc w:val="center"/>
          <w:ins w:id="212" w:author="Stefanie Lane" w:date="2023-01-17T10:51:00Z"/>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pPr>
              <w:rPr>
                <w:ins w:id="213" w:author="Stefanie Lane" w:date="2023-01-17T10:51:00Z"/>
              </w:rPr>
            </w:pPr>
            <w:ins w:id="214"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pPr>
              <w:rPr>
                <w:ins w:id="215" w:author="Stefanie Lane" w:date="2023-01-17T10:51:00Z"/>
              </w:rPr>
            </w:pPr>
            <w:ins w:id="216" w:author="Stefanie Lane" w:date="2023-01-17T10:51:00Z">
              <w:r w:rsidRPr="00A12125">
                <w:t>31</w:t>
              </w:r>
            </w:ins>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pPr>
              <w:rPr>
                <w:ins w:id="217" w:author="Stefanie Lane" w:date="2023-01-17T10:51:00Z"/>
              </w:rPr>
            </w:pPr>
            <w:ins w:id="218" w:author="Stefanie Lane" w:date="2023-01-17T10:51:00Z">
              <w:r w:rsidRPr="00A12125">
                <w:t>35</w:t>
              </w:r>
            </w:ins>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pPr>
              <w:rPr>
                <w:ins w:id="219"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pPr>
              <w:rPr>
                <w:ins w:id="220" w:author="Stefanie Lane" w:date="2023-01-17T10:51:00Z"/>
              </w:rPr>
            </w:pPr>
            <w:ins w:id="221" w:author="Stefanie Lane" w:date="2023-01-17T10:51:00Z">
              <w:r w:rsidRPr="00A12125">
                <w:t>8.3</w:t>
              </w:r>
            </w:ins>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pPr>
              <w:rPr>
                <w:ins w:id="222" w:author="Stefanie Lane" w:date="2023-01-17T10:51:00Z"/>
              </w:rPr>
            </w:pPr>
            <w:ins w:id="223" w:author="Stefanie Lane" w:date="2023-01-17T10:51:00Z">
              <w:r w:rsidRPr="00A12125">
                <w:t>2.0</w:t>
              </w:r>
            </w:ins>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pPr>
              <w:rPr>
                <w:ins w:id="224" w:author="Stefanie Lane" w:date="2023-01-17T10:51:00Z"/>
              </w:rPr>
            </w:pPr>
            <w:ins w:id="225" w:author="Stefanie Lane" w:date="2023-01-17T10:51:00Z">
              <w:r w:rsidRPr="00A12125">
                <w:t>4.2</w:t>
              </w:r>
            </w:ins>
          </w:p>
        </w:tc>
      </w:tr>
      <w:tr w:rsidR="00A12125" w:rsidRPr="00A12125" w14:paraId="68E175F0" w14:textId="77777777" w:rsidTr="001D5FC6">
        <w:trPr>
          <w:trHeight w:val="290"/>
          <w:jc w:val="center"/>
          <w:ins w:id="226"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pPr>
              <w:rPr>
                <w:ins w:id="227" w:author="Stefanie Lane" w:date="2023-01-17T10:51:00Z"/>
              </w:rPr>
            </w:pPr>
            <w:ins w:id="228"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pPr>
              <w:rPr>
                <w:ins w:id="229" w:author="Stefanie Lane" w:date="2023-01-17T10:51:00Z"/>
              </w:rPr>
            </w:pPr>
            <w:ins w:id="230"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pPr>
              <w:rPr>
                <w:ins w:id="231" w:author="Stefanie Lane" w:date="2023-01-17T10:51:00Z"/>
              </w:rPr>
            </w:pPr>
            <w:ins w:id="232"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pPr>
              <w:rPr>
                <w:ins w:id="233"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pPr>
              <w:rPr>
                <w:ins w:id="234" w:author="Stefanie Lane" w:date="2023-01-17T10:51:00Z"/>
              </w:rPr>
            </w:pPr>
            <w:ins w:id="235" w:author="Stefanie Lane" w:date="2023-01-17T10:51:00Z">
              <w:r w:rsidRPr="00A12125">
                <w:t>7.9</w:t>
              </w:r>
            </w:ins>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pPr>
              <w:rPr>
                <w:ins w:id="236" w:author="Stefanie Lane" w:date="2023-01-17T10:51:00Z"/>
              </w:rPr>
            </w:pPr>
            <w:ins w:id="237" w:author="Stefanie Lane" w:date="2023-01-17T10:51:00Z">
              <w:r w:rsidRPr="00A12125">
                <w:t>2.7</w:t>
              </w:r>
            </w:ins>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pPr>
              <w:rPr>
                <w:ins w:id="238" w:author="Stefanie Lane" w:date="2023-01-17T10:51:00Z"/>
              </w:rPr>
            </w:pPr>
            <w:ins w:id="239" w:author="Stefanie Lane" w:date="2023-01-17T10:51:00Z">
              <w:r w:rsidRPr="00A12125">
                <w:t>4.3</w:t>
              </w:r>
            </w:ins>
          </w:p>
        </w:tc>
      </w:tr>
      <w:tr w:rsidR="00A12125" w:rsidRPr="00A12125" w14:paraId="26EDAC11" w14:textId="77777777" w:rsidTr="001D5FC6">
        <w:trPr>
          <w:trHeight w:val="200"/>
          <w:jc w:val="center"/>
          <w:ins w:id="240" w:author="Stefanie Lane" w:date="2023-01-17T10:51:00Z"/>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pPr>
              <w:rPr>
                <w:ins w:id="241" w:author="Stefanie Lane" w:date="2023-01-17T10:51:00Z"/>
              </w:rPr>
            </w:pPr>
          </w:p>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pPr>
              <w:rPr>
                <w:ins w:id="242" w:author="Stefanie Lane" w:date="2023-01-17T10:51:00Z"/>
              </w:rPr>
            </w:pPr>
          </w:p>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pPr>
              <w:rPr>
                <w:ins w:id="243" w:author="Stefanie Lane" w:date="2023-01-17T10:51:00Z"/>
              </w:rPr>
            </w:pPr>
          </w:p>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pPr>
              <w:rPr>
                <w:ins w:id="244" w:author="Stefanie Lane" w:date="2023-01-17T10:51:00Z"/>
              </w:rPr>
            </w:pPr>
          </w:p>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pPr>
              <w:rPr>
                <w:ins w:id="245" w:author="Stefanie Lane" w:date="2023-01-17T10:51:00Z"/>
              </w:rPr>
            </w:pPr>
          </w:p>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pPr>
              <w:rPr>
                <w:ins w:id="246" w:author="Stefanie Lane" w:date="2023-01-17T10:51:00Z"/>
              </w:rPr>
            </w:pPr>
          </w:p>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pPr>
              <w:rPr>
                <w:ins w:id="247" w:author="Stefanie Lane" w:date="2023-01-17T10:51:00Z"/>
              </w:rPr>
            </w:pPr>
          </w:p>
        </w:tc>
      </w:tr>
      <w:tr w:rsidR="00A12125" w:rsidRPr="00A12125" w14:paraId="2668D63B" w14:textId="77777777" w:rsidTr="001D5FC6">
        <w:trPr>
          <w:trHeight w:val="290"/>
          <w:jc w:val="center"/>
          <w:ins w:id="248" w:author="Stefanie Lane" w:date="2023-01-17T10:51:00Z"/>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ins w:id="249" w:author="Stefanie Lane" w:date="2023-01-17T10:51:00Z"/>
                <w:b/>
                <w:bCs/>
              </w:rPr>
            </w:pPr>
            <w:ins w:id="250" w:author="Stefanie Lane" w:date="2023-01-17T10:51:00Z">
              <w:r w:rsidRPr="00A12125">
                <w:rPr>
                  <w:b/>
                  <w:bCs/>
                </w:rPr>
                <w:t>Fescue</w:t>
              </w:r>
            </w:ins>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ins w:id="251" w:author="Stefanie Lane" w:date="2023-01-17T10:51:00Z"/>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pPr>
              <w:rPr>
                <w:ins w:id="252" w:author="Stefanie Lane" w:date="2023-01-17T10:51:00Z"/>
              </w:rPr>
            </w:pPr>
          </w:p>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pPr>
              <w:rPr>
                <w:ins w:id="253" w:author="Stefanie Lane" w:date="2023-01-17T10:51:00Z"/>
              </w:rPr>
            </w:pPr>
          </w:p>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pPr>
              <w:rPr>
                <w:ins w:id="254" w:author="Stefanie Lane" w:date="2023-01-17T10:51:00Z"/>
              </w:rPr>
            </w:pPr>
          </w:p>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pPr>
              <w:rPr>
                <w:ins w:id="255" w:author="Stefanie Lane" w:date="2023-01-17T10:51:00Z"/>
              </w:rPr>
            </w:pPr>
          </w:p>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pPr>
              <w:rPr>
                <w:ins w:id="256" w:author="Stefanie Lane" w:date="2023-01-17T10:51:00Z"/>
              </w:rPr>
            </w:pPr>
          </w:p>
        </w:tc>
      </w:tr>
      <w:tr w:rsidR="00A12125" w:rsidRPr="00A12125" w14:paraId="227F43B4" w14:textId="77777777" w:rsidTr="001D5FC6">
        <w:trPr>
          <w:trHeight w:val="290"/>
          <w:jc w:val="center"/>
          <w:ins w:id="257"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pPr>
              <w:rPr>
                <w:ins w:id="258" w:author="Stefanie Lane" w:date="2023-01-17T10:51:00Z"/>
              </w:rPr>
            </w:pPr>
            <w:ins w:id="259"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pPr>
              <w:rPr>
                <w:ins w:id="260" w:author="Stefanie Lane" w:date="2023-01-17T10:51:00Z"/>
              </w:rPr>
            </w:pPr>
            <w:ins w:id="261" w:author="Stefanie Lane" w:date="2023-01-17T10:51:00Z">
              <w:r w:rsidRPr="00A12125">
                <w:t>29</w:t>
              </w:r>
            </w:ins>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pPr>
              <w:rPr>
                <w:ins w:id="262" w:author="Stefanie Lane" w:date="2023-01-17T10:51:00Z"/>
              </w:rPr>
            </w:pPr>
            <w:ins w:id="263"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pPr>
              <w:rPr>
                <w:ins w:id="264"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pPr>
              <w:rPr>
                <w:ins w:id="265" w:author="Stefanie Lane" w:date="2023-01-17T10:51:00Z"/>
              </w:rPr>
            </w:pPr>
            <w:ins w:id="266"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pPr>
              <w:rPr>
                <w:ins w:id="267" w:author="Stefanie Lane" w:date="2023-01-17T10:51:00Z"/>
              </w:rPr>
            </w:pPr>
            <w:ins w:id="268" w:author="Stefanie Lane" w:date="2023-01-17T10:51:00Z">
              <w:r w:rsidRPr="00A12125">
                <w:t>3.9</w:t>
              </w:r>
            </w:ins>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pPr>
              <w:rPr>
                <w:ins w:id="269" w:author="Stefanie Lane" w:date="2023-01-17T10:51:00Z"/>
              </w:rPr>
            </w:pPr>
            <w:ins w:id="270" w:author="Stefanie Lane" w:date="2023-01-17T10:51:00Z">
              <w:r w:rsidRPr="00A12125">
                <w:t>4.2</w:t>
              </w:r>
            </w:ins>
          </w:p>
        </w:tc>
      </w:tr>
      <w:tr w:rsidR="00A12125" w:rsidRPr="00A12125" w14:paraId="4325C815" w14:textId="77777777" w:rsidTr="001D5FC6">
        <w:trPr>
          <w:trHeight w:val="290"/>
          <w:jc w:val="center"/>
          <w:ins w:id="271" w:author="Stefanie Lane" w:date="2023-01-17T10:51:00Z"/>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pPr>
              <w:rPr>
                <w:ins w:id="272" w:author="Stefanie Lane" w:date="2023-01-17T10:51:00Z"/>
              </w:rPr>
            </w:pPr>
            <w:ins w:id="273"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pPr>
              <w:rPr>
                <w:ins w:id="274" w:author="Stefanie Lane" w:date="2023-01-17T10:51:00Z"/>
              </w:rPr>
            </w:pPr>
            <w:ins w:id="275" w:author="Stefanie Lane" w:date="2023-01-17T10:51:00Z">
              <w:r w:rsidRPr="00A12125">
                <w:t>33</w:t>
              </w:r>
            </w:ins>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pPr>
              <w:rPr>
                <w:ins w:id="276" w:author="Stefanie Lane" w:date="2023-01-17T10:51:00Z"/>
              </w:rPr>
            </w:pPr>
            <w:ins w:id="277" w:author="Stefanie Lane" w:date="2023-01-17T10:51:00Z">
              <w:r w:rsidRPr="00A12125">
                <w:t>41</w:t>
              </w:r>
            </w:ins>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pPr>
              <w:rPr>
                <w:ins w:id="278"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pPr>
              <w:rPr>
                <w:ins w:id="279" w:author="Stefanie Lane" w:date="2023-01-17T10:51:00Z"/>
              </w:rPr>
            </w:pPr>
            <w:ins w:id="280" w:author="Stefanie Lane" w:date="2023-01-17T10:51:00Z">
              <w:r w:rsidRPr="00A12125">
                <w:t>9.7</w:t>
              </w:r>
            </w:ins>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pPr>
              <w:rPr>
                <w:ins w:id="281" w:author="Stefanie Lane" w:date="2023-01-17T10:51:00Z"/>
              </w:rPr>
            </w:pPr>
            <w:ins w:id="282" w:author="Stefanie Lane" w:date="2023-01-17T10:51:00Z">
              <w:r w:rsidRPr="00A12125">
                <w:t>4.0</w:t>
              </w:r>
            </w:ins>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pPr>
              <w:rPr>
                <w:ins w:id="283" w:author="Stefanie Lane" w:date="2023-01-17T10:51:00Z"/>
              </w:rPr>
            </w:pPr>
            <w:ins w:id="284" w:author="Stefanie Lane" w:date="2023-01-17T10:51:00Z">
              <w:r w:rsidRPr="00A12125">
                <w:t>4.2</w:t>
              </w:r>
            </w:ins>
          </w:p>
        </w:tc>
      </w:tr>
      <w:tr w:rsidR="00A12125" w:rsidRPr="00A12125" w14:paraId="71645552" w14:textId="77777777" w:rsidTr="001D5FC6">
        <w:trPr>
          <w:trHeight w:val="290"/>
          <w:jc w:val="center"/>
          <w:ins w:id="285"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pPr>
              <w:rPr>
                <w:ins w:id="286" w:author="Stefanie Lane" w:date="2023-01-17T10:51:00Z"/>
              </w:rPr>
            </w:pPr>
            <w:ins w:id="287"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pPr>
              <w:rPr>
                <w:ins w:id="288" w:author="Stefanie Lane" w:date="2023-01-17T10:51:00Z"/>
              </w:rPr>
            </w:pPr>
            <w:ins w:id="289" w:author="Stefanie Lane" w:date="2023-01-17T10:51:00Z">
              <w:r w:rsidRPr="00A12125">
                <w:t>18</w:t>
              </w:r>
            </w:ins>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pPr>
              <w:rPr>
                <w:ins w:id="290" w:author="Stefanie Lane" w:date="2023-01-17T10:51:00Z"/>
              </w:rPr>
            </w:pPr>
            <w:ins w:id="291" w:author="Stefanie Lane" w:date="2023-01-17T10:51:00Z">
              <w:r w:rsidRPr="00A12125">
                <w:t>27</w:t>
              </w:r>
            </w:ins>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pPr>
              <w:rPr>
                <w:ins w:id="292"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pPr>
              <w:rPr>
                <w:ins w:id="293" w:author="Stefanie Lane" w:date="2023-01-17T10:51:00Z"/>
              </w:rPr>
            </w:pPr>
            <w:ins w:id="294" w:author="Stefanie Lane" w:date="2023-01-17T10:51:00Z">
              <w:r w:rsidRPr="00A12125">
                <w:t>5.8</w:t>
              </w:r>
            </w:ins>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pPr>
              <w:rPr>
                <w:ins w:id="295" w:author="Stefanie Lane" w:date="2023-01-17T10:51:00Z"/>
              </w:rPr>
            </w:pPr>
            <w:ins w:id="296" w:author="Stefanie Lane" w:date="2023-01-17T10:51:00Z">
              <w:r w:rsidRPr="00A12125">
                <w:t>2.8</w:t>
              </w:r>
            </w:ins>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pPr>
              <w:rPr>
                <w:ins w:id="297" w:author="Stefanie Lane" w:date="2023-01-17T10:51:00Z"/>
              </w:rPr>
            </w:pPr>
            <w:ins w:id="298" w:author="Stefanie Lane" w:date="2023-01-17T10:51:00Z">
              <w:r w:rsidRPr="00A12125">
                <w:t>4.6</w:t>
              </w:r>
            </w:ins>
          </w:p>
        </w:tc>
      </w:tr>
      <w:tr w:rsidR="00A12125" w:rsidRPr="00A12125" w14:paraId="5926CD00" w14:textId="77777777" w:rsidTr="001D5FC6">
        <w:trPr>
          <w:trHeight w:val="200"/>
          <w:jc w:val="center"/>
          <w:ins w:id="299" w:author="Stefanie Lane" w:date="2023-01-17T10:51:00Z"/>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pPr>
              <w:rPr>
                <w:ins w:id="300" w:author="Stefanie Lane" w:date="2023-01-17T10:51:00Z"/>
              </w:rPr>
            </w:pPr>
          </w:p>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pPr>
              <w:rPr>
                <w:ins w:id="301" w:author="Stefanie Lane" w:date="2023-01-17T10:51:00Z"/>
              </w:rPr>
            </w:pPr>
          </w:p>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pPr>
              <w:rPr>
                <w:ins w:id="302" w:author="Stefanie Lane" w:date="2023-01-17T10:51:00Z"/>
              </w:rPr>
            </w:pPr>
          </w:p>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pPr>
              <w:rPr>
                <w:ins w:id="303" w:author="Stefanie Lane" w:date="2023-01-17T10:51:00Z"/>
              </w:rPr>
            </w:pPr>
          </w:p>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pPr>
              <w:rPr>
                <w:ins w:id="304" w:author="Stefanie Lane" w:date="2023-01-17T10:51:00Z"/>
              </w:rPr>
            </w:pPr>
          </w:p>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pPr>
              <w:rPr>
                <w:ins w:id="305" w:author="Stefanie Lane" w:date="2023-01-17T10:51:00Z"/>
              </w:rPr>
            </w:pPr>
          </w:p>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pPr>
              <w:rPr>
                <w:ins w:id="306" w:author="Stefanie Lane" w:date="2023-01-17T10:51:00Z"/>
              </w:rPr>
            </w:pPr>
          </w:p>
        </w:tc>
      </w:tr>
      <w:tr w:rsidR="00A12125" w:rsidRPr="00A12125" w14:paraId="688CD02C" w14:textId="77777777" w:rsidTr="001D5FC6">
        <w:trPr>
          <w:trHeight w:val="290"/>
          <w:jc w:val="center"/>
          <w:ins w:id="307" w:author="Stefanie Lane" w:date="2023-01-17T10:51:00Z"/>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ins w:id="308" w:author="Stefanie Lane" w:date="2023-01-17T10:51:00Z"/>
                <w:b/>
                <w:bCs/>
              </w:rPr>
            </w:pPr>
            <w:ins w:id="309" w:author="Stefanie Lane" w:date="2023-01-17T10:51:00Z">
              <w:r w:rsidRPr="00A12125">
                <w:rPr>
                  <w:b/>
                  <w:bCs/>
                </w:rPr>
                <w:t>Bogbean</w:t>
              </w:r>
            </w:ins>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ins w:id="310" w:author="Stefanie Lane" w:date="2023-01-17T10:51:00Z"/>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pPr>
              <w:rPr>
                <w:ins w:id="311" w:author="Stefanie Lane" w:date="2023-01-17T10:51:00Z"/>
              </w:rPr>
            </w:pPr>
          </w:p>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pPr>
              <w:rPr>
                <w:ins w:id="312" w:author="Stefanie Lane" w:date="2023-01-17T10:51:00Z"/>
              </w:rPr>
            </w:pPr>
          </w:p>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pPr>
              <w:rPr>
                <w:ins w:id="313" w:author="Stefanie Lane" w:date="2023-01-17T10:51:00Z"/>
              </w:rPr>
            </w:pPr>
          </w:p>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pPr>
              <w:rPr>
                <w:ins w:id="314" w:author="Stefanie Lane" w:date="2023-01-17T10:51:00Z"/>
              </w:rPr>
            </w:pPr>
          </w:p>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pPr>
              <w:rPr>
                <w:ins w:id="315" w:author="Stefanie Lane" w:date="2023-01-17T10:51:00Z"/>
              </w:rPr>
            </w:pPr>
          </w:p>
        </w:tc>
      </w:tr>
      <w:tr w:rsidR="00A12125" w:rsidRPr="00A12125" w14:paraId="0C769584" w14:textId="77777777" w:rsidTr="001D5FC6">
        <w:trPr>
          <w:trHeight w:val="290"/>
          <w:jc w:val="center"/>
          <w:ins w:id="316"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pPr>
              <w:rPr>
                <w:ins w:id="317" w:author="Stefanie Lane" w:date="2023-01-17T10:51:00Z"/>
              </w:rPr>
            </w:pPr>
            <w:ins w:id="318"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pPr>
              <w:rPr>
                <w:ins w:id="319" w:author="Stefanie Lane" w:date="2023-01-17T10:51:00Z"/>
              </w:rPr>
            </w:pPr>
            <w:ins w:id="320" w:author="Stefanie Lane" w:date="2023-01-17T10:51:00Z">
              <w:r w:rsidRPr="00A12125">
                <w:t>19</w:t>
              </w:r>
            </w:ins>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pPr>
              <w:rPr>
                <w:ins w:id="321" w:author="Stefanie Lane" w:date="2023-01-17T10:51:00Z"/>
              </w:rPr>
            </w:pPr>
            <w:ins w:id="322" w:author="Stefanie Lane" w:date="2023-01-17T10:51:00Z">
              <w:r w:rsidRPr="00A12125">
                <w:t>30</w:t>
              </w:r>
            </w:ins>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pPr>
              <w:rPr>
                <w:ins w:id="323"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pPr>
              <w:rPr>
                <w:ins w:id="324" w:author="Stefanie Lane" w:date="2023-01-17T10:51:00Z"/>
              </w:rPr>
            </w:pPr>
            <w:ins w:id="325"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pPr>
              <w:rPr>
                <w:ins w:id="326" w:author="Stefanie Lane" w:date="2023-01-17T10:51:00Z"/>
              </w:rPr>
            </w:pPr>
            <w:ins w:id="327" w:author="Stefanie Lane" w:date="2023-01-17T10:51:00Z">
              <w:r w:rsidRPr="00A12125">
                <w:t>3.6</w:t>
              </w:r>
            </w:ins>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pPr>
              <w:rPr>
                <w:ins w:id="328" w:author="Stefanie Lane" w:date="2023-01-17T10:51:00Z"/>
              </w:rPr>
            </w:pPr>
            <w:ins w:id="329" w:author="Stefanie Lane" w:date="2023-01-17T10:51:00Z">
              <w:r w:rsidRPr="00A12125">
                <w:t>2.8</w:t>
              </w:r>
            </w:ins>
          </w:p>
        </w:tc>
      </w:tr>
      <w:tr w:rsidR="00A12125" w:rsidRPr="00A12125" w14:paraId="5CAF2B34" w14:textId="77777777" w:rsidTr="001D5FC6">
        <w:trPr>
          <w:trHeight w:val="290"/>
          <w:jc w:val="center"/>
          <w:ins w:id="330" w:author="Stefanie Lane" w:date="2023-01-17T10:51:00Z"/>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pPr>
              <w:rPr>
                <w:ins w:id="331" w:author="Stefanie Lane" w:date="2023-01-17T10:51:00Z"/>
              </w:rPr>
            </w:pPr>
            <w:ins w:id="332"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pPr>
              <w:rPr>
                <w:ins w:id="333" w:author="Stefanie Lane" w:date="2023-01-17T10:51:00Z"/>
              </w:rPr>
            </w:pPr>
            <w:ins w:id="334" w:author="Stefanie Lane" w:date="2023-01-17T10:51:00Z">
              <w:r w:rsidRPr="00A12125">
                <w:t>18</w:t>
              </w:r>
            </w:ins>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pPr>
              <w:rPr>
                <w:ins w:id="335" w:author="Stefanie Lane" w:date="2023-01-17T10:51:00Z"/>
              </w:rPr>
            </w:pPr>
            <w:ins w:id="336"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pPr>
              <w:rPr>
                <w:ins w:id="337"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pPr>
              <w:rPr>
                <w:ins w:id="338" w:author="Stefanie Lane" w:date="2023-01-17T10:51:00Z"/>
              </w:rPr>
            </w:pPr>
            <w:ins w:id="339" w:author="Stefanie Lane" w:date="2023-01-17T10:51:00Z">
              <w:r w:rsidRPr="00A12125">
                <w:t>11.5</w:t>
              </w:r>
            </w:ins>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pPr>
              <w:rPr>
                <w:ins w:id="340" w:author="Stefanie Lane" w:date="2023-01-17T10:51:00Z"/>
              </w:rPr>
            </w:pPr>
            <w:ins w:id="341" w:author="Stefanie Lane" w:date="2023-01-17T10:51:00Z">
              <w:r w:rsidRPr="00A12125">
                <w:t>2.9</w:t>
              </w:r>
            </w:ins>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pPr>
              <w:rPr>
                <w:ins w:id="342" w:author="Stefanie Lane" w:date="2023-01-17T10:51:00Z"/>
              </w:rPr>
            </w:pPr>
            <w:ins w:id="343" w:author="Stefanie Lane" w:date="2023-01-17T10:51:00Z">
              <w:r w:rsidRPr="00A12125">
                <w:t>3.1</w:t>
              </w:r>
            </w:ins>
          </w:p>
        </w:tc>
      </w:tr>
      <w:tr w:rsidR="00A12125" w:rsidRPr="00A12125" w14:paraId="0679E787" w14:textId="77777777" w:rsidTr="001D5FC6">
        <w:trPr>
          <w:trHeight w:val="290"/>
          <w:jc w:val="center"/>
          <w:ins w:id="344"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pPr>
              <w:rPr>
                <w:ins w:id="345" w:author="Stefanie Lane" w:date="2023-01-17T10:51:00Z"/>
              </w:rPr>
            </w:pPr>
            <w:ins w:id="346"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pPr>
              <w:rPr>
                <w:ins w:id="347" w:author="Stefanie Lane" w:date="2023-01-17T10:51:00Z"/>
              </w:rPr>
            </w:pPr>
            <w:ins w:id="348"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pPr>
              <w:rPr>
                <w:ins w:id="349" w:author="Stefanie Lane" w:date="2023-01-17T10:51:00Z"/>
              </w:rPr>
            </w:pPr>
            <w:ins w:id="350"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pPr>
              <w:rPr>
                <w:ins w:id="351"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pPr>
              <w:rPr>
                <w:ins w:id="352" w:author="Stefanie Lane" w:date="2023-01-17T10:51:00Z"/>
              </w:rPr>
            </w:pPr>
            <w:ins w:id="353" w:author="Stefanie Lane" w:date="2023-01-17T10:51:00Z">
              <w:r w:rsidRPr="00A12125">
                <w:t>10.5</w:t>
              </w:r>
            </w:ins>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pPr>
              <w:rPr>
                <w:ins w:id="354" w:author="Stefanie Lane" w:date="2023-01-17T10:51:00Z"/>
              </w:rPr>
            </w:pPr>
            <w:ins w:id="355" w:author="Stefanie Lane" w:date="2023-01-17T10:51:00Z">
              <w:r w:rsidRPr="00A12125">
                <w:t>1.9</w:t>
              </w:r>
            </w:ins>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pPr>
              <w:rPr>
                <w:ins w:id="356" w:author="Stefanie Lane" w:date="2023-01-17T10:51:00Z"/>
              </w:rPr>
            </w:pPr>
            <w:ins w:id="357" w:author="Stefanie Lane" w:date="2023-01-17T10:51:00Z">
              <w:r w:rsidRPr="00A12125">
                <w:t>3.3</w:t>
              </w:r>
            </w:ins>
          </w:p>
        </w:tc>
      </w:tr>
      <w:tr w:rsidR="00A12125" w:rsidRPr="00A12125" w14:paraId="3312DAC9" w14:textId="77777777" w:rsidTr="001D5FC6">
        <w:trPr>
          <w:trHeight w:val="200"/>
          <w:jc w:val="center"/>
          <w:ins w:id="358" w:author="Stefanie Lane" w:date="2023-01-17T10:51:00Z"/>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pPr>
              <w:rPr>
                <w:ins w:id="359" w:author="Stefanie Lane" w:date="2023-01-17T10:51:00Z"/>
              </w:rPr>
            </w:pPr>
          </w:p>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pPr>
              <w:rPr>
                <w:ins w:id="360" w:author="Stefanie Lane" w:date="2023-01-17T10:51:00Z"/>
              </w:rPr>
            </w:pPr>
          </w:p>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pPr>
              <w:rPr>
                <w:ins w:id="361" w:author="Stefanie Lane" w:date="2023-01-17T10:51:00Z"/>
              </w:rPr>
            </w:pPr>
          </w:p>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pPr>
              <w:rPr>
                <w:ins w:id="362" w:author="Stefanie Lane" w:date="2023-01-17T10:51:00Z"/>
              </w:rPr>
            </w:pPr>
          </w:p>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pPr>
              <w:rPr>
                <w:ins w:id="363" w:author="Stefanie Lane" w:date="2023-01-17T10:51:00Z"/>
              </w:rPr>
            </w:pPr>
          </w:p>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pPr>
              <w:rPr>
                <w:ins w:id="364" w:author="Stefanie Lane" w:date="2023-01-17T10:51:00Z"/>
              </w:rPr>
            </w:pPr>
          </w:p>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pPr>
              <w:rPr>
                <w:ins w:id="365" w:author="Stefanie Lane" w:date="2023-01-17T10:51:00Z"/>
              </w:rPr>
            </w:pPr>
          </w:p>
        </w:tc>
      </w:tr>
      <w:tr w:rsidR="00A12125" w:rsidRPr="00A12125" w14:paraId="25E37438" w14:textId="77777777" w:rsidTr="001D5FC6">
        <w:trPr>
          <w:trHeight w:val="290"/>
          <w:jc w:val="center"/>
          <w:ins w:id="366" w:author="Stefanie Lane" w:date="2023-01-17T10:51:00Z"/>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ins w:id="367" w:author="Stefanie Lane" w:date="2023-01-17T10:51:00Z"/>
                <w:b/>
                <w:bCs/>
              </w:rPr>
            </w:pPr>
            <w:ins w:id="368" w:author="Stefanie Lane" w:date="2023-01-17T10:51:00Z">
              <w:r w:rsidRPr="00A12125">
                <w:rPr>
                  <w:b/>
                  <w:bCs/>
                </w:rPr>
                <w:t>Total</w:t>
              </w:r>
            </w:ins>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ins w:id="369" w:author="Stefanie Lane" w:date="2023-01-17T10:51:00Z"/>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pPr>
              <w:rPr>
                <w:ins w:id="370" w:author="Stefanie Lane" w:date="2023-01-17T10:51:00Z"/>
              </w:rPr>
            </w:pPr>
          </w:p>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pPr>
              <w:rPr>
                <w:ins w:id="371" w:author="Stefanie Lane" w:date="2023-01-17T10:51:00Z"/>
              </w:rPr>
            </w:pPr>
          </w:p>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pPr>
              <w:rPr>
                <w:ins w:id="372" w:author="Stefanie Lane" w:date="2023-01-17T10:51:00Z"/>
              </w:rPr>
            </w:pPr>
          </w:p>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pPr>
              <w:rPr>
                <w:ins w:id="373" w:author="Stefanie Lane" w:date="2023-01-17T10:51:00Z"/>
              </w:rPr>
            </w:pPr>
          </w:p>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pPr>
              <w:rPr>
                <w:ins w:id="374" w:author="Stefanie Lane" w:date="2023-01-17T10:51:00Z"/>
              </w:rPr>
            </w:pPr>
          </w:p>
        </w:tc>
      </w:tr>
      <w:tr w:rsidR="00A12125" w:rsidRPr="00A12125" w14:paraId="7D9E0268" w14:textId="77777777" w:rsidTr="001D5FC6">
        <w:trPr>
          <w:trHeight w:val="290"/>
          <w:jc w:val="center"/>
          <w:ins w:id="375"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pPr>
              <w:rPr>
                <w:ins w:id="376" w:author="Stefanie Lane" w:date="2023-01-17T10:51:00Z"/>
              </w:rPr>
            </w:pPr>
            <w:ins w:id="377"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pPr>
              <w:rPr>
                <w:ins w:id="378" w:author="Stefanie Lane" w:date="2023-01-17T10:51:00Z"/>
              </w:rPr>
            </w:pPr>
            <w:ins w:id="379" w:author="Stefanie Lane" w:date="2023-01-17T10:51:00Z">
              <w:r w:rsidRPr="00A12125">
                <w:t>82</w:t>
              </w:r>
            </w:ins>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pPr>
              <w:rPr>
                <w:ins w:id="380" w:author="Stefanie Lane" w:date="2023-01-17T10:51:00Z"/>
              </w:rPr>
            </w:pPr>
            <w:ins w:id="381" w:author="Stefanie Lane" w:date="2023-01-17T10:51:00Z">
              <w:r w:rsidRPr="00A12125">
                <w:t>48</w:t>
              </w:r>
            </w:ins>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pPr>
              <w:rPr>
                <w:ins w:id="382"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pPr>
              <w:rPr>
                <w:ins w:id="383" w:author="Stefanie Lane" w:date="2023-01-17T10:51:00Z"/>
              </w:rPr>
            </w:pPr>
            <w:ins w:id="384" w:author="Stefanie Lane" w:date="2023-01-17T10:51:00Z">
              <w:r w:rsidRPr="00A12125">
                <w:t>10.0</w:t>
              </w:r>
            </w:ins>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pPr>
              <w:rPr>
                <w:ins w:id="385" w:author="Stefanie Lane" w:date="2023-01-17T10:51:00Z"/>
              </w:rPr>
            </w:pPr>
            <w:ins w:id="386" w:author="Stefanie Lane" w:date="2023-01-17T10:51:00Z">
              <w:r w:rsidRPr="00A12125">
                <w:t>3.4</w:t>
              </w:r>
            </w:ins>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pPr>
              <w:rPr>
                <w:ins w:id="387" w:author="Stefanie Lane" w:date="2023-01-17T10:51:00Z"/>
              </w:rPr>
            </w:pPr>
            <w:ins w:id="388" w:author="Stefanie Lane" w:date="2023-01-17T10:51:00Z">
              <w:r w:rsidRPr="00A12125">
                <w:t>4.8</w:t>
              </w:r>
            </w:ins>
          </w:p>
        </w:tc>
      </w:tr>
      <w:tr w:rsidR="00A12125" w:rsidRPr="00A12125" w14:paraId="5332DB15" w14:textId="77777777" w:rsidTr="001D5FC6">
        <w:trPr>
          <w:trHeight w:val="290"/>
          <w:jc w:val="center"/>
          <w:ins w:id="389" w:author="Stefanie Lane" w:date="2023-01-17T10:51:00Z"/>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pPr>
              <w:rPr>
                <w:ins w:id="390" w:author="Stefanie Lane" w:date="2023-01-17T10:51:00Z"/>
              </w:rPr>
            </w:pPr>
            <w:ins w:id="391" w:author="Stefanie Lane" w:date="2023-01-17T10:51:00Z">
              <w:r w:rsidRPr="00A12125">
                <w:lastRenderedPageBreak/>
                <w:t>1999</w:t>
              </w:r>
            </w:ins>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pPr>
              <w:rPr>
                <w:ins w:id="392" w:author="Stefanie Lane" w:date="2023-01-17T10:51:00Z"/>
              </w:rPr>
            </w:pPr>
            <w:ins w:id="393" w:author="Stefanie Lane" w:date="2023-01-17T10:51:00Z">
              <w:r w:rsidRPr="00A12125">
                <w:t>82</w:t>
              </w:r>
            </w:ins>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pPr>
              <w:rPr>
                <w:ins w:id="394" w:author="Stefanie Lane" w:date="2023-01-17T10:51:00Z"/>
              </w:rPr>
            </w:pPr>
            <w:ins w:id="395"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pPr>
              <w:rPr>
                <w:ins w:id="396" w:author="Stefanie Lane" w:date="2023-01-17T10:51:00Z"/>
              </w:rPr>
            </w:pPr>
          </w:p>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pPr>
              <w:rPr>
                <w:ins w:id="397" w:author="Stefanie Lane" w:date="2023-01-17T10:51:00Z"/>
              </w:rPr>
            </w:pPr>
            <w:ins w:id="398" w:author="Stefanie Lane" w:date="2023-01-17T10:51:00Z">
              <w:r w:rsidRPr="00A12125">
                <w:t>9.6</w:t>
              </w:r>
            </w:ins>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pPr>
              <w:rPr>
                <w:ins w:id="399" w:author="Stefanie Lane" w:date="2023-01-17T10:51:00Z"/>
              </w:rPr>
            </w:pPr>
            <w:ins w:id="400" w:author="Stefanie Lane" w:date="2023-01-17T10:51:00Z">
              <w:r w:rsidRPr="00A12125">
                <w:t>3.3</w:t>
              </w:r>
            </w:ins>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pPr>
              <w:rPr>
                <w:ins w:id="401" w:author="Stefanie Lane" w:date="2023-01-17T10:51:00Z"/>
              </w:rPr>
            </w:pPr>
            <w:ins w:id="402" w:author="Stefanie Lane" w:date="2023-01-17T10:51:00Z">
              <w:r w:rsidRPr="00A12125">
                <w:t>4.7</w:t>
              </w:r>
            </w:ins>
          </w:p>
        </w:tc>
      </w:tr>
      <w:tr w:rsidR="00A12125" w:rsidRPr="00A12125" w14:paraId="5A71298E" w14:textId="77777777" w:rsidTr="001D5FC6">
        <w:trPr>
          <w:trHeight w:val="290"/>
          <w:jc w:val="center"/>
          <w:ins w:id="403"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pPr>
              <w:rPr>
                <w:ins w:id="404" w:author="Stefanie Lane" w:date="2023-01-17T10:51:00Z"/>
              </w:rPr>
            </w:pPr>
            <w:ins w:id="405"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pPr>
              <w:rPr>
                <w:ins w:id="406" w:author="Stefanie Lane" w:date="2023-01-17T10:51:00Z"/>
              </w:rPr>
            </w:pPr>
            <w:ins w:id="407" w:author="Stefanie Lane" w:date="2023-01-17T10:51:00Z">
              <w:r w:rsidRPr="00A12125">
                <w:t>74</w:t>
              </w:r>
            </w:ins>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pPr>
              <w:rPr>
                <w:ins w:id="408" w:author="Stefanie Lane" w:date="2023-01-17T10:51:00Z"/>
              </w:rPr>
            </w:pPr>
            <w:ins w:id="409" w:author="Stefanie Lane" w:date="2023-01-17T10:51:00Z">
              <w:r w:rsidRPr="00A12125">
                <w:t>44</w:t>
              </w:r>
            </w:ins>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pPr>
              <w:rPr>
                <w:ins w:id="410"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pPr>
              <w:rPr>
                <w:ins w:id="411" w:author="Stefanie Lane" w:date="2023-01-17T10:51:00Z"/>
              </w:rPr>
            </w:pPr>
            <w:ins w:id="412" w:author="Stefanie Lane" w:date="2023-01-17T10:51:00Z">
              <w:r w:rsidRPr="00A12125">
                <w:t>9.4</w:t>
              </w:r>
            </w:ins>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pPr>
              <w:rPr>
                <w:ins w:id="413" w:author="Stefanie Lane" w:date="2023-01-17T10:51:00Z"/>
              </w:rPr>
            </w:pPr>
            <w:ins w:id="414" w:author="Stefanie Lane" w:date="2023-01-17T10:51:00Z">
              <w:r w:rsidRPr="00A12125">
                <w:t>3.0</w:t>
              </w:r>
            </w:ins>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pPr>
              <w:rPr>
                <w:ins w:id="415" w:author="Stefanie Lane" w:date="2023-01-17T10:51:00Z"/>
              </w:rPr>
            </w:pPr>
            <w:ins w:id="416" w:author="Stefanie Lane" w:date="2023-01-17T10:51:00Z">
              <w:r w:rsidRPr="00A12125">
                <w:t>4.7</w:t>
              </w:r>
            </w:ins>
          </w:p>
        </w:tc>
      </w:tr>
    </w:tbl>
    <w:p w14:paraId="755513C9" w14:textId="7C4B2271" w:rsidR="00931CB9" w:rsidRPr="002B358C" w:rsidDel="00A12125" w:rsidRDefault="00931CB9" w:rsidP="00386AB6">
      <w:pPr>
        <w:rPr>
          <w:del w:id="417" w:author="Stefanie Lane" w:date="2023-01-17T10:52:00Z"/>
        </w:rPr>
      </w:pPr>
    </w:p>
    <w:p w14:paraId="1E816DC4" w14:textId="7FB1930D" w:rsidR="00D1126E" w:rsidDel="00A12125" w:rsidRDefault="00A26EDE" w:rsidP="00386AB6">
      <w:pPr>
        <w:rPr>
          <w:del w:id="418" w:author="Stefanie Lane" w:date="2023-01-17T10:52:00Z"/>
        </w:rPr>
      </w:pPr>
      <w:del w:id="419" w:author="Stefanie Lane" w:date="2023-01-17T10:52:00Z">
        <w:r w:rsidDel="00A12125">
          <w:fldChar w:fldCharType="begin"/>
        </w:r>
        <w:r w:rsidDel="00A12125">
          <w:delInstrText xml:space="preserve"> LINK </w:delInstrText>
        </w:r>
        <w:r w:rsidR="00D1126E" w:rsidDel="00A12125">
          <w:delInstrText xml:space="preserve">Excel.Sheet.12 https://ubcca-my.sharepoint.com/personal/stefanie_lane_ubc_ca/Documents/Documents/Dissertation/CommunityStability/tables.xlsx DiversityMeasures!R2C2:R22C8 </w:delInstrText>
        </w:r>
        <w:r w:rsidDel="00A12125">
          <w:delInstrText xml:space="preserve">\a \f 4 \h </w:delInstrText>
        </w:r>
        <w:r w:rsidDel="00A12125">
          <w:fldChar w:fldCharType="separate"/>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rsidDel="00A12125" w14:paraId="7DC3E6C0" w14:textId="6F9FC0E3" w:rsidTr="002B358C">
        <w:trPr>
          <w:divId w:val="86388072"/>
          <w:trHeight w:val="470"/>
          <w:jc w:val="center"/>
          <w:del w:id="420" w:author="Stefanie Lane" w:date="2023-01-17T10:52:00Z"/>
        </w:trPr>
        <w:tc>
          <w:tcPr>
            <w:tcW w:w="1080" w:type="dxa"/>
            <w:tcBorders>
              <w:top w:val="nil"/>
              <w:left w:val="nil"/>
              <w:bottom w:val="nil"/>
              <w:right w:val="nil"/>
            </w:tcBorders>
            <w:shd w:val="clear" w:color="auto" w:fill="auto"/>
            <w:noWrap/>
            <w:vAlign w:val="bottom"/>
            <w:hideMark/>
          </w:tcPr>
          <w:p w14:paraId="5A46A20E" w14:textId="33C41DEF" w:rsidR="00D1126E" w:rsidRPr="00D1126E" w:rsidDel="00A12125" w:rsidRDefault="00D1126E" w:rsidP="00A12125">
            <w:pPr>
              <w:spacing w:after="0" w:line="240" w:lineRule="auto"/>
              <w:rPr>
                <w:del w:id="421" w:author="Stefanie Lane" w:date="2023-01-17T10:52:00Z"/>
                <w:rFonts w:ascii="Times New Roman" w:eastAsia="Times New Roman" w:hAnsi="Times New Roman" w:cs="Times New Roman"/>
                <w:sz w:val="24"/>
                <w:szCs w:val="24"/>
              </w:rPr>
              <w:pPrChange w:id="422" w:author="Stefanie Lane" w:date="2023-01-17T10:52:00Z">
                <w:pPr>
                  <w:spacing w:after="0" w:line="240" w:lineRule="auto"/>
                </w:pPr>
              </w:pPrChange>
            </w:pPr>
          </w:p>
        </w:tc>
        <w:tc>
          <w:tcPr>
            <w:tcW w:w="1540" w:type="dxa"/>
            <w:gridSpan w:val="2"/>
            <w:tcBorders>
              <w:top w:val="nil"/>
              <w:left w:val="nil"/>
              <w:bottom w:val="nil"/>
              <w:right w:val="nil"/>
            </w:tcBorders>
            <w:shd w:val="clear" w:color="auto" w:fill="auto"/>
            <w:vAlign w:val="center"/>
            <w:hideMark/>
          </w:tcPr>
          <w:p w14:paraId="62C3EB6B" w14:textId="05BD1D1D" w:rsidR="00D1126E" w:rsidRPr="00D1126E" w:rsidDel="00A12125" w:rsidRDefault="00D1126E" w:rsidP="00A12125">
            <w:pPr>
              <w:spacing w:after="0" w:line="240" w:lineRule="auto"/>
              <w:jc w:val="center"/>
              <w:rPr>
                <w:del w:id="423" w:author="Stefanie Lane" w:date="2023-01-17T10:52:00Z"/>
                <w:rFonts w:ascii="Calibri" w:eastAsia="Times New Roman" w:hAnsi="Calibri" w:cs="Calibri"/>
                <w:b/>
                <w:bCs/>
                <w:color w:val="000000"/>
                <w:sz w:val="20"/>
                <w:szCs w:val="20"/>
              </w:rPr>
              <w:pPrChange w:id="424" w:author="Stefanie Lane" w:date="2023-01-17T10:52:00Z">
                <w:pPr>
                  <w:spacing w:after="0" w:line="240" w:lineRule="auto"/>
                  <w:jc w:val="center"/>
                </w:pPr>
              </w:pPrChange>
            </w:pPr>
            <w:del w:id="425" w:author="Stefanie Lane" w:date="2023-01-17T10:52:00Z">
              <w:r w:rsidRPr="00D1126E" w:rsidDel="00A12125">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112B5D23" w14:textId="4312995B" w:rsidR="00D1126E" w:rsidRPr="00D1126E" w:rsidDel="00A12125" w:rsidRDefault="00D1126E" w:rsidP="00A12125">
            <w:pPr>
              <w:spacing w:after="0" w:line="240" w:lineRule="auto"/>
              <w:jc w:val="center"/>
              <w:rPr>
                <w:del w:id="426" w:author="Stefanie Lane" w:date="2023-01-17T10:52:00Z"/>
                <w:rFonts w:ascii="Calibri" w:eastAsia="Times New Roman" w:hAnsi="Calibri" w:cs="Calibri"/>
                <w:b/>
                <w:bCs/>
                <w:color w:val="000000"/>
                <w:sz w:val="20"/>
                <w:szCs w:val="20"/>
              </w:rPr>
              <w:pPrChange w:id="427" w:author="Stefanie Lane" w:date="2023-01-17T10:52:00Z">
                <w:pPr>
                  <w:spacing w:after="0" w:line="240" w:lineRule="auto"/>
                  <w:jc w:val="center"/>
                </w:pPr>
              </w:pPrChange>
            </w:pPr>
          </w:p>
        </w:tc>
        <w:tc>
          <w:tcPr>
            <w:tcW w:w="2400" w:type="dxa"/>
            <w:gridSpan w:val="3"/>
            <w:tcBorders>
              <w:top w:val="nil"/>
              <w:left w:val="nil"/>
              <w:bottom w:val="nil"/>
              <w:right w:val="nil"/>
            </w:tcBorders>
            <w:shd w:val="clear" w:color="auto" w:fill="auto"/>
            <w:vAlign w:val="center"/>
            <w:hideMark/>
          </w:tcPr>
          <w:p w14:paraId="47A0C575" w14:textId="3B921E43" w:rsidR="00D1126E" w:rsidRPr="00D1126E" w:rsidDel="00A12125" w:rsidRDefault="00D1126E" w:rsidP="00A12125">
            <w:pPr>
              <w:spacing w:after="0" w:line="240" w:lineRule="auto"/>
              <w:jc w:val="center"/>
              <w:rPr>
                <w:del w:id="428" w:author="Stefanie Lane" w:date="2023-01-17T10:52:00Z"/>
                <w:rFonts w:ascii="Calibri" w:eastAsia="Times New Roman" w:hAnsi="Calibri" w:cs="Calibri"/>
                <w:b/>
                <w:bCs/>
                <w:color w:val="000000"/>
                <w:sz w:val="20"/>
                <w:szCs w:val="20"/>
              </w:rPr>
              <w:pPrChange w:id="429" w:author="Stefanie Lane" w:date="2023-01-17T10:52:00Z">
                <w:pPr>
                  <w:spacing w:after="0" w:line="240" w:lineRule="auto"/>
                  <w:jc w:val="center"/>
                </w:pPr>
              </w:pPrChange>
            </w:pPr>
            <w:del w:id="430" w:author="Stefanie Lane" w:date="2023-01-17T10:52:00Z">
              <w:r w:rsidRPr="00D1126E" w:rsidDel="00A12125">
                <w:rPr>
                  <w:rFonts w:ascii="Calibri" w:eastAsia="Times New Roman" w:hAnsi="Calibri" w:cs="Calibri"/>
                  <w:b/>
                  <w:bCs/>
                  <w:color w:val="000000"/>
                  <w:sz w:val="20"/>
                  <w:szCs w:val="20"/>
                </w:rPr>
                <w:delText>Diversity components</w:delText>
              </w:r>
            </w:del>
          </w:p>
        </w:tc>
      </w:tr>
      <w:tr w:rsidR="00D1126E" w:rsidRPr="00D1126E" w:rsidDel="00A12125" w14:paraId="1666A0FD" w14:textId="7947ECBB" w:rsidTr="002B358C">
        <w:trPr>
          <w:divId w:val="86388072"/>
          <w:trHeight w:val="780"/>
          <w:jc w:val="center"/>
          <w:del w:id="431" w:author="Stefanie Lane" w:date="2023-01-17T10:52:00Z"/>
        </w:trPr>
        <w:tc>
          <w:tcPr>
            <w:tcW w:w="1080" w:type="dxa"/>
            <w:tcBorders>
              <w:top w:val="single" w:sz="4" w:space="0" w:color="auto"/>
              <w:left w:val="nil"/>
              <w:bottom w:val="single" w:sz="4" w:space="0" w:color="auto"/>
              <w:right w:val="nil"/>
            </w:tcBorders>
            <w:shd w:val="clear" w:color="auto" w:fill="auto"/>
            <w:vAlign w:val="center"/>
            <w:hideMark/>
          </w:tcPr>
          <w:p w14:paraId="5F785E5E" w14:textId="5EB7A86B" w:rsidR="00D1126E" w:rsidRPr="00D1126E" w:rsidDel="00A12125" w:rsidRDefault="00D1126E" w:rsidP="00A12125">
            <w:pPr>
              <w:spacing w:after="0" w:line="240" w:lineRule="auto"/>
              <w:jc w:val="center"/>
              <w:rPr>
                <w:del w:id="432" w:author="Stefanie Lane" w:date="2023-01-17T10:52:00Z"/>
                <w:rFonts w:ascii="Calibri" w:eastAsia="Times New Roman" w:hAnsi="Calibri" w:cs="Calibri"/>
                <w:b/>
                <w:bCs/>
                <w:color w:val="000000"/>
                <w:sz w:val="20"/>
                <w:szCs w:val="20"/>
              </w:rPr>
              <w:pPrChange w:id="433" w:author="Stefanie Lane" w:date="2023-01-17T10:52:00Z">
                <w:pPr>
                  <w:spacing w:after="0" w:line="240" w:lineRule="auto"/>
                  <w:jc w:val="center"/>
                </w:pPr>
              </w:pPrChange>
            </w:pPr>
            <w:del w:id="434" w:author="Stefanie Lane" w:date="2023-01-17T10:52:00Z">
              <w:r w:rsidRPr="00D1126E" w:rsidDel="00A12125">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27C9177D" w14:textId="46C4F6B3" w:rsidR="00D1126E" w:rsidRPr="00D1126E" w:rsidDel="00A12125" w:rsidRDefault="00D1126E" w:rsidP="00A12125">
            <w:pPr>
              <w:spacing w:after="0" w:line="240" w:lineRule="auto"/>
              <w:jc w:val="center"/>
              <w:rPr>
                <w:del w:id="435" w:author="Stefanie Lane" w:date="2023-01-17T10:52:00Z"/>
                <w:rFonts w:ascii="Calibri" w:eastAsia="Times New Roman" w:hAnsi="Calibri" w:cs="Calibri"/>
                <w:b/>
                <w:bCs/>
                <w:color w:val="000000"/>
                <w:sz w:val="20"/>
                <w:szCs w:val="20"/>
              </w:rPr>
              <w:pPrChange w:id="436" w:author="Stefanie Lane" w:date="2023-01-17T10:52:00Z">
                <w:pPr>
                  <w:spacing w:after="0" w:line="240" w:lineRule="auto"/>
                  <w:jc w:val="center"/>
                </w:pPr>
              </w:pPrChange>
            </w:pPr>
            <w:del w:id="437" w:author="Stefanie Lane" w:date="2023-01-17T10:52:00Z">
              <w:r w:rsidRPr="00D1126E" w:rsidDel="00A12125">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6896D9FE" w14:textId="0D39051A" w:rsidR="00D1126E" w:rsidRPr="00D1126E" w:rsidDel="00A12125" w:rsidRDefault="00D1126E" w:rsidP="00A12125">
            <w:pPr>
              <w:spacing w:after="0" w:line="240" w:lineRule="auto"/>
              <w:jc w:val="center"/>
              <w:rPr>
                <w:del w:id="438" w:author="Stefanie Lane" w:date="2023-01-17T10:52:00Z"/>
                <w:rFonts w:ascii="Calibri" w:eastAsia="Times New Roman" w:hAnsi="Calibri" w:cs="Calibri"/>
                <w:b/>
                <w:bCs/>
                <w:color w:val="000000"/>
                <w:sz w:val="20"/>
                <w:szCs w:val="20"/>
              </w:rPr>
              <w:pPrChange w:id="439" w:author="Stefanie Lane" w:date="2023-01-17T10:52:00Z">
                <w:pPr>
                  <w:spacing w:after="0" w:line="240" w:lineRule="auto"/>
                  <w:jc w:val="center"/>
                </w:pPr>
              </w:pPrChange>
            </w:pPr>
            <w:del w:id="440" w:author="Stefanie Lane" w:date="2023-01-17T10:52:00Z">
              <w:r w:rsidRPr="00D1126E" w:rsidDel="00A12125">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7E35DF54" w14:textId="5F856247" w:rsidR="00D1126E" w:rsidRPr="00D1126E" w:rsidDel="00A12125" w:rsidRDefault="00D1126E" w:rsidP="00A12125">
            <w:pPr>
              <w:spacing w:after="0" w:line="240" w:lineRule="auto"/>
              <w:jc w:val="center"/>
              <w:rPr>
                <w:del w:id="441" w:author="Stefanie Lane" w:date="2023-01-17T10:52:00Z"/>
                <w:rFonts w:ascii="Calibri" w:eastAsia="Times New Roman" w:hAnsi="Calibri" w:cs="Calibri"/>
                <w:b/>
                <w:bCs/>
                <w:color w:val="000000"/>
                <w:sz w:val="20"/>
                <w:szCs w:val="20"/>
              </w:rPr>
              <w:pPrChange w:id="442"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vAlign w:val="center"/>
            <w:hideMark/>
          </w:tcPr>
          <w:p w14:paraId="73C59598" w14:textId="1B18219A" w:rsidR="00D1126E" w:rsidRPr="00D1126E" w:rsidDel="00A12125" w:rsidRDefault="00D1126E" w:rsidP="00A12125">
            <w:pPr>
              <w:spacing w:after="0" w:line="240" w:lineRule="auto"/>
              <w:jc w:val="center"/>
              <w:rPr>
                <w:del w:id="443" w:author="Stefanie Lane" w:date="2023-01-17T10:52:00Z"/>
                <w:rFonts w:ascii="Calibri" w:eastAsia="Times New Roman" w:hAnsi="Calibri" w:cs="Calibri"/>
                <w:b/>
                <w:bCs/>
                <w:color w:val="000000"/>
                <w:sz w:val="20"/>
                <w:szCs w:val="20"/>
              </w:rPr>
              <w:pPrChange w:id="444" w:author="Stefanie Lane" w:date="2023-01-17T10:52:00Z">
                <w:pPr>
                  <w:spacing w:after="0" w:line="240" w:lineRule="auto"/>
                  <w:jc w:val="center"/>
                </w:pPr>
              </w:pPrChange>
            </w:pPr>
            <w:del w:id="445" w:author="Stefanie Lane" w:date="2023-01-17T10:52:00Z">
              <w:r w:rsidRPr="00D1126E" w:rsidDel="00A12125">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7E08E0A0" w14:textId="07CDC254" w:rsidR="00D1126E" w:rsidRPr="00D1126E" w:rsidDel="00A12125" w:rsidRDefault="00D1126E" w:rsidP="00A12125">
            <w:pPr>
              <w:spacing w:after="0" w:line="240" w:lineRule="auto"/>
              <w:jc w:val="center"/>
              <w:rPr>
                <w:del w:id="446" w:author="Stefanie Lane" w:date="2023-01-17T10:52:00Z"/>
                <w:rFonts w:ascii="Calibri" w:eastAsia="Times New Roman" w:hAnsi="Calibri" w:cs="Calibri"/>
                <w:b/>
                <w:bCs/>
                <w:color w:val="000000"/>
                <w:sz w:val="20"/>
                <w:szCs w:val="20"/>
              </w:rPr>
              <w:pPrChange w:id="447" w:author="Stefanie Lane" w:date="2023-01-17T10:52:00Z">
                <w:pPr>
                  <w:spacing w:after="0" w:line="240" w:lineRule="auto"/>
                  <w:jc w:val="center"/>
                </w:pPr>
              </w:pPrChange>
            </w:pPr>
            <w:del w:id="448" w:author="Stefanie Lane" w:date="2023-01-17T10:52:00Z">
              <w:r w:rsidRPr="00D1126E" w:rsidDel="00A12125">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359E566F" w14:textId="7BA4B886" w:rsidR="00D1126E" w:rsidRPr="00D1126E" w:rsidDel="00A12125" w:rsidRDefault="00D1126E" w:rsidP="00A12125">
            <w:pPr>
              <w:spacing w:after="0" w:line="240" w:lineRule="auto"/>
              <w:jc w:val="center"/>
              <w:rPr>
                <w:del w:id="449" w:author="Stefanie Lane" w:date="2023-01-17T10:52:00Z"/>
                <w:rFonts w:ascii="Calibri" w:eastAsia="Times New Roman" w:hAnsi="Calibri" w:cs="Calibri"/>
                <w:b/>
                <w:bCs/>
                <w:color w:val="000000"/>
                <w:sz w:val="20"/>
                <w:szCs w:val="20"/>
              </w:rPr>
              <w:pPrChange w:id="450" w:author="Stefanie Lane" w:date="2023-01-17T10:52:00Z">
                <w:pPr>
                  <w:spacing w:after="0" w:line="240" w:lineRule="auto"/>
                  <w:jc w:val="center"/>
                </w:pPr>
              </w:pPrChange>
            </w:pPr>
            <w:del w:id="451" w:author="Stefanie Lane" w:date="2023-01-17T10:52:00Z">
              <w:r w:rsidRPr="00D1126E" w:rsidDel="00A12125">
                <w:rPr>
                  <w:rFonts w:ascii="Calibri" w:eastAsia="Times New Roman" w:hAnsi="Calibri" w:cs="Calibri"/>
                  <w:b/>
                  <w:bCs/>
                  <w:color w:val="000000"/>
                  <w:sz w:val="20"/>
                  <w:szCs w:val="20"/>
                </w:rPr>
                <w:delText>β diversity</w:delText>
              </w:r>
            </w:del>
          </w:p>
        </w:tc>
      </w:tr>
      <w:tr w:rsidR="00D1126E" w:rsidRPr="00D1126E" w:rsidDel="00A12125" w14:paraId="4ECBEFC0" w14:textId="3222100A" w:rsidTr="002B358C">
        <w:trPr>
          <w:divId w:val="86388072"/>
          <w:trHeight w:val="290"/>
          <w:jc w:val="center"/>
          <w:del w:id="452" w:author="Stefanie Lane" w:date="2023-01-17T10:52:00Z"/>
        </w:trPr>
        <w:tc>
          <w:tcPr>
            <w:tcW w:w="1080" w:type="dxa"/>
            <w:tcBorders>
              <w:top w:val="nil"/>
              <w:left w:val="nil"/>
              <w:bottom w:val="nil"/>
              <w:right w:val="nil"/>
            </w:tcBorders>
            <w:shd w:val="clear" w:color="auto" w:fill="auto"/>
            <w:vAlign w:val="bottom"/>
            <w:hideMark/>
          </w:tcPr>
          <w:p w14:paraId="7A3ADA61" w14:textId="5751AC1B" w:rsidR="00D1126E" w:rsidRPr="00D1126E" w:rsidDel="00A12125" w:rsidRDefault="00D1126E" w:rsidP="00A12125">
            <w:pPr>
              <w:spacing w:after="0" w:line="240" w:lineRule="auto"/>
              <w:rPr>
                <w:del w:id="453" w:author="Stefanie Lane" w:date="2023-01-17T10:52:00Z"/>
                <w:rFonts w:ascii="Calibri" w:eastAsia="Times New Roman" w:hAnsi="Calibri" w:cs="Calibri"/>
                <w:b/>
                <w:bCs/>
                <w:color w:val="000000"/>
                <w:sz w:val="20"/>
                <w:szCs w:val="20"/>
              </w:rPr>
              <w:pPrChange w:id="454" w:author="Stefanie Lane" w:date="2023-01-17T10:52:00Z">
                <w:pPr>
                  <w:spacing w:after="0" w:line="240" w:lineRule="auto"/>
                </w:pPr>
              </w:pPrChange>
            </w:pPr>
            <w:del w:id="455" w:author="Stefanie Lane" w:date="2023-01-17T10:52:00Z">
              <w:r w:rsidRPr="00D1126E" w:rsidDel="00A12125">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3ED8BE97" w14:textId="7344707B" w:rsidR="00D1126E" w:rsidRPr="00D1126E" w:rsidDel="00A12125" w:rsidRDefault="00D1126E" w:rsidP="00A12125">
            <w:pPr>
              <w:spacing w:after="0" w:line="240" w:lineRule="auto"/>
              <w:rPr>
                <w:del w:id="456" w:author="Stefanie Lane" w:date="2023-01-17T10:52:00Z"/>
                <w:rFonts w:ascii="Calibri" w:eastAsia="Times New Roman" w:hAnsi="Calibri" w:cs="Calibri"/>
                <w:b/>
                <w:bCs/>
                <w:color w:val="000000"/>
                <w:sz w:val="20"/>
                <w:szCs w:val="20"/>
              </w:rPr>
              <w:pPrChange w:id="457"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1C146A5E" w14:textId="239C155F" w:rsidR="00D1126E" w:rsidRPr="00D1126E" w:rsidDel="00A12125" w:rsidRDefault="00D1126E" w:rsidP="00A12125">
            <w:pPr>
              <w:spacing w:after="0" w:line="240" w:lineRule="auto"/>
              <w:rPr>
                <w:del w:id="458" w:author="Stefanie Lane" w:date="2023-01-17T10:52:00Z"/>
                <w:rFonts w:ascii="Times New Roman" w:eastAsia="Times New Roman" w:hAnsi="Times New Roman" w:cs="Times New Roman"/>
                <w:sz w:val="20"/>
                <w:szCs w:val="20"/>
              </w:rPr>
              <w:pPrChange w:id="459"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564164E0" w14:textId="35ECAC90" w:rsidR="00D1126E" w:rsidRPr="00D1126E" w:rsidDel="00A12125" w:rsidRDefault="00D1126E" w:rsidP="00A12125">
            <w:pPr>
              <w:spacing w:after="0" w:line="240" w:lineRule="auto"/>
              <w:rPr>
                <w:del w:id="460" w:author="Stefanie Lane" w:date="2023-01-17T10:52:00Z"/>
                <w:rFonts w:ascii="Times New Roman" w:eastAsia="Times New Roman" w:hAnsi="Times New Roman" w:cs="Times New Roman"/>
                <w:sz w:val="20"/>
                <w:szCs w:val="20"/>
              </w:rPr>
              <w:pPrChange w:id="461"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5C7BF37" w14:textId="53A4DBFD" w:rsidR="00D1126E" w:rsidRPr="00D1126E" w:rsidDel="00A12125" w:rsidRDefault="00D1126E" w:rsidP="00A12125">
            <w:pPr>
              <w:spacing w:after="0" w:line="240" w:lineRule="auto"/>
              <w:rPr>
                <w:del w:id="462" w:author="Stefanie Lane" w:date="2023-01-17T10:52:00Z"/>
                <w:rFonts w:ascii="Times New Roman" w:eastAsia="Times New Roman" w:hAnsi="Times New Roman" w:cs="Times New Roman"/>
                <w:sz w:val="20"/>
                <w:szCs w:val="20"/>
              </w:rPr>
              <w:pPrChange w:id="463"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7AFF72A6" w14:textId="76986448" w:rsidR="00D1126E" w:rsidRPr="00D1126E" w:rsidDel="00A12125" w:rsidRDefault="00D1126E" w:rsidP="00A12125">
            <w:pPr>
              <w:spacing w:after="0" w:line="240" w:lineRule="auto"/>
              <w:rPr>
                <w:del w:id="464" w:author="Stefanie Lane" w:date="2023-01-17T10:52:00Z"/>
                <w:rFonts w:ascii="Times New Roman" w:eastAsia="Times New Roman" w:hAnsi="Times New Roman" w:cs="Times New Roman"/>
                <w:sz w:val="20"/>
                <w:szCs w:val="20"/>
              </w:rPr>
              <w:pPrChange w:id="465"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34DE4A0F" w14:textId="4F4C0329" w:rsidR="00D1126E" w:rsidRPr="00D1126E" w:rsidDel="00A12125" w:rsidRDefault="00D1126E" w:rsidP="00A12125">
            <w:pPr>
              <w:spacing w:after="0" w:line="240" w:lineRule="auto"/>
              <w:rPr>
                <w:del w:id="466" w:author="Stefanie Lane" w:date="2023-01-17T10:52:00Z"/>
                <w:rFonts w:ascii="Times New Roman" w:eastAsia="Times New Roman" w:hAnsi="Times New Roman" w:cs="Times New Roman"/>
                <w:sz w:val="20"/>
                <w:szCs w:val="20"/>
              </w:rPr>
              <w:pPrChange w:id="467" w:author="Stefanie Lane" w:date="2023-01-17T10:52:00Z">
                <w:pPr>
                  <w:spacing w:after="0" w:line="240" w:lineRule="auto"/>
                </w:pPr>
              </w:pPrChange>
            </w:pPr>
          </w:p>
        </w:tc>
      </w:tr>
      <w:tr w:rsidR="00D1126E" w:rsidRPr="00D1126E" w:rsidDel="00A12125" w14:paraId="3952B8A1" w14:textId="468F7D92" w:rsidTr="002B358C">
        <w:trPr>
          <w:divId w:val="86388072"/>
          <w:trHeight w:val="290"/>
          <w:jc w:val="center"/>
          <w:del w:id="468"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5FCE28CC" w:rsidR="00D1126E" w:rsidRPr="00D1126E" w:rsidDel="00A12125" w:rsidRDefault="00D1126E" w:rsidP="00A12125">
            <w:pPr>
              <w:spacing w:after="0" w:line="240" w:lineRule="auto"/>
              <w:jc w:val="right"/>
              <w:rPr>
                <w:del w:id="469" w:author="Stefanie Lane" w:date="2023-01-17T10:52:00Z"/>
                <w:rFonts w:ascii="Calibri" w:eastAsia="Times New Roman" w:hAnsi="Calibri" w:cs="Calibri"/>
                <w:color w:val="000000"/>
                <w:sz w:val="20"/>
                <w:szCs w:val="20"/>
              </w:rPr>
              <w:pPrChange w:id="470" w:author="Stefanie Lane" w:date="2023-01-17T10:52:00Z">
                <w:pPr>
                  <w:spacing w:after="0" w:line="240" w:lineRule="auto"/>
                  <w:jc w:val="right"/>
                </w:pPr>
              </w:pPrChange>
            </w:pPr>
            <w:del w:id="471"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02FFF9CC" w:rsidR="00D1126E" w:rsidRPr="00D1126E" w:rsidDel="00A12125" w:rsidRDefault="00D1126E" w:rsidP="00A12125">
            <w:pPr>
              <w:spacing w:after="0" w:line="240" w:lineRule="auto"/>
              <w:jc w:val="center"/>
              <w:rPr>
                <w:del w:id="472" w:author="Stefanie Lane" w:date="2023-01-17T10:52:00Z"/>
                <w:rFonts w:ascii="Calibri" w:eastAsia="Times New Roman" w:hAnsi="Calibri" w:cs="Calibri"/>
                <w:color w:val="000000"/>
                <w:sz w:val="20"/>
                <w:szCs w:val="20"/>
              </w:rPr>
              <w:pPrChange w:id="473" w:author="Stefanie Lane" w:date="2023-01-17T10:52:00Z">
                <w:pPr>
                  <w:spacing w:after="0" w:line="240" w:lineRule="auto"/>
                  <w:jc w:val="center"/>
                </w:pPr>
              </w:pPrChange>
            </w:pPr>
            <w:del w:id="474" w:author="Stefanie Lane" w:date="2023-01-17T10:52:00Z">
              <w:r w:rsidRPr="00D1126E" w:rsidDel="00A12125">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311EB8DD" w:rsidR="00D1126E" w:rsidRPr="00D1126E" w:rsidDel="00A12125" w:rsidRDefault="00D1126E" w:rsidP="00A12125">
            <w:pPr>
              <w:spacing w:after="0" w:line="240" w:lineRule="auto"/>
              <w:jc w:val="center"/>
              <w:rPr>
                <w:del w:id="475" w:author="Stefanie Lane" w:date="2023-01-17T10:52:00Z"/>
                <w:rFonts w:ascii="Calibri" w:eastAsia="Times New Roman" w:hAnsi="Calibri" w:cs="Calibri"/>
                <w:color w:val="000000"/>
                <w:sz w:val="20"/>
                <w:szCs w:val="20"/>
              </w:rPr>
              <w:pPrChange w:id="476" w:author="Stefanie Lane" w:date="2023-01-17T10:52:00Z">
                <w:pPr>
                  <w:spacing w:after="0" w:line="240" w:lineRule="auto"/>
                  <w:jc w:val="center"/>
                </w:pPr>
              </w:pPrChange>
            </w:pPr>
            <w:del w:id="477"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0875B8C1" w14:textId="02A6C125" w:rsidR="00D1126E" w:rsidRPr="00D1126E" w:rsidDel="00A12125" w:rsidRDefault="00D1126E" w:rsidP="00A12125">
            <w:pPr>
              <w:spacing w:after="0" w:line="240" w:lineRule="auto"/>
              <w:jc w:val="center"/>
              <w:rPr>
                <w:del w:id="478" w:author="Stefanie Lane" w:date="2023-01-17T10:52:00Z"/>
                <w:rFonts w:ascii="Calibri" w:eastAsia="Times New Roman" w:hAnsi="Calibri" w:cs="Calibri"/>
                <w:color w:val="000000"/>
                <w:sz w:val="20"/>
                <w:szCs w:val="20"/>
              </w:rPr>
              <w:pPrChange w:id="479"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524C5E2A" w:rsidR="00D1126E" w:rsidRPr="00D1126E" w:rsidDel="00A12125" w:rsidRDefault="00D1126E" w:rsidP="00A12125">
            <w:pPr>
              <w:spacing w:after="0" w:line="240" w:lineRule="auto"/>
              <w:jc w:val="center"/>
              <w:rPr>
                <w:del w:id="480" w:author="Stefanie Lane" w:date="2023-01-17T10:52:00Z"/>
                <w:rFonts w:ascii="Calibri" w:eastAsia="Times New Roman" w:hAnsi="Calibri" w:cs="Calibri"/>
                <w:color w:val="000000"/>
                <w:sz w:val="20"/>
                <w:szCs w:val="20"/>
              </w:rPr>
              <w:pPrChange w:id="481" w:author="Stefanie Lane" w:date="2023-01-17T10:52:00Z">
                <w:pPr>
                  <w:spacing w:after="0" w:line="240" w:lineRule="auto"/>
                  <w:jc w:val="center"/>
                </w:pPr>
              </w:pPrChange>
            </w:pPr>
            <w:del w:id="482" w:author="Stefanie Lane" w:date="2023-01-17T10:52:00Z">
              <w:r w:rsidRPr="00D1126E" w:rsidDel="00A12125">
                <w:rPr>
                  <w:rFonts w:ascii="Calibri" w:eastAsia="Times New Roman" w:hAnsi="Calibri" w:cs="Calibri"/>
                  <w:color w:val="000000"/>
                  <w:sz w:val="20"/>
                  <w:szCs w:val="20"/>
                </w:rPr>
                <w:delText>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56C5542A" w:rsidR="00D1126E" w:rsidRPr="00D1126E" w:rsidDel="00A12125" w:rsidRDefault="00D1126E" w:rsidP="00A12125">
            <w:pPr>
              <w:spacing w:after="0" w:line="240" w:lineRule="auto"/>
              <w:jc w:val="center"/>
              <w:rPr>
                <w:del w:id="483" w:author="Stefanie Lane" w:date="2023-01-17T10:52:00Z"/>
                <w:rFonts w:ascii="Calibri" w:eastAsia="Times New Roman" w:hAnsi="Calibri" w:cs="Calibri"/>
                <w:color w:val="000000"/>
                <w:sz w:val="20"/>
                <w:szCs w:val="20"/>
              </w:rPr>
              <w:pPrChange w:id="484" w:author="Stefanie Lane" w:date="2023-01-17T10:52:00Z">
                <w:pPr>
                  <w:spacing w:after="0" w:line="240" w:lineRule="auto"/>
                  <w:jc w:val="center"/>
                </w:pPr>
              </w:pPrChange>
            </w:pPr>
            <w:del w:id="485" w:author="Stefanie Lane" w:date="2023-01-17T10:52:00Z">
              <w:r w:rsidRPr="00D1126E" w:rsidDel="00A12125">
                <w:rPr>
                  <w:rFonts w:ascii="Calibri" w:eastAsia="Times New Roman" w:hAnsi="Calibri" w:cs="Calibri"/>
                  <w:color w:val="000000"/>
                  <w:sz w:val="20"/>
                  <w:szCs w:val="20"/>
                </w:rPr>
                <w:delText>2.5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6B3AB71B" w:rsidR="00D1126E" w:rsidRPr="00D1126E" w:rsidDel="00A12125" w:rsidRDefault="00D1126E" w:rsidP="00A12125">
            <w:pPr>
              <w:spacing w:after="0" w:line="240" w:lineRule="auto"/>
              <w:jc w:val="center"/>
              <w:rPr>
                <w:del w:id="486" w:author="Stefanie Lane" w:date="2023-01-17T10:52:00Z"/>
                <w:rFonts w:ascii="Calibri" w:eastAsia="Times New Roman" w:hAnsi="Calibri" w:cs="Calibri"/>
                <w:color w:val="000000"/>
                <w:sz w:val="20"/>
                <w:szCs w:val="20"/>
              </w:rPr>
              <w:pPrChange w:id="487" w:author="Stefanie Lane" w:date="2023-01-17T10:52:00Z">
                <w:pPr>
                  <w:spacing w:after="0" w:line="240" w:lineRule="auto"/>
                  <w:jc w:val="center"/>
                </w:pPr>
              </w:pPrChange>
            </w:pPr>
            <w:del w:id="488" w:author="Stefanie Lane" w:date="2023-01-17T10:52:00Z">
              <w:r w:rsidRPr="00D1126E" w:rsidDel="00A12125">
                <w:rPr>
                  <w:rFonts w:ascii="Calibri" w:eastAsia="Times New Roman" w:hAnsi="Calibri" w:cs="Calibri"/>
                  <w:color w:val="000000"/>
                  <w:sz w:val="20"/>
                  <w:szCs w:val="20"/>
                </w:rPr>
                <w:delText>3.9</w:delText>
              </w:r>
            </w:del>
          </w:p>
        </w:tc>
      </w:tr>
      <w:tr w:rsidR="00D1126E" w:rsidRPr="00D1126E" w:rsidDel="00A12125" w14:paraId="287718A8" w14:textId="0A5EC36A" w:rsidTr="002B358C">
        <w:trPr>
          <w:divId w:val="86388072"/>
          <w:trHeight w:val="290"/>
          <w:jc w:val="center"/>
          <w:del w:id="489" w:author="Stefanie Lane" w:date="2023-01-17T10:52:00Z"/>
        </w:trPr>
        <w:tc>
          <w:tcPr>
            <w:tcW w:w="1080" w:type="dxa"/>
            <w:tcBorders>
              <w:top w:val="nil"/>
              <w:left w:val="nil"/>
              <w:bottom w:val="nil"/>
              <w:right w:val="nil"/>
            </w:tcBorders>
            <w:shd w:val="clear" w:color="auto" w:fill="auto"/>
            <w:noWrap/>
            <w:vAlign w:val="bottom"/>
            <w:hideMark/>
          </w:tcPr>
          <w:p w14:paraId="3581D327" w14:textId="09D12023" w:rsidR="00D1126E" w:rsidRPr="00D1126E" w:rsidDel="00A12125" w:rsidRDefault="00D1126E" w:rsidP="00A12125">
            <w:pPr>
              <w:spacing w:after="0" w:line="240" w:lineRule="auto"/>
              <w:jc w:val="right"/>
              <w:rPr>
                <w:del w:id="490" w:author="Stefanie Lane" w:date="2023-01-17T10:52:00Z"/>
                <w:rFonts w:ascii="Calibri" w:eastAsia="Times New Roman" w:hAnsi="Calibri" w:cs="Calibri"/>
                <w:color w:val="000000"/>
                <w:sz w:val="20"/>
                <w:szCs w:val="20"/>
              </w:rPr>
              <w:pPrChange w:id="491" w:author="Stefanie Lane" w:date="2023-01-17T10:52:00Z">
                <w:pPr>
                  <w:spacing w:after="0" w:line="240" w:lineRule="auto"/>
                  <w:jc w:val="right"/>
                </w:pPr>
              </w:pPrChange>
            </w:pPr>
            <w:del w:id="492"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508E50C4" w14:textId="36CA86E1" w:rsidR="00D1126E" w:rsidRPr="00D1126E" w:rsidDel="00A12125" w:rsidRDefault="00D1126E" w:rsidP="00A12125">
            <w:pPr>
              <w:spacing w:after="0" w:line="240" w:lineRule="auto"/>
              <w:jc w:val="center"/>
              <w:rPr>
                <w:del w:id="493" w:author="Stefanie Lane" w:date="2023-01-17T10:52:00Z"/>
                <w:rFonts w:ascii="Calibri" w:eastAsia="Times New Roman" w:hAnsi="Calibri" w:cs="Calibri"/>
                <w:color w:val="000000"/>
                <w:sz w:val="20"/>
                <w:szCs w:val="20"/>
              </w:rPr>
              <w:pPrChange w:id="494" w:author="Stefanie Lane" w:date="2023-01-17T10:52:00Z">
                <w:pPr>
                  <w:spacing w:after="0" w:line="240" w:lineRule="auto"/>
                  <w:jc w:val="center"/>
                </w:pPr>
              </w:pPrChange>
            </w:pPr>
            <w:del w:id="495" w:author="Stefanie Lane" w:date="2023-01-17T10:52:00Z">
              <w:r w:rsidRPr="00D1126E" w:rsidDel="00A12125">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7EBD419F" w14:textId="12A52701" w:rsidR="00D1126E" w:rsidRPr="00D1126E" w:rsidDel="00A12125" w:rsidRDefault="00D1126E" w:rsidP="00A12125">
            <w:pPr>
              <w:spacing w:after="0" w:line="240" w:lineRule="auto"/>
              <w:jc w:val="center"/>
              <w:rPr>
                <w:del w:id="496" w:author="Stefanie Lane" w:date="2023-01-17T10:52:00Z"/>
                <w:rFonts w:ascii="Calibri" w:eastAsia="Times New Roman" w:hAnsi="Calibri" w:cs="Calibri"/>
                <w:color w:val="000000"/>
                <w:sz w:val="20"/>
                <w:szCs w:val="20"/>
              </w:rPr>
              <w:pPrChange w:id="497" w:author="Stefanie Lane" w:date="2023-01-17T10:52:00Z">
                <w:pPr>
                  <w:spacing w:after="0" w:line="240" w:lineRule="auto"/>
                  <w:jc w:val="center"/>
                </w:pPr>
              </w:pPrChange>
            </w:pPr>
            <w:del w:id="498" w:author="Stefanie Lane" w:date="2023-01-17T10:52:00Z">
              <w:r w:rsidRPr="00D1126E" w:rsidDel="00A12125">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D8B6979" w14:textId="64D60CDB" w:rsidR="00D1126E" w:rsidRPr="00D1126E" w:rsidDel="00A12125" w:rsidRDefault="00D1126E" w:rsidP="00A12125">
            <w:pPr>
              <w:spacing w:after="0" w:line="240" w:lineRule="auto"/>
              <w:jc w:val="center"/>
              <w:rPr>
                <w:del w:id="499" w:author="Stefanie Lane" w:date="2023-01-17T10:52:00Z"/>
                <w:rFonts w:ascii="Calibri" w:eastAsia="Times New Roman" w:hAnsi="Calibri" w:cs="Calibri"/>
                <w:color w:val="000000"/>
                <w:sz w:val="20"/>
                <w:szCs w:val="20"/>
              </w:rPr>
              <w:pPrChange w:id="500"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285A1269" w14:textId="6A4856FB" w:rsidR="00D1126E" w:rsidRPr="00D1126E" w:rsidDel="00A12125" w:rsidRDefault="00D1126E" w:rsidP="00A12125">
            <w:pPr>
              <w:spacing w:after="0" w:line="240" w:lineRule="auto"/>
              <w:jc w:val="center"/>
              <w:rPr>
                <w:del w:id="501" w:author="Stefanie Lane" w:date="2023-01-17T10:52:00Z"/>
                <w:rFonts w:ascii="Calibri" w:eastAsia="Times New Roman" w:hAnsi="Calibri" w:cs="Calibri"/>
                <w:color w:val="000000"/>
                <w:sz w:val="20"/>
                <w:szCs w:val="20"/>
              </w:rPr>
              <w:pPrChange w:id="502" w:author="Stefanie Lane" w:date="2023-01-17T10:52:00Z">
                <w:pPr>
                  <w:spacing w:after="0" w:line="240" w:lineRule="auto"/>
                  <w:jc w:val="center"/>
                </w:pPr>
              </w:pPrChange>
            </w:pPr>
            <w:del w:id="503" w:author="Stefanie Lane" w:date="2023-01-17T10:52:00Z">
              <w:r w:rsidRPr="00D1126E" w:rsidDel="00A12125">
                <w:rPr>
                  <w:rFonts w:ascii="Calibri" w:eastAsia="Times New Roman" w:hAnsi="Calibri" w:cs="Calibri"/>
                  <w:color w:val="000000"/>
                  <w:sz w:val="20"/>
                  <w:szCs w:val="20"/>
                </w:rPr>
                <w:delText>8.3</w:delText>
              </w:r>
            </w:del>
          </w:p>
        </w:tc>
        <w:tc>
          <w:tcPr>
            <w:tcW w:w="800" w:type="dxa"/>
            <w:tcBorders>
              <w:top w:val="nil"/>
              <w:left w:val="nil"/>
              <w:bottom w:val="single" w:sz="4" w:space="0" w:color="auto"/>
              <w:right w:val="nil"/>
            </w:tcBorders>
            <w:shd w:val="clear" w:color="auto" w:fill="auto"/>
            <w:noWrap/>
            <w:vAlign w:val="bottom"/>
            <w:hideMark/>
          </w:tcPr>
          <w:p w14:paraId="22811C9D" w14:textId="743DD17F" w:rsidR="00D1126E" w:rsidRPr="00D1126E" w:rsidDel="00A12125" w:rsidRDefault="00D1126E" w:rsidP="00A12125">
            <w:pPr>
              <w:spacing w:after="0" w:line="240" w:lineRule="auto"/>
              <w:jc w:val="center"/>
              <w:rPr>
                <w:del w:id="504" w:author="Stefanie Lane" w:date="2023-01-17T10:52:00Z"/>
                <w:rFonts w:ascii="Calibri" w:eastAsia="Times New Roman" w:hAnsi="Calibri" w:cs="Calibri"/>
                <w:color w:val="000000"/>
                <w:sz w:val="20"/>
                <w:szCs w:val="20"/>
              </w:rPr>
              <w:pPrChange w:id="505" w:author="Stefanie Lane" w:date="2023-01-17T10:52:00Z">
                <w:pPr>
                  <w:spacing w:after="0" w:line="240" w:lineRule="auto"/>
                  <w:jc w:val="center"/>
                </w:pPr>
              </w:pPrChange>
            </w:pPr>
            <w:del w:id="506" w:author="Stefanie Lane" w:date="2023-01-17T10:52:00Z">
              <w:r w:rsidRPr="00D1126E" w:rsidDel="00A12125">
                <w:rPr>
                  <w:rFonts w:ascii="Calibri" w:eastAsia="Times New Roman" w:hAnsi="Calibri" w:cs="Calibri"/>
                  <w:color w:val="000000"/>
                  <w:sz w:val="20"/>
                  <w:szCs w:val="20"/>
                </w:rPr>
                <w:delText>2.0</w:delText>
              </w:r>
            </w:del>
          </w:p>
        </w:tc>
        <w:tc>
          <w:tcPr>
            <w:tcW w:w="800" w:type="dxa"/>
            <w:tcBorders>
              <w:top w:val="nil"/>
              <w:left w:val="nil"/>
              <w:bottom w:val="single" w:sz="4" w:space="0" w:color="auto"/>
              <w:right w:val="nil"/>
            </w:tcBorders>
            <w:shd w:val="clear" w:color="auto" w:fill="auto"/>
            <w:noWrap/>
            <w:vAlign w:val="bottom"/>
            <w:hideMark/>
          </w:tcPr>
          <w:p w14:paraId="4E337E0A" w14:textId="029ADEB7" w:rsidR="00D1126E" w:rsidRPr="00D1126E" w:rsidDel="00A12125" w:rsidRDefault="00D1126E" w:rsidP="00A12125">
            <w:pPr>
              <w:spacing w:after="0" w:line="240" w:lineRule="auto"/>
              <w:jc w:val="center"/>
              <w:rPr>
                <w:del w:id="507" w:author="Stefanie Lane" w:date="2023-01-17T10:52:00Z"/>
                <w:rFonts w:ascii="Calibri" w:eastAsia="Times New Roman" w:hAnsi="Calibri" w:cs="Calibri"/>
                <w:color w:val="000000"/>
                <w:sz w:val="20"/>
                <w:szCs w:val="20"/>
              </w:rPr>
              <w:pPrChange w:id="508" w:author="Stefanie Lane" w:date="2023-01-17T10:52:00Z">
                <w:pPr>
                  <w:spacing w:after="0" w:line="240" w:lineRule="auto"/>
                  <w:jc w:val="center"/>
                </w:pPr>
              </w:pPrChange>
            </w:pPr>
            <w:del w:id="509"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635B7DCE" w14:textId="0BA87A81" w:rsidTr="002B358C">
        <w:trPr>
          <w:divId w:val="86388072"/>
          <w:trHeight w:val="290"/>
          <w:jc w:val="center"/>
          <w:del w:id="510"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07B5E13" w:rsidR="00D1126E" w:rsidRPr="00D1126E" w:rsidDel="00A12125" w:rsidRDefault="00D1126E" w:rsidP="00A12125">
            <w:pPr>
              <w:spacing w:after="0" w:line="240" w:lineRule="auto"/>
              <w:jc w:val="right"/>
              <w:rPr>
                <w:del w:id="511" w:author="Stefanie Lane" w:date="2023-01-17T10:52:00Z"/>
                <w:rFonts w:ascii="Calibri" w:eastAsia="Times New Roman" w:hAnsi="Calibri" w:cs="Calibri"/>
                <w:color w:val="000000"/>
                <w:sz w:val="20"/>
                <w:szCs w:val="20"/>
              </w:rPr>
              <w:pPrChange w:id="512" w:author="Stefanie Lane" w:date="2023-01-17T10:52:00Z">
                <w:pPr>
                  <w:spacing w:after="0" w:line="240" w:lineRule="auto"/>
                  <w:jc w:val="right"/>
                </w:pPr>
              </w:pPrChange>
            </w:pPr>
            <w:del w:id="513"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2D7F3D4" w14:textId="47D4E1F3" w:rsidR="00D1126E" w:rsidRPr="00D1126E" w:rsidDel="00A12125" w:rsidRDefault="00D1126E" w:rsidP="00A12125">
            <w:pPr>
              <w:spacing w:after="0" w:line="240" w:lineRule="auto"/>
              <w:jc w:val="center"/>
              <w:rPr>
                <w:del w:id="514" w:author="Stefanie Lane" w:date="2023-01-17T10:52:00Z"/>
                <w:rFonts w:ascii="Calibri" w:eastAsia="Times New Roman" w:hAnsi="Calibri" w:cs="Calibri"/>
                <w:color w:val="000000"/>
                <w:sz w:val="20"/>
                <w:szCs w:val="20"/>
              </w:rPr>
              <w:pPrChange w:id="515" w:author="Stefanie Lane" w:date="2023-01-17T10:52:00Z">
                <w:pPr>
                  <w:spacing w:after="0" w:line="240" w:lineRule="auto"/>
                  <w:jc w:val="center"/>
                </w:pPr>
              </w:pPrChange>
            </w:pPr>
            <w:del w:id="516"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4CECF6ED" w:rsidR="00D1126E" w:rsidRPr="00D1126E" w:rsidDel="00A12125" w:rsidRDefault="00D1126E" w:rsidP="00A12125">
            <w:pPr>
              <w:spacing w:after="0" w:line="240" w:lineRule="auto"/>
              <w:jc w:val="center"/>
              <w:rPr>
                <w:del w:id="517" w:author="Stefanie Lane" w:date="2023-01-17T10:52:00Z"/>
                <w:rFonts w:ascii="Calibri" w:eastAsia="Times New Roman" w:hAnsi="Calibri" w:cs="Calibri"/>
                <w:color w:val="000000"/>
                <w:sz w:val="20"/>
                <w:szCs w:val="20"/>
              </w:rPr>
              <w:pPrChange w:id="518" w:author="Stefanie Lane" w:date="2023-01-17T10:52:00Z">
                <w:pPr>
                  <w:spacing w:after="0" w:line="240" w:lineRule="auto"/>
                  <w:jc w:val="center"/>
                </w:pPr>
              </w:pPrChange>
            </w:pPr>
            <w:del w:id="519"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3FB7E0A5" w14:textId="39C9BF29" w:rsidR="00D1126E" w:rsidRPr="00D1126E" w:rsidDel="00A12125" w:rsidRDefault="00D1126E" w:rsidP="00A12125">
            <w:pPr>
              <w:spacing w:after="0" w:line="240" w:lineRule="auto"/>
              <w:jc w:val="center"/>
              <w:rPr>
                <w:del w:id="520" w:author="Stefanie Lane" w:date="2023-01-17T10:52:00Z"/>
                <w:rFonts w:ascii="Calibri" w:eastAsia="Times New Roman" w:hAnsi="Calibri" w:cs="Calibri"/>
                <w:color w:val="000000"/>
                <w:sz w:val="20"/>
                <w:szCs w:val="20"/>
              </w:rPr>
              <w:pPrChange w:id="521"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0C31FF53" w14:textId="0BB7524D" w:rsidR="00D1126E" w:rsidRPr="00D1126E" w:rsidDel="00A12125" w:rsidRDefault="00D1126E" w:rsidP="00A12125">
            <w:pPr>
              <w:spacing w:after="0" w:line="240" w:lineRule="auto"/>
              <w:jc w:val="center"/>
              <w:rPr>
                <w:del w:id="522" w:author="Stefanie Lane" w:date="2023-01-17T10:52:00Z"/>
                <w:rFonts w:ascii="Calibri" w:eastAsia="Times New Roman" w:hAnsi="Calibri" w:cs="Calibri"/>
                <w:color w:val="000000"/>
                <w:sz w:val="20"/>
                <w:szCs w:val="20"/>
              </w:rPr>
              <w:pPrChange w:id="523" w:author="Stefanie Lane" w:date="2023-01-17T10:52:00Z">
                <w:pPr>
                  <w:spacing w:after="0" w:line="240" w:lineRule="auto"/>
                  <w:jc w:val="center"/>
                </w:pPr>
              </w:pPrChange>
            </w:pPr>
            <w:del w:id="524" w:author="Stefanie Lane" w:date="2023-01-17T10:52:00Z">
              <w:r w:rsidRPr="00D1126E" w:rsidDel="00A12125">
                <w:rPr>
                  <w:rFonts w:ascii="Calibri" w:eastAsia="Times New Roman" w:hAnsi="Calibri" w:cs="Calibri"/>
                  <w:color w:val="000000"/>
                  <w:sz w:val="20"/>
                  <w:szCs w:val="20"/>
                </w:rPr>
                <w:delText>7.9</w:delText>
              </w:r>
            </w:del>
          </w:p>
        </w:tc>
        <w:tc>
          <w:tcPr>
            <w:tcW w:w="800" w:type="dxa"/>
            <w:tcBorders>
              <w:top w:val="nil"/>
              <w:left w:val="nil"/>
              <w:bottom w:val="single" w:sz="4" w:space="0" w:color="auto"/>
              <w:right w:val="nil"/>
            </w:tcBorders>
            <w:shd w:val="clear" w:color="auto" w:fill="auto"/>
            <w:noWrap/>
            <w:vAlign w:val="bottom"/>
            <w:hideMark/>
          </w:tcPr>
          <w:p w14:paraId="751CBD69" w14:textId="12DD159D" w:rsidR="00D1126E" w:rsidRPr="00D1126E" w:rsidDel="00A12125" w:rsidRDefault="00D1126E" w:rsidP="00A12125">
            <w:pPr>
              <w:spacing w:after="0" w:line="240" w:lineRule="auto"/>
              <w:jc w:val="center"/>
              <w:rPr>
                <w:del w:id="525" w:author="Stefanie Lane" w:date="2023-01-17T10:52:00Z"/>
                <w:rFonts w:ascii="Calibri" w:eastAsia="Times New Roman" w:hAnsi="Calibri" w:cs="Calibri"/>
                <w:color w:val="000000"/>
                <w:sz w:val="20"/>
                <w:szCs w:val="20"/>
              </w:rPr>
              <w:pPrChange w:id="526" w:author="Stefanie Lane" w:date="2023-01-17T10:52:00Z">
                <w:pPr>
                  <w:spacing w:after="0" w:line="240" w:lineRule="auto"/>
                  <w:jc w:val="center"/>
                </w:pPr>
              </w:pPrChange>
            </w:pPr>
            <w:del w:id="527" w:author="Stefanie Lane" w:date="2023-01-17T10:52:00Z">
              <w:r w:rsidRPr="00D1126E" w:rsidDel="00A12125">
                <w:rPr>
                  <w:rFonts w:ascii="Calibri" w:eastAsia="Times New Roman" w:hAnsi="Calibri" w:cs="Calibri"/>
                  <w:color w:val="000000"/>
                  <w:sz w:val="20"/>
                  <w:szCs w:val="20"/>
                </w:rPr>
                <w:delText>2.7</w:delText>
              </w:r>
            </w:del>
          </w:p>
        </w:tc>
        <w:tc>
          <w:tcPr>
            <w:tcW w:w="800" w:type="dxa"/>
            <w:tcBorders>
              <w:top w:val="nil"/>
              <w:left w:val="nil"/>
              <w:bottom w:val="single" w:sz="4" w:space="0" w:color="auto"/>
              <w:right w:val="nil"/>
            </w:tcBorders>
            <w:shd w:val="clear" w:color="auto" w:fill="auto"/>
            <w:noWrap/>
            <w:vAlign w:val="bottom"/>
            <w:hideMark/>
          </w:tcPr>
          <w:p w14:paraId="6A9B5011" w14:textId="4692E002" w:rsidR="00D1126E" w:rsidRPr="00D1126E" w:rsidDel="00A12125" w:rsidRDefault="00D1126E" w:rsidP="00A12125">
            <w:pPr>
              <w:spacing w:after="0" w:line="240" w:lineRule="auto"/>
              <w:jc w:val="center"/>
              <w:rPr>
                <w:del w:id="528" w:author="Stefanie Lane" w:date="2023-01-17T10:52:00Z"/>
                <w:rFonts w:ascii="Calibri" w:eastAsia="Times New Roman" w:hAnsi="Calibri" w:cs="Calibri"/>
                <w:color w:val="000000"/>
                <w:sz w:val="20"/>
                <w:szCs w:val="20"/>
              </w:rPr>
              <w:pPrChange w:id="529" w:author="Stefanie Lane" w:date="2023-01-17T10:52:00Z">
                <w:pPr>
                  <w:spacing w:after="0" w:line="240" w:lineRule="auto"/>
                  <w:jc w:val="center"/>
                </w:pPr>
              </w:pPrChange>
            </w:pPr>
            <w:del w:id="530" w:author="Stefanie Lane" w:date="2023-01-17T10:52:00Z">
              <w:r w:rsidRPr="00D1126E" w:rsidDel="00A12125">
                <w:rPr>
                  <w:rFonts w:ascii="Calibri" w:eastAsia="Times New Roman" w:hAnsi="Calibri" w:cs="Calibri"/>
                  <w:color w:val="000000"/>
                  <w:sz w:val="20"/>
                  <w:szCs w:val="20"/>
                </w:rPr>
                <w:delText>4.3</w:delText>
              </w:r>
            </w:del>
          </w:p>
        </w:tc>
      </w:tr>
      <w:tr w:rsidR="00D1126E" w:rsidRPr="00D1126E" w:rsidDel="00A12125" w14:paraId="7F44B7E9" w14:textId="67D4A20E" w:rsidTr="002B358C">
        <w:trPr>
          <w:divId w:val="86388072"/>
          <w:trHeight w:val="200"/>
          <w:jc w:val="center"/>
          <w:del w:id="531" w:author="Stefanie Lane" w:date="2023-01-17T10:52:00Z"/>
        </w:trPr>
        <w:tc>
          <w:tcPr>
            <w:tcW w:w="1080" w:type="dxa"/>
            <w:tcBorders>
              <w:top w:val="nil"/>
              <w:left w:val="nil"/>
              <w:bottom w:val="nil"/>
              <w:right w:val="nil"/>
            </w:tcBorders>
            <w:shd w:val="clear" w:color="auto" w:fill="auto"/>
            <w:noWrap/>
            <w:vAlign w:val="bottom"/>
            <w:hideMark/>
          </w:tcPr>
          <w:p w14:paraId="47F63BAD" w14:textId="59706F2B" w:rsidR="00D1126E" w:rsidRPr="00D1126E" w:rsidDel="00A12125" w:rsidRDefault="00D1126E" w:rsidP="00A12125">
            <w:pPr>
              <w:spacing w:after="0" w:line="240" w:lineRule="auto"/>
              <w:jc w:val="center"/>
              <w:rPr>
                <w:del w:id="532" w:author="Stefanie Lane" w:date="2023-01-17T10:52:00Z"/>
                <w:rFonts w:ascii="Calibri" w:eastAsia="Times New Roman" w:hAnsi="Calibri" w:cs="Calibri"/>
                <w:color w:val="000000"/>
                <w:sz w:val="20"/>
                <w:szCs w:val="20"/>
              </w:rPr>
              <w:pPrChange w:id="533" w:author="Stefanie Lane" w:date="2023-01-17T10:52:00Z">
                <w:pPr>
                  <w:spacing w:after="0" w:line="240" w:lineRule="auto"/>
                  <w:jc w:val="center"/>
                </w:pPr>
              </w:pPrChange>
            </w:pPr>
          </w:p>
        </w:tc>
        <w:tc>
          <w:tcPr>
            <w:tcW w:w="840" w:type="dxa"/>
            <w:tcBorders>
              <w:top w:val="nil"/>
              <w:left w:val="nil"/>
              <w:bottom w:val="nil"/>
              <w:right w:val="nil"/>
            </w:tcBorders>
            <w:shd w:val="clear" w:color="auto" w:fill="auto"/>
            <w:noWrap/>
            <w:vAlign w:val="bottom"/>
            <w:hideMark/>
          </w:tcPr>
          <w:p w14:paraId="4C5C2EA5" w14:textId="4965A953" w:rsidR="00D1126E" w:rsidRPr="00D1126E" w:rsidDel="00A12125" w:rsidRDefault="00D1126E" w:rsidP="00A12125">
            <w:pPr>
              <w:spacing w:after="0" w:line="240" w:lineRule="auto"/>
              <w:rPr>
                <w:del w:id="534" w:author="Stefanie Lane" w:date="2023-01-17T10:52:00Z"/>
                <w:rFonts w:ascii="Times New Roman" w:eastAsia="Times New Roman" w:hAnsi="Times New Roman" w:cs="Times New Roman"/>
                <w:sz w:val="20"/>
                <w:szCs w:val="20"/>
              </w:rPr>
              <w:pPrChange w:id="535"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07763EC5" w14:textId="5C1DB3C9" w:rsidR="00D1126E" w:rsidRPr="00D1126E" w:rsidDel="00A12125" w:rsidRDefault="00D1126E" w:rsidP="00A12125">
            <w:pPr>
              <w:spacing w:after="0" w:line="240" w:lineRule="auto"/>
              <w:rPr>
                <w:del w:id="536" w:author="Stefanie Lane" w:date="2023-01-17T10:52:00Z"/>
                <w:rFonts w:ascii="Times New Roman" w:eastAsia="Times New Roman" w:hAnsi="Times New Roman" w:cs="Times New Roman"/>
                <w:sz w:val="20"/>
                <w:szCs w:val="20"/>
              </w:rPr>
              <w:pPrChange w:id="537"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5E52C256" w14:textId="7A870FAA" w:rsidR="00D1126E" w:rsidRPr="00D1126E" w:rsidDel="00A12125" w:rsidRDefault="00D1126E" w:rsidP="00A12125">
            <w:pPr>
              <w:spacing w:after="0" w:line="240" w:lineRule="auto"/>
              <w:rPr>
                <w:del w:id="538" w:author="Stefanie Lane" w:date="2023-01-17T10:52:00Z"/>
                <w:rFonts w:ascii="Times New Roman" w:eastAsia="Times New Roman" w:hAnsi="Times New Roman" w:cs="Times New Roman"/>
                <w:sz w:val="20"/>
                <w:szCs w:val="20"/>
              </w:rPr>
              <w:pPrChange w:id="539"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7F654FB" w14:textId="2A70F14F" w:rsidR="00D1126E" w:rsidRPr="00D1126E" w:rsidDel="00A12125" w:rsidRDefault="00D1126E" w:rsidP="00A12125">
            <w:pPr>
              <w:spacing w:after="0" w:line="240" w:lineRule="auto"/>
              <w:rPr>
                <w:del w:id="540" w:author="Stefanie Lane" w:date="2023-01-17T10:52:00Z"/>
                <w:rFonts w:ascii="Times New Roman" w:eastAsia="Times New Roman" w:hAnsi="Times New Roman" w:cs="Times New Roman"/>
                <w:sz w:val="20"/>
                <w:szCs w:val="20"/>
              </w:rPr>
              <w:pPrChange w:id="541"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3026DEB3" w14:textId="49E6239D" w:rsidR="00D1126E" w:rsidRPr="00D1126E" w:rsidDel="00A12125" w:rsidRDefault="00D1126E" w:rsidP="00A12125">
            <w:pPr>
              <w:spacing w:after="0" w:line="240" w:lineRule="auto"/>
              <w:rPr>
                <w:del w:id="542" w:author="Stefanie Lane" w:date="2023-01-17T10:52:00Z"/>
                <w:rFonts w:ascii="Times New Roman" w:eastAsia="Times New Roman" w:hAnsi="Times New Roman" w:cs="Times New Roman"/>
                <w:sz w:val="20"/>
                <w:szCs w:val="20"/>
              </w:rPr>
              <w:pPrChange w:id="543"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5E3A57BC" w14:textId="1CF1158E" w:rsidR="00D1126E" w:rsidRPr="00D1126E" w:rsidDel="00A12125" w:rsidRDefault="00D1126E" w:rsidP="00A12125">
            <w:pPr>
              <w:spacing w:after="0" w:line="240" w:lineRule="auto"/>
              <w:rPr>
                <w:del w:id="544" w:author="Stefanie Lane" w:date="2023-01-17T10:52:00Z"/>
                <w:rFonts w:ascii="Times New Roman" w:eastAsia="Times New Roman" w:hAnsi="Times New Roman" w:cs="Times New Roman"/>
                <w:sz w:val="20"/>
                <w:szCs w:val="20"/>
              </w:rPr>
              <w:pPrChange w:id="545" w:author="Stefanie Lane" w:date="2023-01-17T10:52:00Z">
                <w:pPr>
                  <w:spacing w:after="0" w:line="240" w:lineRule="auto"/>
                </w:pPr>
              </w:pPrChange>
            </w:pPr>
          </w:p>
        </w:tc>
      </w:tr>
      <w:tr w:rsidR="00D1126E" w:rsidRPr="00D1126E" w:rsidDel="00A12125" w14:paraId="06D1E629" w14:textId="6D063A50" w:rsidTr="002B358C">
        <w:trPr>
          <w:divId w:val="86388072"/>
          <w:trHeight w:val="290"/>
          <w:jc w:val="center"/>
          <w:del w:id="546" w:author="Stefanie Lane" w:date="2023-01-17T10:52:00Z"/>
        </w:trPr>
        <w:tc>
          <w:tcPr>
            <w:tcW w:w="1080" w:type="dxa"/>
            <w:tcBorders>
              <w:top w:val="nil"/>
              <w:left w:val="nil"/>
              <w:bottom w:val="nil"/>
              <w:right w:val="nil"/>
            </w:tcBorders>
            <w:shd w:val="clear" w:color="auto" w:fill="auto"/>
            <w:noWrap/>
            <w:vAlign w:val="bottom"/>
            <w:hideMark/>
          </w:tcPr>
          <w:p w14:paraId="0A506613" w14:textId="6359D923" w:rsidR="00D1126E" w:rsidRPr="00D1126E" w:rsidDel="00A12125" w:rsidRDefault="00D1126E" w:rsidP="00A12125">
            <w:pPr>
              <w:spacing w:after="0" w:line="240" w:lineRule="auto"/>
              <w:rPr>
                <w:del w:id="547" w:author="Stefanie Lane" w:date="2023-01-17T10:52:00Z"/>
                <w:rFonts w:ascii="Calibri" w:eastAsia="Times New Roman" w:hAnsi="Calibri" w:cs="Calibri"/>
                <w:b/>
                <w:bCs/>
                <w:color w:val="000000"/>
                <w:sz w:val="20"/>
                <w:szCs w:val="20"/>
              </w:rPr>
              <w:pPrChange w:id="548" w:author="Stefanie Lane" w:date="2023-01-17T10:52:00Z">
                <w:pPr>
                  <w:spacing w:after="0" w:line="240" w:lineRule="auto"/>
                </w:pPr>
              </w:pPrChange>
            </w:pPr>
            <w:del w:id="549" w:author="Stefanie Lane" w:date="2023-01-17T10:52:00Z">
              <w:r w:rsidRPr="00D1126E" w:rsidDel="00A12125">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4968A744" w14:textId="08EBFCB1" w:rsidR="00D1126E" w:rsidRPr="00D1126E" w:rsidDel="00A12125" w:rsidRDefault="00D1126E" w:rsidP="00A12125">
            <w:pPr>
              <w:spacing w:after="0" w:line="240" w:lineRule="auto"/>
              <w:rPr>
                <w:del w:id="550" w:author="Stefanie Lane" w:date="2023-01-17T10:52:00Z"/>
                <w:rFonts w:ascii="Calibri" w:eastAsia="Times New Roman" w:hAnsi="Calibri" w:cs="Calibri"/>
                <w:b/>
                <w:bCs/>
                <w:color w:val="000000"/>
                <w:sz w:val="20"/>
                <w:szCs w:val="20"/>
              </w:rPr>
              <w:pPrChange w:id="551"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4EE5B6AA" w14:textId="6049D822" w:rsidR="00D1126E" w:rsidRPr="00D1126E" w:rsidDel="00A12125" w:rsidRDefault="00D1126E" w:rsidP="00A12125">
            <w:pPr>
              <w:spacing w:after="0" w:line="240" w:lineRule="auto"/>
              <w:rPr>
                <w:del w:id="552" w:author="Stefanie Lane" w:date="2023-01-17T10:52:00Z"/>
                <w:rFonts w:ascii="Times New Roman" w:eastAsia="Times New Roman" w:hAnsi="Times New Roman" w:cs="Times New Roman"/>
                <w:sz w:val="20"/>
                <w:szCs w:val="20"/>
              </w:rPr>
              <w:pPrChange w:id="553"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5D9D853A" w14:textId="0BF57549" w:rsidR="00D1126E" w:rsidRPr="00D1126E" w:rsidDel="00A12125" w:rsidRDefault="00D1126E" w:rsidP="00A12125">
            <w:pPr>
              <w:spacing w:after="0" w:line="240" w:lineRule="auto"/>
              <w:rPr>
                <w:del w:id="554" w:author="Stefanie Lane" w:date="2023-01-17T10:52:00Z"/>
                <w:rFonts w:ascii="Times New Roman" w:eastAsia="Times New Roman" w:hAnsi="Times New Roman" w:cs="Times New Roman"/>
                <w:sz w:val="20"/>
                <w:szCs w:val="20"/>
              </w:rPr>
              <w:pPrChange w:id="555"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7F0CEA5E" w14:textId="62A11855" w:rsidR="00D1126E" w:rsidRPr="00D1126E" w:rsidDel="00A12125" w:rsidRDefault="00D1126E" w:rsidP="00A12125">
            <w:pPr>
              <w:spacing w:after="0" w:line="240" w:lineRule="auto"/>
              <w:rPr>
                <w:del w:id="556" w:author="Stefanie Lane" w:date="2023-01-17T10:52:00Z"/>
                <w:rFonts w:ascii="Times New Roman" w:eastAsia="Times New Roman" w:hAnsi="Times New Roman" w:cs="Times New Roman"/>
                <w:sz w:val="20"/>
                <w:szCs w:val="20"/>
              </w:rPr>
              <w:pPrChange w:id="557"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D88125C" w14:textId="592F522A" w:rsidR="00D1126E" w:rsidRPr="00D1126E" w:rsidDel="00A12125" w:rsidRDefault="00D1126E" w:rsidP="00A12125">
            <w:pPr>
              <w:spacing w:after="0" w:line="240" w:lineRule="auto"/>
              <w:rPr>
                <w:del w:id="558" w:author="Stefanie Lane" w:date="2023-01-17T10:52:00Z"/>
                <w:rFonts w:ascii="Times New Roman" w:eastAsia="Times New Roman" w:hAnsi="Times New Roman" w:cs="Times New Roman"/>
                <w:sz w:val="20"/>
                <w:szCs w:val="20"/>
              </w:rPr>
              <w:pPrChange w:id="559"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583510C9" w14:textId="076FF492" w:rsidR="00D1126E" w:rsidRPr="00D1126E" w:rsidDel="00A12125" w:rsidRDefault="00D1126E" w:rsidP="00A12125">
            <w:pPr>
              <w:spacing w:after="0" w:line="240" w:lineRule="auto"/>
              <w:rPr>
                <w:del w:id="560" w:author="Stefanie Lane" w:date="2023-01-17T10:52:00Z"/>
                <w:rFonts w:ascii="Times New Roman" w:eastAsia="Times New Roman" w:hAnsi="Times New Roman" w:cs="Times New Roman"/>
                <w:sz w:val="20"/>
                <w:szCs w:val="20"/>
              </w:rPr>
              <w:pPrChange w:id="561" w:author="Stefanie Lane" w:date="2023-01-17T10:52:00Z">
                <w:pPr>
                  <w:spacing w:after="0" w:line="240" w:lineRule="auto"/>
                </w:pPr>
              </w:pPrChange>
            </w:pPr>
          </w:p>
        </w:tc>
      </w:tr>
      <w:tr w:rsidR="00D1126E" w:rsidRPr="00D1126E" w:rsidDel="00A12125" w14:paraId="67D2B1CF" w14:textId="1F66BAE7" w:rsidTr="002B358C">
        <w:trPr>
          <w:divId w:val="86388072"/>
          <w:trHeight w:val="290"/>
          <w:jc w:val="center"/>
          <w:del w:id="562"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22F7EE86" w:rsidR="00D1126E" w:rsidRPr="00D1126E" w:rsidDel="00A12125" w:rsidRDefault="00D1126E" w:rsidP="00A12125">
            <w:pPr>
              <w:spacing w:after="0" w:line="240" w:lineRule="auto"/>
              <w:jc w:val="right"/>
              <w:rPr>
                <w:del w:id="563" w:author="Stefanie Lane" w:date="2023-01-17T10:52:00Z"/>
                <w:rFonts w:ascii="Calibri" w:eastAsia="Times New Roman" w:hAnsi="Calibri" w:cs="Calibri"/>
                <w:color w:val="000000"/>
                <w:sz w:val="20"/>
                <w:szCs w:val="20"/>
              </w:rPr>
              <w:pPrChange w:id="564" w:author="Stefanie Lane" w:date="2023-01-17T10:52:00Z">
                <w:pPr>
                  <w:spacing w:after="0" w:line="240" w:lineRule="auto"/>
                  <w:jc w:val="right"/>
                </w:pPr>
              </w:pPrChange>
            </w:pPr>
            <w:del w:id="565"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1C864E0B" w:rsidR="00D1126E" w:rsidRPr="00D1126E" w:rsidDel="00A12125" w:rsidRDefault="00D1126E" w:rsidP="00A12125">
            <w:pPr>
              <w:spacing w:after="0" w:line="240" w:lineRule="auto"/>
              <w:jc w:val="center"/>
              <w:rPr>
                <w:del w:id="566" w:author="Stefanie Lane" w:date="2023-01-17T10:52:00Z"/>
                <w:rFonts w:ascii="Calibri" w:eastAsia="Times New Roman" w:hAnsi="Calibri" w:cs="Calibri"/>
                <w:color w:val="000000"/>
                <w:sz w:val="20"/>
                <w:szCs w:val="20"/>
              </w:rPr>
              <w:pPrChange w:id="567" w:author="Stefanie Lane" w:date="2023-01-17T10:52:00Z">
                <w:pPr>
                  <w:spacing w:after="0" w:line="240" w:lineRule="auto"/>
                  <w:jc w:val="center"/>
                </w:pPr>
              </w:pPrChange>
            </w:pPr>
            <w:del w:id="568" w:author="Stefanie Lane" w:date="2023-01-17T10:52:00Z">
              <w:r w:rsidRPr="00D1126E" w:rsidDel="00A12125">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676CBAC9" w:rsidR="00D1126E" w:rsidRPr="00D1126E" w:rsidDel="00A12125" w:rsidRDefault="00D1126E" w:rsidP="00A12125">
            <w:pPr>
              <w:spacing w:after="0" w:line="240" w:lineRule="auto"/>
              <w:jc w:val="center"/>
              <w:rPr>
                <w:del w:id="569" w:author="Stefanie Lane" w:date="2023-01-17T10:52:00Z"/>
                <w:rFonts w:ascii="Calibri" w:eastAsia="Times New Roman" w:hAnsi="Calibri" w:cs="Calibri"/>
                <w:color w:val="000000"/>
                <w:sz w:val="20"/>
                <w:szCs w:val="20"/>
              </w:rPr>
              <w:pPrChange w:id="570" w:author="Stefanie Lane" w:date="2023-01-17T10:52:00Z">
                <w:pPr>
                  <w:spacing w:after="0" w:line="240" w:lineRule="auto"/>
                  <w:jc w:val="center"/>
                </w:pPr>
              </w:pPrChange>
            </w:pPr>
            <w:del w:id="571"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6292BF95" w14:textId="5146931A" w:rsidR="00D1126E" w:rsidRPr="00D1126E" w:rsidDel="00A12125" w:rsidRDefault="00D1126E" w:rsidP="00A12125">
            <w:pPr>
              <w:spacing w:after="0" w:line="240" w:lineRule="auto"/>
              <w:jc w:val="center"/>
              <w:rPr>
                <w:del w:id="572" w:author="Stefanie Lane" w:date="2023-01-17T10:52:00Z"/>
                <w:rFonts w:ascii="Calibri" w:eastAsia="Times New Roman" w:hAnsi="Calibri" w:cs="Calibri"/>
                <w:color w:val="000000"/>
                <w:sz w:val="20"/>
                <w:szCs w:val="20"/>
              </w:rPr>
              <w:pPrChange w:id="573"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1B861D5F" w:rsidR="00D1126E" w:rsidRPr="00D1126E" w:rsidDel="00A12125" w:rsidRDefault="00D1126E" w:rsidP="00A12125">
            <w:pPr>
              <w:spacing w:after="0" w:line="240" w:lineRule="auto"/>
              <w:jc w:val="center"/>
              <w:rPr>
                <w:del w:id="574" w:author="Stefanie Lane" w:date="2023-01-17T10:52:00Z"/>
                <w:rFonts w:ascii="Calibri" w:eastAsia="Times New Roman" w:hAnsi="Calibri" w:cs="Calibri"/>
                <w:color w:val="000000"/>
                <w:sz w:val="20"/>
                <w:szCs w:val="20"/>
              </w:rPr>
              <w:pPrChange w:id="575" w:author="Stefanie Lane" w:date="2023-01-17T10:52:00Z">
                <w:pPr>
                  <w:spacing w:after="0" w:line="240" w:lineRule="auto"/>
                  <w:jc w:val="center"/>
                </w:pPr>
              </w:pPrChange>
            </w:pPr>
            <w:del w:id="576"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03217F96" w:rsidR="00D1126E" w:rsidRPr="00D1126E" w:rsidDel="00A12125" w:rsidRDefault="00D1126E" w:rsidP="00A12125">
            <w:pPr>
              <w:spacing w:after="0" w:line="240" w:lineRule="auto"/>
              <w:jc w:val="center"/>
              <w:rPr>
                <w:del w:id="577" w:author="Stefanie Lane" w:date="2023-01-17T10:52:00Z"/>
                <w:rFonts w:ascii="Calibri" w:eastAsia="Times New Roman" w:hAnsi="Calibri" w:cs="Calibri"/>
                <w:color w:val="000000"/>
                <w:sz w:val="20"/>
                <w:szCs w:val="20"/>
              </w:rPr>
              <w:pPrChange w:id="578" w:author="Stefanie Lane" w:date="2023-01-17T10:52:00Z">
                <w:pPr>
                  <w:spacing w:after="0" w:line="240" w:lineRule="auto"/>
                  <w:jc w:val="center"/>
                </w:pPr>
              </w:pPrChange>
            </w:pPr>
            <w:del w:id="579" w:author="Stefanie Lane" w:date="2023-01-17T10:52:00Z">
              <w:r w:rsidRPr="00D1126E" w:rsidDel="00A12125">
                <w:rPr>
                  <w:rFonts w:ascii="Calibri" w:eastAsia="Times New Roman" w:hAnsi="Calibri" w:cs="Calibri"/>
                  <w:color w:val="000000"/>
                  <w:sz w:val="20"/>
                  <w:szCs w:val="20"/>
                </w:rPr>
                <w:delText>3.9</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37284834" w:rsidR="00D1126E" w:rsidRPr="00D1126E" w:rsidDel="00A12125" w:rsidRDefault="00D1126E" w:rsidP="00A12125">
            <w:pPr>
              <w:spacing w:after="0" w:line="240" w:lineRule="auto"/>
              <w:jc w:val="center"/>
              <w:rPr>
                <w:del w:id="580" w:author="Stefanie Lane" w:date="2023-01-17T10:52:00Z"/>
                <w:rFonts w:ascii="Calibri" w:eastAsia="Times New Roman" w:hAnsi="Calibri" w:cs="Calibri"/>
                <w:color w:val="000000"/>
                <w:sz w:val="20"/>
                <w:szCs w:val="20"/>
              </w:rPr>
              <w:pPrChange w:id="581" w:author="Stefanie Lane" w:date="2023-01-17T10:52:00Z">
                <w:pPr>
                  <w:spacing w:after="0" w:line="240" w:lineRule="auto"/>
                  <w:jc w:val="center"/>
                </w:pPr>
              </w:pPrChange>
            </w:pPr>
            <w:del w:id="582"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0B4C0A27" w14:textId="19E1098B" w:rsidTr="002B358C">
        <w:trPr>
          <w:divId w:val="86388072"/>
          <w:trHeight w:val="290"/>
          <w:jc w:val="center"/>
          <w:del w:id="583" w:author="Stefanie Lane" w:date="2023-01-17T10:52:00Z"/>
        </w:trPr>
        <w:tc>
          <w:tcPr>
            <w:tcW w:w="1080" w:type="dxa"/>
            <w:tcBorders>
              <w:top w:val="nil"/>
              <w:left w:val="nil"/>
              <w:bottom w:val="nil"/>
              <w:right w:val="nil"/>
            </w:tcBorders>
            <w:shd w:val="clear" w:color="auto" w:fill="auto"/>
            <w:noWrap/>
            <w:vAlign w:val="bottom"/>
            <w:hideMark/>
          </w:tcPr>
          <w:p w14:paraId="18FC35EE" w14:textId="431CE963" w:rsidR="00D1126E" w:rsidRPr="00D1126E" w:rsidDel="00A12125" w:rsidRDefault="00D1126E" w:rsidP="00A12125">
            <w:pPr>
              <w:spacing w:after="0" w:line="240" w:lineRule="auto"/>
              <w:jc w:val="right"/>
              <w:rPr>
                <w:del w:id="584" w:author="Stefanie Lane" w:date="2023-01-17T10:52:00Z"/>
                <w:rFonts w:ascii="Calibri" w:eastAsia="Times New Roman" w:hAnsi="Calibri" w:cs="Calibri"/>
                <w:color w:val="000000"/>
                <w:sz w:val="20"/>
                <w:szCs w:val="20"/>
              </w:rPr>
              <w:pPrChange w:id="585" w:author="Stefanie Lane" w:date="2023-01-17T10:52:00Z">
                <w:pPr>
                  <w:spacing w:after="0" w:line="240" w:lineRule="auto"/>
                  <w:jc w:val="right"/>
                </w:pPr>
              </w:pPrChange>
            </w:pPr>
            <w:del w:id="586"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1EADBC3C" w14:textId="47326104" w:rsidR="00D1126E" w:rsidRPr="00D1126E" w:rsidDel="00A12125" w:rsidRDefault="00D1126E" w:rsidP="00A12125">
            <w:pPr>
              <w:spacing w:after="0" w:line="240" w:lineRule="auto"/>
              <w:jc w:val="center"/>
              <w:rPr>
                <w:del w:id="587" w:author="Stefanie Lane" w:date="2023-01-17T10:52:00Z"/>
                <w:rFonts w:ascii="Calibri" w:eastAsia="Times New Roman" w:hAnsi="Calibri" w:cs="Calibri"/>
                <w:color w:val="000000"/>
                <w:sz w:val="20"/>
                <w:szCs w:val="20"/>
              </w:rPr>
              <w:pPrChange w:id="588" w:author="Stefanie Lane" w:date="2023-01-17T10:52:00Z">
                <w:pPr>
                  <w:spacing w:after="0" w:line="240" w:lineRule="auto"/>
                  <w:jc w:val="center"/>
                </w:pPr>
              </w:pPrChange>
            </w:pPr>
            <w:del w:id="589" w:author="Stefanie Lane" w:date="2023-01-17T10:52:00Z">
              <w:r w:rsidRPr="00D1126E" w:rsidDel="00A12125">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0A1B1C4C" w14:textId="72C0BF6D" w:rsidR="00D1126E" w:rsidRPr="00D1126E" w:rsidDel="00A12125" w:rsidRDefault="00D1126E" w:rsidP="00A12125">
            <w:pPr>
              <w:spacing w:after="0" w:line="240" w:lineRule="auto"/>
              <w:jc w:val="center"/>
              <w:rPr>
                <w:del w:id="590" w:author="Stefanie Lane" w:date="2023-01-17T10:52:00Z"/>
                <w:rFonts w:ascii="Calibri" w:eastAsia="Times New Roman" w:hAnsi="Calibri" w:cs="Calibri"/>
                <w:color w:val="000000"/>
                <w:sz w:val="20"/>
                <w:szCs w:val="20"/>
              </w:rPr>
              <w:pPrChange w:id="591" w:author="Stefanie Lane" w:date="2023-01-17T10:52:00Z">
                <w:pPr>
                  <w:spacing w:after="0" w:line="240" w:lineRule="auto"/>
                  <w:jc w:val="center"/>
                </w:pPr>
              </w:pPrChange>
            </w:pPr>
            <w:del w:id="592" w:author="Stefanie Lane" w:date="2023-01-17T10:52:00Z">
              <w:r w:rsidRPr="00D1126E" w:rsidDel="00A12125">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4D19428F" w14:textId="677CA4CB" w:rsidR="00D1126E" w:rsidRPr="00D1126E" w:rsidDel="00A12125" w:rsidRDefault="00D1126E" w:rsidP="00A12125">
            <w:pPr>
              <w:spacing w:after="0" w:line="240" w:lineRule="auto"/>
              <w:jc w:val="center"/>
              <w:rPr>
                <w:del w:id="593" w:author="Stefanie Lane" w:date="2023-01-17T10:52:00Z"/>
                <w:rFonts w:ascii="Calibri" w:eastAsia="Times New Roman" w:hAnsi="Calibri" w:cs="Calibri"/>
                <w:color w:val="000000"/>
                <w:sz w:val="20"/>
                <w:szCs w:val="20"/>
              </w:rPr>
              <w:pPrChange w:id="594"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5D1B5591" w14:textId="33CAE4AD" w:rsidR="00D1126E" w:rsidRPr="00D1126E" w:rsidDel="00A12125" w:rsidRDefault="00D1126E" w:rsidP="00A12125">
            <w:pPr>
              <w:spacing w:after="0" w:line="240" w:lineRule="auto"/>
              <w:jc w:val="center"/>
              <w:rPr>
                <w:del w:id="595" w:author="Stefanie Lane" w:date="2023-01-17T10:52:00Z"/>
                <w:rFonts w:ascii="Calibri" w:eastAsia="Times New Roman" w:hAnsi="Calibri" w:cs="Calibri"/>
                <w:color w:val="000000"/>
                <w:sz w:val="20"/>
                <w:szCs w:val="20"/>
              </w:rPr>
              <w:pPrChange w:id="596" w:author="Stefanie Lane" w:date="2023-01-17T10:52:00Z">
                <w:pPr>
                  <w:spacing w:after="0" w:line="240" w:lineRule="auto"/>
                  <w:jc w:val="center"/>
                </w:pPr>
              </w:pPrChange>
            </w:pPr>
            <w:del w:id="597" w:author="Stefanie Lane" w:date="2023-01-17T10:52:00Z">
              <w:r w:rsidRPr="00D1126E" w:rsidDel="00A12125">
                <w:rPr>
                  <w:rFonts w:ascii="Calibri" w:eastAsia="Times New Roman" w:hAnsi="Calibri" w:cs="Calibri"/>
                  <w:color w:val="000000"/>
                  <w:sz w:val="20"/>
                  <w:szCs w:val="20"/>
                </w:rPr>
                <w:delText>9.7</w:delText>
              </w:r>
            </w:del>
          </w:p>
        </w:tc>
        <w:tc>
          <w:tcPr>
            <w:tcW w:w="800" w:type="dxa"/>
            <w:tcBorders>
              <w:top w:val="nil"/>
              <w:left w:val="nil"/>
              <w:bottom w:val="single" w:sz="4" w:space="0" w:color="auto"/>
              <w:right w:val="nil"/>
            </w:tcBorders>
            <w:shd w:val="clear" w:color="auto" w:fill="auto"/>
            <w:noWrap/>
            <w:vAlign w:val="bottom"/>
            <w:hideMark/>
          </w:tcPr>
          <w:p w14:paraId="7CAE91E9" w14:textId="09B38E07" w:rsidR="00D1126E" w:rsidRPr="00D1126E" w:rsidDel="00A12125" w:rsidRDefault="00D1126E" w:rsidP="00A12125">
            <w:pPr>
              <w:spacing w:after="0" w:line="240" w:lineRule="auto"/>
              <w:jc w:val="center"/>
              <w:rPr>
                <w:del w:id="598" w:author="Stefanie Lane" w:date="2023-01-17T10:52:00Z"/>
                <w:rFonts w:ascii="Calibri" w:eastAsia="Times New Roman" w:hAnsi="Calibri" w:cs="Calibri"/>
                <w:color w:val="000000"/>
                <w:sz w:val="20"/>
                <w:szCs w:val="20"/>
              </w:rPr>
              <w:pPrChange w:id="599" w:author="Stefanie Lane" w:date="2023-01-17T10:52:00Z">
                <w:pPr>
                  <w:spacing w:after="0" w:line="240" w:lineRule="auto"/>
                  <w:jc w:val="center"/>
                </w:pPr>
              </w:pPrChange>
            </w:pPr>
            <w:del w:id="600" w:author="Stefanie Lane" w:date="2023-01-17T10:52:00Z">
              <w:r w:rsidRPr="00D1126E" w:rsidDel="00A12125">
                <w:rPr>
                  <w:rFonts w:ascii="Calibri" w:eastAsia="Times New Roman" w:hAnsi="Calibri" w:cs="Calibri"/>
                  <w:color w:val="000000"/>
                  <w:sz w:val="20"/>
                  <w:szCs w:val="20"/>
                </w:rPr>
                <w:delText>4.0</w:delText>
              </w:r>
            </w:del>
          </w:p>
        </w:tc>
        <w:tc>
          <w:tcPr>
            <w:tcW w:w="800" w:type="dxa"/>
            <w:tcBorders>
              <w:top w:val="nil"/>
              <w:left w:val="nil"/>
              <w:bottom w:val="single" w:sz="4" w:space="0" w:color="auto"/>
              <w:right w:val="nil"/>
            </w:tcBorders>
            <w:shd w:val="clear" w:color="auto" w:fill="auto"/>
            <w:noWrap/>
            <w:vAlign w:val="bottom"/>
            <w:hideMark/>
          </w:tcPr>
          <w:p w14:paraId="5020899C" w14:textId="485C5977" w:rsidR="00D1126E" w:rsidRPr="00D1126E" w:rsidDel="00A12125" w:rsidRDefault="00D1126E" w:rsidP="00A12125">
            <w:pPr>
              <w:spacing w:after="0" w:line="240" w:lineRule="auto"/>
              <w:jc w:val="center"/>
              <w:rPr>
                <w:del w:id="601" w:author="Stefanie Lane" w:date="2023-01-17T10:52:00Z"/>
                <w:rFonts w:ascii="Calibri" w:eastAsia="Times New Roman" w:hAnsi="Calibri" w:cs="Calibri"/>
                <w:color w:val="000000"/>
                <w:sz w:val="20"/>
                <w:szCs w:val="20"/>
              </w:rPr>
              <w:pPrChange w:id="602" w:author="Stefanie Lane" w:date="2023-01-17T10:52:00Z">
                <w:pPr>
                  <w:spacing w:after="0" w:line="240" w:lineRule="auto"/>
                  <w:jc w:val="center"/>
                </w:pPr>
              </w:pPrChange>
            </w:pPr>
            <w:del w:id="603"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2C7E587E" w14:textId="1ABD0AFD" w:rsidTr="002B358C">
        <w:trPr>
          <w:divId w:val="86388072"/>
          <w:trHeight w:val="290"/>
          <w:jc w:val="center"/>
          <w:del w:id="604"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6937CEC5" w:rsidR="00D1126E" w:rsidRPr="00D1126E" w:rsidDel="00A12125" w:rsidRDefault="00D1126E" w:rsidP="00A12125">
            <w:pPr>
              <w:spacing w:after="0" w:line="240" w:lineRule="auto"/>
              <w:jc w:val="right"/>
              <w:rPr>
                <w:del w:id="605" w:author="Stefanie Lane" w:date="2023-01-17T10:52:00Z"/>
                <w:rFonts w:ascii="Calibri" w:eastAsia="Times New Roman" w:hAnsi="Calibri" w:cs="Calibri"/>
                <w:color w:val="000000"/>
                <w:sz w:val="20"/>
                <w:szCs w:val="20"/>
              </w:rPr>
              <w:pPrChange w:id="606" w:author="Stefanie Lane" w:date="2023-01-17T10:52:00Z">
                <w:pPr>
                  <w:spacing w:after="0" w:line="240" w:lineRule="auto"/>
                  <w:jc w:val="right"/>
                </w:pPr>
              </w:pPrChange>
            </w:pPr>
            <w:del w:id="607"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2CEF9E34" w14:textId="1D043B07" w:rsidR="00D1126E" w:rsidRPr="00D1126E" w:rsidDel="00A12125" w:rsidRDefault="00D1126E" w:rsidP="00A12125">
            <w:pPr>
              <w:spacing w:after="0" w:line="240" w:lineRule="auto"/>
              <w:jc w:val="center"/>
              <w:rPr>
                <w:del w:id="608" w:author="Stefanie Lane" w:date="2023-01-17T10:52:00Z"/>
                <w:rFonts w:ascii="Calibri" w:eastAsia="Times New Roman" w:hAnsi="Calibri" w:cs="Calibri"/>
                <w:color w:val="000000"/>
                <w:sz w:val="20"/>
                <w:szCs w:val="20"/>
              </w:rPr>
              <w:pPrChange w:id="609" w:author="Stefanie Lane" w:date="2023-01-17T10:52:00Z">
                <w:pPr>
                  <w:spacing w:after="0" w:line="240" w:lineRule="auto"/>
                  <w:jc w:val="center"/>
                </w:pPr>
              </w:pPrChange>
            </w:pPr>
            <w:del w:id="610"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46593EC1" w:rsidR="00D1126E" w:rsidRPr="00D1126E" w:rsidDel="00A12125" w:rsidRDefault="00D1126E" w:rsidP="00A12125">
            <w:pPr>
              <w:spacing w:after="0" w:line="240" w:lineRule="auto"/>
              <w:jc w:val="center"/>
              <w:rPr>
                <w:del w:id="611" w:author="Stefanie Lane" w:date="2023-01-17T10:52:00Z"/>
                <w:rFonts w:ascii="Calibri" w:eastAsia="Times New Roman" w:hAnsi="Calibri" w:cs="Calibri"/>
                <w:color w:val="000000"/>
                <w:sz w:val="20"/>
                <w:szCs w:val="20"/>
              </w:rPr>
              <w:pPrChange w:id="612" w:author="Stefanie Lane" w:date="2023-01-17T10:52:00Z">
                <w:pPr>
                  <w:spacing w:after="0" w:line="240" w:lineRule="auto"/>
                  <w:jc w:val="center"/>
                </w:pPr>
              </w:pPrChange>
            </w:pPr>
            <w:del w:id="613" w:author="Stefanie Lane" w:date="2023-01-17T10:52:00Z">
              <w:r w:rsidRPr="00D1126E" w:rsidDel="00A12125">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1447F3EB" w14:textId="68C94954" w:rsidR="00D1126E" w:rsidRPr="00D1126E" w:rsidDel="00A12125" w:rsidRDefault="00D1126E" w:rsidP="00A12125">
            <w:pPr>
              <w:spacing w:after="0" w:line="240" w:lineRule="auto"/>
              <w:jc w:val="center"/>
              <w:rPr>
                <w:del w:id="614" w:author="Stefanie Lane" w:date="2023-01-17T10:52:00Z"/>
                <w:rFonts w:ascii="Calibri" w:eastAsia="Times New Roman" w:hAnsi="Calibri" w:cs="Calibri"/>
                <w:color w:val="000000"/>
                <w:sz w:val="20"/>
                <w:szCs w:val="20"/>
              </w:rPr>
              <w:pPrChange w:id="615"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27653C0A" w14:textId="0D0F05D8" w:rsidR="00D1126E" w:rsidRPr="00D1126E" w:rsidDel="00A12125" w:rsidRDefault="00D1126E" w:rsidP="00A12125">
            <w:pPr>
              <w:spacing w:after="0" w:line="240" w:lineRule="auto"/>
              <w:jc w:val="center"/>
              <w:rPr>
                <w:del w:id="616" w:author="Stefanie Lane" w:date="2023-01-17T10:52:00Z"/>
                <w:rFonts w:ascii="Calibri" w:eastAsia="Times New Roman" w:hAnsi="Calibri" w:cs="Calibri"/>
                <w:color w:val="000000"/>
                <w:sz w:val="20"/>
                <w:szCs w:val="20"/>
              </w:rPr>
              <w:pPrChange w:id="617" w:author="Stefanie Lane" w:date="2023-01-17T10:52:00Z">
                <w:pPr>
                  <w:spacing w:after="0" w:line="240" w:lineRule="auto"/>
                  <w:jc w:val="center"/>
                </w:pPr>
              </w:pPrChange>
            </w:pPr>
            <w:del w:id="618" w:author="Stefanie Lane" w:date="2023-01-17T10:52:00Z">
              <w:r w:rsidRPr="00D1126E" w:rsidDel="00A12125">
                <w:rPr>
                  <w:rFonts w:ascii="Calibri" w:eastAsia="Times New Roman" w:hAnsi="Calibri" w:cs="Calibri"/>
                  <w:color w:val="000000"/>
                  <w:sz w:val="20"/>
                  <w:szCs w:val="20"/>
                </w:rPr>
                <w:delText>5.8</w:delText>
              </w:r>
            </w:del>
          </w:p>
        </w:tc>
        <w:tc>
          <w:tcPr>
            <w:tcW w:w="800" w:type="dxa"/>
            <w:tcBorders>
              <w:top w:val="nil"/>
              <w:left w:val="nil"/>
              <w:bottom w:val="single" w:sz="4" w:space="0" w:color="auto"/>
              <w:right w:val="nil"/>
            </w:tcBorders>
            <w:shd w:val="clear" w:color="auto" w:fill="auto"/>
            <w:noWrap/>
            <w:vAlign w:val="bottom"/>
            <w:hideMark/>
          </w:tcPr>
          <w:p w14:paraId="71BD11EA" w14:textId="145FD948" w:rsidR="00D1126E" w:rsidRPr="00D1126E" w:rsidDel="00A12125" w:rsidRDefault="00D1126E" w:rsidP="00A12125">
            <w:pPr>
              <w:spacing w:after="0" w:line="240" w:lineRule="auto"/>
              <w:jc w:val="center"/>
              <w:rPr>
                <w:del w:id="619" w:author="Stefanie Lane" w:date="2023-01-17T10:52:00Z"/>
                <w:rFonts w:ascii="Calibri" w:eastAsia="Times New Roman" w:hAnsi="Calibri" w:cs="Calibri"/>
                <w:color w:val="000000"/>
                <w:sz w:val="20"/>
                <w:szCs w:val="20"/>
              </w:rPr>
              <w:pPrChange w:id="620" w:author="Stefanie Lane" w:date="2023-01-17T10:52:00Z">
                <w:pPr>
                  <w:spacing w:after="0" w:line="240" w:lineRule="auto"/>
                  <w:jc w:val="center"/>
                </w:pPr>
              </w:pPrChange>
            </w:pPr>
            <w:del w:id="621" w:author="Stefanie Lane" w:date="2023-01-17T10:52:00Z">
              <w:r w:rsidRPr="00D1126E" w:rsidDel="00A12125">
                <w:rPr>
                  <w:rFonts w:ascii="Calibri" w:eastAsia="Times New Roman" w:hAnsi="Calibri" w:cs="Calibri"/>
                  <w:color w:val="000000"/>
                  <w:sz w:val="20"/>
                  <w:szCs w:val="20"/>
                </w:rPr>
                <w:delText>2.8</w:delText>
              </w:r>
            </w:del>
          </w:p>
        </w:tc>
        <w:tc>
          <w:tcPr>
            <w:tcW w:w="800" w:type="dxa"/>
            <w:tcBorders>
              <w:top w:val="nil"/>
              <w:left w:val="nil"/>
              <w:bottom w:val="single" w:sz="4" w:space="0" w:color="auto"/>
              <w:right w:val="nil"/>
            </w:tcBorders>
            <w:shd w:val="clear" w:color="auto" w:fill="auto"/>
            <w:noWrap/>
            <w:vAlign w:val="bottom"/>
            <w:hideMark/>
          </w:tcPr>
          <w:p w14:paraId="7D652661" w14:textId="3C1F6045" w:rsidR="00D1126E" w:rsidRPr="00D1126E" w:rsidDel="00A12125" w:rsidRDefault="00D1126E" w:rsidP="00A12125">
            <w:pPr>
              <w:spacing w:after="0" w:line="240" w:lineRule="auto"/>
              <w:jc w:val="center"/>
              <w:rPr>
                <w:del w:id="622" w:author="Stefanie Lane" w:date="2023-01-17T10:52:00Z"/>
                <w:rFonts w:ascii="Calibri" w:eastAsia="Times New Roman" w:hAnsi="Calibri" w:cs="Calibri"/>
                <w:color w:val="000000"/>
                <w:sz w:val="20"/>
                <w:szCs w:val="20"/>
              </w:rPr>
              <w:pPrChange w:id="623" w:author="Stefanie Lane" w:date="2023-01-17T10:52:00Z">
                <w:pPr>
                  <w:spacing w:after="0" w:line="240" w:lineRule="auto"/>
                  <w:jc w:val="center"/>
                </w:pPr>
              </w:pPrChange>
            </w:pPr>
            <w:del w:id="624" w:author="Stefanie Lane" w:date="2023-01-17T10:52:00Z">
              <w:r w:rsidRPr="00D1126E" w:rsidDel="00A12125">
                <w:rPr>
                  <w:rFonts w:ascii="Calibri" w:eastAsia="Times New Roman" w:hAnsi="Calibri" w:cs="Calibri"/>
                  <w:color w:val="000000"/>
                  <w:sz w:val="20"/>
                  <w:szCs w:val="20"/>
                </w:rPr>
                <w:delText>4.6</w:delText>
              </w:r>
            </w:del>
          </w:p>
        </w:tc>
      </w:tr>
      <w:tr w:rsidR="00D1126E" w:rsidRPr="00D1126E" w:rsidDel="00A12125" w14:paraId="38B45896" w14:textId="39333C4E" w:rsidTr="002B358C">
        <w:trPr>
          <w:divId w:val="86388072"/>
          <w:trHeight w:val="200"/>
          <w:jc w:val="center"/>
          <w:del w:id="625" w:author="Stefanie Lane" w:date="2023-01-17T10:52:00Z"/>
        </w:trPr>
        <w:tc>
          <w:tcPr>
            <w:tcW w:w="1080" w:type="dxa"/>
            <w:tcBorders>
              <w:top w:val="nil"/>
              <w:left w:val="nil"/>
              <w:bottom w:val="nil"/>
              <w:right w:val="nil"/>
            </w:tcBorders>
            <w:shd w:val="clear" w:color="auto" w:fill="auto"/>
            <w:noWrap/>
            <w:vAlign w:val="bottom"/>
            <w:hideMark/>
          </w:tcPr>
          <w:p w14:paraId="061599FE" w14:textId="615B502B" w:rsidR="00D1126E" w:rsidRPr="00D1126E" w:rsidDel="00A12125" w:rsidRDefault="00D1126E" w:rsidP="00A12125">
            <w:pPr>
              <w:spacing w:after="0" w:line="240" w:lineRule="auto"/>
              <w:jc w:val="center"/>
              <w:rPr>
                <w:del w:id="626" w:author="Stefanie Lane" w:date="2023-01-17T10:52:00Z"/>
                <w:rFonts w:ascii="Calibri" w:eastAsia="Times New Roman" w:hAnsi="Calibri" w:cs="Calibri"/>
                <w:color w:val="000000"/>
                <w:sz w:val="20"/>
                <w:szCs w:val="20"/>
              </w:rPr>
              <w:pPrChange w:id="627" w:author="Stefanie Lane" w:date="2023-01-17T10:52:00Z">
                <w:pPr>
                  <w:spacing w:after="0" w:line="240" w:lineRule="auto"/>
                  <w:jc w:val="center"/>
                </w:pPr>
              </w:pPrChange>
            </w:pPr>
          </w:p>
        </w:tc>
        <w:tc>
          <w:tcPr>
            <w:tcW w:w="840" w:type="dxa"/>
            <w:tcBorders>
              <w:top w:val="nil"/>
              <w:left w:val="nil"/>
              <w:bottom w:val="nil"/>
              <w:right w:val="nil"/>
            </w:tcBorders>
            <w:shd w:val="clear" w:color="auto" w:fill="auto"/>
            <w:noWrap/>
            <w:vAlign w:val="bottom"/>
            <w:hideMark/>
          </w:tcPr>
          <w:p w14:paraId="05C14BF1" w14:textId="071F6DAC" w:rsidR="00D1126E" w:rsidRPr="00D1126E" w:rsidDel="00A12125" w:rsidRDefault="00D1126E" w:rsidP="00A12125">
            <w:pPr>
              <w:spacing w:after="0" w:line="240" w:lineRule="auto"/>
              <w:rPr>
                <w:del w:id="628" w:author="Stefanie Lane" w:date="2023-01-17T10:52:00Z"/>
                <w:rFonts w:ascii="Times New Roman" w:eastAsia="Times New Roman" w:hAnsi="Times New Roman" w:cs="Times New Roman"/>
                <w:sz w:val="20"/>
                <w:szCs w:val="20"/>
              </w:rPr>
              <w:pPrChange w:id="629"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638B0589" w14:textId="5BBF101D" w:rsidR="00D1126E" w:rsidRPr="00D1126E" w:rsidDel="00A12125" w:rsidRDefault="00D1126E" w:rsidP="00A12125">
            <w:pPr>
              <w:spacing w:after="0" w:line="240" w:lineRule="auto"/>
              <w:rPr>
                <w:del w:id="630" w:author="Stefanie Lane" w:date="2023-01-17T10:52:00Z"/>
                <w:rFonts w:ascii="Times New Roman" w:eastAsia="Times New Roman" w:hAnsi="Times New Roman" w:cs="Times New Roman"/>
                <w:sz w:val="20"/>
                <w:szCs w:val="20"/>
              </w:rPr>
              <w:pPrChange w:id="631"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67604051" w14:textId="4BD9FDF4" w:rsidR="00D1126E" w:rsidRPr="00D1126E" w:rsidDel="00A12125" w:rsidRDefault="00D1126E" w:rsidP="00A12125">
            <w:pPr>
              <w:spacing w:after="0" w:line="240" w:lineRule="auto"/>
              <w:rPr>
                <w:del w:id="632" w:author="Stefanie Lane" w:date="2023-01-17T10:52:00Z"/>
                <w:rFonts w:ascii="Times New Roman" w:eastAsia="Times New Roman" w:hAnsi="Times New Roman" w:cs="Times New Roman"/>
                <w:sz w:val="20"/>
                <w:szCs w:val="20"/>
              </w:rPr>
              <w:pPrChange w:id="633"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729064AD" w14:textId="04F0562E" w:rsidR="00D1126E" w:rsidRPr="00D1126E" w:rsidDel="00A12125" w:rsidRDefault="00D1126E" w:rsidP="00A12125">
            <w:pPr>
              <w:spacing w:after="0" w:line="240" w:lineRule="auto"/>
              <w:rPr>
                <w:del w:id="634" w:author="Stefanie Lane" w:date="2023-01-17T10:52:00Z"/>
                <w:rFonts w:ascii="Times New Roman" w:eastAsia="Times New Roman" w:hAnsi="Times New Roman" w:cs="Times New Roman"/>
                <w:sz w:val="20"/>
                <w:szCs w:val="20"/>
              </w:rPr>
              <w:pPrChange w:id="635"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873275A" w14:textId="1326E2B4" w:rsidR="00D1126E" w:rsidRPr="00D1126E" w:rsidDel="00A12125" w:rsidRDefault="00D1126E" w:rsidP="00A12125">
            <w:pPr>
              <w:spacing w:after="0" w:line="240" w:lineRule="auto"/>
              <w:rPr>
                <w:del w:id="636" w:author="Stefanie Lane" w:date="2023-01-17T10:52:00Z"/>
                <w:rFonts w:ascii="Times New Roman" w:eastAsia="Times New Roman" w:hAnsi="Times New Roman" w:cs="Times New Roman"/>
                <w:sz w:val="20"/>
                <w:szCs w:val="20"/>
              </w:rPr>
              <w:pPrChange w:id="637"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64B96DC0" w14:textId="55D3CB83" w:rsidR="00D1126E" w:rsidRPr="00D1126E" w:rsidDel="00A12125" w:rsidRDefault="00D1126E" w:rsidP="00A12125">
            <w:pPr>
              <w:spacing w:after="0" w:line="240" w:lineRule="auto"/>
              <w:rPr>
                <w:del w:id="638" w:author="Stefanie Lane" w:date="2023-01-17T10:52:00Z"/>
                <w:rFonts w:ascii="Times New Roman" w:eastAsia="Times New Roman" w:hAnsi="Times New Roman" w:cs="Times New Roman"/>
                <w:sz w:val="20"/>
                <w:szCs w:val="20"/>
              </w:rPr>
              <w:pPrChange w:id="639" w:author="Stefanie Lane" w:date="2023-01-17T10:52:00Z">
                <w:pPr>
                  <w:spacing w:after="0" w:line="240" w:lineRule="auto"/>
                </w:pPr>
              </w:pPrChange>
            </w:pPr>
          </w:p>
        </w:tc>
      </w:tr>
      <w:tr w:rsidR="00D1126E" w:rsidRPr="00D1126E" w:rsidDel="00A12125" w14:paraId="499F27C4" w14:textId="34AC4A70" w:rsidTr="002B358C">
        <w:trPr>
          <w:divId w:val="86388072"/>
          <w:trHeight w:val="290"/>
          <w:jc w:val="center"/>
          <w:del w:id="640" w:author="Stefanie Lane" w:date="2023-01-17T10:52:00Z"/>
        </w:trPr>
        <w:tc>
          <w:tcPr>
            <w:tcW w:w="1080" w:type="dxa"/>
            <w:tcBorders>
              <w:top w:val="nil"/>
              <w:left w:val="nil"/>
              <w:bottom w:val="nil"/>
              <w:right w:val="nil"/>
            </w:tcBorders>
            <w:shd w:val="clear" w:color="auto" w:fill="auto"/>
            <w:noWrap/>
            <w:vAlign w:val="bottom"/>
            <w:hideMark/>
          </w:tcPr>
          <w:p w14:paraId="79B7334D" w14:textId="7D9D3C65" w:rsidR="00D1126E" w:rsidRPr="00D1126E" w:rsidDel="00A12125" w:rsidRDefault="00D1126E" w:rsidP="00A12125">
            <w:pPr>
              <w:spacing w:after="0" w:line="240" w:lineRule="auto"/>
              <w:rPr>
                <w:del w:id="641" w:author="Stefanie Lane" w:date="2023-01-17T10:52:00Z"/>
                <w:rFonts w:ascii="Calibri" w:eastAsia="Times New Roman" w:hAnsi="Calibri" w:cs="Calibri"/>
                <w:b/>
                <w:bCs/>
                <w:color w:val="000000"/>
                <w:sz w:val="20"/>
                <w:szCs w:val="20"/>
              </w:rPr>
              <w:pPrChange w:id="642" w:author="Stefanie Lane" w:date="2023-01-17T10:52:00Z">
                <w:pPr>
                  <w:spacing w:after="0" w:line="240" w:lineRule="auto"/>
                </w:pPr>
              </w:pPrChange>
            </w:pPr>
            <w:del w:id="643" w:author="Stefanie Lane" w:date="2023-01-17T10:52:00Z">
              <w:r w:rsidRPr="00D1126E" w:rsidDel="00A12125">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43815C0" w14:textId="1422FA83" w:rsidR="00D1126E" w:rsidRPr="00D1126E" w:rsidDel="00A12125" w:rsidRDefault="00D1126E" w:rsidP="00A12125">
            <w:pPr>
              <w:spacing w:after="0" w:line="240" w:lineRule="auto"/>
              <w:rPr>
                <w:del w:id="644" w:author="Stefanie Lane" w:date="2023-01-17T10:52:00Z"/>
                <w:rFonts w:ascii="Calibri" w:eastAsia="Times New Roman" w:hAnsi="Calibri" w:cs="Calibri"/>
                <w:b/>
                <w:bCs/>
                <w:color w:val="000000"/>
                <w:sz w:val="20"/>
                <w:szCs w:val="20"/>
              </w:rPr>
              <w:pPrChange w:id="645"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76A71521" w14:textId="1CF124F8" w:rsidR="00D1126E" w:rsidRPr="00D1126E" w:rsidDel="00A12125" w:rsidRDefault="00D1126E" w:rsidP="00A12125">
            <w:pPr>
              <w:spacing w:after="0" w:line="240" w:lineRule="auto"/>
              <w:rPr>
                <w:del w:id="646" w:author="Stefanie Lane" w:date="2023-01-17T10:52:00Z"/>
                <w:rFonts w:ascii="Times New Roman" w:eastAsia="Times New Roman" w:hAnsi="Times New Roman" w:cs="Times New Roman"/>
                <w:sz w:val="20"/>
                <w:szCs w:val="20"/>
              </w:rPr>
              <w:pPrChange w:id="647"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02E27D8A" w14:textId="6A240C77" w:rsidR="00D1126E" w:rsidRPr="00D1126E" w:rsidDel="00A12125" w:rsidRDefault="00D1126E" w:rsidP="00A12125">
            <w:pPr>
              <w:spacing w:after="0" w:line="240" w:lineRule="auto"/>
              <w:rPr>
                <w:del w:id="648" w:author="Stefanie Lane" w:date="2023-01-17T10:52:00Z"/>
                <w:rFonts w:ascii="Times New Roman" w:eastAsia="Times New Roman" w:hAnsi="Times New Roman" w:cs="Times New Roman"/>
                <w:sz w:val="20"/>
                <w:szCs w:val="20"/>
              </w:rPr>
              <w:pPrChange w:id="649"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45F6D5FF" w14:textId="03FF3149" w:rsidR="00D1126E" w:rsidRPr="00D1126E" w:rsidDel="00A12125" w:rsidRDefault="00D1126E" w:rsidP="00A12125">
            <w:pPr>
              <w:spacing w:after="0" w:line="240" w:lineRule="auto"/>
              <w:rPr>
                <w:del w:id="650" w:author="Stefanie Lane" w:date="2023-01-17T10:52:00Z"/>
                <w:rFonts w:ascii="Times New Roman" w:eastAsia="Times New Roman" w:hAnsi="Times New Roman" w:cs="Times New Roman"/>
                <w:sz w:val="20"/>
                <w:szCs w:val="20"/>
              </w:rPr>
              <w:pPrChange w:id="651"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97C80B1" w14:textId="70128141" w:rsidR="00D1126E" w:rsidRPr="00D1126E" w:rsidDel="00A12125" w:rsidRDefault="00D1126E" w:rsidP="00A12125">
            <w:pPr>
              <w:spacing w:after="0" w:line="240" w:lineRule="auto"/>
              <w:rPr>
                <w:del w:id="652" w:author="Stefanie Lane" w:date="2023-01-17T10:52:00Z"/>
                <w:rFonts w:ascii="Times New Roman" w:eastAsia="Times New Roman" w:hAnsi="Times New Roman" w:cs="Times New Roman"/>
                <w:sz w:val="20"/>
                <w:szCs w:val="20"/>
              </w:rPr>
              <w:pPrChange w:id="653"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861C3BE" w14:textId="10F57C40" w:rsidR="00D1126E" w:rsidRPr="00D1126E" w:rsidDel="00A12125" w:rsidRDefault="00D1126E" w:rsidP="00A12125">
            <w:pPr>
              <w:spacing w:after="0" w:line="240" w:lineRule="auto"/>
              <w:rPr>
                <w:del w:id="654" w:author="Stefanie Lane" w:date="2023-01-17T10:52:00Z"/>
                <w:rFonts w:ascii="Times New Roman" w:eastAsia="Times New Roman" w:hAnsi="Times New Roman" w:cs="Times New Roman"/>
                <w:sz w:val="20"/>
                <w:szCs w:val="20"/>
              </w:rPr>
              <w:pPrChange w:id="655" w:author="Stefanie Lane" w:date="2023-01-17T10:52:00Z">
                <w:pPr>
                  <w:spacing w:after="0" w:line="240" w:lineRule="auto"/>
                </w:pPr>
              </w:pPrChange>
            </w:pPr>
          </w:p>
        </w:tc>
      </w:tr>
      <w:tr w:rsidR="00D1126E" w:rsidRPr="00D1126E" w:rsidDel="00A12125" w14:paraId="63D1FABD" w14:textId="08C3E86E" w:rsidTr="002B358C">
        <w:trPr>
          <w:divId w:val="86388072"/>
          <w:trHeight w:val="290"/>
          <w:jc w:val="center"/>
          <w:del w:id="656"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50B08473" w:rsidR="00D1126E" w:rsidRPr="00D1126E" w:rsidDel="00A12125" w:rsidRDefault="00D1126E" w:rsidP="00A12125">
            <w:pPr>
              <w:spacing w:after="0" w:line="240" w:lineRule="auto"/>
              <w:jc w:val="right"/>
              <w:rPr>
                <w:del w:id="657" w:author="Stefanie Lane" w:date="2023-01-17T10:52:00Z"/>
                <w:rFonts w:ascii="Calibri" w:eastAsia="Times New Roman" w:hAnsi="Calibri" w:cs="Calibri"/>
                <w:color w:val="000000"/>
                <w:sz w:val="20"/>
                <w:szCs w:val="20"/>
              </w:rPr>
              <w:pPrChange w:id="658" w:author="Stefanie Lane" w:date="2023-01-17T10:52:00Z">
                <w:pPr>
                  <w:spacing w:after="0" w:line="240" w:lineRule="auto"/>
                  <w:jc w:val="right"/>
                </w:pPr>
              </w:pPrChange>
            </w:pPr>
            <w:del w:id="659"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1ED620D9" w:rsidR="00D1126E" w:rsidRPr="00D1126E" w:rsidDel="00A12125" w:rsidRDefault="00D1126E" w:rsidP="00A12125">
            <w:pPr>
              <w:spacing w:after="0" w:line="240" w:lineRule="auto"/>
              <w:jc w:val="center"/>
              <w:rPr>
                <w:del w:id="660" w:author="Stefanie Lane" w:date="2023-01-17T10:52:00Z"/>
                <w:rFonts w:ascii="Calibri" w:eastAsia="Times New Roman" w:hAnsi="Calibri" w:cs="Calibri"/>
                <w:color w:val="000000"/>
                <w:sz w:val="20"/>
                <w:szCs w:val="20"/>
              </w:rPr>
              <w:pPrChange w:id="661" w:author="Stefanie Lane" w:date="2023-01-17T10:52:00Z">
                <w:pPr>
                  <w:spacing w:after="0" w:line="240" w:lineRule="auto"/>
                  <w:jc w:val="center"/>
                </w:pPr>
              </w:pPrChange>
            </w:pPr>
            <w:del w:id="662" w:author="Stefanie Lane" w:date="2023-01-17T10:52:00Z">
              <w:r w:rsidRPr="00D1126E" w:rsidDel="00A12125">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17B6DBFB" w:rsidR="00D1126E" w:rsidRPr="00D1126E" w:rsidDel="00A12125" w:rsidRDefault="00D1126E" w:rsidP="00A12125">
            <w:pPr>
              <w:spacing w:after="0" w:line="240" w:lineRule="auto"/>
              <w:jc w:val="center"/>
              <w:rPr>
                <w:del w:id="663" w:author="Stefanie Lane" w:date="2023-01-17T10:52:00Z"/>
                <w:rFonts w:ascii="Calibri" w:eastAsia="Times New Roman" w:hAnsi="Calibri" w:cs="Calibri"/>
                <w:color w:val="000000"/>
                <w:sz w:val="20"/>
                <w:szCs w:val="20"/>
              </w:rPr>
              <w:pPrChange w:id="664" w:author="Stefanie Lane" w:date="2023-01-17T10:52:00Z">
                <w:pPr>
                  <w:spacing w:after="0" w:line="240" w:lineRule="auto"/>
                  <w:jc w:val="center"/>
                </w:pPr>
              </w:pPrChange>
            </w:pPr>
            <w:del w:id="665" w:author="Stefanie Lane" w:date="2023-01-17T10:52:00Z">
              <w:r w:rsidRPr="00D1126E" w:rsidDel="00A12125">
                <w:rPr>
                  <w:rFonts w:ascii="Calibri" w:eastAsia="Times New Roman" w:hAnsi="Calibri" w:cs="Calibri"/>
                  <w:color w:val="000000"/>
                  <w:sz w:val="20"/>
                  <w:szCs w:val="20"/>
                </w:rPr>
                <w:delText>30</w:delText>
              </w:r>
            </w:del>
          </w:p>
        </w:tc>
        <w:tc>
          <w:tcPr>
            <w:tcW w:w="300" w:type="dxa"/>
            <w:tcBorders>
              <w:top w:val="nil"/>
              <w:left w:val="nil"/>
              <w:bottom w:val="nil"/>
              <w:right w:val="nil"/>
            </w:tcBorders>
            <w:shd w:val="clear" w:color="auto" w:fill="auto"/>
            <w:noWrap/>
            <w:vAlign w:val="bottom"/>
            <w:hideMark/>
          </w:tcPr>
          <w:p w14:paraId="6DA8B8A9" w14:textId="5D21FA08" w:rsidR="00D1126E" w:rsidRPr="00D1126E" w:rsidDel="00A12125" w:rsidRDefault="00D1126E" w:rsidP="00A12125">
            <w:pPr>
              <w:spacing w:after="0" w:line="240" w:lineRule="auto"/>
              <w:jc w:val="center"/>
              <w:rPr>
                <w:del w:id="666" w:author="Stefanie Lane" w:date="2023-01-17T10:52:00Z"/>
                <w:rFonts w:ascii="Calibri" w:eastAsia="Times New Roman" w:hAnsi="Calibri" w:cs="Calibri"/>
                <w:color w:val="000000"/>
                <w:sz w:val="20"/>
                <w:szCs w:val="20"/>
              </w:rPr>
              <w:pPrChange w:id="667"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B81FA8A" w:rsidR="00D1126E" w:rsidRPr="00D1126E" w:rsidDel="00A12125" w:rsidRDefault="00D1126E" w:rsidP="00A12125">
            <w:pPr>
              <w:spacing w:after="0" w:line="240" w:lineRule="auto"/>
              <w:jc w:val="center"/>
              <w:rPr>
                <w:del w:id="668" w:author="Stefanie Lane" w:date="2023-01-17T10:52:00Z"/>
                <w:rFonts w:ascii="Calibri" w:eastAsia="Times New Roman" w:hAnsi="Calibri" w:cs="Calibri"/>
                <w:color w:val="000000"/>
                <w:sz w:val="20"/>
                <w:szCs w:val="20"/>
              </w:rPr>
              <w:pPrChange w:id="669" w:author="Stefanie Lane" w:date="2023-01-17T10:52:00Z">
                <w:pPr>
                  <w:spacing w:after="0" w:line="240" w:lineRule="auto"/>
                  <w:jc w:val="center"/>
                </w:pPr>
              </w:pPrChange>
            </w:pPr>
            <w:del w:id="670"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44758714" w:rsidR="00D1126E" w:rsidRPr="00D1126E" w:rsidDel="00A12125" w:rsidRDefault="00D1126E" w:rsidP="00A12125">
            <w:pPr>
              <w:spacing w:after="0" w:line="240" w:lineRule="auto"/>
              <w:jc w:val="center"/>
              <w:rPr>
                <w:del w:id="671" w:author="Stefanie Lane" w:date="2023-01-17T10:52:00Z"/>
                <w:rFonts w:ascii="Calibri" w:eastAsia="Times New Roman" w:hAnsi="Calibri" w:cs="Calibri"/>
                <w:color w:val="000000"/>
                <w:sz w:val="20"/>
                <w:szCs w:val="20"/>
              </w:rPr>
              <w:pPrChange w:id="672" w:author="Stefanie Lane" w:date="2023-01-17T10:52:00Z">
                <w:pPr>
                  <w:spacing w:after="0" w:line="240" w:lineRule="auto"/>
                  <w:jc w:val="center"/>
                </w:pPr>
              </w:pPrChange>
            </w:pPr>
            <w:del w:id="673" w:author="Stefanie Lane" w:date="2023-01-17T10:52:00Z">
              <w:r w:rsidRPr="00D1126E" w:rsidDel="00A12125">
                <w:rPr>
                  <w:rFonts w:ascii="Calibri" w:eastAsia="Times New Roman" w:hAnsi="Calibri" w:cs="Calibri"/>
                  <w:color w:val="000000"/>
                  <w:sz w:val="20"/>
                  <w:szCs w:val="20"/>
                </w:rPr>
                <w:delText>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6BCBE959" w:rsidR="00D1126E" w:rsidRPr="00D1126E" w:rsidDel="00A12125" w:rsidRDefault="00D1126E" w:rsidP="00A12125">
            <w:pPr>
              <w:spacing w:after="0" w:line="240" w:lineRule="auto"/>
              <w:jc w:val="center"/>
              <w:rPr>
                <w:del w:id="674" w:author="Stefanie Lane" w:date="2023-01-17T10:52:00Z"/>
                <w:rFonts w:ascii="Calibri" w:eastAsia="Times New Roman" w:hAnsi="Calibri" w:cs="Calibri"/>
                <w:color w:val="000000"/>
                <w:sz w:val="20"/>
                <w:szCs w:val="20"/>
              </w:rPr>
              <w:pPrChange w:id="675" w:author="Stefanie Lane" w:date="2023-01-17T10:52:00Z">
                <w:pPr>
                  <w:spacing w:after="0" w:line="240" w:lineRule="auto"/>
                  <w:jc w:val="center"/>
                </w:pPr>
              </w:pPrChange>
            </w:pPr>
            <w:del w:id="676" w:author="Stefanie Lane" w:date="2023-01-17T10:52:00Z">
              <w:r w:rsidRPr="00D1126E" w:rsidDel="00A12125">
                <w:rPr>
                  <w:rFonts w:ascii="Calibri" w:eastAsia="Times New Roman" w:hAnsi="Calibri" w:cs="Calibri"/>
                  <w:color w:val="000000"/>
                  <w:sz w:val="20"/>
                  <w:szCs w:val="20"/>
                </w:rPr>
                <w:delText>2.8</w:delText>
              </w:r>
            </w:del>
          </w:p>
        </w:tc>
      </w:tr>
      <w:tr w:rsidR="00D1126E" w:rsidRPr="00D1126E" w:rsidDel="00A12125" w14:paraId="0DF12F27" w14:textId="129FA724" w:rsidTr="002B358C">
        <w:trPr>
          <w:divId w:val="86388072"/>
          <w:trHeight w:val="290"/>
          <w:jc w:val="center"/>
          <w:del w:id="677" w:author="Stefanie Lane" w:date="2023-01-17T10:52:00Z"/>
        </w:trPr>
        <w:tc>
          <w:tcPr>
            <w:tcW w:w="1080" w:type="dxa"/>
            <w:tcBorders>
              <w:top w:val="nil"/>
              <w:left w:val="nil"/>
              <w:bottom w:val="nil"/>
              <w:right w:val="nil"/>
            </w:tcBorders>
            <w:shd w:val="clear" w:color="auto" w:fill="auto"/>
            <w:noWrap/>
            <w:vAlign w:val="bottom"/>
            <w:hideMark/>
          </w:tcPr>
          <w:p w14:paraId="098D1A87" w14:textId="5EB8896B" w:rsidR="00D1126E" w:rsidRPr="00D1126E" w:rsidDel="00A12125" w:rsidRDefault="00D1126E" w:rsidP="00A12125">
            <w:pPr>
              <w:spacing w:after="0" w:line="240" w:lineRule="auto"/>
              <w:jc w:val="right"/>
              <w:rPr>
                <w:del w:id="678" w:author="Stefanie Lane" w:date="2023-01-17T10:52:00Z"/>
                <w:rFonts w:ascii="Calibri" w:eastAsia="Times New Roman" w:hAnsi="Calibri" w:cs="Calibri"/>
                <w:color w:val="000000"/>
                <w:sz w:val="20"/>
                <w:szCs w:val="20"/>
              </w:rPr>
              <w:pPrChange w:id="679" w:author="Stefanie Lane" w:date="2023-01-17T10:52:00Z">
                <w:pPr>
                  <w:spacing w:after="0" w:line="240" w:lineRule="auto"/>
                  <w:jc w:val="right"/>
                </w:pPr>
              </w:pPrChange>
            </w:pPr>
            <w:del w:id="680"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53F55CF" w14:textId="687CB652" w:rsidR="00D1126E" w:rsidRPr="00D1126E" w:rsidDel="00A12125" w:rsidRDefault="00D1126E" w:rsidP="00A12125">
            <w:pPr>
              <w:spacing w:after="0" w:line="240" w:lineRule="auto"/>
              <w:jc w:val="center"/>
              <w:rPr>
                <w:del w:id="681" w:author="Stefanie Lane" w:date="2023-01-17T10:52:00Z"/>
                <w:rFonts w:ascii="Calibri" w:eastAsia="Times New Roman" w:hAnsi="Calibri" w:cs="Calibri"/>
                <w:color w:val="000000"/>
                <w:sz w:val="20"/>
                <w:szCs w:val="20"/>
              </w:rPr>
              <w:pPrChange w:id="682" w:author="Stefanie Lane" w:date="2023-01-17T10:52:00Z">
                <w:pPr>
                  <w:spacing w:after="0" w:line="240" w:lineRule="auto"/>
                  <w:jc w:val="center"/>
                </w:pPr>
              </w:pPrChange>
            </w:pPr>
            <w:del w:id="683"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69CB927B" w14:textId="136B4993" w:rsidR="00D1126E" w:rsidRPr="00D1126E" w:rsidDel="00A12125" w:rsidRDefault="00D1126E" w:rsidP="00A12125">
            <w:pPr>
              <w:spacing w:after="0" w:line="240" w:lineRule="auto"/>
              <w:jc w:val="center"/>
              <w:rPr>
                <w:del w:id="684" w:author="Stefanie Lane" w:date="2023-01-17T10:52:00Z"/>
                <w:rFonts w:ascii="Calibri" w:eastAsia="Times New Roman" w:hAnsi="Calibri" w:cs="Calibri"/>
                <w:color w:val="000000"/>
                <w:sz w:val="20"/>
                <w:szCs w:val="20"/>
              </w:rPr>
              <w:pPrChange w:id="685" w:author="Stefanie Lane" w:date="2023-01-17T10:52:00Z">
                <w:pPr>
                  <w:spacing w:after="0" w:line="240" w:lineRule="auto"/>
                  <w:jc w:val="center"/>
                </w:pPr>
              </w:pPrChange>
            </w:pPr>
            <w:del w:id="686"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41BF5FEF" w14:textId="15F24174" w:rsidR="00D1126E" w:rsidRPr="00D1126E" w:rsidDel="00A12125" w:rsidRDefault="00D1126E" w:rsidP="00A12125">
            <w:pPr>
              <w:spacing w:after="0" w:line="240" w:lineRule="auto"/>
              <w:jc w:val="center"/>
              <w:rPr>
                <w:del w:id="687" w:author="Stefanie Lane" w:date="2023-01-17T10:52:00Z"/>
                <w:rFonts w:ascii="Calibri" w:eastAsia="Times New Roman" w:hAnsi="Calibri" w:cs="Calibri"/>
                <w:color w:val="000000"/>
                <w:sz w:val="20"/>
                <w:szCs w:val="20"/>
              </w:rPr>
              <w:pPrChange w:id="688"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65D03933" w14:textId="09C5C9B3" w:rsidR="00D1126E" w:rsidRPr="00D1126E" w:rsidDel="00A12125" w:rsidRDefault="00D1126E" w:rsidP="00A12125">
            <w:pPr>
              <w:spacing w:after="0" w:line="240" w:lineRule="auto"/>
              <w:jc w:val="center"/>
              <w:rPr>
                <w:del w:id="689" w:author="Stefanie Lane" w:date="2023-01-17T10:52:00Z"/>
                <w:rFonts w:ascii="Calibri" w:eastAsia="Times New Roman" w:hAnsi="Calibri" w:cs="Calibri"/>
                <w:color w:val="000000"/>
                <w:sz w:val="20"/>
                <w:szCs w:val="20"/>
              </w:rPr>
              <w:pPrChange w:id="690" w:author="Stefanie Lane" w:date="2023-01-17T10:52:00Z">
                <w:pPr>
                  <w:spacing w:after="0" w:line="240" w:lineRule="auto"/>
                  <w:jc w:val="center"/>
                </w:pPr>
              </w:pPrChange>
            </w:pPr>
            <w:del w:id="691" w:author="Stefanie Lane" w:date="2023-01-17T10:52:00Z">
              <w:r w:rsidRPr="00D1126E" w:rsidDel="00A12125">
                <w:rPr>
                  <w:rFonts w:ascii="Calibri" w:eastAsia="Times New Roman" w:hAnsi="Calibri" w:cs="Calibri"/>
                  <w:color w:val="000000"/>
                  <w:sz w:val="20"/>
                  <w:szCs w:val="20"/>
                </w:rPr>
                <w:delText>11.5</w:delText>
              </w:r>
            </w:del>
          </w:p>
        </w:tc>
        <w:tc>
          <w:tcPr>
            <w:tcW w:w="800" w:type="dxa"/>
            <w:tcBorders>
              <w:top w:val="nil"/>
              <w:left w:val="nil"/>
              <w:bottom w:val="single" w:sz="4" w:space="0" w:color="auto"/>
              <w:right w:val="nil"/>
            </w:tcBorders>
            <w:shd w:val="clear" w:color="auto" w:fill="auto"/>
            <w:noWrap/>
            <w:vAlign w:val="bottom"/>
            <w:hideMark/>
          </w:tcPr>
          <w:p w14:paraId="002F5085" w14:textId="03D7813E" w:rsidR="00D1126E" w:rsidRPr="00D1126E" w:rsidDel="00A12125" w:rsidRDefault="00D1126E" w:rsidP="00A12125">
            <w:pPr>
              <w:spacing w:after="0" w:line="240" w:lineRule="auto"/>
              <w:jc w:val="center"/>
              <w:rPr>
                <w:del w:id="692" w:author="Stefanie Lane" w:date="2023-01-17T10:52:00Z"/>
                <w:rFonts w:ascii="Calibri" w:eastAsia="Times New Roman" w:hAnsi="Calibri" w:cs="Calibri"/>
                <w:color w:val="000000"/>
                <w:sz w:val="20"/>
                <w:szCs w:val="20"/>
              </w:rPr>
              <w:pPrChange w:id="693" w:author="Stefanie Lane" w:date="2023-01-17T10:52:00Z">
                <w:pPr>
                  <w:spacing w:after="0" w:line="240" w:lineRule="auto"/>
                  <w:jc w:val="center"/>
                </w:pPr>
              </w:pPrChange>
            </w:pPr>
            <w:del w:id="694" w:author="Stefanie Lane" w:date="2023-01-17T10:52:00Z">
              <w:r w:rsidRPr="00D1126E" w:rsidDel="00A12125">
                <w:rPr>
                  <w:rFonts w:ascii="Calibri" w:eastAsia="Times New Roman" w:hAnsi="Calibri" w:cs="Calibri"/>
                  <w:color w:val="000000"/>
                  <w:sz w:val="20"/>
                  <w:szCs w:val="20"/>
                </w:rPr>
                <w:delText>2.9</w:delText>
              </w:r>
            </w:del>
          </w:p>
        </w:tc>
        <w:tc>
          <w:tcPr>
            <w:tcW w:w="800" w:type="dxa"/>
            <w:tcBorders>
              <w:top w:val="nil"/>
              <w:left w:val="nil"/>
              <w:bottom w:val="single" w:sz="4" w:space="0" w:color="auto"/>
              <w:right w:val="nil"/>
            </w:tcBorders>
            <w:shd w:val="clear" w:color="auto" w:fill="auto"/>
            <w:noWrap/>
            <w:vAlign w:val="bottom"/>
            <w:hideMark/>
          </w:tcPr>
          <w:p w14:paraId="32309C84" w14:textId="7D85D740" w:rsidR="00D1126E" w:rsidRPr="00D1126E" w:rsidDel="00A12125" w:rsidRDefault="00D1126E" w:rsidP="00A12125">
            <w:pPr>
              <w:spacing w:after="0" w:line="240" w:lineRule="auto"/>
              <w:jc w:val="center"/>
              <w:rPr>
                <w:del w:id="695" w:author="Stefanie Lane" w:date="2023-01-17T10:52:00Z"/>
                <w:rFonts w:ascii="Calibri" w:eastAsia="Times New Roman" w:hAnsi="Calibri" w:cs="Calibri"/>
                <w:color w:val="000000"/>
                <w:sz w:val="20"/>
                <w:szCs w:val="20"/>
              </w:rPr>
              <w:pPrChange w:id="696" w:author="Stefanie Lane" w:date="2023-01-17T10:52:00Z">
                <w:pPr>
                  <w:spacing w:after="0" w:line="240" w:lineRule="auto"/>
                  <w:jc w:val="center"/>
                </w:pPr>
              </w:pPrChange>
            </w:pPr>
            <w:del w:id="697" w:author="Stefanie Lane" w:date="2023-01-17T10:52:00Z">
              <w:r w:rsidRPr="00D1126E" w:rsidDel="00A12125">
                <w:rPr>
                  <w:rFonts w:ascii="Calibri" w:eastAsia="Times New Roman" w:hAnsi="Calibri" w:cs="Calibri"/>
                  <w:color w:val="000000"/>
                  <w:sz w:val="20"/>
                  <w:szCs w:val="20"/>
                </w:rPr>
                <w:delText>3.1</w:delText>
              </w:r>
            </w:del>
          </w:p>
        </w:tc>
      </w:tr>
      <w:tr w:rsidR="00D1126E" w:rsidRPr="00D1126E" w:rsidDel="00A12125" w14:paraId="4C598717" w14:textId="1A9A13A6" w:rsidTr="002B358C">
        <w:trPr>
          <w:divId w:val="86388072"/>
          <w:trHeight w:val="290"/>
          <w:jc w:val="center"/>
          <w:del w:id="698"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11DBD158" w:rsidR="00D1126E" w:rsidRPr="00D1126E" w:rsidDel="00A12125" w:rsidRDefault="00D1126E" w:rsidP="00A12125">
            <w:pPr>
              <w:spacing w:after="0" w:line="240" w:lineRule="auto"/>
              <w:jc w:val="right"/>
              <w:rPr>
                <w:del w:id="699" w:author="Stefanie Lane" w:date="2023-01-17T10:52:00Z"/>
                <w:rFonts w:ascii="Calibri" w:eastAsia="Times New Roman" w:hAnsi="Calibri" w:cs="Calibri"/>
                <w:color w:val="000000"/>
                <w:sz w:val="20"/>
                <w:szCs w:val="20"/>
              </w:rPr>
              <w:pPrChange w:id="700" w:author="Stefanie Lane" w:date="2023-01-17T10:52:00Z">
                <w:pPr>
                  <w:spacing w:after="0" w:line="240" w:lineRule="auto"/>
                  <w:jc w:val="right"/>
                </w:pPr>
              </w:pPrChange>
            </w:pPr>
            <w:del w:id="701"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43D73A26" w14:textId="38FAD876" w:rsidR="00D1126E" w:rsidRPr="00D1126E" w:rsidDel="00A12125" w:rsidRDefault="00D1126E" w:rsidP="00A12125">
            <w:pPr>
              <w:spacing w:after="0" w:line="240" w:lineRule="auto"/>
              <w:jc w:val="center"/>
              <w:rPr>
                <w:del w:id="702" w:author="Stefanie Lane" w:date="2023-01-17T10:52:00Z"/>
                <w:rFonts w:ascii="Calibri" w:eastAsia="Times New Roman" w:hAnsi="Calibri" w:cs="Calibri"/>
                <w:color w:val="000000"/>
                <w:sz w:val="20"/>
                <w:szCs w:val="20"/>
              </w:rPr>
              <w:pPrChange w:id="703" w:author="Stefanie Lane" w:date="2023-01-17T10:52:00Z">
                <w:pPr>
                  <w:spacing w:after="0" w:line="240" w:lineRule="auto"/>
                  <w:jc w:val="center"/>
                </w:pPr>
              </w:pPrChange>
            </w:pPr>
            <w:del w:id="704"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0A4F0940" w:rsidR="00D1126E" w:rsidRPr="00D1126E" w:rsidDel="00A12125" w:rsidRDefault="00D1126E" w:rsidP="00A12125">
            <w:pPr>
              <w:spacing w:after="0" w:line="240" w:lineRule="auto"/>
              <w:jc w:val="center"/>
              <w:rPr>
                <w:del w:id="705" w:author="Stefanie Lane" w:date="2023-01-17T10:52:00Z"/>
                <w:rFonts w:ascii="Calibri" w:eastAsia="Times New Roman" w:hAnsi="Calibri" w:cs="Calibri"/>
                <w:color w:val="000000"/>
                <w:sz w:val="20"/>
                <w:szCs w:val="20"/>
              </w:rPr>
              <w:pPrChange w:id="706" w:author="Stefanie Lane" w:date="2023-01-17T10:52:00Z">
                <w:pPr>
                  <w:spacing w:after="0" w:line="240" w:lineRule="auto"/>
                  <w:jc w:val="center"/>
                </w:pPr>
              </w:pPrChange>
            </w:pPr>
            <w:del w:id="707"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21C58F71" w14:textId="1522A2AF" w:rsidR="00D1126E" w:rsidRPr="00D1126E" w:rsidDel="00A12125" w:rsidRDefault="00D1126E" w:rsidP="00A12125">
            <w:pPr>
              <w:spacing w:after="0" w:line="240" w:lineRule="auto"/>
              <w:jc w:val="center"/>
              <w:rPr>
                <w:del w:id="708" w:author="Stefanie Lane" w:date="2023-01-17T10:52:00Z"/>
                <w:rFonts w:ascii="Calibri" w:eastAsia="Times New Roman" w:hAnsi="Calibri" w:cs="Calibri"/>
                <w:color w:val="000000"/>
                <w:sz w:val="20"/>
                <w:szCs w:val="20"/>
              </w:rPr>
              <w:pPrChange w:id="709" w:author="Stefanie Lane" w:date="2023-01-17T10:52:00Z">
                <w:pPr>
                  <w:spacing w:after="0" w:line="240" w:lineRule="auto"/>
                  <w:jc w:val="center"/>
                </w:pPr>
              </w:pPrChange>
            </w:pPr>
          </w:p>
        </w:tc>
        <w:tc>
          <w:tcPr>
            <w:tcW w:w="800" w:type="dxa"/>
            <w:tcBorders>
              <w:top w:val="nil"/>
              <w:left w:val="nil"/>
              <w:bottom w:val="single" w:sz="4" w:space="0" w:color="auto"/>
              <w:right w:val="nil"/>
            </w:tcBorders>
            <w:shd w:val="clear" w:color="auto" w:fill="auto"/>
            <w:noWrap/>
            <w:vAlign w:val="bottom"/>
            <w:hideMark/>
          </w:tcPr>
          <w:p w14:paraId="331CB00D" w14:textId="6CC7E385" w:rsidR="00D1126E" w:rsidRPr="00D1126E" w:rsidDel="00A12125" w:rsidRDefault="00D1126E" w:rsidP="00A12125">
            <w:pPr>
              <w:spacing w:after="0" w:line="240" w:lineRule="auto"/>
              <w:jc w:val="center"/>
              <w:rPr>
                <w:del w:id="710" w:author="Stefanie Lane" w:date="2023-01-17T10:52:00Z"/>
                <w:rFonts w:ascii="Calibri" w:eastAsia="Times New Roman" w:hAnsi="Calibri" w:cs="Calibri"/>
                <w:color w:val="000000"/>
                <w:sz w:val="20"/>
                <w:szCs w:val="20"/>
              </w:rPr>
              <w:pPrChange w:id="711" w:author="Stefanie Lane" w:date="2023-01-17T10:52:00Z">
                <w:pPr>
                  <w:spacing w:after="0" w:line="240" w:lineRule="auto"/>
                  <w:jc w:val="center"/>
                </w:pPr>
              </w:pPrChange>
            </w:pPr>
            <w:del w:id="712" w:author="Stefanie Lane" w:date="2023-01-17T10:52:00Z">
              <w:r w:rsidRPr="00D1126E" w:rsidDel="00A12125">
                <w:rPr>
                  <w:rFonts w:ascii="Calibri" w:eastAsia="Times New Roman" w:hAnsi="Calibri" w:cs="Calibri"/>
                  <w:color w:val="000000"/>
                  <w:sz w:val="20"/>
                  <w:szCs w:val="20"/>
                </w:rPr>
                <w:delText>10.5</w:delText>
              </w:r>
            </w:del>
          </w:p>
        </w:tc>
        <w:tc>
          <w:tcPr>
            <w:tcW w:w="800" w:type="dxa"/>
            <w:tcBorders>
              <w:top w:val="nil"/>
              <w:left w:val="nil"/>
              <w:bottom w:val="single" w:sz="4" w:space="0" w:color="auto"/>
              <w:right w:val="nil"/>
            </w:tcBorders>
            <w:shd w:val="clear" w:color="auto" w:fill="auto"/>
            <w:noWrap/>
            <w:vAlign w:val="bottom"/>
            <w:hideMark/>
          </w:tcPr>
          <w:p w14:paraId="6E9ABFEE" w14:textId="4B705E40" w:rsidR="00D1126E" w:rsidRPr="00D1126E" w:rsidDel="00A12125" w:rsidRDefault="00D1126E" w:rsidP="00A12125">
            <w:pPr>
              <w:spacing w:after="0" w:line="240" w:lineRule="auto"/>
              <w:jc w:val="center"/>
              <w:rPr>
                <w:del w:id="713" w:author="Stefanie Lane" w:date="2023-01-17T10:52:00Z"/>
                <w:rFonts w:ascii="Calibri" w:eastAsia="Times New Roman" w:hAnsi="Calibri" w:cs="Calibri"/>
                <w:color w:val="000000"/>
                <w:sz w:val="20"/>
                <w:szCs w:val="20"/>
              </w:rPr>
              <w:pPrChange w:id="714" w:author="Stefanie Lane" w:date="2023-01-17T10:52:00Z">
                <w:pPr>
                  <w:spacing w:after="0" w:line="240" w:lineRule="auto"/>
                  <w:jc w:val="center"/>
                </w:pPr>
              </w:pPrChange>
            </w:pPr>
            <w:del w:id="715" w:author="Stefanie Lane" w:date="2023-01-17T10:52:00Z">
              <w:r w:rsidRPr="00D1126E" w:rsidDel="00A12125">
                <w:rPr>
                  <w:rFonts w:ascii="Calibri" w:eastAsia="Times New Roman" w:hAnsi="Calibri" w:cs="Calibri"/>
                  <w:color w:val="000000"/>
                  <w:sz w:val="20"/>
                  <w:szCs w:val="20"/>
                </w:rPr>
                <w:delText>1.9</w:delText>
              </w:r>
            </w:del>
          </w:p>
        </w:tc>
        <w:tc>
          <w:tcPr>
            <w:tcW w:w="800" w:type="dxa"/>
            <w:tcBorders>
              <w:top w:val="nil"/>
              <w:left w:val="nil"/>
              <w:bottom w:val="single" w:sz="4" w:space="0" w:color="auto"/>
              <w:right w:val="nil"/>
            </w:tcBorders>
            <w:shd w:val="clear" w:color="auto" w:fill="auto"/>
            <w:noWrap/>
            <w:vAlign w:val="bottom"/>
            <w:hideMark/>
          </w:tcPr>
          <w:p w14:paraId="41C20C2A" w14:textId="30DC9DAF" w:rsidR="00D1126E" w:rsidRPr="00D1126E" w:rsidDel="00A12125" w:rsidRDefault="00D1126E" w:rsidP="00A12125">
            <w:pPr>
              <w:spacing w:after="0" w:line="240" w:lineRule="auto"/>
              <w:jc w:val="center"/>
              <w:rPr>
                <w:del w:id="716" w:author="Stefanie Lane" w:date="2023-01-17T10:52:00Z"/>
                <w:rFonts w:ascii="Calibri" w:eastAsia="Times New Roman" w:hAnsi="Calibri" w:cs="Calibri"/>
                <w:color w:val="000000"/>
                <w:sz w:val="20"/>
                <w:szCs w:val="20"/>
              </w:rPr>
              <w:pPrChange w:id="717" w:author="Stefanie Lane" w:date="2023-01-17T10:52:00Z">
                <w:pPr>
                  <w:spacing w:after="0" w:line="240" w:lineRule="auto"/>
                  <w:jc w:val="center"/>
                </w:pPr>
              </w:pPrChange>
            </w:pPr>
            <w:del w:id="718" w:author="Stefanie Lane" w:date="2023-01-17T10:52:00Z">
              <w:r w:rsidRPr="00D1126E" w:rsidDel="00A12125">
                <w:rPr>
                  <w:rFonts w:ascii="Calibri" w:eastAsia="Times New Roman" w:hAnsi="Calibri" w:cs="Calibri"/>
                  <w:color w:val="000000"/>
                  <w:sz w:val="20"/>
                  <w:szCs w:val="20"/>
                </w:rPr>
                <w:delText>3.3</w:delText>
              </w:r>
            </w:del>
          </w:p>
        </w:tc>
      </w:tr>
      <w:tr w:rsidR="00D1126E" w:rsidRPr="00D1126E" w:rsidDel="00A12125" w14:paraId="7CFDBCD7" w14:textId="45550CD1" w:rsidTr="002B358C">
        <w:trPr>
          <w:divId w:val="86388072"/>
          <w:trHeight w:val="200"/>
          <w:jc w:val="center"/>
          <w:del w:id="719" w:author="Stefanie Lane" w:date="2023-01-17T10:52:00Z"/>
        </w:trPr>
        <w:tc>
          <w:tcPr>
            <w:tcW w:w="1080" w:type="dxa"/>
            <w:tcBorders>
              <w:top w:val="nil"/>
              <w:left w:val="nil"/>
              <w:bottom w:val="nil"/>
              <w:right w:val="nil"/>
            </w:tcBorders>
            <w:shd w:val="clear" w:color="auto" w:fill="auto"/>
            <w:noWrap/>
            <w:vAlign w:val="bottom"/>
            <w:hideMark/>
          </w:tcPr>
          <w:p w14:paraId="21A06369" w14:textId="23F08F50" w:rsidR="00D1126E" w:rsidRPr="00D1126E" w:rsidDel="00A12125" w:rsidRDefault="00D1126E" w:rsidP="00A12125">
            <w:pPr>
              <w:spacing w:after="0" w:line="240" w:lineRule="auto"/>
              <w:jc w:val="center"/>
              <w:rPr>
                <w:del w:id="720" w:author="Stefanie Lane" w:date="2023-01-17T10:52:00Z"/>
                <w:rFonts w:ascii="Calibri" w:eastAsia="Times New Roman" w:hAnsi="Calibri" w:cs="Calibri"/>
                <w:color w:val="000000"/>
                <w:sz w:val="20"/>
                <w:szCs w:val="20"/>
              </w:rPr>
              <w:pPrChange w:id="721" w:author="Stefanie Lane" w:date="2023-01-17T10:52:00Z">
                <w:pPr>
                  <w:spacing w:after="0" w:line="240" w:lineRule="auto"/>
                  <w:jc w:val="center"/>
                </w:pPr>
              </w:pPrChange>
            </w:pPr>
          </w:p>
        </w:tc>
        <w:tc>
          <w:tcPr>
            <w:tcW w:w="840" w:type="dxa"/>
            <w:tcBorders>
              <w:top w:val="nil"/>
              <w:left w:val="nil"/>
              <w:bottom w:val="nil"/>
              <w:right w:val="nil"/>
            </w:tcBorders>
            <w:shd w:val="clear" w:color="auto" w:fill="auto"/>
            <w:noWrap/>
            <w:vAlign w:val="bottom"/>
            <w:hideMark/>
          </w:tcPr>
          <w:p w14:paraId="211275C2" w14:textId="5EB6B8E4" w:rsidR="00D1126E" w:rsidRPr="00D1126E" w:rsidDel="00A12125" w:rsidRDefault="00D1126E" w:rsidP="00A12125">
            <w:pPr>
              <w:spacing w:after="0" w:line="240" w:lineRule="auto"/>
              <w:rPr>
                <w:del w:id="722" w:author="Stefanie Lane" w:date="2023-01-17T10:52:00Z"/>
                <w:rFonts w:ascii="Times New Roman" w:eastAsia="Times New Roman" w:hAnsi="Times New Roman" w:cs="Times New Roman"/>
                <w:sz w:val="20"/>
                <w:szCs w:val="20"/>
              </w:rPr>
              <w:pPrChange w:id="723"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5C3C594F" w14:textId="22DFF1F3" w:rsidR="00D1126E" w:rsidRPr="00D1126E" w:rsidDel="00A12125" w:rsidRDefault="00D1126E" w:rsidP="00A12125">
            <w:pPr>
              <w:spacing w:after="0" w:line="240" w:lineRule="auto"/>
              <w:rPr>
                <w:del w:id="724" w:author="Stefanie Lane" w:date="2023-01-17T10:52:00Z"/>
                <w:rFonts w:ascii="Times New Roman" w:eastAsia="Times New Roman" w:hAnsi="Times New Roman" w:cs="Times New Roman"/>
                <w:sz w:val="20"/>
                <w:szCs w:val="20"/>
              </w:rPr>
              <w:pPrChange w:id="725"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123B10A1" w14:textId="0451B911" w:rsidR="00D1126E" w:rsidRPr="00D1126E" w:rsidDel="00A12125" w:rsidRDefault="00D1126E" w:rsidP="00A12125">
            <w:pPr>
              <w:spacing w:after="0" w:line="240" w:lineRule="auto"/>
              <w:rPr>
                <w:del w:id="726" w:author="Stefanie Lane" w:date="2023-01-17T10:52:00Z"/>
                <w:rFonts w:ascii="Times New Roman" w:eastAsia="Times New Roman" w:hAnsi="Times New Roman" w:cs="Times New Roman"/>
                <w:sz w:val="20"/>
                <w:szCs w:val="20"/>
              </w:rPr>
              <w:pPrChange w:id="727"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7EF9BDA9" w14:textId="4E358715" w:rsidR="00D1126E" w:rsidRPr="00D1126E" w:rsidDel="00A12125" w:rsidRDefault="00D1126E" w:rsidP="00A12125">
            <w:pPr>
              <w:spacing w:after="0" w:line="240" w:lineRule="auto"/>
              <w:rPr>
                <w:del w:id="728" w:author="Stefanie Lane" w:date="2023-01-17T10:52:00Z"/>
                <w:rFonts w:ascii="Times New Roman" w:eastAsia="Times New Roman" w:hAnsi="Times New Roman" w:cs="Times New Roman"/>
                <w:sz w:val="20"/>
                <w:szCs w:val="20"/>
              </w:rPr>
              <w:pPrChange w:id="729"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4DEE000B" w14:textId="768C1C86" w:rsidR="00D1126E" w:rsidRPr="00D1126E" w:rsidDel="00A12125" w:rsidRDefault="00D1126E" w:rsidP="00A12125">
            <w:pPr>
              <w:spacing w:after="0" w:line="240" w:lineRule="auto"/>
              <w:rPr>
                <w:del w:id="730" w:author="Stefanie Lane" w:date="2023-01-17T10:52:00Z"/>
                <w:rFonts w:ascii="Times New Roman" w:eastAsia="Times New Roman" w:hAnsi="Times New Roman" w:cs="Times New Roman"/>
                <w:sz w:val="20"/>
                <w:szCs w:val="20"/>
              </w:rPr>
              <w:pPrChange w:id="731"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3E848561" w14:textId="782F3018" w:rsidR="00D1126E" w:rsidRPr="00D1126E" w:rsidDel="00A12125" w:rsidRDefault="00D1126E" w:rsidP="00A12125">
            <w:pPr>
              <w:spacing w:after="0" w:line="240" w:lineRule="auto"/>
              <w:rPr>
                <w:del w:id="732" w:author="Stefanie Lane" w:date="2023-01-17T10:52:00Z"/>
                <w:rFonts w:ascii="Times New Roman" w:eastAsia="Times New Roman" w:hAnsi="Times New Roman" w:cs="Times New Roman"/>
                <w:sz w:val="20"/>
                <w:szCs w:val="20"/>
              </w:rPr>
              <w:pPrChange w:id="733" w:author="Stefanie Lane" w:date="2023-01-17T10:52:00Z">
                <w:pPr>
                  <w:spacing w:after="0" w:line="240" w:lineRule="auto"/>
                </w:pPr>
              </w:pPrChange>
            </w:pPr>
          </w:p>
        </w:tc>
      </w:tr>
      <w:tr w:rsidR="00D1126E" w:rsidRPr="00D1126E" w:rsidDel="00A12125" w14:paraId="4B4C3A1C" w14:textId="468C9D38" w:rsidTr="002B358C">
        <w:trPr>
          <w:divId w:val="86388072"/>
          <w:trHeight w:val="290"/>
          <w:jc w:val="center"/>
          <w:del w:id="734" w:author="Stefanie Lane" w:date="2023-01-17T10:52:00Z"/>
        </w:trPr>
        <w:tc>
          <w:tcPr>
            <w:tcW w:w="1080" w:type="dxa"/>
            <w:tcBorders>
              <w:top w:val="nil"/>
              <w:left w:val="nil"/>
              <w:bottom w:val="nil"/>
              <w:right w:val="nil"/>
            </w:tcBorders>
            <w:shd w:val="clear" w:color="auto" w:fill="auto"/>
            <w:noWrap/>
            <w:vAlign w:val="bottom"/>
            <w:hideMark/>
          </w:tcPr>
          <w:p w14:paraId="2D4285CF" w14:textId="6AD990C1" w:rsidR="00D1126E" w:rsidRPr="00D1126E" w:rsidDel="00A12125" w:rsidRDefault="00D1126E" w:rsidP="00A12125">
            <w:pPr>
              <w:spacing w:after="0" w:line="240" w:lineRule="auto"/>
              <w:rPr>
                <w:del w:id="735" w:author="Stefanie Lane" w:date="2023-01-17T10:52:00Z"/>
                <w:rFonts w:ascii="Calibri" w:eastAsia="Times New Roman" w:hAnsi="Calibri" w:cs="Calibri"/>
                <w:b/>
                <w:bCs/>
                <w:color w:val="000000"/>
                <w:sz w:val="20"/>
                <w:szCs w:val="20"/>
              </w:rPr>
              <w:pPrChange w:id="736" w:author="Stefanie Lane" w:date="2023-01-17T10:52:00Z">
                <w:pPr>
                  <w:spacing w:after="0" w:line="240" w:lineRule="auto"/>
                </w:pPr>
              </w:pPrChange>
            </w:pPr>
            <w:del w:id="737" w:author="Stefanie Lane" w:date="2023-01-17T10:52:00Z">
              <w:r w:rsidRPr="00D1126E" w:rsidDel="00A12125">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6C1419DB" w14:textId="37932C5B" w:rsidR="00D1126E" w:rsidRPr="00D1126E" w:rsidDel="00A12125" w:rsidRDefault="00D1126E" w:rsidP="00A12125">
            <w:pPr>
              <w:spacing w:after="0" w:line="240" w:lineRule="auto"/>
              <w:rPr>
                <w:del w:id="738" w:author="Stefanie Lane" w:date="2023-01-17T10:52:00Z"/>
                <w:rFonts w:ascii="Calibri" w:eastAsia="Times New Roman" w:hAnsi="Calibri" w:cs="Calibri"/>
                <w:b/>
                <w:bCs/>
                <w:color w:val="000000"/>
                <w:sz w:val="20"/>
                <w:szCs w:val="20"/>
              </w:rPr>
              <w:pPrChange w:id="739" w:author="Stefanie Lane" w:date="2023-01-17T10:52:00Z">
                <w:pPr>
                  <w:spacing w:after="0" w:line="240" w:lineRule="auto"/>
                </w:pPr>
              </w:pPrChange>
            </w:pPr>
          </w:p>
        </w:tc>
        <w:tc>
          <w:tcPr>
            <w:tcW w:w="700" w:type="dxa"/>
            <w:tcBorders>
              <w:top w:val="nil"/>
              <w:left w:val="nil"/>
              <w:bottom w:val="nil"/>
              <w:right w:val="nil"/>
            </w:tcBorders>
            <w:shd w:val="clear" w:color="auto" w:fill="auto"/>
            <w:noWrap/>
            <w:vAlign w:val="bottom"/>
            <w:hideMark/>
          </w:tcPr>
          <w:p w14:paraId="5A30E795" w14:textId="24197CCC" w:rsidR="00D1126E" w:rsidRPr="00D1126E" w:rsidDel="00A12125" w:rsidRDefault="00D1126E" w:rsidP="00A12125">
            <w:pPr>
              <w:spacing w:after="0" w:line="240" w:lineRule="auto"/>
              <w:rPr>
                <w:del w:id="740" w:author="Stefanie Lane" w:date="2023-01-17T10:52:00Z"/>
                <w:rFonts w:ascii="Times New Roman" w:eastAsia="Times New Roman" w:hAnsi="Times New Roman" w:cs="Times New Roman"/>
                <w:sz w:val="20"/>
                <w:szCs w:val="20"/>
              </w:rPr>
              <w:pPrChange w:id="741" w:author="Stefanie Lane" w:date="2023-01-17T10:52:00Z">
                <w:pPr>
                  <w:spacing w:after="0" w:line="240" w:lineRule="auto"/>
                </w:pPr>
              </w:pPrChange>
            </w:pPr>
          </w:p>
        </w:tc>
        <w:tc>
          <w:tcPr>
            <w:tcW w:w="300" w:type="dxa"/>
            <w:tcBorders>
              <w:top w:val="nil"/>
              <w:left w:val="nil"/>
              <w:bottom w:val="nil"/>
              <w:right w:val="nil"/>
            </w:tcBorders>
            <w:shd w:val="clear" w:color="auto" w:fill="auto"/>
            <w:noWrap/>
            <w:vAlign w:val="bottom"/>
            <w:hideMark/>
          </w:tcPr>
          <w:p w14:paraId="2131373E" w14:textId="00D55A81" w:rsidR="00D1126E" w:rsidRPr="00D1126E" w:rsidDel="00A12125" w:rsidRDefault="00D1126E" w:rsidP="00A12125">
            <w:pPr>
              <w:spacing w:after="0" w:line="240" w:lineRule="auto"/>
              <w:rPr>
                <w:del w:id="742" w:author="Stefanie Lane" w:date="2023-01-17T10:52:00Z"/>
                <w:rFonts w:ascii="Times New Roman" w:eastAsia="Times New Roman" w:hAnsi="Times New Roman" w:cs="Times New Roman"/>
                <w:sz w:val="20"/>
                <w:szCs w:val="20"/>
              </w:rPr>
              <w:pPrChange w:id="743"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7820FF84" w14:textId="13FDC9C7" w:rsidR="00D1126E" w:rsidRPr="00D1126E" w:rsidDel="00A12125" w:rsidRDefault="00D1126E" w:rsidP="00A12125">
            <w:pPr>
              <w:spacing w:after="0" w:line="240" w:lineRule="auto"/>
              <w:rPr>
                <w:del w:id="744" w:author="Stefanie Lane" w:date="2023-01-17T10:52:00Z"/>
                <w:rFonts w:ascii="Times New Roman" w:eastAsia="Times New Roman" w:hAnsi="Times New Roman" w:cs="Times New Roman"/>
                <w:sz w:val="20"/>
                <w:szCs w:val="20"/>
              </w:rPr>
              <w:pPrChange w:id="745"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24F75B6C" w14:textId="0A3292A4" w:rsidR="00D1126E" w:rsidRPr="00D1126E" w:rsidDel="00A12125" w:rsidRDefault="00D1126E" w:rsidP="00A12125">
            <w:pPr>
              <w:spacing w:after="0" w:line="240" w:lineRule="auto"/>
              <w:rPr>
                <w:del w:id="746" w:author="Stefanie Lane" w:date="2023-01-17T10:52:00Z"/>
                <w:rFonts w:ascii="Times New Roman" w:eastAsia="Times New Roman" w:hAnsi="Times New Roman" w:cs="Times New Roman"/>
                <w:sz w:val="20"/>
                <w:szCs w:val="20"/>
              </w:rPr>
              <w:pPrChange w:id="747" w:author="Stefanie Lane" w:date="2023-01-17T10:52:00Z">
                <w:pPr>
                  <w:spacing w:after="0" w:line="240" w:lineRule="auto"/>
                </w:pPr>
              </w:pPrChange>
            </w:pPr>
          </w:p>
        </w:tc>
        <w:tc>
          <w:tcPr>
            <w:tcW w:w="800" w:type="dxa"/>
            <w:tcBorders>
              <w:top w:val="nil"/>
              <w:left w:val="nil"/>
              <w:bottom w:val="nil"/>
              <w:right w:val="nil"/>
            </w:tcBorders>
            <w:shd w:val="clear" w:color="auto" w:fill="auto"/>
            <w:noWrap/>
            <w:vAlign w:val="bottom"/>
            <w:hideMark/>
          </w:tcPr>
          <w:p w14:paraId="407B0A70" w14:textId="51305729" w:rsidR="00D1126E" w:rsidRPr="00D1126E" w:rsidDel="00A12125" w:rsidRDefault="00D1126E" w:rsidP="00A12125">
            <w:pPr>
              <w:spacing w:after="0" w:line="240" w:lineRule="auto"/>
              <w:rPr>
                <w:del w:id="748" w:author="Stefanie Lane" w:date="2023-01-17T10:52:00Z"/>
                <w:rFonts w:ascii="Times New Roman" w:eastAsia="Times New Roman" w:hAnsi="Times New Roman" w:cs="Times New Roman"/>
                <w:sz w:val="20"/>
                <w:szCs w:val="20"/>
              </w:rPr>
              <w:pPrChange w:id="749" w:author="Stefanie Lane" w:date="2023-01-17T10:52:00Z">
                <w:pPr>
                  <w:spacing w:after="0" w:line="240" w:lineRule="auto"/>
                </w:pPr>
              </w:pPrChange>
            </w:pPr>
          </w:p>
        </w:tc>
      </w:tr>
      <w:tr w:rsidR="00D1126E" w:rsidRPr="00D1126E" w:rsidDel="00A12125" w14:paraId="1451FF6E" w14:textId="086ECE95" w:rsidTr="002B358C">
        <w:trPr>
          <w:divId w:val="86388072"/>
          <w:trHeight w:val="290"/>
          <w:jc w:val="center"/>
          <w:del w:id="750"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1B783CEC" w:rsidR="00D1126E" w:rsidRPr="00D1126E" w:rsidDel="00A12125" w:rsidRDefault="00D1126E" w:rsidP="00A12125">
            <w:pPr>
              <w:spacing w:after="0" w:line="240" w:lineRule="auto"/>
              <w:jc w:val="right"/>
              <w:rPr>
                <w:del w:id="751" w:author="Stefanie Lane" w:date="2023-01-17T10:52:00Z"/>
                <w:rFonts w:ascii="Calibri" w:eastAsia="Times New Roman" w:hAnsi="Calibri" w:cs="Calibri"/>
                <w:color w:val="000000"/>
                <w:sz w:val="20"/>
                <w:szCs w:val="20"/>
              </w:rPr>
              <w:pPrChange w:id="752" w:author="Stefanie Lane" w:date="2023-01-17T10:52:00Z">
                <w:pPr>
                  <w:spacing w:after="0" w:line="240" w:lineRule="auto"/>
                  <w:jc w:val="right"/>
                </w:pPr>
              </w:pPrChange>
            </w:pPr>
            <w:del w:id="753"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6EC5D976" w:rsidR="00D1126E" w:rsidRPr="00D1126E" w:rsidDel="00A12125" w:rsidRDefault="00D1126E" w:rsidP="00A12125">
            <w:pPr>
              <w:spacing w:after="0" w:line="240" w:lineRule="auto"/>
              <w:jc w:val="center"/>
              <w:rPr>
                <w:del w:id="754" w:author="Stefanie Lane" w:date="2023-01-17T10:52:00Z"/>
                <w:rFonts w:ascii="Calibri" w:eastAsia="Times New Roman" w:hAnsi="Calibri" w:cs="Calibri"/>
                <w:color w:val="000000"/>
                <w:sz w:val="20"/>
                <w:szCs w:val="20"/>
              </w:rPr>
              <w:pPrChange w:id="755" w:author="Stefanie Lane" w:date="2023-01-17T10:52:00Z">
                <w:pPr>
                  <w:spacing w:after="0" w:line="240" w:lineRule="auto"/>
                  <w:jc w:val="center"/>
                </w:pPr>
              </w:pPrChange>
            </w:pPr>
            <w:del w:id="756"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373478C2" w:rsidR="00D1126E" w:rsidRPr="00D1126E" w:rsidDel="00A12125" w:rsidRDefault="00D1126E" w:rsidP="00A12125">
            <w:pPr>
              <w:spacing w:after="0" w:line="240" w:lineRule="auto"/>
              <w:jc w:val="center"/>
              <w:rPr>
                <w:del w:id="757" w:author="Stefanie Lane" w:date="2023-01-17T10:52:00Z"/>
                <w:rFonts w:ascii="Calibri" w:eastAsia="Times New Roman" w:hAnsi="Calibri" w:cs="Calibri"/>
                <w:color w:val="000000"/>
                <w:sz w:val="20"/>
                <w:szCs w:val="20"/>
              </w:rPr>
              <w:pPrChange w:id="758" w:author="Stefanie Lane" w:date="2023-01-17T10:52:00Z">
                <w:pPr>
                  <w:spacing w:after="0" w:line="240" w:lineRule="auto"/>
                  <w:jc w:val="center"/>
                </w:pPr>
              </w:pPrChange>
            </w:pPr>
            <w:del w:id="759" w:author="Stefanie Lane" w:date="2023-01-17T10:52:00Z">
              <w:r w:rsidRPr="00D1126E" w:rsidDel="00A12125">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2C35A1A0" w14:textId="73096BBC" w:rsidR="00D1126E" w:rsidRPr="00D1126E" w:rsidDel="00A12125" w:rsidRDefault="00D1126E" w:rsidP="00A12125">
            <w:pPr>
              <w:spacing w:after="0" w:line="240" w:lineRule="auto"/>
              <w:jc w:val="center"/>
              <w:rPr>
                <w:del w:id="760" w:author="Stefanie Lane" w:date="2023-01-17T10:52:00Z"/>
                <w:rFonts w:ascii="Calibri" w:eastAsia="Times New Roman" w:hAnsi="Calibri" w:cs="Calibri"/>
                <w:color w:val="000000"/>
                <w:sz w:val="20"/>
                <w:szCs w:val="20"/>
              </w:rPr>
              <w:pPrChange w:id="761"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4B771384" w:rsidR="00D1126E" w:rsidRPr="00D1126E" w:rsidDel="00A12125" w:rsidRDefault="00D1126E" w:rsidP="00A12125">
            <w:pPr>
              <w:spacing w:after="0" w:line="240" w:lineRule="auto"/>
              <w:jc w:val="center"/>
              <w:rPr>
                <w:del w:id="762" w:author="Stefanie Lane" w:date="2023-01-17T10:52:00Z"/>
                <w:rFonts w:ascii="Calibri" w:eastAsia="Times New Roman" w:hAnsi="Calibri" w:cs="Calibri"/>
                <w:color w:val="000000"/>
                <w:sz w:val="20"/>
                <w:szCs w:val="20"/>
              </w:rPr>
              <w:pPrChange w:id="763" w:author="Stefanie Lane" w:date="2023-01-17T10:52:00Z">
                <w:pPr>
                  <w:spacing w:after="0" w:line="240" w:lineRule="auto"/>
                  <w:jc w:val="center"/>
                </w:pPr>
              </w:pPrChange>
            </w:pPr>
            <w:del w:id="764" w:author="Stefanie Lane" w:date="2023-01-17T10:52:00Z">
              <w:r w:rsidRPr="00D1126E" w:rsidDel="00A12125">
                <w:rPr>
                  <w:rFonts w:ascii="Calibri" w:eastAsia="Times New Roman" w:hAnsi="Calibri" w:cs="Calibri"/>
                  <w:color w:val="000000"/>
                  <w:sz w:val="20"/>
                  <w:szCs w:val="20"/>
                </w:rPr>
                <w:delText>10.0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3234917C" w:rsidR="00D1126E" w:rsidRPr="00D1126E" w:rsidDel="00A12125" w:rsidRDefault="00D1126E" w:rsidP="00A12125">
            <w:pPr>
              <w:spacing w:after="0" w:line="240" w:lineRule="auto"/>
              <w:jc w:val="center"/>
              <w:rPr>
                <w:del w:id="765" w:author="Stefanie Lane" w:date="2023-01-17T10:52:00Z"/>
                <w:rFonts w:ascii="Calibri" w:eastAsia="Times New Roman" w:hAnsi="Calibri" w:cs="Calibri"/>
                <w:color w:val="000000"/>
                <w:sz w:val="20"/>
                <w:szCs w:val="20"/>
              </w:rPr>
              <w:pPrChange w:id="766" w:author="Stefanie Lane" w:date="2023-01-17T10:52:00Z">
                <w:pPr>
                  <w:spacing w:after="0" w:line="240" w:lineRule="auto"/>
                  <w:jc w:val="center"/>
                </w:pPr>
              </w:pPrChange>
            </w:pPr>
            <w:del w:id="767" w:author="Stefanie Lane" w:date="2023-01-17T10:52:00Z">
              <w:r w:rsidRPr="00D1126E" w:rsidDel="00A12125">
                <w:rPr>
                  <w:rFonts w:ascii="Calibri" w:eastAsia="Times New Roman" w:hAnsi="Calibri" w:cs="Calibri"/>
                  <w:color w:val="000000"/>
                  <w:sz w:val="20"/>
                  <w:szCs w:val="20"/>
                </w:rPr>
                <w:delText>3.4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25BE166B" w:rsidR="00D1126E" w:rsidRPr="00D1126E" w:rsidDel="00A12125" w:rsidRDefault="00D1126E" w:rsidP="00A12125">
            <w:pPr>
              <w:spacing w:after="0" w:line="240" w:lineRule="auto"/>
              <w:jc w:val="center"/>
              <w:rPr>
                <w:del w:id="768" w:author="Stefanie Lane" w:date="2023-01-17T10:52:00Z"/>
                <w:rFonts w:ascii="Calibri" w:eastAsia="Times New Roman" w:hAnsi="Calibri" w:cs="Calibri"/>
                <w:color w:val="000000"/>
                <w:sz w:val="20"/>
                <w:szCs w:val="20"/>
              </w:rPr>
              <w:pPrChange w:id="769" w:author="Stefanie Lane" w:date="2023-01-17T10:52:00Z">
                <w:pPr>
                  <w:spacing w:after="0" w:line="240" w:lineRule="auto"/>
                  <w:jc w:val="center"/>
                </w:pPr>
              </w:pPrChange>
            </w:pPr>
            <w:del w:id="770" w:author="Stefanie Lane" w:date="2023-01-17T10:52:00Z">
              <w:r w:rsidRPr="00D1126E" w:rsidDel="00A12125">
                <w:rPr>
                  <w:rFonts w:ascii="Calibri" w:eastAsia="Times New Roman" w:hAnsi="Calibri" w:cs="Calibri"/>
                  <w:color w:val="000000"/>
                  <w:sz w:val="20"/>
                  <w:szCs w:val="20"/>
                </w:rPr>
                <w:delText>4.8</w:delText>
              </w:r>
            </w:del>
          </w:p>
        </w:tc>
      </w:tr>
      <w:tr w:rsidR="00D1126E" w:rsidRPr="00D1126E" w:rsidDel="00A12125" w14:paraId="524792BA" w14:textId="6AD46BD0" w:rsidTr="002B358C">
        <w:trPr>
          <w:divId w:val="86388072"/>
          <w:trHeight w:val="290"/>
          <w:jc w:val="center"/>
          <w:del w:id="771" w:author="Stefanie Lane" w:date="2023-01-17T10:52:00Z"/>
        </w:trPr>
        <w:tc>
          <w:tcPr>
            <w:tcW w:w="1080" w:type="dxa"/>
            <w:tcBorders>
              <w:top w:val="nil"/>
              <w:left w:val="nil"/>
              <w:bottom w:val="nil"/>
              <w:right w:val="nil"/>
            </w:tcBorders>
            <w:shd w:val="clear" w:color="auto" w:fill="auto"/>
            <w:noWrap/>
            <w:vAlign w:val="bottom"/>
            <w:hideMark/>
          </w:tcPr>
          <w:p w14:paraId="28C0EC83" w14:textId="1DF7D717" w:rsidR="00D1126E" w:rsidRPr="00D1126E" w:rsidDel="00A12125" w:rsidRDefault="00D1126E" w:rsidP="00A12125">
            <w:pPr>
              <w:spacing w:after="0" w:line="240" w:lineRule="auto"/>
              <w:jc w:val="right"/>
              <w:rPr>
                <w:del w:id="772" w:author="Stefanie Lane" w:date="2023-01-17T10:52:00Z"/>
                <w:rFonts w:ascii="Calibri" w:eastAsia="Times New Roman" w:hAnsi="Calibri" w:cs="Calibri"/>
                <w:color w:val="000000"/>
                <w:sz w:val="20"/>
                <w:szCs w:val="20"/>
              </w:rPr>
              <w:pPrChange w:id="773" w:author="Stefanie Lane" w:date="2023-01-17T10:52:00Z">
                <w:pPr>
                  <w:spacing w:after="0" w:line="240" w:lineRule="auto"/>
                  <w:jc w:val="right"/>
                </w:pPr>
              </w:pPrChange>
            </w:pPr>
            <w:del w:id="774"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C3E375C" w14:textId="4803403B" w:rsidR="00D1126E" w:rsidRPr="00D1126E" w:rsidDel="00A12125" w:rsidRDefault="00D1126E" w:rsidP="00A12125">
            <w:pPr>
              <w:spacing w:after="0" w:line="240" w:lineRule="auto"/>
              <w:jc w:val="center"/>
              <w:rPr>
                <w:del w:id="775" w:author="Stefanie Lane" w:date="2023-01-17T10:52:00Z"/>
                <w:rFonts w:ascii="Calibri" w:eastAsia="Times New Roman" w:hAnsi="Calibri" w:cs="Calibri"/>
                <w:color w:val="000000"/>
                <w:sz w:val="20"/>
                <w:szCs w:val="20"/>
              </w:rPr>
              <w:pPrChange w:id="776" w:author="Stefanie Lane" w:date="2023-01-17T10:52:00Z">
                <w:pPr>
                  <w:spacing w:after="0" w:line="240" w:lineRule="auto"/>
                  <w:jc w:val="center"/>
                </w:pPr>
              </w:pPrChange>
            </w:pPr>
            <w:del w:id="777"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49DE68C3" w14:textId="3FC3FE16" w:rsidR="00D1126E" w:rsidRPr="00D1126E" w:rsidDel="00A12125" w:rsidRDefault="00D1126E" w:rsidP="00A12125">
            <w:pPr>
              <w:spacing w:after="0" w:line="240" w:lineRule="auto"/>
              <w:jc w:val="center"/>
              <w:rPr>
                <w:del w:id="778" w:author="Stefanie Lane" w:date="2023-01-17T10:52:00Z"/>
                <w:rFonts w:ascii="Calibri" w:eastAsia="Times New Roman" w:hAnsi="Calibri" w:cs="Calibri"/>
                <w:color w:val="000000"/>
                <w:sz w:val="20"/>
                <w:szCs w:val="20"/>
              </w:rPr>
              <w:pPrChange w:id="779" w:author="Stefanie Lane" w:date="2023-01-17T10:52:00Z">
                <w:pPr>
                  <w:spacing w:after="0" w:line="240" w:lineRule="auto"/>
                  <w:jc w:val="center"/>
                </w:pPr>
              </w:pPrChange>
            </w:pPr>
            <w:del w:id="780"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7465DE59" w14:textId="5CF765FC" w:rsidR="00D1126E" w:rsidRPr="00D1126E" w:rsidDel="00A12125" w:rsidRDefault="00D1126E" w:rsidP="00A12125">
            <w:pPr>
              <w:spacing w:after="0" w:line="240" w:lineRule="auto"/>
              <w:jc w:val="center"/>
              <w:rPr>
                <w:del w:id="781" w:author="Stefanie Lane" w:date="2023-01-17T10:52:00Z"/>
                <w:rFonts w:ascii="Calibri" w:eastAsia="Times New Roman" w:hAnsi="Calibri" w:cs="Calibri"/>
                <w:color w:val="000000"/>
                <w:sz w:val="20"/>
                <w:szCs w:val="20"/>
              </w:rPr>
              <w:pPrChange w:id="782" w:author="Stefanie Lane" w:date="2023-01-17T10:52:00Z">
                <w:pPr>
                  <w:spacing w:after="0" w:line="240" w:lineRule="auto"/>
                  <w:jc w:val="center"/>
                </w:pPr>
              </w:pPrChange>
            </w:pPr>
          </w:p>
        </w:tc>
        <w:tc>
          <w:tcPr>
            <w:tcW w:w="800" w:type="dxa"/>
            <w:tcBorders>
              <w:top w:val="nil"/>
              <w:left w:val="nil"/>
              <w:bottom w:val="nil"/>
              <w:right w:val="nil"/>
            </w:tcBorders>
            <w:shd w:val="clear" w:color="auto" w:fill="auto"/>
            <w:noWrap/>
            <w:vAlign w:val="bottom"/>
            <w:hideMark/>
          </w:tcPr>
          <w:p w14:paraId="030FF08D" w14:textId="1A106624" w:rsidR="00D1126E" w:rsidRPr="00D1126E" w:rsidDel="00A12125" w:rsidRDefault="00D1126E" w:rsidP="00A12125">
            <w:pPr>
              <w:spacing w:after="0" w:line="240" w:lineRule="auto"/>
              <w:jc w:val="center"/>
              <w:rPr>
                <w:del w:id="783" w:author="Stefanie Lane" w:date="2023-01-17T10:52:00Z"/>
                <w:rFonts w:ascii="Calibri" w:eastAsia="Times New Roman" w:hAnsi="Calibri" w:cs="Calibri"/>
                <w:color w:val="000000"/>
                <w:sz w:val="20"/>
                <w:szCs w:val="20"/>
              </w:rPr>
              <w:pPrChange w:id="784" w:author="Stefanie Lane" w:date="2023-01-17T10:52:00Z">
                <w:pPr>
                  <w:spacing w:after="0" w:line="240" w:lineRule="auto"/>
                  <w:jc w:val="center"/>
                </w:pPr>
              </w:pPrChange>
            </w:pPr>
            <w:del w:id="785" w:author="Stefanie Lane" w:date="2023-01-17T10:52:00Z">
              <w:r w:rsidRPr="00D1126E" w:rsidDel="00A12125">
                <w:rPr>
                  <w:rFonts w:ascii="Calibri" w:eastAsia="Times New Roman" w:hAnsi="Calibri" w:cs="Calibri"/>
                  <w:color w:val="000000"/>
                  <w:sz w:val="20"/>
                  <w:szCs w:val="20"/>
                </w:rPr>
                <w:delText>9.6</w:delText>
              </w:r>
            </w:del>
          </w:p>
        </w:tc>
        <w:tc>
          <w:tcPr>
            <w:tcW w:w="800" w:type="dxa"/>
            <w:tcBorders>
              <w:top w:val="nil"/>
              <w:left w:val="nil"/>
              <w:bottom w:val="nil"/>
              <w:right w:val="nil"/>
            </w:tcBorders>
            <w:shd w:val="clear" w:color="auto" w:fill="auto"/>
            <w:noWrap/>
            <w:vAlign w:val="bottom"/>
            <w:hideMark/>
          </w:tcPr>
          <w:p w14:paraId="158BFA36" w14:textId="022B34A5" w:rsidR="00D1126E" w:rsidRPr="00D1126E" w:rsidDel="00A12125" w:rsidRDefault="00D1126E" w:rsidP="00A12125">
            <w:pPr>
              <w:spacing w:after="0" w:line="240" w:lineRule="auto"/>
              <w:jc w:val="center"/>
              <w:rPr>
                <w:del w:id="786" w:author="Stefanie Lane" w:date="2023-01-17T10:52:00Z"/>
                <w:rFonts w:ascii="Calibri" w:eastAsia="Times New Roman" w:hAnsi="Calibri" w:cs="Calibri"/>
                <w:color w:val="000000"/>
                <w:sz w:val="20"/>
                <w:szCs w:val="20"/>
              </w:rPr>
              <w:pPrChange w:id="787" w:author="Stefanie Lane" w:date="2023-01-17T10:52:00Z">
                <w:pPr>
                  <w:spacing w:after="0" w:line="240" w:lineRule="auto"/>
                  <w:jc w:val="center"/>
                </w:pPr>
              </w:pPrChange>
            </w:pPr>
            <w:del w:id="788" w:author="Stefanie Lane" w:date="2023-01-17T10:52:00Z">
              <w:r w:rsidRPr="00D1126E" w:rsidDel="00A12125">
                <w:rPr>
                  <w:rFonts w:ascii="Calibri" w:eastAsia="Times New Roman" w:hAnsi="Calibri" w:cs="Calibri"/>
                  <w:color w:val="000000"/>
                  <w:sz w:val="20"/>
                  <w:szCs w:val="20"/>
                </w:rPr>
                <w:delText>3.3</w:delText>
              </w:r>
            </w:del>
          </w:p>
        </w:tc>
        <w:tc>
          <w:tcPr>
            <w:tcW w:w="800" w:type="dxa"/>
            <w:tcBorders>
              <w:top w:val="nil"/>
              <w:left w:val="nil"/>
              <w:bottom w:val="nil"/>
              <w:right w:val="nil"/>
            </w:tcBorders>
            <w:shd w:val="clear" w:color="auto" w:fill="auto"/>
            <w:noWrap/>
            <w:vAlign w:val="bottom"/>
            <w:hideMark/>
          </w:tcPr>
          <w:p w14:paraId="360AAACF" w14:textId="4E8F4EF2" w:rsidR="00D1126E" w:rsidRPr="00D1126E" w:rsidDel="00A12125" w:rsidRDefault="00D1126E" w:rsidP="00A12125">
            <w:pPr>
              <w:spacing w:after="0" w:line="240" w:lineRule="auto"/>
              <w:jc w:val="center"/>
              <w:rPr>
                <w:del w:id="789" w:author="Stefanie Lane" w:date="2023-01-17T10:52:00Z"/>
                <w:rFonts w:ascii="Calibri" w:eastAsia="Times New Roman" w:hAnsi="Calibri" w:cs="Calibri"/>
                <w:color w:val="000000"/>
                <w:sz w:val="20"/>
                <w:szCs w:val="20"/>
              </w:rPr>
              <w:pPrChange w:id="790" w:author="Stefanie Lane" w:date="2023-01-17T10:52:00Z">
                <w:pPr>
                  <w:spacing w:after="0" w:line="240" w:lineRule="auto"/>
                  <w:jc w:val="center"/>
                </w:pPr>
              </w:pPrChange>
            </w:pPr>
            <w:del w:id="791" w:author="Stefanie Lane" w:date="2023-01-17T10:52:00Z">
              <w:r w:rsidRPr="00D1126E" w:rsidDel="00A12125">
                <w:rPr>
                  <w:rFonts w:ascii="Calibri" w:eastAsia="Times New Roman" w:hAnsi="Calibri" w:cs="Calibri"/>
                  <w:color w:val="000000"/>
                  <w:sz w:val="20"/>
                  <w:szCs w:val="20"/>
                </w:rPr>
                <w:delText>4.7</w:delText>
              </w:r>
            </w:del>
          </w:p>
        </w:tc>
      </w:tr>
      <w:tr w:rsidR="00D1126E" w:rsidRPr="00D1126E" w:rsidDel="00A12125" w14:paraId="22220855" w14:textId="2D3BA4B0" w:rsidTr="002B358C">
        <w:trPr>
          <w:divId w:val="86388072"/>
          <w:trHeight w:val="290"/>
          <w:jc w:val="center"/>
          <w:del w:id="792"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238E97E" w:rsidR="00D1126E" w:rsidRPr="00D1126E" w:rsidDel="00A12125" w:rsidRDefault="00D1126E" w:rsidP="00A12125">
            <w:pPr>
              <w:spacing w:after="0" w:line="240" w:lineRule="auto"/>
              <w:jc w:val="right"/>
              <w:rPr>
                <w:del w:id="793" w:author="Stefanie Lane" w:date="2023-01-17T10:52:00Z"/>
                <w:rFonts w:ascii="Calibri" w:eastAsia="Times New Roman" w:hAnsi="Calibri" w:cs="Calibri"/>
                <w:color w:val="000000"/>
                <w:sz w:val="20"/>
                <w:szCs w:val="20"/>
              </w:rPr>
              <w:pPrChange w:id="794" w:author="Stefanie Lane" w:date="2023-01-17T10:52:00Z">
                <w:pPr>
                  <w:spacing w:after="0" w:line="240" w:lineRule="auto"/>
                  <w:jc w:val="right"/>
                </w:pPr>
              </w:pPrChange>
            </w:pPr>
            <w:del w:id="795"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63E35E9B" w14:textId="0C628C60" w:rsidR="00D1126E" w:rsidRPr="00D1126E" w:rsidDel="00A12125" w:rsidRDefault="00D1126E" w:rsidP="00A12125">
            <w:pPr>
              <w:spacing w:after="0" w:line="240" w:lineRule="auto"/>
              <w:jc w:val="center"/>
              <w:rPr>
                <w:del w:id="796" w:author="Stefanie Lane" w:date="2023-01-17T10:52:00Z"/>
                <w:rFonts w:ascii="Calibri" w:eastAsia="Times New Roman" w:hAnsi="Calibri" w:cs="Calibri"/>
                <w:color w:val="000000"/>
                <w:sz w:val="20"/>
                <w:szCs w:val="20"/>
              </w:rPr>
              <w:pPrChange w:id="797" w:author="Stefanie Lane" w:date="2023-01-17T10:52:00Z">
                <w:pPr>
                  <w:spacing w:after="0" w:line="240" w:lineRule="auto"/>
                  <w:jc w:val="center"/>
                </w:pPr>
              </w:pPrChange>
            </w:pPr>
            <w:del w:id="798" w:author="Stefanie Lane" w:date="2023-01-17T10:52:00Z">
              <w:r w:rsidRPr="00D1126E" w:rsidDel="00A12125">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3BAFED42" w:rsidR="00D1126E" w:rsidRPr="00D1126E" w:rsidDel="00A12125" w:rsidRDefault="00D1126E" w:rsidP="00A12125">
            <w:pPr>
              <w:spacing w:after="0" w:line="240" w:lineRule="auto"/>
              <w:jc w:val="center"/>
              <w:rPr>
                <w:del w:id="799" w:author="Stefanie Lane" w:date="2023-01-17T10:52:00Z"/>
                <w:rFonts w:ascii="Calibri" w:eastAsia="Times New Roman" w:hAnsi="Calibri" w:cs="Calibri"/>
                <w:color w:val="000000"/>
                <w:sz w:val="20"/>
                <w:szCs w:val="20"/>
              </w:rPr>
              <w:pPrChange w:id="800" w:author="Stefanie Lane" w:date="2023-01-17T10:52:00Z">
                <w:pPr>
                  <w:spacing w:after="0" w:line="240" w:lineRule="auto"/>
                  <w:jc w:val="center"/>
                </w:pPr>
              </w:pPrChange>
            </w:pPr>
            <w:del w:id="801" w:author="Stefanie Lane" w:date="2023-01-17T10:52:00Z">
              <w:r w:rsidRPr="00D1126E" w:rsidDel="00A12125">
                <w:rPr>
                  <w:rFonts w:ascii="Calibri" w:eastAsia="Times New Roman" w:hAnsi="Calibri" w:cs="Calibri"/>
                  <w:color w:val="000000"/>
                  <w:sz w:val="20"/>
                  <w:szCs w:val="20"/>
                </w:rPr>
                <w:delText>44</w:delText>
              </w:r>
            </w:del>
          </w:p>
        </w:tc>
        <w:tc>
          <w:tcPr>
            <w:tcW w:w="300" w:type="dxa"/>
            <w:tcBorders>
              <w:top w:val="nil"/>
              <w:left w:val="nil"/>
              <w:bottom w:val="nil"/>
              <w:right w:val="nil"/>
            </w:tcBorders>
            <w:shd w:val="clear" w:color="auto" w:fill="auto"/>
            <w:noWrap/>
            <w:vAlign w:val="bottom"/>
            <w:hideMark/>
          </w:tcPr>
          <w:p w14:paraId="42D91E62" w14:textId="672DC129" w:rsidR="00D1126E" w:rsidRPr="00D1126E" w:rsidDel="00A12125" w:rsidRDefault="00D1126E" w:rsidP="00A12125">
            <w:pPr>
              <w:spacing w:after="0" w:line="240" w:lineRule="auto"/>
              <w:jc w:val="center"/>
              <w:rPr>
                <w:del w:id="802" w:author="Stefanie Lane" w:date="2023-01-17T10:52:00Z"/>
                <w:rFonts w:ascii="Calibri" w:eastAsia="Times New Roman" w:hAnsi="Calibri" w:cs="Calibri"/>
                <w:color w:val="000000"/>
                <w:sz w:val="20"/>
                <w:szCs w:val="20"/>
              </w:rPr>
              <w:pPrChange w:id="803" w:author="Stefanie Lane" w:date="2023-01-17T10:52:00Z">
                <w:pPr>
                  <w:spacing w:after="0" w:line="240" w:lineRule="auto"/>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615826F9" w:rsidR="00D1126E" w:rsidRPr="00D1126E" w:rsidDel="00A12125" w:rsidRDefault="00D1126E" w:rsidP="00A12125">
            <w:pPr>
              <w:spacing w:after="0" w:line="240" w:lineRule="auto"/>
              <w:jc w:val="center"/>
              <w:rPr>
                <w:del w:id="804" w:author="Stefanie Lane" w:date="2023-01-17T10:52:00Z"/>
                <w:rFonts w:ascii="Calibri" w:eastAsia="Times New Roman" w:hAnsi="Calibri" w:cs="Calibri"/>
                <w:color w:val="000000"/>
                <w:sz w:val="20"/>
                <w:szCs w:val="20"/>
              </w:rPr>
              <w:pPrChange w:id="805" w:author="Stefanie Lane" w:date="2023-01-17T10:52:00Z">
                <w:pPr>
                  <w:spacing w:after="0" w:line="240" w:lineRule="auto"/>
                  <w:jc w:val="center"/>
                </w:pPr>
              </w:pPrChange>
            </w:pPr>
            <w:del w:id="806" w:author="Stefanie Lane" w:date="2023-01-17T10:52:00Z">
              <w:r w:rsidRPr="00D1126E" w:rsidDel="00A12125">
                <w:rPr>
                  <w:rFonts w:ascii="Calibri" w:eastAsia="Times New Roman" w:hAnsi="Calibri" w:cs="Calibri"/>
                  <w:color w:val="000000"/>
                  <w:sz w:val="20"/>
                  <w:szCs w:val="20"/>
                </w:rPr>
                <w:delText>9.4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0DDBF993" w:rsidR="00D1126E" w:rsidRPr="00D1126E" w:rsidDel="00A12125" w:rsidRDefault="00D1126E" w:rsidP="00A12125">
            <w:pPr>
              <w:spacing w:after="0" w:line="240" w:lineRule="auto"/>
              <w:jc w:val="center"/>
              <w:rPr>
                <w:del w:id="807" w:author="Stefanie Lane" w:date="2023-01-17T10:52:00Z"/>
                <w:rFonts w:ascii="Calibri" w:eastAsia="Times New Roman" w:hAnsi="Calibri" w:cs="Calibri"/>
                <w:color w:val="000000"/>
                <w:sz w:val="20"/>
                <w:szCs w:val="20"/>
              </w:rPr>
              <w:pPrChange w:id="808" w:author="Stefanie Lane" w:date="2023-01-17T10:52:00Z">
                <w:pPr>
                  <w:spacing w:after="0" w:line="240" w:lineRule="auto"/>
                  <w:jc w:val="center"/>
                </w:pPr>
              </w:pPrChange>
            </w:pPr>
            <w:del w:id="809" w:author="Stefanie Lane" w:date="2023-01-17T10:52:00Z">
              <w:r w:rsidRPr="00D1126E" w:rsidDel="00A12125">
                <w:rPr>
                  <w:rFonts w:ascii="Calibri" w:eastAsia="Times New Roman" w:hAnsi="Calibri" w:cs="Calibri"/>
                  <w:color w:val="000000"/>
                  <w:sz w:val="20"/>
                  <w:szCs w:val="20"/>
                </w:rPr>
                <w:delText>3.0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4B022B15" w:rsidR="00D1126E" w:rsidRPr="00D1126E" w:rsidDel="00A12125" w:rsidRDefault="00D1126E" w:rsidP="00A12125">
            <w:pPr>
              <w:spacing w:after="0" w:line="240" w:lineRule="auto"/>
              <w:jc w:val="center"/>
              <w:rPr>
                <w:del w:id="810" w:author="Stefanie Lane" w:date="2023-01-17T10:52:00Z"/>
                <w:rFonts w:ascii="Calibri" w:eastAsia="Times New Roman" w:hAnsi="Calibri" w:cs="Calibri"/>
                <w:color w:val="000000"/>
                <w:sz w:val="20"/>
                <w:szCs w:val="20"/>
              </w:rPr>
              <w:pPrChange w:id="811" w:author="Stefanie Lane" w:date="2023-01-17T10:52:00Z">
                <w:pPr>
                  <w:spacing w:after="0" w:line="240" w:lineRule="auto"/>
                  <w:jc w:val="center"/>
                </w:pPr>
              </w:pPrChange>
            </w:pPr>
            <w:del w:id="812" w:author="Stefanie Lane" w:date="2023-01-17T10:52:00Z">
              <w:r w:rsidRPr="00D1126E" w:rsidDel="00A12125">
                <w:rPr>
                  <w:rFonts w:ascii="Calibri" w:eastAsia="Times New Roman" w:hAnsi="Calibri" w:cs="Calibri"/>
                  <w:color w:val="000000"/>
                  <w:sz w:val="20"/>
                  <w:szCs w:val="20"/>
                </w:rPr>
                <w:delText>4.7</w:delText>
              </w:r>
            </w:del>
          </w:p>
        </w:tc>
      </w:tr>
    </w:tbl>
    <w:p w14:paraId="52039417" w14:textId="5A6345C5" w:rsidR="00736096" w:rsidRPr="00825EA9" w:rsidDel="00A12125" w:rsidRDefault="00A26EDE" w:rsidP="00A12125">
      <w:pPr>
        <w:rPr>
          <w:del w:id="813" w:author="Stefanie Lane" w:date="2023-01-17T10:52:00Z"/>
        </w:rPr>
        <w:pPrChange w:id="814" w:author="Stefanie Lane" w:date="2023-01-17T10:52:00Z">
          <w:pPr>
            <w:ind w:firstLine="720"/>
          </w:pPr>
        </w:pPrChange>
      </w:pPr>
      <w:del w:id="815" w:author="Stefanie Lane" w:date="2023-01-17T10:52:00Z">
        <w:r w:rsidDel="00A12125">
          <w:fldChar w:fldCharType="end"/>
        </w:r>
      </w:del>
    </w:p>
    <w:p w14:paraId="3D519838" w14:textId="17270468" w:rsidR="009D1A0A" w:rsidRPr="009D1A0A" w:rsidDel="00A12125" w:rsidRDefault="005B5681" w:rsidP="00A12125">
      <w:pPr>
        <w:rPr>
          <w:del w:id="816" w:author="Stefanie Lane" w:date="2023-01-17T10:52:00Z"/>
        </w:rPr>
        <w:pPrChange w:id="817" w:author="Stefanie Lane" w:date="2023-01-17T10:52:00Z">
          <w:pPr>
            <w:ind w:firstLine="720"/>
          </w:pPr>
        </w:pPrChange>
      </w:pPr>
      <w:del w:id="818" w:author="Stefanie Lane" w:date="2023-01-17T10:52:00Z">
        <w:r w:rsidDel="00A12125">
          <w:delText xml:space="preserve"> </w:delText>
        </w:r>
      </w:del>
    </w:p>
    <w:p w14:paraId="1774FCB2" w14:textId="6407CEE0" w:rsidR="00B61B57" w:rsidDel="00A12125" w:rsidRDefault="00B61B57" w:rsidP="00A12125">
      <w:pPr>
        <w:rPr>
          <w:del w:id="819" w:author="Stefanie Lane" w:date="2023-01-17T10:52:00Z"/>
        </w:rPr>
        <w:pPrChange w:id="820" w:author="Stefanie Lane" w:date="2023-01-17T10:52:00Z">
          <w:pPr/>
        </w:pPrChange>
      </w:pPr>
    </w:p>
    <w:p w14:paraId="148443DA" w14:textId="2F948D32" w:rsidR="001A5B3B" w:rsidRDefault="001A5B3B">
      <w:pPr>
        <w:rPr>
          <w:iCs/>
          <w:color w:val="44546A" w:themeColor="text2"/>
          <w:sz w:val="18"/>
          <w:szCs w:val="18"/>
        </w:rPr>
      </w:pPr>
      <w:del w:id="821" w:author="Stefanie Lane" w:date="2023-01-17T10:52:00Z">
        <w:r w:rsidDel="00A12125">
          <w:rPr>
            <w:iCs/>
            <w:color w:val="44546A" w:themeColor="text2"/>
            <w:sz w:val="18"/>
            <w:szCs w:val="18"/>
          </w:rPr>
          <w:br w:type="page"/>
        </w:r>
      </w:del>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Del="00CF3124" w:rsidRDefault="00530C3C" w:rsidP="00530C3C">
      <w:pPr>
        <w:rPr>
          <w:del w:id="822" w:author="Stefanie Lane" w:date="2023-01-17T10:53:00Z"/>
        </w:rPr>
      </w:pPr>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823"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824" w:name="_Hlk112157303"/>
      <w:bookmarkEnd w:id="823"/>
      <w:r>
        <w:lastRenderedPageBreak/>
        <w:t xml:space="preserve">Discussion </w:t>
      </w:r>
    </w:p>
    <w:bookmarkEnd w:id="824"/>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825"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825"/>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441BDFF5"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826"/>
      <w:del w:id="827" w:author="Stefanie Lane" w:date="2023-01-14T13:21:00Z">
        <w:r w:rsidR="007B08D6" w:rsidDel="0050398A">
          <w:delText xml:space="preserve">high </w:delText>
        </w:r>
      </w:del>
      <w:commentRangeEnd w:id="826"/>
      <w:ins w:id="828" w:author="Stefanie Lane" w:date="2023-01-14T13:21:00Z">
        <w:r w:rsidR="0050398A">
          <w:t>bracki</w:t>
        </w:r>
      </w:ins>
      <w:ins w:id="829" w:author="Stefanie Lane" w:date="2023-01-14T13:22:00Z">
        <w:r w:rsidR="0050398A">
          <w:t>sh estuarine</w:t>
        </w:r>
      </w:ins>
      <w:ins w:id="830" w:author="Stefanie Lane" w:date="2023-01-14T13:21:00Z">
        <w:r w:rsidR="0050398A">
          <w:t xml:space="preserve"> </w:t>
        </w:r>
      </w:ins>
      <w:r w:rsidR="00B200BA">
        <w:rPr>
          <w:rStyle w:val="CommentReference"/>
        </w:rPr>
        <w:commentReference w:id="826"/>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lastRenderedPageBreak/>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831"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831"/>
    </w:p>
    <w:p w14:paraId="2AAF3ADA" w14:textId="0E1DAAAE" w:rsidR="00BE39A7" w:rsidRPr="009D6D33" w:rsidRDefault="00E954F2" w:rsidP="00A07617">
      <w:pPr>
        <w:ind w:firstLine="720"/>
        <w:rPr>
          <w:rFonts w:cstheme="minorHAnsi"/>
        </w:rPr>
      </w:pPr>
      <w:ins w:id="832" w:author="Martin, Tara (Forestry)" w:date="2023-01-10T10:20:00Z">
        <w:r>
          <w:rPr>
            <w:rFonts w:cstheme="minorHAnsi"/>
          </w:rPr>
          <w:t>Plant b</w:t>
        </w:r>
      </w:ins>
      <w:del w:id="833" w:author="Martin, Tara (Forestry)" w:date="2023-01-10T10:20:00Z">
        <w:r w:rsidR="00D472DA">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834" w:author="Martin, Tara (Forestry)" w:date="2023-01-10T10:21:00Z">
        <w:r>
          <w:rPr>
            <w:rFonts w:cstheme="minorHAnsi"/>
          </w:rPr>
          <w:t xml:space="preserve">native </w:t>
        </w:r>
      </w:ins>
      <w:ins w:id="835"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836" w:author="Gary" w:date="2023-01-09T11:59:00Z">
        <w:r w:rsidR="00BE39A7" w:rsidDel="004D7289">
          <w:delText>,</w:delText>
        </w:r>
      </w:del>
      <w:ins w:id="837" w:author="Gary" w:date="2023-01-09T11:59:00Z">
        <w:r w:rsidR="003B66C2">
          <w:t>;</w:t>
        </w:r>
      </w:ins>
      <w:r w:rsidR="00BE39A7">
        <w:t xml:space="preserve"> however</w:t>
      </w:r>
      <w:ins w:id="838"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839"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840" w:author="Martin, Tara (Forestry)" w:date="2023-01-10T10:26:00Z">
        <w:r w:rsidR="00C244E6">
          <w:delText>landscape</w:delText>
        </w:r>
        <w:r w:rsidR="00C244E6" w:rsidDel="00E954F2">
          <w:delText xml:space="preserve"> </w:delText>
        </w:r>
      </w:del>
      <w:ins w:id="841" w:author="Martin, Tara (Forestry)" w:date="2023-01-10T10:26:00Z">
        <w:r w:rsidR="00E954F2">
          <w:t>region</w:t>
        </w:r>
        <w:r w:rsidR="00C244E6">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ins w:id="842" w:author="TGM" w:date="2023-01-14T12:59:00Z">
        <w:r w:rsidR="00C04996">
          <w:t>reference</w:t>
        </w:r>
      </w:ins>
      <w:ins w:id="843" w:author="Martin, Tara (Forestry)" w:date="2023-01-10T10:26:00Z">
        <w:r w:rsidR="00E954F2">
          <w:t>s</w:t>
        </w:r>
      </w:ins>
      <w:del w:id="844" w:author="TGM" w:date="2023-01-14T12:59:00Z">
        <w:r w:rsidR="00C04996">
          <w:delText>reference</w:delText>
        </w:r>
      </w:del>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845" w:author="Martin, Tara (Forestry)" w:date="2023-01-10T10:27:00Z">
        <w:r w:rsidR="00811EA0">
          <w:delText xml:space="preserve">ideals </w:delText>
        </w:r>
      </w:del>
      <w:ins w:id="846" w:author="Martin, Tara (Forestry)" w:date="2023-01-10T10:27:00Z">
        <w:r w:rsidR="00E954F2">
          <w:t xml:space="preserve">sites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839"/>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847" w:author="Martin, Tara (Forestry)" w:date="2023-01-10T10:27:00Z">
        <w:r w:rsidR="00BE39A7">
          <w:delText>invasive</w:delText>
        </w:r>
        <w:r w:rsidR="00BE39A7" w:rsidDel="00F8627C">
          <w:delText xml:space="preserve"> </w:delText>
        </w:r>
      </w:del>
      <w:ins w:id="848" w:author="Martin, Tara (Forestry)" w:date="2023-01-10T10:27:00Z">
        <w:r w:rsidR="00F8627C">
          <w:t>non</w:t>
        </w:r>
      </w:ins>
      <w:ins w:id="849" w:author="Martin, Tara (Forestry)" w:date="2023-01-10T10:28:00Z">
        <w:r w:rsidR="00F8627C">
          <w:t>-native</w:t>
        </w:r>
      </w:ins>
      <w:ins w:id="850" w:author="Martin, Tara (Forestry)" w:date="2023-01-10T10:27:00Z">
        <w:r w:rsidR="00BE39A7">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Manuscript was drafted by Stefanie L. Lane; Nancy Shackelford and Tara G. Ma</w:t>
      </w:r>
      <w:bookmarkStart w:id="851" w:name="_GoBack"/>
      <w:bookmarkEnd w:id="851"/>
      <w:r w:rsidR="001F4CD8">
        <w:t xml:space="preserve">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1409A2E4" w:rsidR="003B66C2" w:rsidRDefault="00694C2C">
      <w:pPr>
        <w:tabs>
          <w:tab w:val="left" w:pos="6384"/>
        </w:tabs>
        <w:rPr>
          <w:ins w:id="852" w:author="Gary" w:date="2023-01-09T12:05:00Z"/>
          <w:rPrChange w:id="853" w:author="GEB" w:date="2023-01-14T12:59:00Z">
            <w:rPr>
              <w:ins w:id="854" w:author="Gary" w:date="2023-01-09T12:05:00Z"/>
              <w:rFonts w:asciiTheme="majorHAnsi" w:hAnsiTheme="majorHAnsi"/>
              <w:color w:val="2F5496" w:themeColor="accent1" w:themeShade="BF"/>
              <w:sz w:val="32"/>
            </w:rPr>
          </w:rPrChange>
        </w:rPr>
        <w:pPrChange w:id="855" w:author="GEB" w:date="2023-01-14T12:59:00Z">
          <w:pPr/>
        </w:pPrChange>
      </w:pPr>
      <w:del w:id="856" w:author="GEB" w:date="2023-01-14T12:59:00Z">
        <w:r>
          <w:br w:type="page"/>
        </w:r>
      </w:del>
      <w:ins w:id="857" w:author="Gary" w:date="2023-01-09T12:05:00Z">
        <w:r w:rsidR="003B66C2">
          <w:tab/>
        </w:r>
      </w:ins>
    </w:p>
    <w:p w14:paraId="13E35A3D" w14:textId="77777777" w:rsidR="00694C2C" w:rsidRDefault="00694C2C">
      <w:pPr>
        <w:tabs>
          <w:tab w:val="left" w:pos="6384"/>
        </w:tabs>
        <w:rPr>
          <w:ins w:id="858" w:author="GEB" w:date="2023-01-14T12:59:00Z"/>
          <w:rFonts w:asciiTheme="majorHAnsi" w:eastAsiaTheme="majorEastAsia" w:hAnsiTheme="majorHAnsi" w:cstheme="majorBidi"/>
          <w:color w:val="2F5496" w:themeColor="accent1" w:themeShade="BF"/>
          <w:sz w:val="32"/>
          <w:szCs w:val="32"/>
        </w:rPr>
        <w:pPrChange w:id="859" w:author="Gary" w:date="2023-01-09T12:05:00Z">
          <w:pPr/>
        </w:pPrChange>
      </w:pPr>
      <w:ins w:id="860" w:author="GEB" w:date="2023-01-14T12:59:00Z">
        <w:r w:rsidRPr="003B66C2">
          <w:br w:type="page"/>
        </w:r>
      </w:ins>
      <w:ins w:id="861" w:author="Gary" w:date="2023-01-09T12:05:00Z">
        <w:r w:rsidR="003B66C2">
          <w:lastRenderedPageBreak/>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ins w:id="862" w:author="Stefanie Lane" w:date="2023-01-14T13:18:00Z"/>
          <w:rFonts w:ascii="Calibri" w:hAnsi="Calibri" w:cs="Calibri"/>
        </w:rPr>
      </w:pPr>
      <w:ins w:id="863" w:author="Stefanie Lane" w:date="2023-01-14T13:18:00Z">
        <w:r w:rsidRPr="00C5392E">
          <w:rPr>
            <w:rFonts w:ascii="Calibri" w:hAnsi="Calibri" w:cs="Calibri"/>
          </w:rPr>
          <w:lastRenderedPageBreak/>
          <w:t>R Core Team (2022). R: A language and environment for statistical</w:t>
        </w:r>
      </w:ins>
      <w:ins w:id="864" w:author="Stefanie Lane" w:date="2023-01-14T13:20:00Z">
        <w:r w:rsidR="00F854BF">
          <w:rPr>
            <w:rFonts w:ascii="Calibri" w:hAnsi="Calibri" w:cs="Calibri"/>
          </w:rPr>
          <w:t xml:space="preserve"> </w:t>
        </w:r>
      </w:ins>
      <w:ins w:id="865" w:author="Stefanie Lane" w:date="2023-01-14T13:18:00Z">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ins>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866" w:name="_Ref103856212"/>
    </w:p>
    <w:bookmarkEnd w:id="866"/>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commentRangeStart w:id="867"/>
      <w:proofErr w:type="spellStart"/>
      <w:r w:rsidR="00D361CA" w:rsidRPr="00D361CA">
        <w:t>Electornic</w:t>
      </w:r>
      <w:proofErr w:type="spellEnd"/>
      <w:r w:rsidR="00D361CA" w:rsidRPr="00D361CA">
        <w:t xml:space="preserve"> </w:t>
      </w:r>
      <w:commentRangeEnd w:id="867"/>
      <w:r w:rsidR="007C36CA">
        <w:rPr>
          <w:rStyle w:val="CommentReference"/>
        </w:rPr>
        <w:commentReference w:id="867"/>
      </w:r>
      <w:r w:rsidR="00D361CA" w:rsidRPr="00D361CA">
        <w:t>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 xml:space="preserve">Cluster analysis using Bray-Curtis distance measure shows similar trends of increasing </w:t>
      </w:r>
      <w:commentRangeStart w:id="868"/>
      <w:r w:rsidRPr="003B2929">
        <w:t xml:space="preserve">dissimilarity over time </w:t>
      </w:r>
      <w:commentRangeEnd w:id="868"/>
      <w:r w:rsidR="00B84F11">
        <w:rPr>
          <w:rStyle w:val="CommentReference"/>
        </w:rPr>
        <w:commentReference w:id="868"/>
      </w:r>
      <w:r w:rsidRPr="003B2929">
        <w:t>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w:t>
      </w:r>
      <w:commentRangeStart w:id="869"/>
      <w:r w:rsidRPr="008029F2">
        <w:t>Non-native species cover largely remains unchanged</w:t>
      </w:r>
      <w:commentRangeEnd w:id="869"/>
      <w:r w:rsidR="0065735F">
        <w:rPr>
          <w:rStyle w:val="CommentReference"/>
        </w:rPr>
        <w:commentReference w:id="869"/>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ry" w:date="2023-01-09T14:45:00Z" w:initials="G">
    <w:p w14:paraId="2DC546A1" w14:textId="5EEBC059" w:rsidR="00931CB9" w:rsidRPr="00C372B0" w:rsidRDefault="00931CB9">
      <w:pPr>
        <w:pStyle w:val="CommentText"/>
      </w:pPr>
      <w:r>
        <w:rPr>
          <w:rStyle w:val="CommentReference"/>
        </w:rPr>
        <w:annotationRef/>
      </w:r>
      <w:r>
        <w:t>I added my middle initial to be consistent with the 1982 publication</w:t>
      </w:r>
    </w:p>
  </w:comment>
  <w:comment w:id="11" w:author="Martin, Tara (Forestry)" w:date="2023-01-06T18:25:00Z" w:initials="MT(">
    <w:p w14:paraId="1627A264" w14:textId="5914CA7F" w:rsidR="00931CB9" w:rsidRDefault="00931CB9">
      <w:pPr>
        <w:pStyle w:val="CommentText"/>
      </w:pPr>
      <w:r>
        <w:rPr>
          <w:rStyle w:val="CommentReference"/>
        </w:rPr>
        <w:annotationRef/>
      </w:r>
      <w:r>
        <w:t xml:space="preserve">Add a thank you to Mary O’Connor for her extremely helpful comments on earlier versions of this MS.  Also did John Richardson help set this project up or contribute in any way that warrants acknowledging? </w:t>
      </w:r>
    </w:p>
  </w:comment>
  <w:comment w:id="12" w:author="Stefanie Lane" w:date="2023-01-14T13:13:00Z" w:initials="SLL">
    <w:p w14:paraId="69DA5373" w14:textId="26BF3B80" w:rsidR="00931CB9" w:rsidRDefault="00931CB9">
      <w:pPr>
        <w:pStyle w:val="CommentText"/>
      </w:pPr>
      <w:r>
        <w:rPr>
          <w:rStyle w:val="CommentReference"/>
        </w:rPr>
        <w:annotationRef/>
      </w:r>
      <w:r>
        <w:t xml:space="preserve">John advised on the resampling design. He reviewed many prior drafts, however that content isn’t reflected in the current manuscript </w:t>
      </w:r>
    </w:p>
  </w:comment>
  <w:comment w:id="13" w:author="Gary" w:date="2023-01-09T14:52:00Z" w:initials="G">
    <w:p w14:paraId="6F9E3BDF" w14:textId="77777777" w:rsidR="00931CB9" w:rsidRDefault="00931CB9">
      <w:pPr>
        <w:pStyle w:val="CommentText"/>
      </w:pPr>
      <w:r>
        <w:rPr>
          <w:rStyle w:val="CommentReference"/>
        </w:rPr>
        <w:annotationRef/>
      </w:r>
      <w:r>
        <w:t>Normally a funding source is mentioned.</w:t>
      </w:r>
    </w:p>
  </w:comment>
  <w:comment w:id="14" w:author="Stefanie Lane" w:date="2023-01-14T13:13:00Z" w:initials="SLL">
    <w:p w14:paraId="5078A487" w14:textId="7F682C49" w:rsidR="00931CB9" w:rsidRDefault="00931CB9">
      <w:pPr>
        <w:pStyle w:val="CommentText"/>
      </w:pPr>
      <w:r>
        <w:rPr>
          <w:rStyle w:val="CommentReference"/>
        </w:rPr>
        <w:annotationRef/>
      </w:r>
      <w:r>
        <w:t>Wetlands requires funding acknowledgement in a separate section (see end of doc)</w:t>
      </w:r>
    </w:p>
  </w:comment>
  <w:comment w:id="19" w:author="Martin, Tara (Forestry)" w:date="2023-01-10T09:37:00Z" w:initials="MT(">
    <w:p w14:paraId="0E3D1CF8" w14:textId="0E03D7F7" w:rsidR="00931CB9" w:rsidRDefault="00931CB9">
      <w:pPr>
        <w:pStyle w:val="CommentText"/>
      </w:pPr>
      <w:r>
        <w:rPr>
          <w:rStyle w:val="CommentReference"/>
        </w:rPr>
        <w:annotationRef/>
      </w:r>
      <w:r>
        <w:t xml:space="preserve">This is specifically about estuarine succession, yet we have not introduced estuaries yet.  </w:t>
      </w:r>
      <w:proofErr w:type="gramStart"/>
      <w:r>
        <w:t>So</w:t>
      </w:r>
      <w:proofErr w:type="gramEnd"/>
      <w:r>
        <w:t xml:space="preserve"> these statements need to be more general.  Suggest just saying succession. </w:t>
      </w:r>
    </w:p>
  </w:comment>
  <w:comment w:id="23" w:author="Martin, Tara (Forestry)" w:date="2023-01-10T09:42:00Z" w:initials="MT(">
    <w:p w14:paraId="4ED09463" w14:textId="61FB1725" w:rsidR="00931CB9" w:rsidRDefault="00931CB9">
      <w:pPr>
        <w:pStyle w:val="CommentText"/>
      </w:pPr>
      <w:r>
        <w:rPr>
          <w:rStyle w:val="CommentReference"/>
        </w:rPr>
        <w:annotationRef/>
      </w:r>
      <w:r>
        <w:t xml:space="preserve">The timescale we’re considering is decades, not millennia.  Unclear what this means and how it differs from succession.  Consider deleting. </w:t>
      </w:r>
    </w:p>
  </w:comment>
  <w:comment w:id="24" w:author="Stefanie Lane" w:date="2023-01-14T13:41:00Z" w:initials="SLL">
    <w:p w14:paraId="68C9ADFB" w14:textId="40402DCD" w:rsidR="00931CB9" w:rsidRDefault="00931CB9">
      <w:pPr>
        <w:pStyle w:val="CommentText"/>
      </w:pPr>
      <w:r>
        <w:rPr>
          <w:rStyle w:val="CommentReference"/>
        </w:rPr>
        <w:annotationRef/>
      </w:r>
      <w:r>
        <w:t xml:space="preserve">I think </w:t>
      </w:r>
      <w:proofErr w:type="spellStart"/>
      <w:r>
        <w:t>Holling’s</w:t>
      </w:r>
      <w:proofErr w:type="spellEnd"/>
      <w:r>
        <w:t xml:space="preserve"> paper still fits to exemplify how community shifts may be due to population cycles, but I agree the bit about timescales isn’t helpful. </w:t>
      </w:r>
    </w:p>
  </w:comment>
  <w:comment w:id="33" w:author="Gary" w:date="2023-01-08T18:13:00Z" w:initials="G">
    <w:p w14:paraId="1CF3D0E1" w14:textId="10889404" w:rsidR="00931CB9" w:rsidRDefault="00931CB9">
      <w:pPr>
        <w:pStyle w:val="CommentText"/>
      </w:pPr>
      <w:r>
        <w:rPr>
          <w:rStyle w:val="CommentReference"/>
        </w:rPr>
        <w:annotationRef/>
      </w:r>
      <w:r>
        <w:t>contributes? (singular, refers back to “stability”}</w:t>
      </w:r>
    </w:p>
  </w:comment>
  <w:comment w:id="36" w:author="Gary" w:date="2023-01-08T18:15:00Z" w:initials="G">
    <w:p w14:paraId="3EC79A58" w14:textId="4910539E" w:rsidR="00931CB9" w:rsidRDefault="00931CB9">
      <w:pPr>
        <w:pStyle w:val="CommentText"/>
      </w:pPr>
      <w:r>
        <w:rPr>
          <w:rStyle w:val="CommentReference"/>
        </w:rPr>
        <w:annotationRef/>
      </w:r>
      <w:r>
        <w:t>spelling</w:t>
      </w:r>
    </w:p>
  </w:comment>
  <w:comment w:id="63" w:author="Martin, Tara (Forestry)" w:date="2023-01-10T09:57:00Z" w:initials="MT(">
    <w:p w14:paraId="21E65403" w14:textId="3C695B76" w:rsidR="00931CB9" w:rsidRDefault="00931CB9">
      <w:pPr>
        <w:pStyle w:val="CommentText"/>
      </w:pPr>
      <w:r>
        <w:rPr>
          <w:rStyle w:val="CommentReference"/>
        </w:rPr>
        <w:annotationRef/>
      </w:r>
      <w:r>
        <w:t xml:space="preserve">Suggest keeping terminology to non-native and native as opposed to invasive, exotic </w:t>
      </w:r>
      <w:proofErr w:type="gramStart"/>
      <w:r>
        <w:t>etc..</w:t>
      </w:r>
      <w:proofErr w:type="gramEnd"/>
      <w:r>
        <w:t xml:space="preserve">  Not all non-natives are invasive…</w:t>
      </w:r>
    </w:p>
  </w:comment>
  <w:comment w:id="68" w:author="Gary" w:date="2023-01-09T15:07:00Z" w:initials="G">
    <w:p w14:paraId="0819E1EC" w14:textId="4AE443F2" w:rsidR="00931CB9" w:rsidRDefault="00931CB9">
      <w:pPr>
        <w:pStyle w:val="CommentText"/>
      </w:pPr>
      <w:r>
        <w:rPr>
          <w:rStyle w:val="CommentReference"/>
        </w:rPr>
        <w:annotationRef/>
      </w:r>
      <w:r>
        <w:t>italicize Latin names</w:t>
      </w:r>
    </w:p>
  </w:comment>
  <w:comment w:id="80" w:author="Gary" w:date="2023-01-09T15:15:00Z" w:initials="G">
    <w:p w14:paraId="5BFC212D" w14:textId="02FB0BF0" w:rsidR="00931CB9" w:rsidRDefault="00931CB9">
      <w:pPr>
        <w:pStyle w:val="CommentText"/>
      </w:pPr>
      <w:r>
        <w:rPr>
          <w:rStyle w:val="CommentReference"/>
        </w:rPr>
        <w:annotationRef/>
      </w:r>
      <w:r>
        <w:t xml:space="preserve">Suggest replace “driving” with “associated with”. To me, “driving” refers more to causal processes. </w:t>
      </w:r>
    </w:p>
  </w:comment>
  <w:comment w:id="89" w:author="Gary" w:date="2023-01-08T18:24:00Z" w:initials="G">
    <w:p w14:paraId="038A908B" w14:textId="3C63FBC5" w:rsidR="00931CB9" w:rsidRDefault="00931CB9">
      <w:pPr>
        <w:pStyle w:val="CommentText"/>
      </w:pPr>
      <w:r>
        <w:rPr>
          <w:rStyle w:val="CommentReference"/>
        </w:rPr>
        <w:annotationRef/>
      </w:r>
      <w:r>
        <w:t>delete? Isn’t this the same as greater net loss?</w:t>
      </w:r>
    </w:p>
  </w:comment>
  <w:comment w:id="133" w:author="Martin, Tara (Forestry)" w:date="2023-01-10T10:05:00Z" w:initials="MT(">
    <w:p w14:paraId="175AF76F" w14:textId="0D87DDC5" w:rsidR="00931CB9" w:rsidRDefault="00931CB9">
      <w:pPr>
        <w:pStyle w:val="CommentText"/>
      </w:pPr>
      <w:r>
        <w:rPr>
          <w:rStyle w:val="CommentReference"/>
        </w:rPr>
        <w:annotationRef/>
      </w:r>
      <w:r>
        <w:t>Add citation</w:t>
      </w:r>
    </w:p>
  </w:comment>
  <w:comment w:id="153" w:author="Martin, Tara (Forestry)" w:date="2023-01-10T10:09:00Z" w:initials="MT(">
    <w:p w14:paraId="45DDBAA4" w14:textId="0E9FDB1E" w:rsidR="00931CB9" w:rsidRDefault="00931CB9">
      <w:pPr>
        <w:pStyle w:val="CommentText"/>
      </w:pPr>
      <w:r>
        <w:rPr>
          <w:rStyle w:val="CommentReference"/>
        </w:rPr>
        <w:annotationRef/>
      </w:r>
      <w:r>
        <w:t>Can we say this?  Rarity is complicated and there are many drivers of rarity…</w:t>
      </w:r>
    </w:p>
  </w:comment>
  <w:comment w:id="162" w:author="Gary" w:date="2023-01-10T15:04:00Z" w:initials="G">
    <w:p w14:paraId="08B3D991" w14:textId="5F5183D6" w:rsidR="00931CB9" w:rsidRDefault="00931CB9">
      <w:pPr>
        <w:pStyle w:val="CommentText"/>
      </w:pPr>
      <w:r>
        <w:rPr>
          <w:rStyle w:val="CommentReference"/>
        </w:rPr>
        <w:annotationRef/>
      </w:r>
      <w:r>
        <w:t>from 1999-2019?</w:t>
      </w:r>
    </w:p>
  </w:comment>
  <w:comment w:id="826" w:author="Martin, Tara (Forestry)" w:date="2023-01-10T10:17:00Z" w:initials="MT(">
    <w:p w14:paraId="2D33E4E5" w14:textId="1B55F3B2" w:rsidR="00931CB9" w:rsidRDefault="00931CB9">
      <w:pPr>
        <w:pStyle w:val="CommentText"/>
      </w:pPr>
      <w:r>
        <w:rPr>
          <w:rStyle w:val="CommentReference"/>
        </w:rPr>
        <w:annotationRef/>
      </w:r>
      <w:r>
        <w:t xml:space="preserve">What does high mean here? High topography, high elevation? </w:t>
      </w:r>
    </w:p>
  </w:comment>
  <w:comment w:id="867" w:author="Gary" w:date="2023-01-09T12:22:00Z" w:initials="G">
    <w:p w14:paraId="7A9C8111" w14:textId="61BF0DBD" w:rsidR="00931CB9" w:rsidRDefault="00931CB9">
      <w:pPr>
        <w:pStyle w:val="CommentText"/>
      </w:pPr>
      <w:r>
        <w:rPr>
          <w:rStyle w:val="CommentReference"/>
        </w:rPr>
        <w:annotationRef/>
      </w:r>
      <w:r>
        <w:t>spelling</w:t>
      </w:r>
    </w:p>
  </w:comment>
  <w:comment w:id="868" w:author="Gary" w:date="2023-01-09T12:59:00Z" w:initials="G">
    <w:p w14:paraId="7056A302" w14:textId="0BA46E27" w:rsidR="00931CB9" w:rsidRDefault="00931CB9">
      <w:pPr>
        <w:pStyle w:val="CommentText"/>
      </w:pPr>
      <w:r>
        <w:rPr>
          <w:rStyle w:val="CommentReference"/>
        </w:rPr>
        <w:annotationRef/>
      </w:r>
      <w:r>
        <w:t>suggest rephrase as “homogeneity within assemblages”.</w:t>
      </w:r>
    </w:p>
  </w:comment>
  <w:comment w:id="869" w:author="Gary" w:date="2023-01-09T12:34:00Z" w:initials="G">
    <w:p w14:paraId="69863B12" w14:textId="71A23668" w:rsidR="00931CB9" w:rsidRDefault="00931CB9">
      <w:pPr>
        <w:pStyle w:val="CommentText"/>
      </w:pPr>
      <w:r>
        <w:rPr>
          <w:rStyle w:val="CommentReference"/>
        </w:rPr>
        <w:annotationRef/>
      </w:r>
      <w:r>
        <w:t>suggest rephrase as “shows a more variable pattern of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C546A1" w15:done="1"/>
  <w15:commentEx w15:paraId="1627A264" w15:done="1"/>
  <w15:commentEx w15:paraId="69DA5373" w15:paraIdParent="1627A264" w15:done="1"/>
  <w15:commentEx w15:paraId="6F9E3BDF" w15:done="1"/>
  <w15:commentEx w15:paraId="5078A487" w15:paraIdParent="6F9E3BDF" w15:done="1"/>
  <w15:commentEx w15:paraId="0E3D1CF8" w15:done="1"/>
  <w15:commentEx w15:paraId="4ED09463" w15:done="1"/>
  <w15:commentEx w15:paraId="68C9ADFB" w15:paraIdParent="4ED09463" w15:done="0"/>
  <w15:commentEx w15:paraId="1CF3D0E1" w15:done="1"/>
  <w15:commentEx w15:paraId="3EC79A58" w15:done="1"/>
  <w15:commentEx w15:paraId="21E65403" w15:done="1"/>
  <w15:commentEx w15:paraId="0819E1EC" w15:done="1"/>
  <w15:commentEx w15:paraId="5BFC212D" w15:done="0"/>
  <w15:commentEx w15:paraId="038A908B" w15:done="0"/>
  <w15:commentEx w15:paraId="175AF76F" w15:done="1"/>
  <w15:commentEx w15:paraId="45DDBAA4" w15:done="1"/>
  <w15:commentEx w15:paraId="08B3D991" w15:done="0"/>
  <w15:commentEx w15:paraId="2D33E4E5" w15:done="0"/>
  <w15:commentEx w15:paraId="7A9C8111" w15:done="0"/>
  <w15:commentEx w15:paraId="7056A302" w15:done="0"/>
  <w15:commentEx w15:paraId="69863B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C546A1" w16cid:durableId="2766A725"/>
  <w16cid:commentId w16cid:paraId="1627A264" w16cid:durableId="2762E628"/>
  <w16cid:commentId w16cid:paraId="69DA5373" w16cid:durableId="276D28F3"/>
  <w16cid:commentId w16cid:paraId="6F9E3BDF" w16cid:durableId="276D25CF"/>
  <w16cid:commentId w16cid:paraId="5078A487" w16cid:durableId="276D28E3"/>
  <w16cid:commentId w16cid:paraId="0E3D1CF8" w16cid:durableId="2767B050"/>
  <w16cid:commentId w16cid:paraId="4ED09463" w16cid:durableId="2767B18F"/>
  <w16cid:commentId w16cid:paraId="68C9ADFB" w16cid:durableId="276D2FA4"/>
  <w16cid:commentId w16cid:paraId="1CF3D0E1" w16cid:durableId="2765863F"/>
  <w16cid:commentId w16cid:paraId="3EC79A58" w16cid:durableId="276586D2"/>
  <w16cid:commentId w16cid:paraId="21E65403" w16cid:durableId="2767B523"/>
  <w16cid:commentId w16cid:paraId="0819E1EC" w16cid:durableId="2766AC36"/>
  <w16cid:commentId w16cid:paraId="5BFC212D" w16cid:durableId="2766AE10"/>
  <w16cid:commentId w16cid:paraId="038A908B" w16cid:durableId="276588FB"/>
  <w16cid:commentId w16cid:paraId="175AF76F" w16cid:durableId="2767B6E0"/>
  <w16cid:commentId w16cid:paraId="45DDBAA4" w16cid:durableId="2767B7D0"/>
  <w16cid:commentId w16cid:paraId="08B3D991" w16cid:durableId="2767FD0B"/>
  <w16cid:commentId w16cid:paraId="2D33E4E5" w16cid:durableId="2767B9A0"/>
  <w16cid:commentId w16cid:paraId="7A9C8111" w16cid:durableId="27668569"/>
  <w16cid:commentId w16cid:paraId="7056A302" w16cid:durableId="27668E3C"/>
  <w16cid:commentId w16cid:paraId="69863B12" w16cid:durableId="27668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26A10" w14:textId="77777777" w:rsidR="00931CB9" w:rsidRDefault="00931CB9" w:rsidP="00BF4E75">
      <w:pPr>
        <w:spacing w:after="0" w:line="240" w:lineRule="auto"/>
      </w:pPr>
      <w:r>
        <w:separator/>
      </w:r>
    </w:p>
  </w:endnote>
  <w:endnote w:type="continuationSeparator" w:id="0">
    <w:p w14:paraId="320BB1FA" w14:textId="77777777" w:rsidR="00931CB9" w:rsidRDefault="00931CB9" w:rsidP="00BF4E75">
      <w:pPr>
        <w:spacing w:after="0" w:line="240" w:lineRule="auto"/>
      </w:pPr>
      <w:r>
        <w:continuationSeparator/>
      </w:r>
    </w:p>
  </w:endnote>
  <w:endnote w:type="continuationNotice" w:id="1">
    <w:p w14:paraId="7147A122" w14:textId="77777777" w:rsidR="00931CB9" w:rsidRDefault="00931C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53224" w14:textId="77777777" w:rsidR="00931CB9" w:rsidRDefault="00931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B8307" w14:textId="77777777" w:rsidR="00931CB9" w:rsidRDefault="00931CB9" w:rsidP="00BF4E75">
      <w:pPr>
        <w:spacing w:after="0" w:line="240" w:lineRule="auto"/>
      </w:pPr>
      <w:r>
        <w:separator/>
      </w:r>
    </w:p>
  </w:footnote>
  <w:footnote w:type="continuationSeparator" w:id="0">
    <w:p w14:paraId="290D87C3" w14:textId="77777777" w:rsidR="00931CB9" w:rsidRDefault="00931CB9" w:rsidP="00BF4E75">
      <w:pPr>
        <w:spacing w:after="0" w:line="240" w:lineRule="auto"/>
      </w:pPr>
      <w:r>
        <w:continuationSeparator/>
      </w:r>
    </w:p>
  </w:footnote>
  <w:footnote w:type="continuationNotice" w:id="1">
    <w:p w14:paraId="2668D049" w14:textId="77777777" w:rsidR="00931CB9" w:rsidRDefault="00931C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931CB9" w:rsidRDefault="00931CB9">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931CB9" w:rsidRDefault="00931C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931CB9" w:rsidRDefault="00931CB9">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31CB9" w:rsidRDefault="00931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3.svg"/><Relationship Id="rId32"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2.png"/><Relationship Id="rId28"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www.openstreetmap.org/" TargetMode="External"/><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schemas.microsoft.com/office/2006/documentManagement/types"/>
    <ds:schemaRef ds:uri="http://schemas.microsoft.com/office/2006/metadata/properties"/>
    <ds:schemaRef ds:uri="8c008993-a31f-4b40-b1f3-88dd9c6e1924"/>
    <ds:schemaRef ds:uri="http://purl.org/dc/terms/"/>
    <ds:schemaRef ds:uri="http://purl.org/dc/dcmitype/"/>
    <ds:schemaRef ds:uri="http://purl.org/dc/elements/1.1/"/>
    <ds:schemaRef ds:uri="http://www.w3.org/XML/1998/namespace"/>
    <ds:schemaRef ds:uri="http://schemas.openxmlformats.org/package/2006/metadata/core-properties"/>
    <ds:schemaRef ds:uri="http://schemas.microsoft.com/office/infopath/2007/PartnerControls"/>
    <ds:schemaRef ds:uri="360018dd-41eb-4458-b1d4-4b46a95a2b02"/>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01C07777-3235-4B6F-8FF6-D5C1DB584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35</Pages>
  <Words>26424</Words>
  <Characters>150621</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8</cp:revision>
  <cp:lastPrinted>2022-07-07T18:52:00Z</cp:lastPrinted>
  <dcterms:created xsi:type="dcterms:W3CDTF">2023-01-14T21:10:00Z</dcterms:created>
  <dcterms:modified xsi:type="dcterms:W3CDTF">2023-01-17T18:54:00Z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