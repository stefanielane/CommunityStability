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3F7B9" w14:textId="2F81E6A0" w:rsidR="001971CB" w:rsidRDefault="001971CB" w:rsidP="0070263C">
      <w:pPr>
        <w:pStyle w:val="Heading1"/>
        <w:suppressLineNumbers/>
        <w:pPrChange w:id="0" w:author="Stefanie Lane" w:date="2022-08-28T16:00:00Z">
          <w:pPr>
            <w:pStyle w:val="Heading1"/>
          </w:pPr>
        </w:pPrChange>
      </w:pPr>
      <w:r>
        <w:t>Title Page</w:t>
      </w:r>
    </w:p>
    <w:p w14:paraId="2579542E" w14:textId="77777777" w:rsidR="001971CB" w:rsidRPr="001971CB" w:rsidRDefault="001971CB" w:rsidP="0070263C">
      <w:pPr>
        <w:suppressLineNumbers/>
        <w:pPrChange w:id="1" w:author="Stefanie Lane" w:date="2022-08-28T16:00:00Z">
          <w:pPr/>
        </w:pPrChange>
      </w:pPr>
    </w:p>
    <w:p w14:paraId="7F1F0DEA" w14:textId="3C156B59" w:rsidR="00241A51" w:rsidRDefault="00560BD4" w:rsidP="0070263C">
      <w:pPr>
        <w:suppressLineNumbers/>
        <w:spacing w:line="480" w:lineRule="auto"/>
        <w:jc w:val="center"/>
        <w:pPrChange w:id="2" w:author="Stefanie Lane" w:date="2022-08-28T16:00:00Z">
          <w:pPr>
            <w:suppressLineNumbers/>
            <w:spacing w:line="480" w:lineRule="auto"/>
            <w:jc w:val="center"/>
          </w:pPr>
        </w:pPrChange>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rsidP="0070263C">
      <w:pPr>
        <w:suppressLineNumbers/>
        <w:spacing w:line="480" w:lineRule="auto"/>
        <w:jc w:val="center"/>
        <w:rPr>
          <w:rFonts w:cstheme="minorHAnsi"/>
          <w:sz w:val="24"/>
          <w:szCs w:val="24"/>
        </w:rPr>
        <w:pPrChange w:id="3" w:author="Stefanie Lane" w:date="2022-08-28T16:00:00Z">
          <w:pPr>
            <w:suppressLineNumbers/>
            <w:spacing w:line="480" w:lineRule="auto"/>
            <w:jc w:val="center"/>
          </w:pPr>
        </w:pPrChange>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rsidP="0070263C">
      <w:pPr>
        <w:suppressLineNumbers/>
        <w:spacing w:line="480" w:lineRule="auto"/>
        <w:rPr>
          <w:rFonts w:cstheme="minorHAnsi"/>
          <w:sz w:val="24"/>
          <w:szCs w:val="24"/>
        </w:rPr>
        <w:pPrChange w:id="4" w:author="Stefanie Lane" w:date="2022-08-28T16:00:00Z">
          <w:pPr>
            <w:suppressLineNumbers/>
            <w:spacing w:line="480" w:lineRule="auto"/>
          </w:pPr>
        </w:pPrChange>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Switzerland</w:t>
      </w:r>
    </w:p>
    <w:p w14:paraId="4B148843" w14:textId="1B60AE35" w:rsidR="009853E8" w:rsidRDefault="009853E8" w:rsidP="0070263C">
      <w:pPr>
        <w:suppressLineNumbers/>
        <w:spacing w:line="480" w:lineRule="auto"/>
        <w:rPr>
          <w:rStyle w:val="Hyperlink"/>
          <w:rFonts w:cstheme="minorHAnsi"/>
          <w:sz w:val="24"/>
          <w:szCs w:val="24"/>
        </w:rPr>
        <w:pPrChange w:id="5" w:author="Stefanie Lane" w:date="2022-08-28T16:00:00Z">
          <w:pPr>
            <w:suppressLineNumbers/>
            <w:spacing w:line="480" w:lineRule="auto"/>
          </w:pPr>
        </w:pPrChange>
      </w:pPr>
      <w:r w:rsidRPr="00A81377">
        <w:rPr>
          <w:rFonts w:cstheme="minorHAnsi"/>
          <w:sz w:val="24"/>
          <w:szCs w:val="24"/>
        </w:rPr>
        <w:t xml:space="preserve">Corresponding author: </w:t>
      </w:r>
      <w:r w:rsidR="0070263C">
        <w:fldChar w:fldCharType="begin"/>
      </w:r>
      <w:r w:rsidR="0070263C">
        <w:instrText xml:space="preserve"> HYPERLINK "mailto:stefanielane@utexas.edu" </w:instrText>
      </w:r>
      <w:r w:rsidR="0070263C">
        <w:fldChar w:fldCharType="separate"/>
      </w:r>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r w:rsidR="0070263C">
        <w:rPr>
          <w:rStyle w:val="Hyperlink"/>
          <w:rFonts w:cstheme="minorHAnsi"/>
          <w:sz w:val="24"/>
          <w:szCs w:val="24"/>
        </w:rPr>
        <w:fldChar w:fldCharType="end"/>
      </w:r>
    </w:p>
    <w:p w14:paraId="70E1FE34" w14:textId="77777777" w:rsidR="00B16F21" w:rsidRDefault="00B16F21" w:rsidP="00252136">
      <w:pPr>
        <w:pStyle w:val="NoSpacing"/>
        <w:suppressLineNumbers/>
        <w:rPr>
          <w:ins w:id="6" w:author="Stefanie Lane" w:date="2022-08-29T16:54:00Z"/>
        </w:rPr>
        <w:pPrChange w:id="7" w:author="Stefanie Lane" w:date="2022-08-29T16:58:00Z">
          <w:pPr>
            <w:suppressLineNumbers/>
            <w:spacing w:line="480" w:lineRule="auto"/>
          </w:pPr>
        </w:pPrChange>
      </w:pPr>
      <w:ins w:id="8" w:author="Stefanie Lane" w:date="2022-08-29T16:54:00Z">
        <w:r>
          <w:t>ORCID ID</w:t>
        </w:r>
      </w:ins>
    </w:p>
    <w:p w14:paraId="3665182E" w14:textId="393F9FF4" w:rsidR="001971CB" w:rsidRDefault="00B16F21" w:rsidP="00252136">
      <w:pPr>
        <w:pStyle w:val="NoSpacing"/>
        <w:suppressLineNumbers/>
        <w:rPr>
          <w:ins w:id="9" w:author="Stefanie Lane" w:date="2022-08-29T16:54:00Z"/>
        </w:rPr>
        <w:pPrChange w:id="10" w:author="Stefanie Lane" w:date="2022-08-29T16:58:00Z">
          <w:pPr>
            <w:pStyle w:val="NoSpacing"/>
          </w:pPr>
        </w:pPrChange>
      </w:pPr>
      <w:ins w:id="11" w:author="Stefanie Lane" w:date="2022-08-29T16:54:00Z">
        <w:r>
          <w:t>Stefanie L. Lane (corresponding author)</w:t>
        </w:r>
      </w:ins>
      <w:del w:id="12" w:author="Stefanie Lane" w:date="2022-08-29T16:54:00Z">
        <w:r w:rsidR="0058369D" w:rsidDel="00B16F21">
          <w:delText>Corresponding author ORCID ID</w:delText>
        </w:r>
      </w:del>
      <w:r w:rsidR="0058369D">
        <w:t xml:space="preserve">: </w:t>
      </w:r>
      <w:del w:id="13" w:author="Stefanie Lane" w:date="2022-08-29T16:56:00Z">
        <w:r w:rsidR="00B6163D" w:rsidDel="00C57936">
          <w:fldChar w:fldCharType="begin"/>
        </w:r>
        <w:r w:rsidR="00B6163D" w:rsidDel="00C57936">
          <w:delInstrText xml:space="preserve"> HYPERLINK "https://orcid.org/0000-0002-4851-2772" </w:delInstrText>
        </w:r>
        <w:r w:rsidR="00B6163D" w:rsidDel="00C57936">
          <w:fldChar w:fldCharType="separate"/>
        </w:r>
        <w:r w:rsidR="004E0F3A" w:rsidRPr="002B34AE" w:rsidDel="00C57936">
          <w:rPr>
            <w:rStyle w:val="Hyperlink"/>
            <w:rFonts w:cstheme="minorHAnsi"/>
            <w:sz w:val="24"/>
            <w:szCs w:val="24"/>
          </w:rPr>
          <w:delText>https://orcid.org/0000-0002-4851-2772</w:delText>
        </w:r>
        <w:r w:rsidR="00B6163D" w:rsidDel="00C57936">
          <w:rPr>
            <w:rStyle w:val="Hyperlink"/>
            <w:rFonts w:cstheme="minorHAnsi"/>
            <w:sz w:val="24"/>
            <w:szCs w:val="24"/>
          </w:rPr>
          <w:fldChar w:fldCharType="end"/>
        </w:r>
        <w:r w:rsidR="004E0F3A" w:rsidDel="00C57936">
          <w:delText xml:space="preserve"> </w:delText>
        </w:r>
      </w:del>
      <w:ins w:id="14" w:author="Stefanie Lane" w:date="2022-08-29T16:56:00Z">
        <w:r w:rsidR="00C57936">
          <w:fldChar w:fldCharType="begin"/>
        </w:r>
        <w:r w:rsidR="00C57936">
          <w:instrText xml:space="preserve"> HYPERLINK "https://orcid.org/0000-0002-4851-2772" </w:instrText>
        </w:r>
        <w:r w:rsidR="00C57936">
          <w:fldChar w:fldCharType="separate"/>
        </w:r>
        <w:r w:rsidR="00C57936">
          <w:rPr>
            <w:rStyle w:val="Hyperlink"/>
          </w:rPr>
          <w:t>0000-0002-4851-2772</w:t>
        </w:r>
        <w:r w:rsidR="00C57936">
          <w:fldChar w:fldCharType="end"/>
        </w:r>
      </w:ins>
    </w:p>
    <w:p w14:paraId="3005BA44" w14:textId="6D9D293B" w:rsidR="00B16F21" w:rsidRDefault="00B16F21" w:rsidP="00252136">
      <w:pPr>
        <w:pStyle w:val="NoSpacing"/>
        <w:suppressLineNumbers/>
        <w:rPr>
          <w:ins w:id="15" w:author="Stefanie Lane" w:date="2022-08-29T16:54:00Z"/>
        </w:rPr>
        <w:pPrChange w:id="16" w:author="Stefanie Lane" w:date="2022-08-29T16:58:00Z">
          <w:pPr>
            <w:pStyle w:val="NoSpacing"/>
          </w:pPr>
        </w:pPrChange>
      </w:pPr>
      <w:ins w:id="17" w:author="Stefanie Lane" w:date="2022-08-29T16:54:00Z">
        <w:r>
          <w:t xml:space="preserve">Nancy Shackelford: </w:t>
        </w:r>
      </w:ins>
      <w:ins w:id="18" w:author="Stefanie Lane" w:date="2022-08-29T16:55:00Z">
        <w:r w:rsidR="00C57936">
          <w:fldChar w:fldCharType="begin"/>
        </w:r>
        <w:r w:rsidR="00C57936">
          <w:instrText xml:space="preserve"> HYPERLINK "https://orcid.org/0000-0003-4817-0423" </w:instrText>
        </w:r>
        <w:r w:rsidR="00C57936">
          <w:fldChar w:fldCharType="separate"/>
        </w:r>
        <w:r w:rsidR="00C57936">
          <w:rPr>
            <w:rStyle w:val="Hyperlink"/>
          </w:rPr>
          <w:t>0000-0003-4817-0423</w:t>
        </w:r>
        <w:r w:rsidR="00C57936">
          <w:fldChar w:fldCharType="end"/>
        </w:r>
      </w:ins>
    </w:p>
    <w:p w14:paraId="66248E3A" w14:textId="1C986D82" w:rsidR="00B16F21" w:rsidRDefault="00B16F21" w:rsidP="00252136">
      <w:pPr>
        <w:pStyle w:val="NoSpacing"/>
        <w:suppressLineNumbers/>
        <w:pPrChange w:id="19" w:author="Stefanie Lane" w:date="2022-08-29T16:58:00Z">
          <w:pPr>
            <w:suppressLineNumbers/>
            <w:spacing w:line="480" w:lineRule="auto"/>
          </w:pPr>
        </w:pPrChange>
      </w:pPr>
      <w:ins w:id="20" w:author="Stefanie Lane" w:date="2022-08-29T16:54:00Z">
        <w:r>
          <w:t xml:space="preserve">Tara G. Marin: </w:t>
        </w:r>
      </w:ins>
      <w:ins w:id="21" w:author="Stefanie Lane" w:date="2022-08-29T16:56:00Z">
        <w:r w:rsidR="00C57936">
          <w:fldChar w:fldCharType="begin"/>
        </w:r>
        <w:r w:rsidR="00C57936">
          <w:instrText xml:space="preserve"> HYPERLINK "https://orcid.org/0000-0001-7165-9812" </w:instrText>
        </w:r>
        <w:r w:rsidR="00C57936">
          <w:fldChar w:fldCharType="separate"/>
        </w:r>
        <w:r w:rsidR="00C57936">
          <w:rPr>
            <w:rStyle w:val="Hyperlink"/>
          </w:rPr>
          <w:t>0000-0001-7165-9812</w:t>
        </w:r>
        <w:r w:rsidR="00C57936">
          <w:fldChar w:fldCharType="end"/>
        </w:r>
      </w:ins>
    </w:p>
    <w:p w14:paraId="1DF0640A" w14:textId="77777777" w:rsidR="001971CB" w:rsidRDefault="001971CB" w:rsidP="0070263C">
      <w:pPr>
        <w:suppressLineNumbers/>
        <w:spacing w:line="480" w:lineRule="auto"/>
        <w:pPrChange w:id="22" w:author="Stefanie Lane" w:date="2022-08-28T16:00:00Z">
          <w:pPr>
            <w:suppressLineNumbers/>
            <w:spacing w:line="480" w:lineRule="auto"/>
          </w:pPr>
        </w:pPrChange>
      </w:pPr>
    </w:p>
    <w:p w14:paraId="2A3A82C4" w14:textId="77777777" w:rsidR="001971CB" w:rsidRDefault="001971CB" w:rsidP="0070263C">
      <w:pPr>
        <w:pStyle w:val="Heading2"/>
        <w:suppressLineNumbers/>
        <w:pPrChange w:id="23" w:author="Stefanie Lane" w:date="2022-08-28T16:00:00Z">
          <w:pPr>
            <w:pStyle w:val="Heading2"/>
          </w:pPr>
        </w:pPrChange>
      </w:pPr>
      <w:r>
        <w:t>Acknowledgements</w:t>
      </w:r>
    </w:p>
    <w:p w14:paraId="21B75659" w14:textId="53EBA796" w:rsidR="001971CB" w:rsidRDefault="001971CB" w:rsidP="0070263C">
      <w:pPr>
        <w:suppressLineNumbers/>
        <w:ind w:firstLine="720"/>
        <w:pPrChange w:id="24" w:author="Stefanie Lane" w:date="2022-08-28T16:00:00Z">
          <w:pPr>
            <w:ind w:firstLine="720"/>
          </w:pPr>
        </w:pPrChange>
      </w:pPr>
      <w:r>
        <w:t>The lead author would like to thank Z. Davis for providing R programming advice</w:t>
      </w:r>
      <w:r w:rsidR="00B6163D">
        <w:t xml:space="preserve">, and </w:t>
      </w:r>
      <w:r>
        <w:t>P. Roper for field assistance</w:t>
      </w:r>
      <w:r w:rsidR="007A06C0">
        <w:t>.</w:t>
      </w:r>
      <w:r>
        <w:t xml:space="preserv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w:t>
      </w:r>
      <w:r w:rsidR="007A06C0">
        <w:t xml:space="preserve">provided </w:t>
      </w:r>
      <w:r>
        <w:t xml:space="preserve">canoe and </w:t>
      </w:r>
      <w:r w:rsidR="007A06C0">
        <w:t>harbor</w:t>
      </w:r>
      <w:r w:rsidRPr="00853903">
        <w:t xml:space="preserve"> </w:t>
      </w:r>
      <w:r>
        <w:t>use</w:t>
      </w:r>
      <w:r w:rsidRPr="00853903">
        <w:t>.</w:t>
      </w:r>
      <w:r w:rsidR="002A08D2">
        <w:t xml:space="preserve"> 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6557984A" w14:textId="5F5D6B76" w:rsidR="0058369D" w:rsidRPr="005F50D8" w:rsidRDefault="0058369D" w:rsidP="005F50D8">
      <w:pPr>
        <w:suppressLineNumbers/>
        <w:spacing w:line="480" w:lineRule="auto"/>
        <w:rPr>
          <w:rFonts w:cstheme="minorHAnsi"/>
          <w:sz w:val="24"/>
          <w:szCs w:val="24"/>
        </w:rPr>
      </w:pPr>
      <w:r>
        <w:br w:type="page"/>
      </w:r>
    </w:p>
    <w:p w14:paraId="6EA06E5C" w14:textId="75C6C3EF" w:rsidR="009853E8" w:rsidRDefault="00551E87" w:rsidP="007D52A9">
      <w:pPr>
        <w:pStyle w:val="Heading1"/>
        <w:suppressLineNumbers/>
      </w:pPr>
      <w:r>
        <w:lastRenderedPageBreak/>
        <w:t>Abstract</w:t>
      </w:r>
    </w:p>
    <w:p w14:paraId="63099388" w14:textId="7DA80495" w:rsidR="00551E87" w:rsidRPr="00E12509" w:rsidRDefault="00233A34" w:rsidP="007D52A9">
      <w:pPr>
        <w:suppressLineNumbers/>
        <w:rPr>
          <w:i/>
        </w:rPr>
      </w:pPr>
      <w:r w:rsidRPr="00E12509">
        <w:rPr>
          <w:i/>
        </w:rPr>
        <w:t>Wetlands: Please provide an abstract of 150 to 250 words. The abstract should not contain any undefined abbreviations or unspecified references.</w:t>
      </w:r>
    </w:p>
    <w:p w14:paraId="5DF8C924" w14:textId="5F270D69" w:rsidR="00F06EDD" w:rsidDel="00DE03D3" w:rsidRDefault="00F06EDD" w:rsidP="007D52A9">
      <w:pPr>
        <w:suppressLineNumbers/>
        <w:rPr>
          <w:del w:id="25" w:author="Stefanie Lane" w:date="2022-08-28T16:18:00Z"/>
        </w:rPr>
      </w:pPr>
    </w:p>
    <w:p w14:paraId="1E81CF82" w14:textId="6E14EB1C" w:rsidR="00551E87" w:rsidDel="00DE03D3" w:rsidRDefault="00160864" w:rsidP="007D52A9">
      <w:pPr>
        <w:suppressLineNumbers/>
        <w:rPr>
          <w:del w:id="26" w:author="Stefanie Lane" w:date="2022-08-28T16:18:00Z"/>
        </w:rPr>
      </w:pPr>
      <w:del w:id="27" w:author="Stefanie Lane" w:date="2022-08-28T16:18:00Z">
        <w:r w:rsidDel="00DE03D3">
          <w:delText>TBD</w:delText>
        </w:r>
        <w:r w:rsidR="00ED5970" w:rsidDel="00DE03D3">
          <w:delText xml:space="preserve"> per journal</w:delText>
        </w:r>
        <w:r w:rsidR="00D97B61" w:rsidDel="00DE03D3">
          <w:delText xml:space="preserve"> </w:delText>
        </w:r>
        <w:r w:rsidR="00AF6DDB" w:rsidDel="00DE03D3">
          <w:delText xml:space="preserve">(see last heading) </w:delText>
        </w:r>
        <w:r w:rsidR="00D97B61" w:rsidDel="00DE03D3">
          <w:delText xml:space="preserve">– frame premise </w:delText>
        </w:r>
        <w:r w:rsidR="006C2A87" w:rsidDel="00DE03D3">
          <w:delText xml:space="preserve">with </w:delText>
        </w:r>
        <w:r w:rsidR="00132E6A" w:rsidDel="00DE03D3">
          <w:delText>respect</w:delText>
        </w:r>
        <w:r w:rsidR="006C2A87" w:rsidDel="00DE03D3">
          <w:delText xml:space="preserve"> to</w:delText>
        </w:r>
        <w:r w:rsidR="00D97B61" w:rsidDel="00DE03D3">
          <w:delText xml:space="preserve"> issue of global </w:delText>
        </w:r>
        <w:r w:rsidR="00232B99" w:rsidDel="00DE03D3">
          <w:delText>species loss</w:delText>
        </w:r>
        <w:r w:rsidR="00D97B61" w:rsidDel="00DE03D3">
          <w:delText xml:space="preserve">, exemplified here in a protected area </w:delText>
        </w:r>
        <w:r w:rsidR="009F4733" w:rsidDel="00DE03D3">
          <w:delText xml:space="preserve">subject to indirect disturbances. </w:delText>
        </w:r>
        <w:r w:rsidR="00132E6A" w:rsidDel="00DE03D3">
          <w:delText>Value of study is to observe changes in species composition to</w:delText>
        </w:r>
      </w:del>
      <w:del w:id="28" w:author="Stefanie Lane" w:date="2022-08-28T16:17:00Z">
        <w:r w:rsidR="00132E6A" w:rsidDel="00927269">
          <w:delText xml:space="preserve"> inform concepts of habitat stability</w:delText>
        </w:r>
        <w:r w:rsidR="0075178D" w:rsidDel="00927269">
          <w:delText xml:space="preserve"> </w:delText>
        </w:r>
        <w:r w:rsidR="00132E6A" w:rsidDel="00927269">
          <w:delText>in the absence of direct</w:delText>
        </w:r>
        <w:r w:rsidR="0058652A" w:rsidDel="00927269">
          <w:delText xml:space="preserve"> (pulse)</w:delText>
        </w:r>
        <w:r w:rsidR="00132E6A" w:rsidDel="00927269">
          <w:delText xml:space="preserve"> disturbance pressures</w:delText>
        </w:r>
      </w:del>
      <w:del w:id="29" w:author="Stefanie Lane" w:date="2022-08-28T16:18:00Z">
        <w:r w:rsidR="00132E6A" w:rsidDel="00DE03D3">
          <w:delText xml:space="preserve">. </w:delText>
        </w:r>
      </w:del>
    </w:p>
    <w:p w14:paraId="3CD3C6CD" w14:textId="237E76A6" w:rsidR="00A67394" w:rsidRDefault="00A67394" w:rsidP="007D52A9">
      <w:pPr>
        <w:suppressLineNumbers/>
      </w:pPr>
    </w:p>
    <w:p w14:paraId="20AA20DE" w14:textId="01E985CF" w:rsidR="002719F7" w:rsidRDefault="002807D2" w:rsidP="007D52A9">
      <w:pPr>
        <w:suppressLineNumbers/>
        <w:rPr>
          <w:ins w:id="30" w:author="Stefanie Lane" w:date="2022-08-28T16:01:00Z"/>
        </w:rPr>
      </w:pPr>
      <w:ins w:id="31" w:author="Stefanie Lane" w:date="2022-08-28T16:10:00Z">
        <w:r>
          <w:t>Decreasing species diversity and increasing exotic species abundance may be indicative of decreasing habitat stability.</w:t>
        </w:r>
      </w:ins>
      <w:ins w:id="32" w:author="Stefanie Lane" w:date="2022-08-28T16:02:00Z">
        <w:r w:rsidR="00B326A2" w:rsidRPr="008A7467">
          <w:rPr>
            <w:rPrChange w:id="33" w:author="Stefanie Lane" w:date="2022-08-28T16:08:00Z">
              <w:rPr/>
            </w:rPrChange>
          </w:rPr>
          <w:t xml:space="preserve"> </w:t>
        </w:r>
      </w:ins>
      <w:ins w:id="34" w:author="Stefanie Lane" w:date="2022-08-28T16:08:00Z">
        <w:r w:rsidR="008A7467" w:rsidRPr="008A7467">
          <w:rPr>
            <w:rPrChange w:id="35" w:author="Stefanie Lane" w:date="2022-08-28T16:08:00Z">
              <w:rPr>
                <w:strike/>
              </w:rPr>
            </w:rPrChange>
          </w:rPr>
          <w:t>D</w:t>
        </w:r>
      </w:ins>
      <w:ins w:id="36" w:author="Stefanie Lane" w:date="2022-08-28T16:06:00Z">
        <w:r w:rsidR="00A83A6A" w:rsidRPr="008A7467">
          <w:rPr>
            <w:rPrChange w:id="37" w:author="Stefanie Lane" w:date="2022-08-28T16:08:00Z">
              <w:rPr>
                <w:strike/>
              </w:rPr>
            </w:rPrChange>
          </w:rPr>
          <w:t>espit</w:t>
        </w:r>
        <w:r w:rsidR="00A83A6A" w:rsidRPr="00A83A6A">
          <w:rPr>
            <w:rPrChange w:id="38" w:author="Stefanie Lane" w:date="2022-08-28T16:06:00Z">
              <w:rPr>
                <w:strike/>
              </w:rPr>
            </w:rPrChange>
          </w:rPr>
          <w:t>e</w:t>
        </w:r>
      </w:ins>
      <w:ins w:id="39" w:author="Stefanie Lane" w:date="2022-08-28T16:07:00Z">
        <w:r w:rsidR="00A83A6A">
          <w:t xml:space="preserve"> </w:t>
        </w:r>
      </w:ins>
      <w:ins w:id="40" w:author="Stefanie Lane" w:date="2022-08-28T16:18:00Z">
        <w:r w:rsidR="00DE03D3">
          <w:t xml:space="preserve">evidence to the </w:t>
        </w:r>
      </w:ins>
      <w:ins w:id="41" w:author="Stefanie Lane" w:date="2022-08-28T16:07:00Z">
        <w:r w:rsidR="00A83A6A">
          <w:t xml:space="preserve">contrary, </w:t>
        </w:r>
      </w:ins>
      <w:ins w:id="42" w:author="Stefanie Lane" w:date="2022-08-28T16:19:00Z">
        <w:r w:rsidR="00DE03D3">
          <w:t xml:space="preserve">land managers may assume </w:t>
        </w:r>
      </w:ins>
      <w:ins w:id="43" w:author="Stefanie Lane" w:date="2022-08-28T16:07:00Z">
        <w:r w:rsidR="00A83A6A">
          <w:t>that h</w:t>
        </w:r>
      </w:ins>
      <w:ins w:id="44" w:author="Stefanie Lane" w:date="2022-08-28T16:04:00Z">
        <w:r w:rsidR="00633AFD">
          <w:t>abitat protection</w:t>
        </w:r>
        <w:r w:rsidR="0081006F">
          <w:t xml:space="preserve"> </w:t>
        </w:r>
      </w:ins>
      <w:ins w:id="45" w:author="Stefanie Lane" w:date="2022-08-28T16:07:00Z">
        <w:r w:rsidR="00A83A6A">
          <w:t>is</w:t>
        </w:r>
      </w:ins>
      <w:ins w:id="46" w:author="Stefanie Lane" w:date="2022-08-28T16:05:00Z">
        <w:r w:rsidR="00633AFD">
          <w:t xml:space="preserve"> sufficient for habitat </w:t>
        </w:r>
        <w:r w:rsidR="00D36DC7">
          <w:t>conservation</w:t>
        </w:r>
      </w:ins>
      <w:ins w:id="47" w:author="Stefanie Lane" w:date="2022-08-28T16:19:00Z">
        <w:r w:rsidR="00A1775C">
          <w:t>. H</w:t>
        </w:r>
      </w:ins>
      <w:ins w:id="48" w:author="Stefanie Lane" w:date="2022-08-28T16:05:00Z">
        <w:r w:rsidR="00D36DC7">
          <w:t>owever</w:t>
        </w:r>
      </w:ins>
      <w:ins w:id="49" w:author="Stefanie Lane" w:date="2022-08-28T16:19:00Z">
        <w:r w:rsidR="00A1775C">
          <w:t>,</w:t>
        </w:r>
      </w:ins>
      <w:ins w:id="50" w:author="Stefanie Lane" w:date="2022-08-28T16:05:00Z">
        <w:r w:rsidR="00D36DC7">
          <w:t xml:space="preserve"> long-term </w:t>
        </w:r>
      </w:ins>
      <w:ins w:id="51" w:author="Stefanie Lane" w:date="2022-08-28T16:06:00Z">
        <w:r w:rsidR="00D36DC7">
          <w:t>changes in</w:t>
        </w:r>
      </w:ins>
      <w:ins w:id="52" w:author="Stefanie Lane" w:date="2022-08-28T16:05:00Z">
        <w:r w:rsidR="00D36DC7">
          <w:t xml:space="preserve"> </w:t>
        </w:r>
      </w:ins>
      <w:ins w:id="53" w:author="Stefanie Lane" w:date="2022-08-28T16:06:00Z">
        <w:r w:rsidR="00D36DC7">
          <w:t xml:space="preserve">vegetation communities </w:t>
        </w:r>
      </w:ins>
      <w:ins w:id="54" w:author="Stefanie Lane" w:date="2022-08-28T16:07:00Z">
        <w:r w:rsidR="00A83A6A">
          <w:t>are</w:t>
        </w:r>
      </w:ins>
      <w:ins w:id="55" w:author="Stefanie Lane" w:date="2022-08-28T16:06:00Z">
        <w:r w:rsidR="00D36DC7">
          <w:t xml:space="preserve"> </w:t>
        </w:r>
        <w:r w:rsidR="00A83A6A">
          <w:t>less</w:t>
        </w:r>
      </w:ins>
      <w:ins w:id="56" w:author="Stefanie Lane" w:date="2022-08-28T16:07:00Z">
        <w:r w:rsidR="00A83A6A">
          <w:t xml:space="preserve"> frequently documented</w:t>
        </w:r>
      </w:ins>
      <w:ins w:id="57" w:author="Stefanie Lane" w:date="2022-08-28T16:19:00Z">
        <w:r w:rsidR="00A1775C">
          <w:t>, yet may serve to inform whether management action is needed</w:t>
        </w:r>
      </w:ins>
      <w:ins w:id="58" w:author="Stefanie Lane" w:date="2022-08-28T16:07:00Z">
        <w:r w:rsidR="00A83A6A">
          <w:t>.</w:t>
        </w:r>
      </w:ins>
      <w:ins w:id="59" w:author="Stefanie Lane" w:date="2022-08-28T16:10:00Z">
        <w:r w:rsidR="002B0398">
          <w:t xml:space="preserve"> </w:t>
        </w:r>
      </w:ins>
      <w:ins w:id="60" w:author="Stefanie Lane" w:date="2022-08-28T16:07:00Z">
        <w:r w:rsidR="00A83A6A">
          <w:t>We</w:t>
        </w:r>
      </w:ins>
      <w:ins w:id="61" w:author="Stefanie Lane" w:date="2022-08-28T16:19:00Z">
        <w:r w:rsidR="00A1775C">
          <w:t xml:space="preserve"> meet </w:t>
        </w:r>
      </w:ins>
      <w:ins w:id="62" w:author="Stefanie Lane" w:date="2022-08-28T16:20:00Z">
        <w:r w:rsidR="00A1775C">
          <w:t>this need by</w:t>
        </w:r>
      </w:ins>
      <w:ins w:id="63" w:author="Stefanie Lane" w:date="2022-08-28T16:07:00Z">
        <w:r w:rsidR="00A83A6A">
          <w:t xml:space="preserve"> contribut</w:t>
        </w:r>
      </w:ins>
      <w:ins w:id="64" w:author="Stefanie Lane" w:date="2022-08-28T16:20:00Z">
        <w:r w:rsidR="00A1775C">
          <w:t>ing</w:t>
        </w:r>
      </w:ins>
      <w:ins w:id="65" w:author="Stefanie Lane" w:date="2022-08-28T16:07:00Z">
        <w:r w:rsidR="00A83A6A">
          <w:t xml:space="preserve"> new data to two historical datasets to evaluate decadal changes in plant comm</w:t>
        </w:r>
      </w:ins>
      <w:ins w:id="66" w:author="Stefanie Lane" w:date="2022-08-28T16:08:00Z">
        <w:r w:rsidR="00A83A6A">
          <w:t>unity biodiversity in a tidal freshwater marsh</w:t>
        </w:r>
      </w:ins>
      <w:ins w:id="67" w:author="Stefanie Lane" w:date="2022-08-28T16:13:00Z">
        <w:r w:rsidR="00E04A26">
          <w:t xml:space="preserve"> in the Fraser River Estuary in British Columbia, Canada</w:t>
        </w:r>
      </w:ins>
      <w:ins w:id="68" w:author="Stefanie Lane" w:date="2022-08-28T16:08:00Z">
        <w:r w:rsidR="00A83A6A">
          <w:t xml:space="preserve">. </w:t>
        </w:r>
        <w:r w:rsidR="008A7467">
          <w:t xml:space="preserve">We specifically wanted to know whether characteristic </w:t>
        </w:r>
      </w:ins>
      <w:ins w:id="69" w:author="Stefanie Lane" w:date="2022-08-28T16:20:00Z">
        <w:r w:rsidR="00A1775C">
          <w:t xml:space="preserve">plant </w:t>
        </w:r>
      </w:ins>
      <w:ins w:id="70" w:author="Stefanie Lane" w:date="2022-08-28T16:08:00Z">
        <w:r w:rsidR="008A7467">
          <w:t xml:space="preserve">assemblages were consistent over time, </w:t>
        </w:r>
      </w:ins>
      <w:ins w:id="71" w:author="Stefanie Lane" w:date="2022-08-28T16:09:00Z">
        <w:r w:rsidR="002B0398">
          <w:t xml:space="preserve">whether </w:t>
        </w:r>
        <w:r w:rsidR="002B0398">
          <w:rPr>
            <w:rFonts w:cstheme="minorHAnsi"/>
          </w:rPr>
          <w:t>α</w:t>
        </w:r>
        <w:r w:rsidR="002B0398">
          <w:t xml:space="preserve"> and </w:t>
        </w:r>
        <w:r w:rsidR="002B0398">
          <w:rPr>
            <w:rFonts w:cstheme="minorHAnsi"/>
          </w:rPr>
          <w:t>β</w:t>
        </w:r>
        <w:r w:rsidR="002B0398">
          <w:t xml:space="preserve"> diversity were changing</w:t>
        </w:r>
      </w:ins>
      <w:ins w:id="72" w:author="Stefanie Lane" w:date="2022-08-28T16:20:00Z">
        <w:r w:rsidR="00F0006A">
          <w:t xml:space="preserve"> within and between assemblages</w:t>
        </w:r>
      </w:ins>
      <w:ins w:id="73" w:author="Stefanie Lane" w:date="2022-08-28T16:09:00Z">
        <w:r w:rsidR="002B0398">
          <w:t xml:space="preserve">, and whether associated </w:t>
        </w:r>
      </w:ins>
      <w:ins w:id="74" w:author="Stefanie Lane" w:date="2022-08-28T16:20:00Z">
        <w:r w:rsidR="00F0006A">
          <w:t xml:space="preserve">assemblage </w:t>
        </w:r>
      </w:ins>
      <w:ins w:id="75" w:author="Stefanie Lane" w:date="2022-08-28T16:09:00Z">
        <w:r w:rsidR="002B0398">
          <w:t xml:space="preserve">indicator species </w:t>
        </w:r>
      </w:ins>
      <w:ins w:id="76" w:author="Stefanie Lane" w:date="2022-08-28T16:11:00Z">
        <w:r w:rsidR="00BD06D9">
          <w:t>were shifting</w:t>
        </w:r>
      </w:ins>
      <w:ins w:id="77" w:author="Stefanie Lane" w:date="2022-08-28T16:14:00Z">
        <w:r w:rsidR="00E04A26">
          <w:t xml:space="preserve">, as these may </w:t>
        </w:r>
      </w:ins>
      <w:ins w:id="78" w:author="Stefanie Lane" w:date="2022-08-28T16:11:00Z">
        <w:r w:rsidR="00BD06D9">
          <w:t>indicate alternative functi</w:t>
        </w:r>
      </w:ins>
      <w:ins w:id="79" w:author="Stefanie Lane" w:date="2022-08-28T16:12:00Z">
        <w:r w:rsidR="00BD06D9">
          <w:t xml:space="preserve">onal strategies. </w:t>
        </w:r>
      </w:ins>
      <w:ins w:id="80" w:author="Stefanie Lane" w:date="2022-08-28T16:14:00Z">
        <w:r w:rsidR="00CF490D">
          <w:t>Across our observation period, we</w:t>
        </w:r>
      </w:ins>
      <w:ins w:id="81" w:author="Stefanie Lane" w:date="2022-08-28T16:12:00Z">
        <w:r w:rsidR="00BD06D9">
          <w:t xml:space="preserve"> found that </w:t>
        </w:r>
      </w:ins>
      <w:ins w:id="82" w:author="Stefanie Lane" w:date="2022-08-28T16:14:00Z">
        <w:r w:rsidR="00E04A26">
          <w:rPr>
            <w:rFonts w:cstheme="minorHAnsi"/>
          </w:rPr>
          <w:t>α-diversity</w:t>
        </w:r>
        <w:r w:rsidR="00E04A26">
          <w:t xml:space="preserve"> decreased </w:t>
        </w:r>
        <w:r w:rsidR="00CF490D">
          <w:t>while</w:t>
        </w:r>
        <w:r w:rsidR="00E04A26">
          <w:t xml:space="preserve"> </w:t>
        </w:r>
        <w:r w:rsidR="00E04A26">
          <w:rPr>
            <w:rFonts w:cstheme="minorHAnsi"/>
          </w:rPr>
          <w:t>β</w:t>
        </w:r>
        <w:r w:rsidR="00E04A26">
          <w:t>-diversity increased</w:t>
        </w:r>
      </w:ins>
      <w:ins w:id="83" w:author="Stefanie Lane" w:date="2022-08-28T16:15:00Z">
        <w:r w:rsidR="00CF490D">
          <w:t xml:space="preserve">. </w:t>
        </w:r>
      </w:ins>
      <w:ins w:id="84" w:author="Stefanie Lane" w:date="2022-08-28T16:20:00Z">
        <w:r w:rsidR="00F0006A">
          <w:t>Further, w</w:t>
        </w:r>
      </w:ins>
      <w:ins w:id="85" w:author="Stefanie Lane" w:date="2022-08-28T16:15:00Z">
        <w:r w:rsidR="00CF490D">
          <w:t>e found evidence for plant assemblage homogenization through the increased abundance of exotic species. These observations</w:t>
        </w:r>
      </w:ins>
      <w:ins w:id="86" w:author="Stefanie Lane" w:date="2022-08-28T16:17:00Z">
        <w:r w:rsidR="00927269">
          <w:t xml:space="preserve"> </w:t>
        </w:r>
      </w:ins>
      <w:ins w:id="87" w:author="Stefanie Lane" w:date="2022-08-28T16:21:00Z">
        <w:r w:rsidR="00F0006A">
          <w:t>may</w:t>
        </w:r>
      </w:ins>
      <w:ins w:id="88" w:author="Stefanie Lane" w:date="2022-08-28T16:18:00Z">
        <w:r w:rsidR="00927269">
          <w:t xml:space="preserve"> </w:t>
        </w:r>
      </w:ins>
      <w:ins w:id="89" w:author="Stefanie Lane" w:date="2022-08-28T16:17:00Z">
        <w:r w:rsidR="00927269">
          <w:t>inform concepts of habitat stability in the absence of pulse disturbance pressures</w:t>
        </w:r>
      </w:ins>
      <w:ins w:id="90" w:author="Stefanie Lane" w:date="2022-08-28T16:18:00Z">
        <w:r w:rsidR="00927269">
          <w:t xml:space="preserve">, and </w:t>
        </w:r>
        <w:r w:rsidR="00DE03D3">
          <w:t>corroborate</w:t>
        </w:r>
      </w:ins>
      <w:ins w:id="91" w:author="Stefanie Lane" w:date="2022-08-28T16:16:00Z">
        <w:r w:rsidR="002E4B64">
          <w:t xml:space="preserve"> globa</w:t>
        </w:r>
      </w:ins>
      <w:ins w:id="92" w:author="Stefanie Lane" w:date="2022-08-28T16:18:00Z">
        <w:r w:rsidR="00DE03D3">
          <w:t>l</w:t>
        </w:r>
      </w:ins>
      <w:ins w:id="93" w:author="Stefanie Lane" w:date="2022-08-28T16:16:00Z">
        <w:r w:rsidR="002E4B64">
          <w:t>l</w:t>
        </w:r>
      </w:ins>
      <w:ins w:id="94" w:author="Stefanie Lane" w:date="2022-08-28T16:18:00Z">
        <w:r w:rsidR="00DE03D3">
          <w:t>y observed</w:t>
        </w:r>
      </w:ins>
      <w:ins w:id="95" w:author="Stefanie Lane" w:date="2022-08-28T16:16:00Z">
        <w:r w:rsidR="002E4B64">
          <w:t xml:space="preserve"> trends of native species loss and exotic species encroachment. We propose that </w:t>
        </w:r>
      </w:ins>
      <w:ins w:id="96" w:author="Stefanie Lane" w:date="2022-08-28T16:17:00Z">
        <w:r w:rsidR="002E4B64">
          <w:t xml:space="preserve">active management may be necessary in </w:t>
        </w:r>
        <w:r w:rsidR="00927269">
          <w:t xml:space="preserve">areas of conservation concern in order to prevent further biodiversity loss. </w:t>
        </w:r>
      </w:ins>
    </w:p>
    <w:p w14:paraId="3BCA5132" w14:textId="381AE395" w:rsidR="002719F7" w:rsidDel="00CF490D" w:rsidRDefault="002719F7" w:rsidP="007D52A9">
      <w:pPr>
        <w:suppressLineNumbers/>
        <w:rPr>
          <w:del w:id="97" w:author="Stefanie Lane" w:date="2022-08-28T16:15:00Z"/>
        </w:rPr>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3D59524D" w:rsidR="00551E87" w:rsidRDefault="00245C4A" w:rsidP="00E76A50">
      <w:pPr>
        <w:pStyle w:val="Heading1"/>
        <w:suppressLineNumbers/>
        <w:rPr>
          <w:ins w:id="98" w:author="Stefanie Lane" w:date="2022-08-29T16:43:00Z"/>
        </w:rPr>
        <w:pPrChange w:id="99" w:author="Stefanie Lane" w:date="2022-08-29T16:53:00Z">
          <w:pPr>
            <w:pStyle w:val="Heading1"/>
          </w:pPr>
        </w:pPrChange>
      </w:pPr>
      <w:ins w:id="100" w:author="Stefanie Lane" w:date="2022-08-29T16:41:00Z">
        <w:r>
          <w:t>Keywords</w:t>
        </w:r>
      </w:ins>
      <w:ins w:id="101" w:author="Stefanie Lane" w:date="2022-08-29T16:43:00Z">
        <w:r w:rsidR="006A6D6A">
          <w:t xml:space="preserve"> </w:t>
        </w:r>
      </w:ins>
    </w:p>
    <w:p w14:paraId="26B72DAA" w14:textId="35B3E98A" w:rsidR="006A6D6A" w:rsidRPr="006A6D6A" w:rsidRDefault="006A6D6A" w:rsidP="00E76A50">
      <w:pPr>
        <w:suppressLineNumbers/>
        <w:rPr>
          <w:ins w:id="102" w:author="Stefanie Lane" w:date="2022-08-29T16:41:00Z"/>
          <w:i/>
          <w:rPrChange w:id="103" w:author="Stefanie Lane" w:date="2022-08-29T16:43:00Z">
            <w:rPr>
              <w:ins w:id="104" w:author="Stefanie Lane" w:date="2022-08-29T16:41:00Z"/>
            </w:rPr>
          </w:rPrChange>
        </w:rPr>
        <w:pPrChange w:id="105" w:author="Stefanie Lane" w:date="2022-08-29T16:53:00Z">
          <w:pPr>
            <w:pStyle w:val="Heading1"/>
          </w:pPr>
        </w:pPrChange>
      </w:pPr>
      <w:ins w:id="106" w:author="Stefanie Lane" w:date="2022-08-29T16:43:00Z">
        <w:r>
          <w:rPr>
            <w:i/>
          </w:rPr>
          <w:t>W</w:t>
        </w:r>
      </w:ins>
      <w:ins w:id="107" w:author="Stefanie Lane" w:date="2022-08-29T16:44:00Z">
        <w:r>
          <w:rPr>
            <w:i/>
          </w:rPr>
          <w:t>etlands: f</w:t>
        </w:r>
      </w:ins>
      <w:ins w:id="108" w:author="Stefanie Lane" w:date="2022-08-29T16:43:00Z">
        <w:r w:rsidRPr="006A6D6A">
          <w:rPr>
            <w:i/>
            <w:rPrChange w:id="109" w:author="Stefanie Lane" w:date="2022-08-29T16:43:00Z">
              <w:rPr/>
            </w:rPrChange>
          </w:rPr>
          <w:t>our to six</w:t>
        </w:r>
      </w:ins>
    </w:p>
    <w:p w14:paraId="3109DA3A" w14:textId="17763E82" w:rsidR="00245C4A" w:rsidRPr="00245C4A" w:rsidRDefault="00D35466" w:rsidP="00E76A50">
      <w:pPr>
        <w:suppressLineNumbers/>
        <w:rPr>
          <w:rPrChange w:id="110" w:author="Stefanie Lane" w:date="2022-08-29T16:41:00Z">
            <w:rPr/>
          </w:rPrChange>
        </w:rPr>
        <w:pPrChange w:id="111" w:author="Stefanie Lane" w:date="2022-08-29T16:53:00Z">
          <w:pPr>
            <w:suppressLineNumbers/>
          </w:pPr>
        </w:pPrChange>
      </w:pPr>
      <w:ins w:id="112" w:author="Stefanie Lane" w:date="2022-08-29T16:45:00Z">
        <w:r>
          <w:t xml:space="preserve">shifting baselines; reference conditions; </w:t>
        </w:r>
      </w:ins>
      <w:ins w:id="113" w:author="Stefanie Lane" w:date="2022-08-29T16:46:00Z">
        <w:r w:rsidR="003911FA">
          <w:t>dispersal network</w:t>
        </w:r>
      </w:ins>
      <w:ins w:id="114" w:author="Stefanie Lane" w:date="2022-08-29T16:53:00Z">
        <w:r w:rsidR="001C2E6E">
          <w:t>s</w:t>
        </w:r>
      </w:ins>
      <w:ins w:id="115" w:author="Stefanie Lane" w:date="2022-08-29T16:46:00Z">
        <w:r w:rsidR="003911FA">
          <w:t xml:space="preserve">; </w:t>
        </w:r>
      </w:ins>
      <w:ins w:id="116" w:author="Stefanie Lane" w:date="2022-08-29T16:47:00Z">
        <w:r w:rsidR="00437EB0">
          <w:t xml:space="preserve">species turnover; </w:t>
        </w:r>
      </w:ins>
      <w:ins w:id="117" w:author="Stefanie Lane" w:date="2022-08-29T16:53:00Z">
        <w:r w:rsidR="00606561">
          <w:t>conservation land</w:t>
        </w:r>
      </w:ins>
      <w:ins w:id="118" w:author="Stefanie Lane" w:date="2022-08-29T16:52:00Z">
        <w:r w:rsidR="00B32D23">
          <w:t xml:space="preserve"> management</w:t>
        </w:r>
      </w:ins>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20C9D322" w:rsidR="00A92F9A" w:rsidRDefault="001A62D5" w:rsidP="005F7C5D">
      <w:pPr>
        <w:ind w:firstLine="720"/>
      </w:pPr>
      <w:r>
        <w:t>In a time of rapid global change,</w:t>
      </w:r>
      <w:r w:rsidR="00B35CD6">
        <w:t xml:space="preserve"> </w:t>
      </w:r>
      <w:ins w:id="119" w:author="Stefanie Lane" w:date="2022-08-26T13:48:00Z">
        <w:r w:rsidR="002C2814">
          <w:t xml:space="preserve">temporal shifts in </w:t>
        </w:r>
      </w:ins>
      <w:r w:rsidR="00B225CB" w:rsidRPr="0007225D">
        <w:t>plant community</w:t>
      </w:r>
      <w:r w:rsidR="00C83A8E">
        <w:t xml:space="preserve"> </w:t>
      </w:r>
      <w:r w:rsidR="00ED752B" w:rsidRPr="0007225D">
        <w:t>composition</w:t>
      </w:r>
      <w:ins w:id="120" w:author="Stefanie Lane" w:date="2022-08-26T13:48:00Z">
        <w:r w:rsidR="002C2814">
          <w:t xml:space="preserve"> </w:t>
        </w:r>
      </w:ins>
      <w:del w:id="121" w:author="Stefanie Lane" w:date="2022-08-26T13:48:00Z">
        <w:r w:rsidR="00ED752B" w:rsidRPr="0007225D" w:rsidDel="002C2814">
          <w:delText>al</w:delText>
        </w:r>
        <w:r w:rsidR="00872EF0" w:rsidRPr="0007225D" w:rsidDel="002C2814">
          <w:delText xml:space="preserve"> </w:delText>
        </w:r>
        <w:r w:rsidR="00EF11F2" w:rsidDel="002C2814">
          <w:delText>shifts</w:delText>
        </w:r>
        <w:r w:rsidR="00F01631" w:rsidDel="002C2814">
          <w:delText xml:space="preserve"> over time </w:delText>
        </w:r>
      </w:del>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del w:id="122" w:author="Stefanie Lane" w:date="2022-08-26T13:49:00Z">
        <w:r w:rsidR="004C0674" w:rsidDel="00A1647F">
          <w:delText>C</w:delText>
        </w:r>
        <w:r w:rsidR="0003545C" w:rsidDel="00A1647F">
          <w:delText>ommunity stability</w:delText>
        </w:r>
        <w:r w:rsidR="00682FC6" w:rsidDel="00A1647F">
          <w:delText xml:space="preserve"> </w:delText>
        </w:r>
        <w:r w:rsidR="00A970BB" w:rsidDel="00A1647F">
          <w:delText>may</w:delText>
        </w:r>
        <w:r w:rsidR="002355AC" w:rsidDel="00A1647F">
          <w:delText xml:space="preserve"> be characterized </w:delText>
        </w:r>
        <w:r w:rsidR="008A2825" w:rsidDel="00A1647F">
          <w:delText>as consistency</w:delText>
        </w:r>
        <w:r w:rsidR="007C5111" w:rsidDel="00A1647F">
          <w:delText xml:space="preserve"> in species or functional diversity </w:delText>
        </w:r>
        <w:r w:rsidR="003D7780" w:rsidDel="00A1647F">
          <w:delText>through time and space</w:delText>
        </w:r>
        <w:r w:rsidR="00E871F6" w:rsidDel="00A1647F">
          <w:delText xml:space="preserve"> </w:delText>
        </w:r>
        <w:r w:rsidR="00E871F6" w:rsidDel="00A1647F">
          <w:fldChar w:fldCharType="begin"/>
        </w:r>
        <w:r w:rsidR="00A970BB" w:rsidDel="00A1647F">
          <w:del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delInstrText>
        </w:r>
        <w:r w:rsidR="00E871F6" w:rsidDel="00A1647F">
          <w:fldChar w:fldCharType="separate"/>
        </w:r>
        <w:r w:rsidR="00057AEE" w:rsidRPr="00057AEE" w:rsidDel="00A1647F">
          <w:rPr>
            <w:rFonts w:ascii="Calibri" w:hAnsi="Calibri" w:cs="Calibri"/>
          </w:rPr>
          <w:delText>(Donohue et al., 2016; Holling, 1973)</w:delText>
        </w:r>
        <w:r w:rsidR="00E871F6" w:rsidDel="00A1647F">
          <w:fldChar w:fldCharType="end"/>
        </w:r>
        <w:r w:rsidR="00CA1C8A" w:rsidDel="00A1647F">
          <w:delText>.</w:delText>
        </w:r>
        <w:r w:rsidR="00666F91" w:rsidDel="00A1647F">
          <w:delText xml:space="preserve"> </w:delText>
        </w:r>
      </w:del>
      <w:r w:rsidR="004C6C15">
        <w:t>Shifts in community-dominant species, loss</w:t>
      </w:r>
      <w:r w:rsidR="002A5853">
        <w:t xml:space="preserve"> of native species diversity,</w:t>
      </w:r>
      <w:r w:rsidR="00B82229">
        <w:t xml:space="preserve"> and</w:t>
      </w:r>
      <w:r w:rsidR="002A5853">
        <w:t xml:space="preserve"> </w:t>
      </w:r>
      <w:del w:id="123" w:author="Stefanie Lane" w:date="2022-08-26T13:49:00Z">
        <w:r w:rsidR="004C6C15" w:rsidDel="002C2814">
          <w:delText>species turnover (</w:delText>
        </w:r>
        <w:r w:rsidR="00EF4732" w:rsidDel="002C2814">
          <w:delText>such as greater</w:delText>
        </w:r>
        <w:r w:rsidR="004C6C15" w:rsidDel="002C2814">
          <w:delText xml:space="preserve"> </w:delText>
        </w:r>
      </w:del>
      <w:r w:rsidR="004C6C15">
        <w:t xml:space="preserve">abundance of </w:t>
      </w:r>
      <w:del w:id="124" w:author="Stefanie Lane" w:date="2022-08-26T13:48:00Z">
        <w:r w:rsidR="004C6C15" w:rsidDel="002C2814">
          <w:delText xml:space="preserve">invasive </w:delText>
        </w:r>
      </w:del>
      <w:ins w:id="125" w:author="Stefanie Lane" w:date="2022-08-26T13:48:00Z">
        <w:r w:rsidR="002C2814">
          <w:t xml:space="preserve">exotic </w:t>
        </w:r>
      </w:ins>
      <w:r w:rsidR="004C6C15">
        <w:t>species</w:t>
      </w:r>
      <w:del w:id="126" w:author="Stefanie Lane" w:date="2022-08-26T13:49:00Z">
        <w:r w:rsidR="004C6C15" w:rsidDel="002C2814">
          <w:delText>)</w:delText>
        </w:r>
      </w:del>
      <w:r w:rsidR="002A5853">
        <w:t xml:space="preserve"> </w:t>
      </w:r>
      <w:r w:rsidR="00B82229">
        <w:t xml:space="preserve">may </w:t>
      </w:r>
      <w:r w:rsidR="00EF4732">
        <w:t xml:space="preserve">indicate </w:t>
      </w:r>
      <w:r w:rsidR="002A5853">
        <w:t>loss of</w:t>
      </w:r>
      <w:ins w:id="127" w:author="Stefanie Lane" w:date="2022-08-26T13:49:00Z">
        <w:r w:rsidR="00A1647F">
          <w:t xml:space="preserve"> stability through loss of species or</w:t>
        </w:r>
      </w:ins>
      <w:r w:rsidR="002A5853">
        <w:t xml:space="preserve"> functional redundancy</w:t>
      </w:r>
      <w:ins w:id="128" w:author="Stefanie Lane" w:date="2022-08-26T13:49:00Z">
        <w:r w:rsidR="00A1647F">
          <w:t xml:space="preserve"> </w:t>
        </w:r>
        <w:r w:rsidR="00A1647F">
          <w:fldChar w:fldCharType="begin"/>
        </w:r>
        <w:r w:rsidR="00A1647F">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1647F">
          <w:fldChar w:fldCharType="separate"/>
        </w:r>
      </w:ins>
      <w:r w:rsidR="000335B7" w:rsidRPr="000335B7">
        <w:rPr>
          <w:rFonts w:ascii="Calibri" w:hAnsi="Calibri" w:cs="Calibri"/>
        </w:rPr>
        <w:t xml:space="preserve">(Donohue et al., 2016; </w:t>
      </w:r>
      <w:proofErr w:type="spellStart"/>
      <w:r w:rsidR="000335B7" w:rsidRPr="000335B7">
        <w:rPr>
          <w:rFonts w:ascii="Calibri" w:hAnsi="Calibri" w:cs="Calibri"/>
        </w:rPr>
        <w:t>Holling</w:t>
      </w:r>
      <w:proofErr w:type="spellEnd"/>
      <w:r w:rsidR="000335B7" w:rsidRPr="000335B7">
        <w:rPr>
          <w:rFonts w:ascii="Calibri" w:hAnsi="Calibri" w:cs="Calibri"/>
        </w:rPr>
        <w:t>, 1973)</w:t>
      </w:r>
      <w:ins w:id="129" w:author="Stefanie Lane" w:date="2022-08-26T13:49:00Z">
        <w:r w:rsidR="00A1647F">
          <w:fldChar w:fldCharType="end"/>
        </w:r>
      </w:ins>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 xml:space="preserve">(Bai, </w:t>
      </w:r>
      <w:r w:rsidR="00176325">
        <w:rPr>
          <w:rFonts w:ascii="Calibri" w:hAnsi="Calibri" w:cs="Calibri"/>
        </w:rPr>
        <w:t>et al.</w:t>
      </w:r>
      <w:r w:rsidR="002A5853" w:rsidRPr="00CB298C">
        <w:rPr>
          <w:rFonts w:ascii="Calibri" w:hAnsi="Calibri" w:cs="Calibri"/>
        </w:rPr>
        <w:t>,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0335B7" w:rsidRPr="000335B7">
        <w:rPr>
          <w:rFonts w:ascii="Calibri" w:hAnsi="Calibri" w:cs="Calibri"/>
          <w:szCs w:val="24"/>
        </w:rPr>
        <w:t>(</w:t>
      </w:r>
      <w:proofErr w:type="spellStart"/>
      <w:r w:rsidR="000335B7" w:rsidRPr="000335B7">
        <w:rPr>
          <w:rFonts w:ascii="Calibri" w:hAnsi="Calibri" w:cs="Calibri"/>
          <w:szCs w:val="24"/>
        </w:rPr>
        <w:t>Hanski</w:t>
      </w:r>
      <w:proofErr w:type="spellEnd"/>
      <w:r w:rsidR="000335B7" w:rsidRPr="000335B7">
        <w:rPr>
          <w:rFonts w:ascii="Calibri" w:hAnsi="Calibri" w:cs="Calibri"/>
          <w:szCs w:val="24"/>
        </w:rPr>
        <w:t xml:space="preserve">, 1982; </w:t>
      </w:r>
      <w:proofErr w:type="spellStart"/>
      <w:r w:rsidR="000335B7" w:rsidRPr="000335B7">
        <w:rPr>
          <w:rFonts w:ascii="Calibri" w:hAnsi="Calibri" w:cs="Calibri"/>
          <w:szCs w:val="24"/>
        </w:rPr>
        <w:t>Lepš</w:t>
      </w:r>
      <w:proofErr w:type="spellEnd"/>
      <w:r w:rsidR="000335B7" w:rsidRPr="000335B7">
        <w:rPr>
          <w:rFonts w:ascii="Calibri" w:hAnsi="Calibri" w:cs="Calibri"/>
          <w:szCs w:val="24"/>
        </w:rPr>
        <w:t>,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0335B7">
        <w:instrText xml:space="preserve"> ADDIN ZOTERO_ITEM CSL_CITATION {"citationID":"wcUImAyp","properties":{"formattedCitation":"(Ovaskainen et al., 2019; Underwood et al., 2000)","plainCitation":"(Ovaskainen et al., 2019; Underwood et al.,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0335B7" w:rsidRPr="000335B7">
        <w:rPr>
          <w:rFonts w:ascii="Calibri" w:hAnsi="Calibri" w:cs="Calibri"/>
        </w:rPr>
        <w:t>(</w:t>
      </w:r>
      <w:proofErr w:type="spellStart"/>
      <w:r w:rsidR="000335B7" w:rsidRPr="000335B7">
        <w:rPr>
          <w:rFonts w:ascii="Calibri" w:hAnsi="Calibri" w:cs="Calibri"/>
        </w:rPr>
        <w:t>Ovaskainen</w:t>
      </w:r>
      <w:proofErr w:type="spellEnd"/>
      <w:r w:rsidR="000335B7" w:rsidRPr="000335B7">
        <w:rPr>
          <w:rFonts w:ascii="Calibri" w:hAnsi="Calibri" w:cs="Calibri"/>
        </w:rPr>
        <w:t xml:space="preserve"> et al., 2019; Underwood et al., 2000)</w:t>
      </w:r>
      <w:r w:rsidR="00245C13">
        <w:fldChar w:fldCharType="end"/>
      </w:r>
      <w:r w:rsidR="00245C13">
        <w:t>.</w:t>
      </w:r>
    </w:p>
    <w:p w14:paraId="4F7BFC02" w14:textId="614E47B2"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idal freshwater marshes</w:t>
      </w:r>
      <w:del w:id="130" w:author="Stefanie Lane" w:date="2022-08-29T18:30:00Z">
        <w:r w:rsidDel="00F329FE">
          <w:delText xml:space="preserve"> (TFMs)</w:delText>
        </w:r>
      </w:del>
      <w:r>
        <w:t xml:space="preserve">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0335B7" w:rsidRPr="000335B7">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w:t>
      </w:r>
      <w:r w:rsidR="00A42668">
        <w:t xml:space="preserve"> for wildlife</w:t>
      </w:r>
      <w:r w:rsidR="00AA2F11">
        <w: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w:t>
      </w:r>
      <w:proofErr w:type="spellStart"/>
      <w:r w:rsidR="000335B7" w:rsidRPr="000335B7">
        <w:rPr>
          <w:rFonts w:ascii="Calibri" w:hAnsi="Calibri" w:cs="Calibri"/>
        </w:rPr>
        <w:t>Holling</w:t>
      </w:r>
      <w:proofErr w:type="spellEnd"/>
      <w:r w:rsidR="000335B7" w:rsidRPr="000335B7">
        <w:rPr>
          <w:rFonts w:ascii="Calibri" w:hAnsi="Calibri" w:cs="Calibri"/>
        </w:rPr>
        <w:t>,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4A26B4C7" w14:textId="66348104" w:rsidR="007C0BCF" w:rsidRPr="00AA2F85" w:rsidRDefault="00592C5E" w:rsidP="00AA2F85">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ins w:id="131" w:author="Stefanie Lane" w:date="2022-08-29T18:30:00Z">
        <w:r w:rsidR="00D77FE1">
          <w:rPr>
            <w:i w:val="0"/>
            <w:iCs w:val="0"/>
            <w:color w:val="auto"/>
            <w:sz w:val="22"/>
            <w:szCs w:val="22"/>
          </w:rPr>
          <w:fldChar w:fldCharType="begin"/>
        </w:r>
        <w:r w:rsidR="00D77FE1">
          <w:rPr>
            <w:i w:val="0"/>
            <w:iCs w:val="0"/>
            <w:color w:val="auto"/>
            <w:sz w:val="22"/>
            <w:szCs w:val="22"/>
          </w:rPr>
          <w:instrText xml:space="preserve"> REF _Ref104553838 \h </w:instrText>
        </w:r>
        <w:r w:rsidR="00D77FE1">
          <w:rPr>
            <w:i w:val="0"/>
            <w:iCs w:val="0"/>
            <w:color w:val="auto"/>
            <w:sz w:val="22"/>
            <w:szCs w:val="22"/>
          </w:rPr>
        </w:r>
      </w:ins>
      <w:r w:rsidR="00D77FE1">
        <w:rPr>
          <w:i w:val="0"/>
          <w:iCs w:val="0"/>
          <w:color w:val="auto"/>
          <w:sz w:val="22"/>
          <w:szCs w:val="22"/>
        </w:rPr>
        <w:instrText xml:space="preserve"> \* MERGEFORMAT </w:instrText>
      </w:r>
      <w:r w:rsidR="00D77FE1">
        <w:rPr>
          <w:i w:val="0"/>
          <w:iCs w:val="0"/>
          <w:color w:val="auto"/>
          <w:sz w:val="22"/>
          <w:szCs w:val="22"/>
        </w:rPr>
        <w:fldChar w:fldCharType="separate"/>
      </w:r>
      <w:ins w:id="132" w:author="Stefanie Lane" w:date="2022-08-29T18:30:00Z">
        <w:r w:rsidR="00D77FE1" w:rsidRPr="00D77FE1">
          <w:rPr>
            <w:i w:val="0"/>
            <w:iCs w:val="0"/>
            <w:color w:val="auto"/>
            <w:sz w:val="22"/>
            <w:szCs w:val="22"/>
            <w:rPrChange w:id="133" w:author="Stefanie Lane" w:date="2022-08-29T18:31:00Z">
              <w:rPr/>
            </w:rPrChange>
          </w:rPr>
          <w:t xml:space="preserve">Figure </w:t>
        </w:r>
        <w:r w:rsidR="00D77FE1" w:rsidRPr="00D77FE1">
          <w:rPr>
            <w:i w:val="0"/>
            <w:iCs w:val="0"/>
            <w:color w:val="auto"/>
            <w:sz w:val="22"/>
            <w:szCs w:val="22"/>
            <w:rPrChange w:id="134" w:author="Stefanie Lane" w:date="2022-08-29T18:31:00Z">
              <w:rPr>
                <w:noProof/>
              </w:rPr>
            </w:rPrChange>
          </w:rPr>
          <w:t>1</w:t>
        </w:r>
        <w:r w:rsidR="00D77FE1">
          <w:rPr>
            <w:i w:val="0"/>
            <w:iCs w:val="0"/>
            <w:color w:val="auto"/>
            <w:sz w:val="22"/>
            <w:szCs w:val="22"/>
          </w:rPr>
          <w:fldChar w:fldCharType="end"/>
        </w:r>
      </w:ins>
      <w:del w:id="135" w:author="Stefanie Lane" w:date="2022-08-29T18:30:00Z">
        <w:r w:rsidR="00615FBC" w:rsidRPr="00615FBC" w:rsidDel="00D77FE1">
          <w:rPr>
            <w:i w:val="0"/>
            <w:iCs w:val="0"/>
            <w:color w:val="auto"/>
            <w:sz w:val="22"/>
            <w:szCs w:val="22"/>
          </w:rPr>
          <w:delText>Figure</w:delText>
        </w:r>
        <w:r w:rsidR="00615FBC" w:rsidRPr="00E062FC" w:rsidDel="00D77FE1">
          <w:rPr>
            <w:i w:val="0"/>
            <w:iCs w:val="0"/>
            <w:color w:val="auto"/>
            <w:sz w:val="22"/>
            <w:szCs w:val="22"/>
          </w:rPr>
          <w:delText xml:space="preserve"> 1</w:delText>
        </w:r>
      </w:del>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w:t>
      </w:r>
      <w:r w:rsidR="0074167B" w:rsidRPr="00B2582D">
        <w:rPr>
          <w:i w:val="0"/>
          <w:iCs w:val="0"/>
          <w:color w:val="auto"/>
          <w:sz w:val="22"/>
          <w:szCs w:val="22"/>
        </w:rPr>
        <w:t>sity</w:t>
      </w:r>
      <w:r w:rsidR="00E87841" w:rsidRPr="00B2582D">
        <w:rPr>
          <w:i w:val="0"/>
          <w:iCs w:val="0"/>
          <w:color w:val="auto"/>
          <w:sz w:val="22"/>
          <w:szCs w:val="22"/>
        </w:rPr>
        <w:t xml:space="preserve">. </w:t>
      </w:r>
      <w:moveFromRangeStart w:id="136" w:author="Stefanie Lane" w:date="2022-08-26T13:53:00Z" w:name="move112414400"/>
      <w:moveFrom w:id="137" w:author="Stefanie Lane" w:date="2022-08-26T13:53:00Z">
        <w:r w:rsidR="00FF5CB3" w:rsidRPr="00B2582D" w:rsidDel="00E545CF">
          <w:rPr>
            <w:i w:val="0"/>
            <w:iCs w:val="0"/>
            <w:color w:val="auto"/>
            <w:sz w:val="22"/>
            <w:szCs w:val="22"/>
          </w:rPr>
          <w:t>Bradfield &amp; Porter</w:t>
        </w:r>
        <w:r w:rsidR="00693FAC" w:rsidRPr="00B2582D" w:rsidDel="00E545CF">
          <w:rPr>
            <w:i w:val="0"/>
            <w:iCs w:val="0"/>
            <w:color w:val="auto"/>
            <w:sz w:val="22"/>
            <w:szCs w:val="22"/>
          </w:rPr>
          <w:t xml:space="preserve"> (1982)</w:t>
        </w:r>
        <w:r w:rsidR="00FF5CB3" w:rsidRPr="00E658A2" w:rsidDel="00E545CF">
          <w:rPr>
            <w:i w:val="0"/>
            <w:iCs w:val="0"/>
            <w:color w:val="auto"/>
            <w:sz w:val="22"/>
            <w:szCs w:val="22"/>
          </w:rPr>
          <w:t xml:space="preserve"> identified distinct community sub-types (hereafter, “assemblages”),</w:t>
        </w:r>
        <w:r w:rsidR="00693FAC" w:rsidRPr="00E545CF" w:rsidDel="00E545CF">
          <w:rPr>
            <w:i w:val="0"/>
            <w:iCs w:val="0"/>
            <w:color w:val="auto"/>
            <w:sz w:val="22"/>
            <w:szCs w:val="22"/>
          </w:rPr>
          <w:t xml:space="preserve"> likely</w:t>
        </w:r>
        <w:r w:rsidR="00C56564" w:rsidRPr="00E545CF" w:rsidDel="00E545CF">
          <w:rPr>
            <w:i w:val="0"/>
            <w:iCs w:val="0"/>
            <w:color w:val="auto"/>
            <w:sz w:val="22"/>
            <w:szCs w:val="22"/>
          </w:rPr>
          <w:t xml:space="preserve"> driven</w:t>
        </w:r>
        <w:r w:rsidR="00FF5CB3" w:rsidRPr="00E545CF" w:rsidDel="00E545CF">
          <w:rPr>
            <w:i w:val="0"/>
            <w:iCs w:val="0"/>
            <w:color w:val="auto"/>
            <w:sz w:val="22"/>
            <w:szCs w:val="22"/>
          </w:rPr>
          <w:t xml:space="preserve"> by edaphic factors</w:t>
        </w:r>
        <w:r w:rsidR="00C56564" w:rsidRPr="00E545CF" w:rsidDel="00E545CF">
          <w:rPr>
            <w:i w:val="0"/>
            <w:iCs w:val="0"/>
            <w:color w:val="auto"/>
            <w:sz w:val="22"/>
            <w:szCs w:val="22"/>
          </w:rPr>
          <w:t xml:space="preserve"> such as drainage</w:t>
        </w:r>
        <w:r w:rsidR="00FF5CB3" w:rsidRPr="00E545CF" w:rsidDel="00E545CF">
          <w:rPr>
            <w:i w:val="0"/>
            <w:iCs w:val="0"/>
            <w:color w:val="auto"/>
            <w:sz w:val="22"/>
            <w:szCs w:val="22"/>
          </w:rPr>
          <w:t xml:space="preserve">. </w:t>
        </w:r>
        <w:r w:rsidR="0074167B" w:rsidRPr="00E545CF" w:rsidDel="00E545CF">
          <w:rPr>
            <w:i w:val="0"/>
            <w:iCs w:val="0"/>
            <w:color w:val="auto"/>
            <w:sz w:val="22"/>
            <w:szCs w:val="22"/>
          </w:rPr>
          <w:t xml:space="preserve"> </w:t>
        </w:r>
        <w:r w:rsidR="00C56564" w:rsidRPr="00E545CF" w:rsidDel="00E545CF">
          <w:rPr>
            <w:i w:val="0"/>
            <w:iCs w:val="0"/>
            <w:color w:val="auto"/>
            <w:sz w:val="22"/>
            <w:szCs w:val="22"/>
          </w:rPr>
          <w:t xml:space="preserve">Denoth &amp; Myers </w:t>
        </w:r>
        <w:r w:rsidR="00E87841" w:rsidRPr="00E545CF" w:rsidDel="00E545CF">
          <w:rPr>
            <w:i w:val="0"/>
            <w:iCs w:val="0"/>
            <w:color w:val="auto"/>
            <w:sz w:val="22"/>
            <w:szCs w:val="22"/>
          </w:rPr>
          <w:t xml:space="preserve">(2007) </w:t>
        </w:r>
        <w:r w:rsidR="00C56564" w:rsidRPr="00E545CF" w:rsidDel="00E545CF">
          <w:rPr>
            <w:i w:val="0"/>
            <w:iCs w:val="0"/>
            <w:color w:val="auto"/>
            <w:sz w:val="22"/>
            <w:szCs w:val="22"/>
          </w:rPr>
          <w:t xml:space="preserve">repeated the sampling to determine whether </w:t>
        </w:r>
        <w:r w:rsidR="005B2868" w:rsidRPr="00E545CF" w:rsidDel="00E545CF">
          <w:rPr>
            <w:i w:val="0"/>
            <w:iCs w:val="0"/>
            <w:color w:val="auto"/>
            <w:sz w:val="22"/>
            <w:szCs w:val="22"/>
          </w:rPr>
          <w:t>an exotic</w:t>
        </w:r>
        <w:r w:rsidR="00C56564" w:rsidRPr="00E545CF" w:rsidDel="00E545CF">
          <w:rPr>
            <w:i w:val="0"/>
            <w:iCs w:val="0"/>
            <w:color w:val="auto"/>
            <w:sz w:val="22"/>
            <w:szCs w:val="22"/>
          </w:rPr>
          <w:t xml:space="preserve"> species (purple loosestrife) was displacing </w:t>
        </w:r>
        <w:r w:rsidR="00C938EC" w:rsidRPr="00E545CF" w:rsidDel="00E545CF">
          <w:rPr>
            <w:i w:val="0"/>
            <w:iCs w:val="0"/>
            <w:color w:val="auto"/>
            <w:sz w:val="22"/>
            <w:szCs w:val="22"/>
          </w:rPr>
          <w:t xml:space="preserve">a species of </w:t>
        </w:r>
        <w:r w:rsidR="00E87841" w:rsidRPr="00E545CF" w:rsidDel="00E545CF">
          <w:rPr>
            <w:i w:val="0"/>
            <w:iCs w:val="0"/>
            <w:color w:val="auto"/>
            <w:sz w:val="22"/>
            <w:szCs w:val="22"/>
          </w:rPr>
          <w:t xml:space="preserve">conservation </w:t>
        </w:r>
        <w:r w:rsidR="00C938EC" w:rsidRPr="00E545CF" w:rsidDel="00E545CF">
          <w:rPr>
            <w:i w:val="0"/>
            <w:iCs w:val="0"/>
            <w:color w:val="auto"/>
            <w:sz w:val="22"/>
            <w:szCs w:val="22"/>
          </w:rPr>
          <w:t>concern</w:t>
        </w:r>
        <w:r w:rsidR="00CA0247" w:rsidRPr="00E545CF" w:rsidDel="00E545CF">
          <w:rPr>
            <w:i w:val="0"/>
            <w:iCs w:val="0"/>
            <w:color w:val="auto"/>
            <w:sz w:val="22"/>
            <w:szCs w:val="22"/>
          </w:rPr>
          <w:t xml:space="preserve">, </w:t>
        </w:r>
        <w:r w:rsidR="00C938EC" w:rsidRPr="00E545CF" w:rsidDel="00E545CF">
          <w:rPr>
            <w:i w:val="0"/>
            <w:iCs w:val="0"/>
            <w:color w:val="auto"/>
            <w:sz w:val="22"/>
            <w:szCs w:val="22"/>
          </w:rPr>
          <w:t>Henderson’s checkermallow.</w:t>
        </w:r>
        <w:r w:rsidR="00277767" w:rsidRPr="00E545CF" w:rsidDel="00E545CF">
          <w:rPr>
            <w:i w:val="0"/>
            <w:iCs w:val="0"/>
            <w:color w:val="auto"/>
            <w:sz w:val="22"/>
            <w:szCs w:val="22"/>
          </w:rPr>
          <w:t xml:space="preserve"> Henderson’s checkermallow (</w:t>
        </w:r>
        <w:r w:rsidR="00277767" w:rsidRPr="00E545CF" w:rsidDel="00E545CF">
          <w:rPr>
            <w:iCs w:val="0"/>
            <w:color w:val="auto"/>
            <w:sz w:val="22"/>
            <w:szCs w:val="22"/>
          </w:rPr>
          <w:t>Sidalcea hendersonii</w:t>
        </w:r>
        <w:r w:rsidR="00277767" w:rsidRPr="00E545CF" w:rsidDel="00E545CF">
          <w:rPr>
            <w:i w:val="0"/>
            <w:iCs w:val="0"/>
            <w:color w:val="auto"/>
            <w:sz w:val="22"/>
            <w:szCs w:val="22"/>
          </w:rPr>
          <w:t xml:space="preserve"> S. Watson)</w:t>
        </w:r>
        <w:r w:rsidR="00CA0247" w:rsidRPr="00E545CF" w:rsidDel="00E545CF">
          <w:rPr>
            <w:i w:val="0"/>
            <w:iCs w:val="0"/>
            <w:color w:val="auto"/>
            <w:sz w:val="22"/>
            <w:szCs w:val="22"/>
          </w:rPr>
          <w:t xml:space="preserve"> is </w:t>
        </w:r>
        <w:r w:rsidR="00277767" w:rsidRPr="00E545CF" w:rsidDel="00E545CF">
          <w:rPr>
            <w:i w:val="0"/>
            <w:iCs w:val="0"/>
            <w:color w:val="auto"/>
            <w:sz w:val="22"/>
            <w:szCs w:val="22"/>
          </w:rPr>
          <w:t xml:space="preserve">locally abundant in this marsh, and thus stability of habitat conditions is vital for species conservation. </w:t>
        </w:r>
      </w:moveFrom>
      <w:moveFromRangeEnd w:id="136"/>
      <w:r w:rsidR="00B14056" w:rsidRPr="00E545CF">
        <w:rPr>
          <w:i w:val="0"/>
          <w:iCs w:val="0"/>
          <w:color w:val="auto"/>
          <w:sz w:val="22"/>
          <w:szCs w:val="22"/>
        </w:rPr>
        <w:t>W</w:t>
      </w:r>
      <w:r w:rsidR="00B14056" w:rsidRPr="00535270">
        <w:rPr>
          <w:i w:val="0"/>
          <w:iCs w:val="0"/>
          <w:color w:val="auto"/>
          <w:sz w:val="22"/>
          <w:szCs w:val="22"/>
        </w:rPr>
        <w:t>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r w:rsidR="00AA2F85">
        <w:rPr>
          <w:i w:val="0"/>
          <w:iCs w:val="0"/>
          <w:color w:val="auto"/>
          <w:sz w:val="22"/>
          <w:szCs w:val="22"/>
        </w:rPr>
        <w:t xml:space="preserve"> </w:t>
      </w:r>
      <w:r w:rsidR="00C04EFB" w:rsidRPr="00AA2F85">
        <w:rPr>
          <w:i w:val="0"/>
          <w:iCs w:val="0"/>
          <w:color w:val="auto"/>
          <w:sz w:val="22"/>
          <w:szCs w:val="22"/>
        </w:rPr>
        <w:t>We</w:t>
      </w:r>
      <w:r w:rsidR="007A161D" w:rsidRPr="00AA2F85">
        <w:rPr>
          <w:i w:val="0"/>
          <w:iCs w:val="0"/>
          <w:color w:val="auto"/>
          <w:sz w:val="22"/>
          <w:szCs w:val="22"/>
        </w:rPr>
        <w:t xml:space="preserve"> used three observational datasets spanning four decades to answer the following questions: </w:t>
      </w:r>
    </w:p>
    <w:p w14:paraId="2AFD6DE8" w14:textId="2FA69A84" w:rsidR="007C0BCF" w:rsidRDefault="00537848" w:rsidP="00612ED6">
      <w:pPr>
        <w:ind w:firstLine="720"/>
      </w:pPr>
      <w:r>
        <w:t xml:space="preserve">(1) </w:t>
      </w:r>
      <w:r w:rsidR="00151992">
        <w:t xml:space="preserve">Are </w:t>
      </w:r>
      <w:r w:rsidR="00C04EFB">
        <w:t xml:space="preserve">tidal freshwater marsh </w:t>
      </w:r>
      <w:r w:rsidR="00151992">
        <w:t>assemblages characterized by the same dominant species</w:t>
      </w:r>
      <w:r w:rsidR="00C04EFB">
        <w:t xml:space="preserve"> over a </w:t>
      </w:r>
      <w:del w:id="138" w:author="Stefanie Lane" w:date="2022-08-26T13:51:00Z">
        <w:r w:rsidR="00C04EFB" w:rsidDel="00AD4B3A">
          <w:delText>40 year</w:delText>
        </w:r>
      </w:del>
      <w:ins w:id="139" w:author="Stefanie Lane" w:date="2022-08-26T13:51:00Z">
        <w:r w:rsidR="00AD4B3A">
          <w:t>40-year</w:t>
        </w:r>
      </w:ins>
      <w:r w:rsidR="00C04EFB">
        <w:t xml:space="preserve">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B0CDEDC" w14:textId="7B563B89"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068A6866" w:rsidR="00151992" w:rsidRDefault="00537848" w:rsidP="005F7C5D">
      <w:pPr>
        <w:ind w:firstLine="720"/>
      </w:pPr>
      <w:r>
        <w:lastRenderedPageBreak/>
        <w:t xml:space="preserve">(3) </w:t>
      </w:r>
      <w:r w:rsidR="0021014A">
        <w:t>Are assemblages characterized by similar indicator species</w:t>
      </w:r>
      <w:r w:rsidR="00FF754B">
        <w:t xml:space="preserve">? If not, </w:t>
      </w:r>
      <w:r w:rsidR="00151992">
        <w:t xml:space="preserve">which species gained or lost are driving changes within each assemblage? </w:t>
      </w:r>
      <w:r w:rsidR="00C04EFB">
        <w:t>We</w:t>
      </w:r>
      <w:r w:rsidR="00F0046C">
        <w:t xml:space="preserve"> expect that increasing abundance of invasive species over time would result in greater </w:t>
      </w:r>
      <w:r w:rsidR="0069287A">
        <w:t xml:space="preserve">net </w:t>
      </w:r>
      <w:r w:rsidR="00F0046C">
        <w:t>number of species lost (and fewer</w:t>
      </w:r>
      <w:r w:rsidR="0069287A">
        <w:t xml:space="preserve"> net</w:t>
      </w:r>
      <w:r w:rsidR="00F0046C">
        <w:t xml:space="preserve"> species gained)</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1F53E2D1" w:rsidR="001F436B" w:rsidRPr="009E4359" w:rsidRDefault="001F436B" w:rsidP="00DC704D">
      <w:pPr>
        <w:pStyle w:val="NoSpacing"/>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000335B7" w:rsidRPr="000335B7">
        <w:rPr>
          <w:rFonts w:ascii="Calibri" w:hAnsi="Calibri" w:cs="Calibri"/>
        </w:rPr>
        <w:t>(Schaefer, 2004)</w:t>
      </w:r>
      <w:r w:rsidRPr="001617DD">
        <w:fldChar w:fldCharType="end"/>
      </w:r>
      <w:r w:rsidRPr="00173A95">
        <w:t xml:space="preserve"> (</w:t>
      </w:r>
      <w:del w:id="140" w:author="Stefanie Lane" w:date="2022-08-29T18:31:00Z">
        <w:r w:rsidR="00615FBC" w:rsidDel="00D77FE1">
          <w:delText>Figure 1</w:delText>
        </w:r>
      </w:del>
      <w:ins w:id="141" w:author="Stefanie Lane" w:date="2022-08-29T18:31:00Z">
        <w:r w:rsidR="00D77FE1">
          <w:fldChar w:fldCharType="begin"/>
        </w:r>
        <w:r w:rsidR="00D77FE1">
          <w:instrText xml:space="preserve"> REF _Ref104553838 \h </w:instrText>
        </w:r>
      </w:ins>
      <w:r w:rsidR="00D77FE1">
        <w:fldChar w:fldCharType="separate"/>
      </w:r>
      <w:ins w:id="142" w:author="Stefanie Lane" w:date="2022-08-29T18:31:00Z">
        <w:r w:rsidR="00D77FE1">
          <w:t xml:space="preserve">Figure </w:t>
        </w:r>
        <w:r w:rsidR="00D77FE1">
          <w:rPr>
            <w:noProof/>
          </w:rPr>
          <w:t>1</w:t>
        </w:r>
        <w:r w:rsidR="00D77FE1">
          <w:fldChar w:fldCharType="end"/>
        </w:r>
      </w:ins>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del w:id="143" w:author="Stefanie Lane" w:date="2022-08-29T18:31:00Z">
        <w:r w:rsidR="00615FBC" w:rsidDel="00D77FE1">
          <w:delText xml:space="preserve">Figure </w:delText>
        </w:r>
        <w:r w:rsidR="00615FBC" w:rsidDel="00D77FE1">
          <w:rPr>
            <w:noProof/>
          </w:rPr>
          <w:delText>1</w:delText>
        </w:r>
      </w:del>
      <w:ins w:id="144" w:author="Stefanie Lane" w:date="2022-08-29T18:31:00Z">
        <w:r w:rsidR="00D77FE1">
          <w:rPr>
            <w:noProof/>
          </w:rPr>
          <w:fldChar w:fldCharType="begin"/>
        </w:r>
        <w:r w:rsidR="00D77FE1">
          <w:rPr>
            <w:noProof/>
          </w:rPr>
          <w:instrText xml:space="preserve"> REF _Ref104553838 \h </w:instrText>
        </w:r>
        <w:r w:rsidR="00D77FE1">
          <w:rPr>
            <w:noProof/>
          </w:rPr>
        </w:r>
      </w:ins>
      <w:r w:rsidR="00D77FE1">
        <w:rPr>
          <w:noProof/>
        </w:rPr>
        <w:fldChar w:fldCharType="separate"/>
      </w:r>
      <w:ins w:id="145" w:author="Stefanie Lane" w:date="2022-08-29T18:31:00Z">
        <w:r w:rsidR="00D77FE1">
          <w:t xml:space="preserve">Figure </w:t>
        </w:r>
        <w:r w:rsidR="00D77FE1">
          <w:rPr>
            <w:noProof/>
          </w:rPr>
          <w:t>1</w:t>
        </w:r>
        <w:r w:rsidR="00D77FE1">
          <w:rPr>
            <w:noProof/>
          </w:rPr>
          <w:fldChar w:fldCharType="end"/>
        </w:r>
      </w:ins>
      <w:r w:rsidRPr="00535270">
        <w:t>).</w:t>
      </w:r>
    </w:p>
    <w:p w14:paraId="7C4CFAC9" w14:textId="785FB83A" w:rsidR="00E545CF" w:rsidRDefault="00A15FE2" w:rsidP="005F7C5D">
      <w:pPr>
        <w:ind w:firstLine="720"/>
        <w:rPr>
          <w:ins w:id="146" w:author="Stefanie Lane" w:date="2022-08-26T13:53:00Z"/>
        </w:rPr>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0335B7">
        <w:instrText xml:space="preserve"> ADDIN ZOTERO_ITEM CSL_CITATION {"citationID":"38FrsNx6","properties":{"formattedCitation":"(Sinks et al., 2021)","plainCitation":"(Sinks et al.,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0335B7" w:rsidRPr="000335B7">
        <w:rPr>
          <w:rFonts w:ascii="Calibri" w:hAnsi="Calibri" w:cs="Calibri"/>
        </w:rPr>
        <w:t>(Sinks et al., 2021)</w:t>
      </w:r>
      <w:r w:rsidR="005A152F">
        <w:fldChar w:fldCharType="end"/>
      </w:r>
      <w:r w:rsidR="00A11140">
        <w:t>.</w:t>
      </w:r>
      <w:r w:rsidR="00A11140" w:rsidRPr="00B2582D">
        <w:t xml:space="preserve"> </w:t>
      </w:r>
    </w:p>
    <w:p w14:paraId="4503C271" w14:textId="72F9DDD9" w:rsidR="005372BF" w:rsidRDefault="00A74744" w:rsidP="005F7C5D">
      <w:pPr>
        <w:ind w:firstLine="720"/>
      </w:pPr>
      <w:ins w:id="147" w:author="Stefanie Lane" w:date="2022-08-26T13:54:00Z">
        <w:r>
          <w:rPr>
            <w:iCs/>
          </w:rPr>
          <w:t xml:space="preserve">In Ladner Marsh, </w:t>
        </w:r>
      </w:ins>
      <w:moveToRangeStart w:id="148" w:author="Stefanie Lane" w:date="2022-08-26T13:53:00Z" w:name="move112414400"/>
      <w:moveTo w:id="149" w:author="Stefanie Lane" w:date="2022-08-26T13:53:00Z">
        <w:r w:rsidR="00E545CF" w:rsidRPr="00E545CF">
          <w:rPr>
            <w:iCs/>
            <w:rPrChange w:id="150" w:author="Stefanie Lane" w:date="2022-08-26T13:53:00Z">
              <w:rPr>
                <w:i/>
                <w:iCs/>
                <w:strike/>
              </w:rPr>
            </w:rPrChange>
          </w:rPr>
          <w:t xml:space="preserve">Bradfield &amp; Porter (1982) identified distinct community sub-types (hereafter, “assemblages”), likely driven by edaphic factors such as drainage.  Denoth &amp; Myers (2007) repeated the sampling to determine whether an exotic species </w:t>
        </w:r>
        <w:del w:id="151" w:author="Stefanie Lane" w:date="2022-08-26T14:02:00Z">
          <w:r w:rsidR="00E545CF" w:rsidRPr="00E545CF" w:rsidDel="00823CE5">
            <w:rPr>
              <w:iCs/>
              <w:rPrChange w:id="152" w:author="Stefanie Lane" w:date="2022-08-26T13:53:00Z">
                <w:rPr>
                  <w:i/>
                  <w:iCs/>
                  <w:strike/>
                </w:rPr>
              </w:rPrChange>
            </w:rPr>
            <w:delText xml:space="preserve">(purple loosestrife) </w:delText>
          </w:r>
        </w:del>
        <w:r w:rsidR="00E545CF" w:rsidRPr="00E545CF">
          <w:rPr>
            <w:iCs/>
            <w:rPrChange w:id="153" w:author="Stefanie Lane" w:date="2022-08-26T13:53:00Z">
              <w:rPr>
                <w:i/>
                <w:iCs/>
                <w:strike/>
              </w:rPr>
            </w:rPrChange>
          </w:rPr>
          <w:t xml:space="preserve">was displacing a </w:t>
        </w:r>
      </w:moveTo>
      <w:ins w:id="154" w:author="Stefanie Lane" w:date="2022-08-26T14:01:00Z">
        <w:r w:rsidR="00823CE5">
          <w:rPr>
            <w:iCs/>
          </w:rPr>
          <w:t xml:space="preserve">listed </w:t>
        </w:r>
      </w:ins>
      <w:moveTo w:id="155" w:author="Stefanie Lane" w:date="2022-08-26T13:53:00Z">
        <w:r w:rsidR="00E545CF" w:rsidRPr="00E545CF">
          <w:rPr>
            <w:iCs/>
            <w:rPrChange w:id="156" w:author="Stefanie Lane" w:date="2022-08-26T13:53:00Z">
              <w:rPr>
                <w:i/>
                <w:iCs/>
                <w:strike/>
              </w:rPr>
            </w:rPrChange>
          </w:rPr>
          <w:t>species of</w:t>
        </w:r>
      </w:moveTo>
      <w:ins w:id="157" w:author="Stefanie Lane" w:date="2022-08-26T13:58:00Z">
        <w:r w:rsidR="00C46C72">
          <w:rPr>
            <w:iCs/>
          </w:rPr>
          <w:t xml:space="preserve"> </w:t>
        </w:r>
      </w:ins>
      <w:moveTo w:id="158" w:author="Stefanie Lane" w:date="2022-08-26T13:53:00Z">
        <w:del w:id="159" w:author="Stefanie Lane" w:date="2022-08-26T13:59:00Z">
          <w:r w:rsidR="00E545CF" w:rsidRPr="00E545CF" w:rsidDel="00C14515">
            <w:rPr>
              <w:iCs/>
              <w:rPrChange w:id="160" w:author="Stefanie Lane" w:date="2022-08-26T13:53:00Z">
                <w:rPr>
                  <w:i/>
                  <w:iCs/>
                  <w:strike/>
                </w:rPr>
              </w:rPrChange>
            </w:rPr>
            <w:delText xml:space="preserve"> </w:delText>
          </w:r>
        </w:del>
        <w:r w:rsidR="00E545CF" w:rsidRPr="00E545CF">
          <w:rPr>
            <w:iCs/>
            <w:rPrChange w:id="161" w:author="Stefanie Lane" w:date="2022-08-26T13:53:00Z">
              <w:rPr>
                <w:i/>
                <w:iCs/>
                <w:strike/>
              </w:rPr>
            </w:rPrChange>
          </w:rPr>
          <w:t>conservation concern</w:t>
        </w:r>
      </w:moveTo>
      <w:ins w:id="162" w:author="Stefanie Lane" w:date="2022-08-26T14:01:00Z">
        <w:r w:rsidR="00823CE5">
          <w:rPr>
            <w:iCs/>
          </w:rPr>
          <w:t xml:space="preserve"> in British Columbia</w:t>
        </w:r>
      </w:ins>
      <w:moveTo w:id="163" w:author="Stefanie Lane" w:date="2022-08-26T13:53:00Z">
        <w:r w:rsidR="00E545CF" w:rsidRPr="00E545CF">
          <w:rPr>
            <w:iCs/>
            <w:rPrChange w:id="164" w:author="Stefanie Lane" w:date="2022-08-26T13:53:00Z">
              <w:rPr>
                <w:i/>
                <w:iCs/>
                <w:strike/>
              </w:rPr>
            </w:rPrChange>
          </w:rPr>
          <w:t>, Henderson’s checker</w:t>
        </w:r>
      </w:moveTo>
      <w:ins w:id="165" w:author="Stefanie Lane" w:date="2022-08-26T13:56:00Z">
        <w:r w:rsidR="00907F33">
          <w:rPr>
            <w:iCs/>
          </w:rPr>
          <w:t>-</w:t>
        </w:r>
      </w:ins>
      <w:moveTo w:id="166" w:author="Stefanie Lane" w:date="2022-08-26T13:53:00Z">
        <w:r w:rsidR="00E545CF" w:rsidRPr="00E545CF">
          <w:rPr>
            <w:iCs/>
            <w:rPrChange w:id="167" w:author="Stefanie Lane" w:date="2022-08-26T13:53:00Z">
              <w:rPr>
                <w:i/>
                <w:iCs/>
                <w:strike/>
              </w:rPr>
            </w:rPrChange>
          </w:rPr>
          <w:t>mallow</w:t>
        </w:r>
      </w:moveTo>
      <w:ins w:id="168" w:author="Stefanie Lane" w:date="2022-08-26T13:54:00Z">
        <w:r w:rsidR="00A22EC7">
          <w:rPr>
            <w:iCs/>
          </w:rPr>
          <w:t xml:space="preserve"> </w:t>
        </w:r>
        <w:r w:rsidR="00A22EC7" w:rsidRPr="008663D1">
          <w:rPr>
            <w:iCs/>
          </w:rPr>
          <w:t>(</w:t>
        </w:r>
        <w:r w:rsidR="00A22EC7" w:rsidRPr="008663D1">
          <w:rPr>
            <w:i/>
            <w:iCs/>
          </w:rPr>
          <w:t xml:space="preserve">Sidalcea hendersonii </w:t>
        </w:r>
        <w:r w:rsidR="00A22EC7" w:rsidRPr="008663D1">
          <w:rPr>
            <w:iCs/>
          </w:rPr>
          <w:t>S. Watson)</w:t>
        </w:r>
      </w:ins>
      <w:moveTo w:id="169" w:author="Stefanie Lane" w:date="2022-08-26T13:53:00Z">
        <w:r w:rsidR="00E545CF" w:rsidRPr="00E545CF">
          <w:rPr>
            <w:iCs/>
            <w:rPrChange w:id="170" w:author="Stefanie Lane" w:date="2022-08-26T13:53:00Z">
              <w:rPr>
                <w:i/>
                <w:iCs/>
                <w:strike/>
              </w:rPr>
            </w:rPrChange>
          </w:rPr>
          <w:t>. Henderson’s checker</w:t>
        </w:r>
      </w:moveTo>
      <w:ins w:id="171" w:author="Stefanie Lane" w:date="2022-08-26T13:56:00Z">
        <w:r w:rsidR="00907F33">
          <w:rPr>
            <w:iCs/>
          </w:rPr>
          <w:t>-</w:t>
        </w:r>
      </w:ins>
      <w:moveTo w:id="172" w:author="Stefanie Lane" w:date="2022-08-26T13:53:00Z">
        <w:r w:rsidR="00E545CF" w:rsidRPr="00E545CF">
          <w:rPr>
            <w:iCs/>
            <w:rPrChange w:id="173" w:author="Stefanie Lane" w:date="2022-08-26T13:53:00Z">
              <w:rPr>
                <w:i/>
                <w:iCs/>
                <w:strike/>
              </w:rPr>
            </w:rPrChange>
          </w:rPr>
          <w:t>mallow</w:t>
        </w:r>
        <w:del w:id="174" w:author="Stefanie Lane" w:date="2022-08-26T13:55:00Z">
          <w:r w:rsidR="00E545CF" w:rsidRPr="00E545CF" w:rsidDel="00D71364">
            <w:rPr>
              <w:iCs/>
              <w:rPrChange w:id="175" w:author="Stefanie Lane" w:date="2022-08-26T13:53:00Z">
                <w:rPr>
                  <w:i/>
                  <w:iCs/>
                  <w:strike/>
                </w:rPr>
              </w:rPrChange>
            </w:rPr>
            <w:delText xml:space="preserve"> </w:delText>
          </w:r>
        </w:del>
        <w:del w:id="176" w:author="Stefanie Lane" w:date="2022-08-26T13:54:00Z">
          <w:r w:rsidR="00E545CF" w:rsidRPr="00E545CF" w:rsidDel="00A22EC7">
            <w:rPr>
              <w:iCs/>
              <w:rPrChange w:id="177" w:author="Stefanie Lane" w:date="2022-08-26T13:53:00Z">
                <w:rPr>
                  <w:i/>
                  <w:iCs/>
                  <w:strike/>
                </w:rPr>
              </w:rPrChange>
            </w:rPr>
            <w:delText>(</w:delText>
          </w:r>
          <w:r w:rsidR="00E545CF" w:rsidRPr="00A22EC7" w:rsidDel="00A22EC7">
            <w:rPr>
              <w:i/>
              <w:iCs/>
              <w:rPrChange w:id="178" w:author="Stefanie Lane" w:date="2022-08-26T13:54:00Z">
                <w:rPr>
                  <w:iCs/>
                  <w:strike/>
                </w:rPr>
              </w:rPrChange>
            </w:rPr>
            <w:delText>Sidalcea hendersonii</w:delText>
          </w:r>
          <w:r w:rsidR="00E545CF" w:rsidRPr="00A22EC7" w:rsidDel="00A22EC7">
            <w:rPr>
              <w:i/>
              <w:iCs/>
              <w:rPrChange w:id="179" w:author="Stefanie Lane" w:date="2022-08-26T13:54:00Z">
                <w:rPr>
                  <w:i/>
                  <w:iCs/>
                  <w:strike/>
                </w:rPr>
              </w:rPrChange>
            </w:rPr>
            <w:delText xml:space="preserve"> </w:delText>
          </w:r>
          <w:r w:rsidR="00E545CF" w:rsidRPr="00E545CF" w:rsidDel="00A22EC7">
            <w:rPr>
              <w:iCs/>
              <w:rPrChange w:id="180" w:author="Stefanie Lane" w:date="2022-08-26T13:53:00Z">
                <w:rPr>
                  <w:i/>
                  <w:iCs/>
                  <w:strike/>
                </w:rPr>
              </w:rPrChange>
            </w:rPr>
            <w:delText>S. Watson)</w:delText>
          </w:r>
        </w:del>
        <w:r w:rsidR="00E545CF" w:rsidRPr="00E545CF">
          <w:rPr>
            <w:iCs/>
            <w:rPrChange w:id="181" w:author="Stefanie Lane" w:date="2022-08-26T13:53:00Z">
              <w:rPr>
                <w:i/>
                <w:iCs/>
                <w:strike/>
              </w:rPr>
            </w:rPrChange>
          </w:rPr>
          <w:t xml:space="preserve"> is locally abundant in this marsh, and thus stability of</w:t>
        </w:r>
      </w:moveTo>
      <w:ins w:id="182" w:author="Stefanie Lane" w:date="2022-08-26T13:55:00Z">
        <w:r w:rsidR="00A22EC7">
          <w:rPr>
            <w:iCs/>
          </w:rPr>
          <w:t xml:space="preserve"> sufficient</w:t>
        </w:r>
      </w:ins>
      <w:moveTo w:id="183" w:author="Stefanie Lane" w:date="2022-08-26T13:53:00Z">
        <w:r w:rsidR="00E545CF" w:rsidRPr="00E545CF">
          <w:rPr>
            <w:iCs/>
            <w:rPrChange w:id="184" w:author="Stefanie Lane" w:date="2022-08-26T13:53:00Z">
              <w:rPr>
                <w:i/>
                <w:iCs/>
                <w:strike/>
              </w:rPr>
            </w:rPrChange>
          </w:rPr>
          <w:t xml:space="preserve"> habitat </w:t>
        </w:r>
        <w:del w:id="185" w:author="Stefanie Lane" w:date="2022-08-26T13:55:00Z">
          <w:r w:rsidR="00E545CF" w:rsidRPr="00E545CF" w:rsidDel="00D71364">
            <w:rPr>
              <w:iCs/>
              <w:rPrChange w:id="186" w:author="Stefanie Lane" w:date="2022-08-26T13:53:00Z">
                <w:rPr>
                  <w:i/>
                  <w:iCs/>
                  <w:strike/>
                </w:rPr>
              </w:rPrChange>
            </w:rPr>
            <w:delText xml:space="preserve">conditions </w:delText>
          </w:r>
        </w:del>
        <w:r w:rsidR="00E545CF" w:rsidRPr="00E545CF">
          <w:rPr>
            <w:iCs/>
            <w:rPrChange w:id="187" w:author="Stefanie Lane" w:date="2022-08-26T13:53:00Z">
              <w:rPr>
                <w:i/>
                <w:iCs/>
                <w:strike/>
              </w:rPr>
            </w:rPrChange>
          </w:rPr>
          <w:t>is vital for species conservation.</w:t>
        </w:r>
      </w:moveTo>
      <w:moveToRangeEnd w:id="148"/>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59FBC4E6" w:rsidR="005372BF" w:rsidRPr="009B0BA5" w:rsidRDefault="005372BF">
      <w:pPr>
        <w:ind w:firstLine="720"/>
      </w:pPr>
      <w:del w:id="188" w:author="Stefanie Lane" w:date="2022-08-26T14:03:00Z">
        <w:r w:rsidDel="00ED5DE3">
          <w:delText xml:space="preserve">Data </w:delText>
        </w:r>
      </w:del>
      <w:ins w:id="189" w:author="Stefanie Lane" w:date="2022-08-26T14:03:00Z">
        <w:r w:rsidR="00ED5DE3">
          <w:t>The first data collection was conducted</w:t>
        </w:r>
      </w:ins>
      <w:del w:id="190" w:author="Stefanie Lane" w:date="2022-08-26T14:03:00Z">
        <w:r w:rsidDel="00ED5DE3">
          <w:delText>were originally collected</w:delText>
        </w:r>
      </w:del>
      <w:r>
        <w:t xml:space="preserve"> in 1979 </w:t>
      </w:r>
      <w:del w:id="191" w:author="Stefanie Lane" w:date="2022-08-26T14:02:00Z">
        <w:r w:rsidDel="00ED5DE3">
          <w:delText xml:space="preserve">as part of an observational study to characterize dominant </w:delText>
        </w:r>
        <w:r w:rsidR="00E563DA" w:rsidDel="00ED5DE3">
          <w:delText>assemblage</w:delText>
        </w:r>
        <w:r w:rsidDel="00ED5DE3">
          <w:delText xml:space="preserve"> types </w:delText>
        </w:r>
      </w:del>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000335B7" w:rsidRPr="000335B7">
        <w:rPr>
          <w:rFonts w:ascii="Calibri" w:hAnsi="Calibri" w:cs="Calibri"/>
        </w:rPr>
        <w:t>(Bradfield &amp; Porter, 1982)</w:t>
      </w:r>
      <w:r>
        <w:fldChar w:fldCharType="end"/>
      </w:r>
      <w:ins w:id="192" w:author="Stefanie Lane" w:date="2022-08-26T14:03:00Z">
        <w:r w:rsidR="00ED5DE3">
          <w:t>.</w:t>
        </w:r>
      </w:ins>
      <w:del w:id="193" w:author="Stefanie Lane" w:date="2022-08-26T14:02:00Z">
        <w:r w:rsidDel="00ED5DE3">
          <w:delText>.</w:delText>
        </w:r>
      </w:del>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r w:rsidR="00615FBC">
        <w:t xml:space="preserve">Figure </w:t>
      </w:r>
      <w:r w:rsidR="00615FBC">
        <w:rPr>
          <w:noProof/>
        </w:rPr>
        <w:t>1</w:t>
      </w:r>
      <w:r w:rsidR="007A5BC9">
        <w:t>D)</w:t>
      </w:r>
      <w:r w:rsidR="00E563DA">
        <w:t xml:space="preserve">. </w:t>
      </w:r>
      <w:r>
        <w:t xml:space="preserve">Cluster analysis and principal components analysis (PCA) distinguished three </w:t>
      </w:r>
      <w:ins w:id="194" w:author="Stefanie Lane" w:date="2022-08-26T13:57:00Z">
        <w:r w:rsidR="00AB7C6A">
          <w:t>assemblages</w:t>
        </w:r>
      </w:ins>
      <w:del w:id="195" w:author="Stefanie Lane" w:date="2022-08-26T13:57:00Z">
        <w:r w:rsidDel="00AB7C6A">
          <w:delText>community associations</w:delText>
        </w:r>
      </w:del>
      <w:r>
        <w:t xml:space="preserve">, each dominated by a distinct species: </w:t>
      </w:r>
      <w:del w:id="196" w:author="Stefanie Lane" w:date="2022-08-26T14:46:00Z">
        <w:r w:rsidDel="00AA16C1">
          <w:delText>Lyngbye’s se</w:delText>
        </w:r>
      </w:del>
      <w:ins w:id="197" w:author="Stefanie Lane" w:date="2022-08-26T14:46:00Z">
        <w:r w:rsidR="00AA16C1">
          <w:t>Se</w:t>
        </w:r>
      </w:ins>
      <w:r>
        <w:t>dge (</w:t>
      </w:r>
      <w:r>
        <w:rPr>
          <w:i/>
        </w:rPr>
        <w:t>Carex lyngbyei</w:t>
      </w:r>
      <w:del w:id="198" w:author="Stefanie Lane" w:date="2022-08-29T18:32:00Z">
        <w:r w:rsidDel="0058339D">
          <w:delText xml:space="preserve"> Hornem.</w:delText>
        </w:r>
      </w:del>
      <w:r>
        <w:t xml:space="preserve">), </w:t>
      </w:r>
      <w:ins w:id="199" w:author="Stefanie Lane" w:date="2022-08-26T14:46:00Z">
        <w:r w:rsidR="00AE3114">
          <w:t>F</w:t>
        </w:r>
      </w:ins>
      <w:del w:id="200" w:author="Stefanie Lane" w:date="2022-08-26T14:46:00Z">
        <w:r w:rsidDel="00AE3114">
          <w:delText>f</w:delText>
        </w:r>
      </w:del>
      <w:r>
        <w:t>escue (</w:t>
      </w:r>
      <w:r>
        <w:rPr>
          <w:i/>
        </w:rPr>
        <w:t>Festuca arundinaceae</w:t>
      </w:r>
      <w:del w:id="201" w:author="Stefanie Lane" w:date="2022-08-29T18:32:00Z">
        <w:r w:rsidDel="0058339D">
          <w:delText xml:space="preserve"> Schreb.</w:delText>
        </w:r>
      </w:del>
      <w:r>
        <w:t xml:space="preserve">), and </w:t>
      </w:r>
      <w:del w:id="202" w:author="Stefanie Lane" w:date="2022-08-26T14:46:00Z">
        <w:r w:rsidDel="00AE3114">
          <w:delText>b</w:delText>
        </w:r>
      </w:del>
      <w:ins w:id="203" w:author="Stefanie Lane" w:date="2022-08-26T14:46:00Z">
        <w:r w:rsidR="00AE3114">
          <w:t>B</w:t>
        </w:r>
      </w:ins>
      <w:r>
        <w:t>ogbean (</w:t>
      </w:r>
      <w:r>
        <w:rPr>
          <w:i/>
        </w:rPr>
        <w:t xml:space="preserve">Menyanthes trifoliata </w:t>
      </w:r>
      <w:del w:id="204" w:author="Stefanie Lane" w:date="2022-08-29T18:32:00Z">
        <w:r w:rsidDel="0058339D">
          <w:delText>L.</w:delText>
        </w:r>
      </w:del>
      <w:r>
        <w:t>).</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78A16BFD" w:rsidR="005372BF" w:rsidRDefault="00A9489B" w:rsidP="005372BF">
      <w:pPr>
        <w:ind w:firstLine="720"/>
      </w:pPr>
      <w:ins w:id="205" w:author="Stefanie Lane" w:date="2022-08-26T14:04:00Z">
        <w:r>
          <w:t xml:space="preserve">A subsequent </w:t>
        </w:r>
      </w:ins>
      <w:del w:id="206" w:author="Stefanie Lane" w:date="2022-08-26T14:04:00Z">
        <w:r w:rsidR="005372BF" w:rsidDel="00A9489B">
          <w:delText xml:space="preserve">A subsequent </w:delText>
        </w:r>
      </w:del>
      <w:r w:rsidR="005372BF">
        <w:t xml:space="preserve">survey conducted in 1999 recreated the transects and sought to place sampling plots at </w:t>
      </w:r>
      <w:r w:rsidR="0001042C">
        <w:t xml:space="preserve">the </w:t>
      </w:r>
      <w:r w:rsidR="005372BF">
        <w:t>exact positions sampled in 1979 t</w:t>
      </w:r>
      <w:ins w:id="207" w:author="Stefanie Lane" w:date="2022-08-26T14:04:00Z">
        <w:r>
          <w:t xml:space="preserve">o </w:t>
        </w:r>
        <w:r w:rsidR="00DF1C6C">
          <w:t xml:space="preserve">test </w:t>
        </w:r>
      </w:ins>
      <w:del w:id="208" w:author="Stefanie Lane" w:date="2022-08-26T14:04:00Z">
        <w:r w:rsidR="005372BF" w:rsidDel="00A9489B">
          <w:delText xml:space="preserve">o test </w:delText>
        </w:r>
      </w:del>
      <w:r w:rsidR="005372BF">
        <w:t>relationships between invasive purple loosestrife (</w:t>
      </w:r>
      <w:r w:rsidR="005372BF">
        <w:rPr>
          <w:i/>
        </w:rPr>
        <w:t>Lythrum salicaria</w:t>
      </w:r>
      <w:r w:rsidR="005372BF">
        <w:t xml:space="preserve">, L.) and Henderson’s </w:t>
      </w:r>
      <w:del w:id="209" w:author="Stefanie Lane" w:date="2022-08-26T14:07:00Z">
        <w:r w:rsidR="005372BF" w:rsidDel="00C87135">
          <w:delText>checkermallow</w:delText>
        </w:r>
      </w:del>
      <w:ins w:id="210" w:author="Stefanie Lane" w:date="2022-08-26T14:07:00Z">
        <w:r w:rsidR="00C87135">
          <w:t>checker-mallow</w:t>
        </w:r>
      </w:ins>
      <w:r w:rsidR="005372BF">
        <w:t xml:space="preserve"> (</w:t>
      </w:r>
      <w:r w:rsidR="005372BF">
        <w:rPr>
          <w:i/>
        </w:rPr>
        <w:t>Sidalcea hendersonii</w:t>
      </w:r>
      <w:del w:id="211" w:author="Stefanie Lane" w:date="2022-08-29T18:32:00Z">
        <w:r w:rsidR="005372BF" w:rsidDel="0058339D">
          <w:rPr>
            <w:i/>
          </w:rPr>
          <w:delText xml:space="preserve"> </w:delText>
        </w:r>
        <w:r w:rsidR="005372BF" w:rsidDel="0058339D">
          <w:delText>S. Watson</w:delText>
        </w:r>
      </w:del>
      <w:r w:rsidR="005372BF">
        <w:t>)</w:t>
      </w:r>
      <w:ins w:id="212" w:author="Stefanie Lane" w:date="2022-08-26T13:57:00Z">
        <w:r w:rsidR="00C46C72">
          <w:t xml:space="preserve"> </w:t>
        </w:r>
      </w:ins>
      <w:del w:id="213" w:author="Stefanie Lane" w:date="2022-08-26T13:57:00Z">
        <w:r w:rsidR="005372BF" w:rsidDel="00C46C72">
          <w:delText xml:space="preserve">, which is a Blue Listed species of special concern in British Columbia </w:delText>
        </w:r>
      </w:del>
      <w:r w:rsidR="005372BF">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5372BF">
        <w:fldChar w:fldCharType="separate"/>
      </w:r>
      <w:r w:rsidR="000335B7" w:rsidRPr="000335B7">
        <w:rPr>
          <w:rFonts w:ascii="Calibri" w:hAnsi="Calibri" w:cs="Calibri"/>
        </w:rPr>
        <w:t>(Denoth &amp; Myers, 2007)</w:t>
      </w:r>
      <w:r w:rsidR="005372BF">
        <w:fldChar w:fldCharType="end"/>
      </w:r>
      <w:r w:rsidR="005372BF">
        <w:t>. While Denoth &amp; Myers did not seek to test changes in community composition, data were collected according to the same protocols as in 1979, and the data ha</w:t>
      </w:r>
      <w:r w:rsidR="0091346E">
        <w:t xml:space="preserve">ve </w:t>
      </w:r>
      <w:r w:rsidR="005372BF">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504E4528"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w:t>
      </w:r>
      <w:del w:id="214" w:author="Stefanie Lane" w:date="2022-08-29T18:33:00Z">
        <w:r w:rsidR="00FB3E22" w:rsidDel="000359C2">
          <w:delText>Figure 1</w:delText>
        </w:r>
      </w:del>
      <w:ins w:id="215" w:author="Stefanie Lane" w:date="2022-08-29T18:33:00Z">
        <w:r w:rsidR="000359C2">
          <w:fldChar w:fldCharType="begin"/>
        </w:r>
        <w:r w:rsidR="000359C2">
          <w:instrText xml:space="preserve"> REF _Ref104553838 \h </w:instrText>
        </w:r>
      </w:ins>
      <w:r w:rsidR="000359C2">
        <w:fldChar w:fldCharType="separate"/>
      </w:r>
      <w:ins w:id="216" w:author="Stefanie Lane" w:date="2022-08-29T18:33:00Z">
        <w:r w:rsidR="000359C2">
          <w:t xml:space="preserve">Figure </w:t>
        </w:r>
        <w:r w:rsidR="000359C2">
          <w:rPr>
            <w:noProof/>
          </w:rPr>
          <w:t>1</w:t>
        </w:r>
        <w:r w:rsidR="000359C2">
          <w:fldChar w:fldCharType="end"/>
        </w:r>
      </w:ins>
      <w:r w:rsidR="00FB3E22">
        <w:t xml:space="preserve">D) </w:t>
      </w:r>
      <w:r w:rsidR="002A34E3">
        <w:t xml:space="preserve">on a georeferenced </w:t>
      </w:r>
      <w:proofErr w:type="spellStart"/>
      <w:r w:rsidR="002A34E3">
        <w:t>basemap</w:t>
      </w:r>
      <w:proofErr w:type="spellEnd"/>
      <w:r w:rsidR="002A34E3">
        <w:t xml:space="preserve">, aligning </w:t>
      </w:r>
      <w:r w:rsidR="002C1D2C">
        <w:t>prominent landscape features, and marking GPS locations in Avenza</w:t>
      </w:r>
      <w:r w:rsidR="0070559A">
        <w:t xml:space="preserve"> Maps</w:t>
      </w:r>
      <w:r w:rsidR="002C1D2C">
        <w:t xml:space="preserve"> (</w:t>
      </w:r>
      <w:r w:rsidR="0070559A">
        <w:t>Avenza Systems Inc., Ontario, Canada, v. 3.2)</w:t>
      </w:r>
      <w:r w:rsidR="00B832A6">
        <w:t>.</w:t>
      </w:r>
      <w:r w:rsidR="00947182">
        <w:t xml:space="preserve"> </w:t>
      </w:r>
      <w:r>
        <w:t>Transect “Q” (n = 7 plots) was omitted in 1999 and 2019 due to conversion to thick riparian forest with an understory of Himalayan blackberry (</w:t>
      </w:r>
      <w:r>
        <w:rPr>
          <w:i/>
        </w:rPr>
        <w:t xml:space="preserve">Rubus </w:t>
      </w:r>
      <w:r w:rsidRPr="00904BB3">
        <w:rPr>
          <w:i/>
        </w:rPr>
        <w:t>armeniacus</w:t>
      </w:r>
      <w:ins w:id="217" w:author="Stefanie Lane" w:date="2022-08-26T14:05:00Z">
        <w:r w:rsidR="00C87135">
          <w:t xml:space="preserve"> </w:t>
        </w:r>
        <w:proofErr w:type="spellStart"/>
        <w:r w:rsidR="00C87135">
          <w:t>Focke</w:t>
        </w:r>
      </w:ins>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w:t>
      </w:r>
      <w:r>
        <w:lastRenderedPageBreak/>
        <w:t xml:space="preserve">channels, or </w:t>
      </w:r>
      <w:r w:rsidR="000D215B">
        <w:t>variation in transect placement</w:t>
      </w:r>
      <w:r w:rsidR="00827E44">
        <w:t xml:space="preserve"> (</w:t>
      </w:r>
      <w:ins w:id="218" w:author="Stefanie Lane" w:date="2022-08-29T18:33:00Z">
        <w:r w:rsidR="000359C2">
          <w:rPr>
            <w:noProof/>
          </w:rPr>
          <w:fldChar w:fldCharType="begin"/>
        </w:r>
        <w:r w:rsidR="000359C2">
          <w:instrText xml:space="preserve"> REF _Ref104553838 \h </w:instrText>
        </w:r>
        <w:r w:rsidR="000359C2">
          <w:rPr>
            <w:noProof/>
          </w:rPr>
        </w:r>
      </w:ins>
      <w:r w:rsidR="000359C2">
        <w:rPr>
          <w:noProof/>
        </w:rPr>
        <w:fldChar w:fldCharType="separate"/>
      </w:r>
      <w:ins w:id="219" w:author="Stefanie Lane" w:date="2022-08-29T18:33:00Z">
        <w:r w:rsidR="000359C2">
          <w:t xml:space="preserve">Figure </w:t>
        </w:r>
        <w:r w:rsidR="000359C2">
          <w:rPr>
            <w:noProof/>
          </w:rPr>
          <w:t>1</w:t>
        </w:r>
        <w:r w:rsidR="000359C2">
          <w:rPr>
            <w:noProof/>
          </w:rPr>
          <w:fldChar w:fldCharType="end"/>
        </w:r>
      </w:ins>
      <w:del w:id="220" w:author="Stefanie Lane" w:date="2022-08-29T18:33:00Z">
        <w:r w:rsidR="00615FBC" w:rsidDel="000359C2">
          <w:delText xml:space="preserve">Figure </w:delText>
        </w:r>
        <w:r w:rsidR="00615FBC" w:rsidDel="000359C2">
          <w:rPr>
            <w:noProof/>
          </w:rPr>
          <w:delText>1</w:delText>
        </w:r>
      </w:del>
      <w:r w:rsidR="007A5BC9">
        <w:t>,</w:t>
      </w:r>
      <w:del w:id="221" w:author="Stefanie Lane" w:date="2022-08-29T18:33:00Z">
        <w:r w:rsidR="007A5BC9" w:rsidDel="008A69F5">
          <w:delText xml:space="preserve"> </w:delText>
        </w:r>
      </w:del>
      <w:del w:id="222" w:author="Stefanie Lane" w:date="2022-08-29T18:34:00Z">
        <w:r w:rsidR="00615FBC" w:rsidDel="008A69F5">
          <w:delText>Table 3</w:delText>
        </w:r>
      </w:del>
      <w:ins w:id="223" w:author="Stefanie Lane" w:date="2022-08-29T18:34:00Z">
        <w:r w:rsidR="008A69F5">
          <w:t xml:space="preserve"> </w:t>
        </w:r>
        <w:r w:rsidR="008A69F5">
          <w:fldChar w:fldCharType="begin"/>
        </w:r>
        <w:r w:rsidR="008A69F5">
          <w:instrText xml:space="preserve"> REF _Ref103763315 \h </w:instrText>
        </w:r>
      </w:ins>
      <w:r w:rsidR="008A69F5">
        <w:fldChar w:fldCharType="separate"/>
      </w:r>
      <w:ins w:id="224" w:author="Stefanie Lane" w:date="2022-08-29T18:34:00Z">
        <w:r w:rsidR="008A69F5">
          <w:t>Table</w:t>
        </w:r>
        <w:r w:rsidR="008A69F5">
          <w:t xml:space="preserve"> </w:t>
        </w:r>
        <w:r w:rsidR="008A69F5">
          <w:rPr>
            <w:noProof/>
          </w:rPr>
          <w:t>2</w:t>
        </w:r>
        <w:r w:rsidR="008A69F5">
          <w:fldChar w:fldCharType="end"/>
        </w:r>
      </w:ins>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2B8E6A0F" w:rsidR="00D4425C" w:rsidRDefault="00D4425C" w:rsidP="00F92C8A">
      <w:pPr>
        <w:ind w:firstLine="720"/>
      </w:pPr>
      <w:r>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del w:id="225" w:author="Stefanie Lane" w:date="2022-08-29T18:34:00Z">
        <w:r w:rsidR="00615FBC" w:rsidDel="008A69F5">
          <w:rPr>
            <w:noProof/>
          </w:rPr>
          <w:delText>Figure</w:delText>
        </w:r>
        <w:r w:rsidR="00615FBC" w:rsidDel="008A69F5">
          <w:delText xml:space="preserve"> </w:delText>
        </w:r>
        <w:r w:rsidR="00615FBC" w:rsidDel="008A69F5">
          <w:rPr>
            <w:noProof/>
          </w:rPr>
          <w:delText>1</w:delText>
        </w:r>
      </w:del>
      <w:ins w:id="226" w:author="Stefanie Lane" w:date="2022-08-29T18:35:00Z">
        <w:r w:rsidR="008A69F5">
          <w:rPr>
            <w:noProof/>
          </w:rPr>
          <w:fldChar w:fldCharType="begin"/>
        </w:r>
        <w:r w:rsidR="008A69F5">
          <w:rPr>
            <w:noProof/>
          </w:rPr>
          <w:instrText xml:space="preserve"> REF _Ref104553838 \h </w:instrText>
        </w:r>
        <w:r w:rsidR="008A69F5">
          <w:rPr>
            <w:noProof/>
          </w:rPr>
        </w:r>
      </w:ins>
      <w:r w:rsidR="008A69F5">
        <w:rPr>
          <w:noProof/>
        </w:rPr>
        <w:fldChar w:fldCharType="separate"/>
      </w:r>
      <w:ins w:id="227" w:author="Stefanie Lane" w:date="2022-08-29T18:35:00Z">
        <w:r w:rsidR="008A69F5">
          <w:t xml:space="preserve">Figure </w:t>
        </w:r>
        <w:r w:rsidR="008A69F5">
          <w:rPr>
            <w:noProof/>
          </w:rPr>
          <w:t>1</w:t>
        </w:r>
        <w:r w:rsidR="008A69F5">
          <w:rPr>
            <w:noProof/>
          </w:rPr>
          <w:fldChar w:fldCharType="end"/>
        </w:r>
      </w:ins>
      <w:r w:rsidR="00FB3E22">
        <w:t>E</w:t>
      </w:r>
      <w:r w:rsidR="00D95107" w:rsidRPr="007D52A9">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w:t>
      </w:r>
      <w:r w:rsidR="00FB3E22">
        <w:t>extended beyond</w:t>
      </w:r>
      <w:r>
        <w:t xml:space="preserve">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000335B7" w:rsidRPr="000335B7">
        <w:rPr>
          <w:rFonts w:ascii="Calibri" w:hAnsi="Calibri" w:cs="Calibri"/>
        </w:rPr>
        <w:t>(Bradfield &amp; Porter, 1982)</w:t>
      </w:r>
      <w:r>
        <w:fldChar w:fldCharType="end"/>
      </w:r>
      <w:r>
        <w:t>.</w:t>
      </w:r>
    </w:p>
    <w:p w14:paraId="12088E45" w14:textId="2C6D14EA"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w:t>
      </w:r>
      <w:r w:rsidR="00576443">
        <w:t xml:space="preserve">by </w:t>
      </w:r>
      <w:r w:rsidR="00500E4E">
        <w:t xml:space="preserve">modified </w:t>
      </w:r>
      <w:r w:rsidR="00576443">
        <w:t>Braun-</w:t>
      </w:r>
      <w:proofErr w:type="spellStart"/>
      <w:r w:rsidR="00576443">
        <w:t>Blanquet</w:t>
      </w:r>
      <w:proofErr w:type="spellEnd"/>
      <w:r w:rsidR="00576443">
        <w:t xml:space="preserve"> cover</w:t>
      </w:r>
      <w:r>
        <w:t xml:space="preserve"> </w:t>
      </w:r>
      <w:r w:rsidR="00500E4E">
        <w:t>classes</w:t>
      </w:r>
      <w:r>
        <w:t xml:space="preserve"> </w:t>
      </w:r>
      <w:r w:rsidR="00E27E36">
        <w:t>[0 = (</w:t>
      </w:r>
      <w:r w:rsidR="00B51030">
        <w:t>0</w:t>
      </w:r>
      <w:r w:rsidR="00FF352B">
        <w:t>%</w:t>
      </w:r>
      <w:r w:rsidR="00E27E36">
        <w:t>)</w:t>
      </w:r>
      <w:r w:rsidR="00B51030">
        <w:t>,</w:t>
      </w:r>
      <w:r w:rsidR="00E27E36">
        <w:t xml:space="preserve"> 1 = (</w:t>
      </w:r>
      <w:r>
        <w:t>&lt; 25%</w:t>
      </w:r>
      <w:r w:rsidR="00E27E36">
        <w:t>)</w:t>
      </w:r>
      <w:r>
        <w:t>,</w:t>
      </w:r>
      <w:r w:rsidR="00E27E36">
        <w:t xml:space="preserve"> 2 = (</w:t>
      </w:r>
      <w:r>
        <w:t>25-50%</w:t>
      </w:r>
      <w:r w:rsidR="00E27E36">
        <w:t>)</w:t>
      </w:r>
      <w:r>
        <w:t xml:space="preserve">, </w:t>
      </w:r>
      <w:r w:rsidR="001A1881">
        <w:t>3 = (</w:t>
      </w:r>
      <w:r>
        <w:t>50-75%</w:t>
      </w:r>
      <w:r w:rsidR="001A1881">
        <w:t>)</w:t>
      </w:r>
      <w:r>
        <w:t>, and</w:t>
      </w:r>
      <w:r w:rsidR="00E27E36">
        <w:t xml:space="preserve"> 4 = (</w:t>
      </w:r>
      <w:r>
        <w:t>&gt; 75%)</w:t>
      </w:r>
      <w:r w:rsidR="00E27E36">
        <w:t>]</w:t>
      </w:r>
      <w:r>
        <w:t>.</w:t>
      </w:r>
    </w:p>
    <w:p w14:paraId="7F0B508F" w14:textId="77777777" w:rsidR="00B40842" w:rsidRDefault="00B40842" w:rsidP="00B40842">
      <w:pPr>
        <w:pStyle w:val="Heading3"/>
      </w:pPr>
      <w:r>
        <w:t>Taxonomy</w:t>
      </w:r>
    </w:p>
    <w:p w14:paraId="294F4C93" w14:textId="2BD50C8F"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del w:id="228" w:author="Stefanie Lane" w:date="2022-08-29T18:35:00Z">
        <w:r w:rsidR="00615FBC" w:rsidDel="008847DD">
          <w:delText>Table 7</w:delText>
        </w:r>
      </w:del>
      <w:ins w:id="229" w:author="Stefanie Lane" w:date="2022-08-29T18:35:00Z">
        <w:r w:rsidR="008847DD">
          <w:fldChar w:fldCharType="begin"/>
        </w:r>
        <w:r w:rsidR="008847DD">
          <w:instrText xml:space="preserve"> REF _Ref103170147 \h </w:instrText>
        </w:r>
      </w:ins>
      <w:r w:rsidR="008847DD">
        <w:fldChar w:fldCharType="separate"/>
      </w:r>
      <w:ins w:id="230" w:author="Stefanie Lane" w:date="2022-08-29T18:35:00Z">
        <w:r w:rsidR="008847DD">
          <w:t xml:space="preserve">Table </w:t>
        </w:r>
        <w:r w:rsidR="008847DD">
          <w:rPr>
            <w:noProof/>
          </w:rPr>
          <w:t>7</w:t>
        </w:r>
        <w:r w:rsidR="008847DD">
          <w:fldChar w:fldCharType="end"/>
        </w:r>
      </w:ins>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2CE0BC7B" w14:textId="615903B3" w:rsidR="004B1258" w:rsidRDefault="00B47D6F" w:rsidP="00896D44">
      <w:pPr>
        <w:pStyle w:val="Caption"/>
        <w:ind w:firstLine="720"/>
        <w:sectPr w:rsidR="004B1258" w:rsidSect="007D52A9">
          <w:headerReference w:type="default" r:id="rId11"/>
          <w:pgSz w:w="12240" w:h="15840"/>
          <w:pgMar w:top="1080" w:right="1080" w:bottom="1080" w:left="1080" w:header="720" w:footer="720" w:gutter="0"/>
          <w:lnNumType w:countBy="1" w:restart="continuous"/>
          <w:cols w:space="720"/>
          <w:titlePg/>
          <w:docGrid w:linePitch="360"/>
        </w:sectPr>
      </w:pPr>
      <w:r w:rsidRPr="00DC704D">
        <w:rPr>
          <w:i w:val="0"/>
          <w:iCs w:val="0"/>
          <w:color w:val="auto"/>
          <w:sz w:val="22"/>
          <w:szCs w:val="22"/>
        </w:rPr>
        <w:t>To determine dominant community types,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0335B7" w:rsidRPr="000335B7">
        <w:rPr>
          <w:rFonts w:ascii="Calibri" w:hAnsi="Calibri" w:cs="Calibri"/>
          <w:sz w:val="22"/>
        </w:rPr>
        <w:t>(Legendre &amp; Legendre, 2012)</w:t>
      </w:r>
      <w:r w:rsidR="00673CF3" w:rsidRPr="00DC704D">
        <w:rPr>
          <w:i w:val="0"/>
          <w:iCs w:val="0"/>
          <w:color w:val="auto"/>
          <w:sz w:val="22"/>
          <w:szCs w:val="22"/>
        </w:rPr>
        <w:fldChar w:fldCharType="end"/>
      </w:r>
      <w:r w:rsidR="00887D9F" w:rsidRPr="00DC704D">
        <w:rPr>
          <w:i w:val="0"/>
          <w:iCs w:val="0"/>
          <w:color w:val="auto"/>
          <w:sz w:val="22"/>
          <w:szCs w:val="22"/>
        </w:rPr>
        <w:t xml:space="preserve">, </w:t>
      </w:r>
      <w:r w:rsidR="003D5257" w:rsidRPr="00DC704D">
        <w:rPr>
          <w:i w:val="0"/>
          <w:iCs w:val="0"/>
          <w:color w:val="auto"/>
          <w:sz w:val="22"/>
          <w:szCs w:val="22"/>
        </w:rPr>
        <w:t xml:space="preserve">however </w:t>
      </w:r>
      <w:r w:rsidR="00221150" w:rsidRPr="00DC704D">
        <w:rPr>
          <w:i w:val="0"/>
          <w:iCs w:val="0"/>
          <w:color w:val="auto"/>
          <w:sz w:val="22"/>
          <w:szCs w:val="22"/>
        </w:rPr>
        <w:t xml:space="preserve">we present results of </w:t>
      </w:r>
      <w:r w:rsidR="00262B24" w:rsidRPr="00DC704D">
        <w:rPr>
          <w:i w:val="0"/>
          <w:iCs w:val="0"/>
          <w:color w:val="auto"/>
          <w:sz w:val="22"/>
          <w:szCs w:val="22"/>
        </w:rPr>
        <w:t xml:space="preserve">Euclidean distance to </w:t>
      </w:r>
      <w:r w:rsidR="00EE77BC" w:rsidRPr="00DC704D">
        <w:rPr>
          <w:i w:val="0"/>
          <w:iCs w:val="0"/>
          <w:color w:val="auto"/>
          <w:sz w:val="22"/>
          <w:szCs w:val="22"/>
        </w:rPr>
        <w:t xml:space="preserve">facilitate </w:t>
      </w:r>
      <w:r w:rsidR="00262B24" w:rsidRPr="00DC704D">
        <w:rPr>
          <w:i w:val="0"/>
          <w:iCs w:val="0"/>
          <w:color w:val="auto"/>
          <w:sz w:val="22"/>
          <w:szCs w:val="22"/>
        </w:rPr>
        <w:t>direct comparisons to results produced by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r w:rsidR="00BD4A5D" w:rsidRPr="00DC704D">
        <w:rPr>
          <w:i w:val="0"/>
          <w:iCs w:val="0"/>
          <w:color w:val="auto"/>
          <w:sz w:val="22"/>
          <w:szCs w:val="22"/>
        </w:rPr>
        <w:t xml:space="preserve">, and plots contained within the groups were </w:t>
      </w:r>
      <w:del w:id="237" w:author="Stefanie Lane" w:date="2022-08-26T14:09:00Z">
        <w:r w:rsidR="00BD4A5D" w:rsidRPr="00DC704D" w:rsidDel="00002B17">
          <w:rPr>
            <w:i w:val="0"/>
            <w:iCs w:val="0"/>
            <w:color w:val="auto"/>
            <w:sz w:val="22"/>
            <w:szCs w:val="22"/>
          </w:rPr>
          <w:delText xml:space="preserve">used </w:delText>
        </w:r>
      </w:del>
      <w:r w:rsidR="00BD4A5D" w:rsidRPr="00DC704D">
        <w:rPr>
          <w:i w:val="0"/>
          <w:iCs w:val="0"/>
          <w:color w:val="auto"/>
          <w:sz w:val="22"/>
          <w:szCs w:val="22"/>
        </w:rPr>
        <w:t>subjected to species indicator analysis to determine the dominant species driving clusters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 xml:space="preserve">De </w:t>
      </w:r>
      <w:proofErr w:type="spellStart"/>
      <w:r w:rsidR="00C80B84" w:rsidRPr="00DC704D">
        <w:rPr>
          <w:i w:val="0"/>
          <w:iCs w:val="0"/>
          <w:color w:val="auto"/>
          <w:sz w:val="22"/>
          <w:szCs w:val="22"/>
        </w:rPr>
        <w:t>Cáceres</w:t>
      </w:r>
      <w:proofErr w:type="spellEnd"/>
      <w:r w:rsidR="00C80B84" w:rsidRPr="00DC704D">
        <w:rPr>
          <w:i w:val="0"/>
          <w:iCs w:val="0"/>
          <w:color w:val="auto"/>
          <w:sz w:val="22"/>
          <w:szCs w:val="22"/>
        </w:rPr>
        <w:t xml:space="preserve">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plots within </w:t>
      </w:r>
      <w:r w:rsidR="00B65DE0">
        <w:rPr>
          <w:i w:val="0"/>
          <w:iCs w:val="0"/>
          <w:color w:val="auto"/>
          <w:sz w:val="22"/>
          <w:szCs w:val="22"/>
        </w:rPr>
        <w:t>each</w:t>
      </w:r>
      <w:r w:rsidR="00C1570D">
        <w:rPr>
          <w:i w:val="0"/>
          <w:iCs w:val="0"/>
          <w:color w:val="auto"/>
          <w:sz w:val="22"/>
          <w:szCs w:val="22"/>
        </w:rPr>
        <w:t xml:space="preserve"> cluster</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significant associations were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0335B7">
        <w:rPr>
          <w:rFonts w:ascii="Calibri" w:hAnsi="Calibri" w:cs="Calibri"/>
          <w:sz w:val="22"/>
          <w:szCs w:val="24"/>
        </w:rPr>
        <w:t>(</w:t>
      </w:r>
      <w:proofErr w:type="spellStart"/>
      <w:r w:rsidR="000335B7" w:rsidRPr="000335B7">
        <w:rPr>
          <w:rFonts w:ascii="Calibri" w:hAnsi="Calibri" w:cs="Calibri"/>
          <w:sz w:val="22"/>
          <w:szCs w:val="24"/>
        </w:rPr>
        <w:t>Dufrêne</w:t>
      </w:r>
      <w:proofErr w:type="spellEnd"/>
      <w:r w:rsidR="000335B7" w:rsidRPr="000335B7">
        <w:rPr>
          <w:rFonts w:ascii="Calibri" w:hAnsi="Calibri" w:cs="Calibri"/>
          <w:sz w:val="22"/>
          <w:szCs w:val="24"/>
        </w:rPr>
        <w:t xml:space="preserve"> &amp; Legendre, 1997)</w:t>
      </w:r>
      <w:r w:rsidR="00057AEE">
        <w:rPr>
          <w:i w:val="0"/>
          <w:iCs w:val="0"/>
          <w:color w:val="auto"/>
          <w:sz w:val="22"/>
          <w:szCs w:val="22"/>
        </w:rPr>
        <w:fldChar w:fldCharType="end"/>
      </w:r>
      <w:r w:rsidR="00195C88" w:rsidRPr="00DC704D">
        <w:rPr>
          <w:i w:val="0"/>
          <w:iCs w:val="0"/>
          <w:color w:val="auto"/>
          <w:sz w:val="22"/>
          <w:szCs w:val="22"/>
        </w:rPr>
        <w:t xml:space="preserve">. </w:t>
      </w:r>
      <w:del w:id="238" w:author="Stefanie Lane" w:date="2022-08-28T16:28:00Z">
        <w:r w:rsidR="00B94ABA" w:rsidRPr="00DC704D" w:rsidDel="000353ED">
          <w:rPr>
            <w:i w:val="0"/>
            <w:iCs w:val="0"/>
            <w:color w:val="auto"/>
            <w:sz w:val="22"/>
            <w:szCs w:val="22"/>
          </w:rPr>
          <w:delText xml:space="preserve"> </w:delText>
        </w:r>
        <w:r w:rsidR="004B1258" w:rsidRPr="00120429" w:rsidDel="000353ED">
          <w:rPr>
            <w:i w:val="0"/>
            <w:iCs w:val="0"/>
            <w:color w:val="auto"/>
            <w:sz w:val="22"/>
            <w:szCs w:val="22"/>
          </w:rPr>
          <w:delText xml:space="preserve">Changes in mean cover abundance of species most significantly driving cluster groups were visualized as bar charts. </w:delText>
        </w:r>
        <w:r w:rsidR="004B1258" w:rsidRPr="009D2CBF" w:rsidDel="000353ED">
          <w:rPr>
            <w:i w:val="0"/>
            <w:iCs w:val="0"/>
            <w:strike/>
            <w:color w:val="auto"/>
            <w:sz w:val="22"/>
            <w:szCs w:val="22"/>
            <w:rPrChange w:id="239" w:author="Stefanie Lane" w:date="2022-08-26T15:14:00Z">
              <w:rPr>
                <w:i w:val="0"/>
                <w:iCs w:val="0"/>
                <w:color w:val="auto"/>
                <w:sz w:val="22"/>
                <w:szCs w:val="22"/>
              </w:rPr>
            </w:rPrChange>
          </w:rPr>
          <w:delText>Only the</w:delText>
        </w:r>
        <w:commentRangeStart w:id="240"/>
        <w:commentRangeStart w:id="241"/>
        <w:r w:rsidR="004B1258" w:rsidRPr="009D2CBF" w:rsidDel="000353ED">
          <w:rPr>
            <w:i w:val="0"/>
            <w:iCs w:val="0"/>
            <w:strike/>
            <w:color w:val="auto"/>
            <w:sz w:val="22"/>
            <w:szCs w:val="22"/>
            <w:rPrChange w:id="242" w:author="Stefanie Lane" w:date="2022-08-26T15:14:00Z">
              <w:rPr>
                <w:i w:val="0"/>
                <w:iCs w:val="0"/>
                <w:color w:val="auto"/>
                <w:sz w:val="22"/>
                <w:szCs w:val="22"/>
              </w:rPr>
            </w:rPrChange>
          </w:rPr>
          <w:delText xml:space="preserve"> top three species </w:delText>
        </w:r>
        <w:commentRangeEnd w:id="240"/>
        <w:r w:rsidR="004A11CD" w:rsidRPr="009D2CBF" w:rsidDel="000353ED">
          <w:rPr>
            <w:rStyle w:val="CommentReference"/>
            <w:i w:val="0"/>
            <w:iCs w:val="0"/>
            <w:strike/>
            <w:color w:val="auto"/>
            <w:rPrChange w:id="243" w:author="Stefanie Lane" w:date="2022-08-26T15:14:00Z">
              <w:rPr>
                <w:rStyle w:val="CommentReference"/>
                <w:i w:val="0"/>
                <w:iCs w:val="0"/>
                <w:color w:val="auto"/>
              </w:rPr>
            </w:rPrChange>
          </w:rPr>
          <w:commentReference w:id="240"/>
        </w:r>
        <w:commentRangeEnd w:id="241"/>
        <w:r w:rsidR="005A0A05" w:rsidRPr="009D2CBF" w:rsidDel="000353ED">
          <w:rPr>
            <w:rStyle w:val="CommentReference"/>
            <w:i w:val="0"/>
            <w:iCs w:val="0"/>
            <w:strike/>
            <w:color w:val="auto"/>
            <w:rPrChange w:id="244" w:author="Stefanie Lane" w:date="2022-08-26T15:14:00Z">
              <w:rPr>
                <w:rStyle w:val="CommentReference"/>
                <w:i w:val="0"/>
                <w:iCs w:val="0"/>
                <w:color w:val="auto"/>
              </w:rPr>
            </w:rPrChange>
          </w:rPr>
          <w:commentReference w:id="241"/>
        </w:r>
        <w:r w:rsidR="004B1258" w:rsidRPr="009D2CBF" w:rsidDel="000353ED">
          <w:rPr>
            <w:i w:val="0"/>
            <w:iCs w:val="0"/>
            <w:strike/>
            <w:color w:val="auto"/>
            <w:sz w:val="22"/>
            <w:szCs w:val="22"/>
            <w:rPrChange w:id="245" w:author="Stefanie Lane" w:date="2022-08-26T15:14:00Z">
              <w:rPr>
                <w:i w:val="0"/>
                <w:iCs w:val="0"/>
                <w:color w:val="auto"/>
                <w:sz w:val="22"/>
                <w:szCs w:val="22"/>
              </w:rPr>
            </w:rPrChange>
          </w:rPr>
          <w:delText>most significantly driving assemblage clusters each year, as identified by species indicator analysis, were included for visual simplicity</w:delText>
        </w:r>
        <w:r w:rsidR="004B1258" w:rsidRPr="00120429" w:rsidDel="000353ED">
          <w:rPr>
            <w:i w:val="0"/>
            <w:iCs w:val="0"/>
            <w:color w:val="auto"/>
            <w:sz w:val="22"/>
            <w:szCs w:val="22"/>
          </w:rPr>
          <w:delText xml:space="preserve">. </w:delText>
        </w:r>
      </w:del>
      <w:r w:rsidR="004B1258" w:rsidRPr="00120429">
        <w:rPr>
          <w:i w:val="0"/>
          <w:iCs w:val="0"/>
          <w:color w:val="auto"/>
          <w:sz w:val="22"/>
          <w:szCs w:val="22"/>
        </w:rPr>
        <w:t xml:space="preserve">All species cover abundance are summarized in </w:t>
      </w:r>
      <w:del w:id="246" w:author="Stefanie Lane" w:date="2022-08-29T18:36:00Z">
        <w:r w:rsidR="00615FBC" w:rsidRPr="00120429" w:rsidDel="001D3EAE">
          <w:rPr>
            <w:i w:val="0"/>
            <w:iCs w:val="0"/>
            <w:color w:val="auto"/>
            <w:sz w:val="22"/>
            <w:szCs w:val="22"/>
          </w:rPr>
          <w:delText>Table 7</w:delText>
        </w:r>
        <w:r w:rsidR="004B1258" w:rsidRPr="00120429" w:rsidDel="001D3EAE">
          <w:rPr>
            <w:i w:val="0"/>
            <w:iCs w:val="0"/>
            <w:color w:val="auto"/>
            <w:sz w:val="22"/>
            <w:szCs w:val="22"/>
          </w:rPr>
          <w:delText xml:space="preserve"> </w:delText>
        </w:r>
      </w:del>
      <w:ins w:id="247" w:author="Stefanie Lane" w:date="2022-08-29T18:36:00Z">
        <w:r w:rsidR="001D3EAE">
          <w:rPr>
            <w:i w:val="0"/>
            <w:iCs w:val="0"/>
            <w:color w:val="auto"/>
            <w:sz w:val="22"/>
            <w:szCs w:val="22"/>
          </w:rPr>
          <w:fldChar w:fldCharType="begin"/>
        </w:r>
        <w:r w:rsidR="001D3EAE">
          <w:rPr>
            <w:i w:val="0"/>
            <w:iCs w:val="0"/>
            <w:color w:val="auto"/>
            <w:sz w:val="22"/>
            <w:szCs w:val="22"/>
          </w:rPr>
          <w:instrText xml:space="preserve"> REF _Ref103170147 \h </w:instrText>
        </w:r>
        <w:r w:rsidR="001D3EAE">
          <w:rPr>
            <w:i w:val="0"/>
            <w:iCs w:val="0"/>
            <w:color w:val="auto"/>
            <w:sz w:val="22"/>
            <w:szCs w:val="22"/>
          </w:rPr>
        </w:r>
      </w:ins>
      <w:r w:rsidR="001D3EAE">
        <w:rPr>
          <w:i w:val="0"/>
          <w:iCs w:val="0"/>
          <w:color w:val="auto"/>
          <w:sz w:val="22"/>
          <w:szCs w:val="22"/>
        </w:rPr>
        <w:instrText xml:space="preserve"> \* MERGEFORMAT </w:instrText>
      </w:r>
      <w:r w:rsidR="001D3EAE">
        <w:rPr>
          <w:i w:val="0"/>
          <w:iCs w:val="0"/>
          <w:color w:val="auto"/>
          <w:sz w:val="22"/>
          <w:szCs w:val="22"/>
        </w:rPr>
        <w:fldChar w:fldCharType="separate"/>
      </w:r>
      <w:ins w:id="248" w:author="Stefanie Lane" w:date="2022-08-29T18:36:00Z">
        <w:r w:rsidR="001D3EAE" w:rsidRPr="001D3EAE">
          <w:rPr>
            <w:i w:val="0"/>
            <w:iCs w:val="0"/>
            <w:color w:val="auto"/>
            <w:sz w:val="22"/>
            <w:szCs w:val="22"/>
            <w:rPrChange w:id="249" w:author="Stefanie Lane" w:date="2022-08-29T18:36:00Z">
              <w:rPr/>
            </w:rPrChange>
          </w:rPr>
          <w:t xml:space="preserve">Table </w:t>
        </w:r>
        <w:r w:rsidR="001D3EAE" w:rsidRPr="001D3EAE">
          <w:rPr>
            <w:i w:val="0"/>
            <w:iCs w:val="0"/>
            <w:color w:val="auto"/>
            <w:sz w:val="22"/>
            <w:szCs w:val="22"/>
            <w:rPrChange w:id="250" w:author="Stefanie Lane" w:date="2022-08-29T18:36:00Z">
              <w:rPr>
                <w:noProof/>
              </w:rPr>
            </w:rPrChange>
          </w:rPr>
          <w:t>7</w:t>
        </w:r>
        <w:r w:rsidR="001D3EAE">
          <w:rPr>
            <w:i w:val="0"/>
            <w:iCs w:val="0"/>
            <w:color w:val="auto"/>
            <w:sz w:val="22"/>
            <w:szCs w:val="22"/>
          </w:rPr>
          <w:fldChar w:fldCharType="end"/>
        </w:r>
        <w:r w:rsidR="001D3EAE">
          <w:rPr>
            <w:i w:val="0"/>
            <w:iCs w:val="0"/>
            <w:color w:val="auto"/>
            <w:sz w:val="22"/>
            <w:szCs w:val="22"/>
          </w:rPr>
          <w:t xml:space="preserve"> </w:t>
        </w:r>
      </w:ins>
      <w:r w:rsidR="004B1258" w:rsidRPr="00120429">
        <w:rPr>
          <w:i w:val="0"/>
          <w:iCs w:val="0"/>
          <w:color w:val="auto"/>
          <w:sz w:val="22"/>
          <w:szCs w:val="22"/>
        </w:rPr>
        <w:t>(Supplemental)</w:t>
      </w:r>
      <w:r w:rsidR="00120429" w:rsidRPr="00120429">
        <w:rPr>
          <w:i w:val="0"/>
          <w:iCs w:val="0"/>
          <w:color w:val="auto"/>
          <w:sz w:val="22"/>
          <w:szCs w:val="22"/>
        </w:rPr>
        <w:t xml:space="preserve">. </w:t>
      </w:r>
    </w:p>
    <w:p w14:paraId="7ACE4EE1" w14:textId="77777777" w:rsidR="004B1258" w:rsidRPr="00933EF5" w:rsidRDefault="004B1258" w:rsidP="00DC704D"/>
    <w:p w14:paraId="7DB441F8" w14:textId="793E188E" w:rsidR="00FB6917" w:rsidRDefault="009A2A63" w:rsidP="00D4262D">
      <w:pPr>
        <w:ind w:firstLine="720"/>
      </w:pPr>
      <w:bookmarkStart w:id="251"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bookmarkEnd w:id="251"/>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03338F48" w:rsidR="004B1258" w:rsidRPr="0040538A" w:rsidRDefault="004B1258" w:rsidP="00D4262D">
      <w:pPr>
        <w:pStyle w:val="Caption"/>
        <w:ind w:firstLine="720"/>
      </w:pPr>
      <w:r w:rsidRPr="003744EF">
        <w:rPr>
          <w:i w:val="0"/>
          <w:iCs w:val="0"/>
          <w:color w:val="auto"/>
          <w:sz w:val="22"/>
          <w:szCs w:val="22"/>
        </w:rPr>
        <w:t>During initial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615FBC" w:rsidRPr="00615FBC">
        <w:rPr>
          <w:i w:val="0"/>
          <w:iCs w:val="0"/>
          <w:color w:val="auto"/>
          <w:sz w:val="22"/>
          <w:szCs w:val="22"/>
        </w:rPr>
        <w:t>Table 4</w:t>
      </w:r>
      <w:r w:rsidRPr="0040538A">
        <w:rPr>
          <w:i w:val="0"/>
          <w:iCs w:val="0"/>
          <w:color w:val="auto"/>
          <w:sz w:val="22"/>
          <w:szCs w:val="22"/>
        </w:rPr>
        <w:t xml:space="preserve"> and </w:t>
      </w:r>
      <w:r w:rsidR="00615FBC" w:rsidRPr="00615FBC">
        <w:rPr>
          <w:i w:val="0"/>
          <w:iCs w:val="0"/>
          <w:color w:val="auto"/>
          <w:sz w:val="22"/>
          <w:szCs w:val="22"/>
        </w:rPr>
        <w:t>Figure 4</w:t>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10 times using the minimum number of plots observed in an assemblage each year (n = 18) (</w:t>
      </w:r>
      <w:del w:id="252" w:author="Stefanie Lane" w:date="2022-08-29T18:36:00Z">
        <w:r w:rsidR="00EB5E3D" w:rsidRPr="00EB5E3D" w:rsidDel="001D3EAE">
          <w:rPr>
            <w:i w:val="0"/>
            <w:iCs w:val="0"/>
            <w:color w:val="auto"/>
            <w:sz w:val="22"/>
            <w:szCs w:val="22"/>
          </w:rPr>
          <w:delText>Table S5</w:delText>
        </w:r>
      </w:del>
      <w:ins w:id="253" w:author="Stefanie Lane" w:date="2022-08-29T18:37:00Z">
        <w:r w:rsidR="001D3EAE">
          <w:rPr>
            <w:i w:val="0"/>
            <w:iCs w:val="0"/>
            <w:color w:val="auto"/>
            <w:sz w:val="22"/>
            <w:szCs w:val="22"/>
          </w:rPr>
          <w:fldChar w:fldCharType="begin"/>
        </w:r>
        <w:r w:rsidR="001D3EAE">
          <w:rPr>
            <w:i w:val="0"/>
            <w:iCs w:val="0"/>
            <w:color w:val="auto"/>
            <w:sz w:val="22"/>
            <w:szCs w:val="22"/>
          </w:rPr>
          <w:instrText xml:space="preserve"> REF _Ref110784178 \h </w:instrText>
        </w:r>
        <w:r w:rsidR="001D3EAE">
          <w:rPr>
            <w:i w:val="0"/>
            <w:iCs w:val="0"/>
            <w:color w:val="auto"/>
            <w:sz w:val="22"/>
            <w:szCs w:val="22"/>
          </w:rPr>
        </w:r>
      </w:ins>
      <w:r w:rsidR="001D3EAE">
        <w:rPr>
          <w:i w:val="0"/>
          <w:iCs w:val="0"/>
          <w:color w:val="auto"/>
          <w:sz w:val="22"/>
          <w:szCs w:val="22"/>
        </w:rPr>
        <w:instrText xml:space="preserve"> \* MERGEFORMAT </w:instrText>
      </w:r>
      <w:r w:rsidR="001D3EAE">
        <w:rPr>
          <w:i w:val="0"/>
          <w:iCs w:val="0"/>
          <w:color w:val="auto"/>
          <w:sz w:val="22"/>
          <w:szCs w:val="22"/>
        </w:rPr>
        <w:fldChar w:fldCharType="separate"/>
      </w:r>
      <w:ins w:id="254" w:author="Stefanie Lane" w:date="2022-08-29T18:37:00Z">
        <w:r w:rsidR="001D3EAE" w:rsidRPr="001D3EAE">
          <w:rPr>
            <w:i w:val="0"/>
            <w:iCs w:val="0"/>
            <w:color w:val="auto"/>
            <w:sz w:val="22"/>
            <w:szCs w:val="22"/>
            <w:rPrChange w:id="255" w:author="Stefanie Lane" w:date="2022-08-29T18:37:00Z">
              <w:rPr/>
            </w:rPrChange>
          </w:rPr>
          <w:t xml:space="preserve">Table </w:t>
        </w:r>
        <w:r w:rsidR="001D3EAE" w:rsidRPr="001D3EAE">
          <w:rPr>
            <w:i w:val="0"/>
            <w:iCs w:val="0"/>
            <w:color w:val="auto"/>
            <w:sz w:val="22"/>
            <w:szCs w:val="22"/>
            <w:rPrChange w:id="256" w:author="Stefanie Lane" w:date="2022-08-29T18:37:00Z">
              <w:rPr>
                <w:noProof/>
              </w:rPr>
            </w:rPrChange>
          </w:rPr>
          <w:t>5</w:t>
        </w:r>
        <w:r w:rsidR="001D3EAE">
          <w:rPr>
            <w:i w:val="0"/>
            <w:iCs w:val="0"/>
            <w:color w:val="auto"/>
            <w:sz w:val="22"/>
            <w:szCs w:val="22"/>
          </w:rPr>
          <w:fldChar w:fldCharType="end"/>
        </w:r>
      </w:ins>
      <w:r w:rsidR="00EB5E3D" w:rsidRPr="00EB5E3D">
        <w:rPr>
          <w:i w:val="0"/>
          <w:iCs w:val="0"/>
          <w:color w:val="auto"/>
          <w:sz w:val="22"/>
          <w:szCs w:val="22"/>
        </w:rPr>
        <w:t>).</w:t>
      </w:r>
      <w:r w:rsidRPr="0040538A">
        <w:rPr>
          <w:i w:val="0"/>
          <w:iCs w:val="0"/>
          <w:color w:val="auto"/>
          <w:sz w:val="22"/>
          <w:szCs w:val="22"/>
        </w:rPr>
        <w:t xml:space="preserve"> All analyses were performed in R v.4.0.2. </w:t>
      </w:r>
    </w:p>
    <w:p w14:paraId="5C615CAC" w14:textId="77777777" w:rsidR="004B1258" w:rsidRDefault="004B1258" w:rsidP="00E72813"/>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257"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5"/>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7"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F329FE" w:rsidRDefault="00F329FE"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F329FE" w:rsidRDefault="00F329FE"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8"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19"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0"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F329FE" w:rsidRDefault="00F329FE"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F329FE" w:rsidRDefault="00F329FE"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4B891C8E" w:rsidR="00B051DD" w:rsidRDefault="00B051DD" w:rsidP="00B051DD">
      <w:pPr>
        <w:pStyle w:val="Caption"/>
      </w:pPr>
      <w:bookmarkStart w:id="258" w:name="_Ref104553838"/>
      <w:r>
        <w:t xml:space="preserve">Figure </w:t>
      </w:r>
      <w:fldSimple w:instr=" SEQ Figure \* ARABIC ">
        <w:r w:rsidR="007C5BD3">
          <w:rPr>
            <w:noProof/>
          </w:rPr>
          <w:t>1</w:t>
        </w:r>
      </w:fldSimple>
      <w:bookmarkEnd w:id="257"/>
      <w:bookmarkEnd w:id="258"/>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259"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1" w:history="1">
        <w:r w:rsidR="00FF456A" w:rsidRPr="00FF456A">
          <w:rPr>
            <w:rStyle w:val="Hyperlink"/>
          </w:rPr>
          <w:t>https://maps.gov.bc.ca/ess/hm/imap4m/</w:t>
        </w:r>
      </w:hyperlink>
      <w:r w:rsidR="00FF456A" w:rsidRPr="00FF456A">
        <w:t xml:space="preserve">) and (C) OpenStreetMap (OpenStreetMap contributors, 2015, </w:t>
      </w:r>
      <w:hyperlink r:id="rId22" w:history="1">
        <w:r w:rsidR="00FF456A" w:rsidRPr="00FF456A">
          <w:rPr>
            <w:rStyle w:val="Hyperlink"/>
          </w:rPr>
          <w:t>https://www.openstreetmap.org/</w:t>
        </w:r>
      </w:hyperlink>
      <w:r w:rsidR="00FF456A" w:rsidRPr="00FF456A">
        <w:t>)</w:t>
      </w:r>
      <w:bookmarkEnd w:id="259"/>
      <w:del w:id="260" w:author="Stefanie Lane" w:date="2022-08-26T14:20:00Z">
        <w:r w:rsidR="00FF456A" w:rsidDel="007D1BFD">
          <w:delText>,</w:delText>
        </w:r>
      </w:del>
      <w:ins w:id="261" w:author="Stefanie Lane" w:date="2022-08-26T14:20:00Z">
        <w:r w:rsidR="007D1BFD">
          <w:t xml:space="preserve"> </w:t>
        </w:r>
      </w:ins>
      <w:r w:rsidR="007D1BFD">
        <w:fldChar w:fldCharType="begin"/>
      </w:r>
      <w:r w:rsidR="007D1BFD">
        <w:instrText xml:space="preserve"> ADDIN ZOTERO_ITEM CSL_CITATION {"citationID":"ZTB53e56","properties":{"formattedCitation":"(Lane,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D1BFD">
        <w:fldChar w:fldCharType="separate"/>
      </w:r>
      <w:r w:rsidR="000335B7" w:rsidRPr="000335B7">
        <w:rPr>
          <w:rFonts w:ascii="Calibri" w:hAnsi="Calibri" w:cs="Calibri"/>
        </w:rPr>
        <w:t>(Lane, 2022)</w:t>
      </w:r>
      <w:r w:rsidR="007D1BFD">
        <w:fldChar w:fldCharType="end"/>
      </w:r>
      <w:ins w:id="262" w:author="Stefanie Lane" w:date="2022-08-26T14:20:00Z">
        <w:r w:rsidR="007D1BFD">
          <w:t>. (D)</w:t>
        </w:r>
      </w:ins>
      <w:del w:id="263" w:author="Stefanie Lane" w:date="2022-08-26T14:20:00Z">
        <w:r w:rsidR="00FF456A" w:rsidDel="007D1BFD">
          <w:delText xml:space="preserve"> </w:delText>
        </w:r>
      </w:del>
      <w:ins w:id="264" w:author="Stefanie Lane" w:date="2022-08-26T14:20:00Z">
        <w:r w:rsidR="007D1BFD">
          <w:t xml:space="preserve"> T</w:t>
        </w:r>
      </w:ins>
      <w:del w:id="265" w:author="Stefanie Lane" w:date="2022-08-26T14:21:00Z">
        <w:r w:rsidDel="00EF03A0">
          <w:rPr>
            <w:noProof/>
          </w:rPr>
          <w:delText>t</w:delText>
        </w:r>
      </w:del>
      <w:r>
        <w:rPr>
          <w:noProof/>
        </w:rPr>
        <w:t xml:space="preserve">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del w:id="266" w:author="Stefanie Lane" w:date="2022-08-26T14:20:00Z">
        <w:r w:rsidR="00FF456A" w:rsidDel="007D1BFD">
          <w:rPr>
            <w:noProof/>
          </w:rPr>
          <w:delText xml:space="preserve"> (D</w:delText>
        </w:r>
      </w:del>
      <w:r w:rsidR="00FF456A">
        <w:rPr>
          <w:noProof/>
        </w:rPr>
        <w:t>)</w:t>
      </w:r>
      <w:r w:rsidR="00AE42C1">
        <w:rPr>
          <w:noProof/>
        </w:rPr>
        <w:t>, and</w:t>
      </w:r>
      <w:ins w:id="267" w:author="Stefanie Lane" w:date="2022-08-26T14:20:00Z">
        <w:r w:rsidR="007D1BFD">
          <w:rPr>
            <w:noProof/>
          </w:rPr>
          <w:t xml:space="preserve"> (E)</w:t>
        </w:r>
      </w:ins>
      <w:r w:rsidR="00AE42C1">
        <w:rPr>
          <w:noProof/>
        </w:rPr>
        <w:t xml:space="preserve"> </w:t>
      </w:r>
      <w:r w:rsidR="00C33CFD">
        <w:rPr>
          <w:noProof/>
        </w:rPr>
        <w:t xml:space="preserve">semi-systematic plot placement within and between assemblages based on </w:t>
      </w:r>
      <w:r w:rsidR="003778BD">
        <w:rPr>
          <w:noProof/>
        </w:rPr>
        <w:t>species dominance</w:t>
      </w:r>
      <w:del w:id="268" w:author="Stefanie Lane" w:date="2022-08-26T14:21:00Z">
        <w:r w:rsidR="00FF456A" w:rsidDel="007D1BFD">
          <w:rPr>
            <w:noProof/>
          </w:rPr>
          <w:delText xml:space="preserve"> (E)</w:delText>
        </w:r>
      </w:del>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71F92B5C" w14:textId="0F99EFE9" w:rsidR="00B80B02" w:rsidRPr="00E90CBE" w:rsidRDefault="006C5D18" w:rsidP="009C72CE">
      <w:pPr>
        <w:pStyle w:val="Heading1"/>
      </w:pPr>
      <w:r>
        <w:lastRenderedPageBreak/>
        <w:t>Results</w:t>
      </w:r>
    </w:p>
    <w:p w14:paraId="29C511EF" w14:textId="1FC86485" w:rsidR="00EC4D9F" w:rsidRDefault="00E12966" w:rsidP="00E12966">
      <w:pPr>
        <w:ind w:firstLine="720"/>
        <w:rPr>
          <w:ins w:id="269" w:author="Stefanie Lane" w:date="2022-08-26T16:33:00Z"/>
        </w:rPr>
      </w:pPr>
      <w:r>
        <w:t xml:space="preserve">Three main assemblages within Ladner Marsh can be characterized by the same dominant </w:t>
      </w:r>
      <w:ins w:id="270" w:author="Stefanie Lane" w:date="2022-08-26T14:24:00Z">
        <w:r w:rsidR="00FD158B">
          <w:t xml:space="preserve">indicator </w:t>
        </w:r>
      </w:ins>
      <w:r>
        <w:t>species</w:t>
      </w:r>
      <w:ins w:id="271" w:author="Stefanie Lane" w:date="2022-08-26T14:23:00Z">
        <w:r w:rsidR="00E658A2">
          <w:t xml:space="preserve"> across all sampling periods:</w:t>
        </w:r>
      </w:ins>
      <w:r>
        <w:t xml:space="preserve"> </w:t>
      </w:r>
      <w:ins w:id="272" w:author="Stefanie Lane" w:date="2022-08-26T14:29:00Z">
        <w:r w:rsidR="00AA15F9">
          <w:t>S</w:t>
        </w:r>
      </w:ins>
      <w:ins w:id="273" w:author="Stefanie Lane" w:date="2022-08-26T14:22:00Z">
        <w:r w:rsidR="00AD005D">
          <w:t>edge</w:t>
        </w:r>
        <w:r w:rsidR="00E658A2">
          <w:t xml:space="preserve"> (</w:t>
        </w:r>
        <w:r w:rsidR="00AD005D" w:rsidRPr="00DC704D">
          <w:rPr>
            <w:i/>
          </w:rPr>
          <w:t>Carex lyngbyei</w:t>
        </w:r>
        <w:r w:rsidR="00E658A2">
          <w:t xml:space="preserve">), </w:t>
        </w:r>
      </w:ins>
      <w:ins w:id="274" w:author="Stefanie Lane" w:date="2022-08-26T14:30:00Z">
        <w:r w:rsidR="00AA15F9">
          <w:t>F</w:t>
        </w:r>
      </w:ins>
      <w:ins w:id="275" w:author="Stefanie Lane" w:date="2022-08-26T14:22:00Z">
        <w:r w:rsidR="00E658A2">
          <w:t>escue (</w:t>
        </w:r>
        <w:r w:rsidR="00AD005D">
          <w:rPr>
            <w:i/>
          </w:rPr>
          <w:t>Fescue arundinaceae</w:t>
        </w:r>
        <w:r w:rsidR="00AD005D">
          <w:t>)</w:t>
        </w:r>
      </w:ins>
      <w:ins w:id="276" w:author="Stefanie Lane" w:date="2022-08-26T14:47:00Z">
        <w:r w:rsidR="00E466E4">
          <w:t>, and Bogbean (</w:t>
        </w:r>
        <w:r w:rsidR="00E466E4">
          <w:rPr>
            <w:i/>
          </w:rPr>
          <w:t>Menyanthes trifoliata</w:t>
        </w:r>
        <w:r w:rsidR="00E466E4">
          <w:t>)</w:t>
        </w:r>
      </w:ins>
      <w:del w:id="277" w:author="Stefanie Lane" w:date="2022-08-26T14:23:00Z">
        <w:r w:rsidDel="00E658A2">
          <w:delText>across all sampling periods</w:delText>
        </w:r>
      </w:del>
      <w:r>
        <w:t>.</w:t>
      </w:r>
      <w:del w:id="278" w:author="Stefanie Lane" w:date="2022-08-26T14:21:00Z">
        <w:r w:rsidDel="00AD005D">
          <w:delText xml:space="preserve"> However, c</w:delText>
        </w:r>
      </w:del>
      <w:ins w:id="279" w:author="Stefanie Lane" w:date="2022-08-26T14:21:00Z">
        <w:r w:rsidR="00AD005D">
          <w:t xml:space="preserve"> </w:t>
        </w:r>
      </w:ins>
      <w:del w:id="280" w:author="Stefanie Lane" w:date="2022-08-26T16:32:00Z">
        <w:r w:rsidDel="00E40AAD">
          <w:delText xml:space="preserve">luster analysis shows species cover is becoming more homogenous within assemblages, but more distinct between assemblages </w:delText>
        </w:r>
        <w:r w:rsidRPr="00791A3B" w:rsidDel="00E40AAD">
          <w:delText>(</w:delText>
        </w:r>
        <w:r w:rsidDel="00E40AAD">
          <w:delText xml:space="preserve">Figure </w:delText>
        </w:r>
        <w:r w:rsidDel="00E40AAD">
          <w:rPr>
            <w:noProof/>
          </w:rPr>
          <w:delText>2</w:delText>
        </w:r>
        <w:r w:rsidRPr="00791A3B" w:rsidDel="00E40AAD">
          <w:delText>)</w:delText>
        </w:r>
        <w:r w:rsidDel="00E40AAD">
          <w:delText xml:space="preserve">. </w:delText>
        </w:r>
      </w:del>
      <w:r>
        <w:t>While the</w:t>
      </w:r>
      <w:ins w:id="281" w:author="Stefanie Lane" w:date="2022-08-26T14:21:00Z">
        <w:r w:rsidR="00AD005D">
          <w:t xml:space="preserve"> three </w:t>
        </w:r>
      </w:ins>
      <w:ins w:id="282" w:author="Stefanie Lane" w:date="2022-08-26T14:24:00Z">
        <w:r w:rsidR="00FD158B">
          <w:t>assemblage indicator</w:t>
        </w:r>
      </w:ins>
      <w:r>
        <w:t xml:space="preserve"> </w:t>
      </w:r>
      <w:del w:id="283" w:author="Stefanie Lane" w:date="2022-08-26T14:22:00Z">
        <w:r w:rsidDel="00AD005D">
          <w:delText xml:space="preserve">indicator </w:delText>
        </w:r>
      </w:del>
      <w:r>
        <w:t xml:space="preserve">species </w:t>
      </w:r>
      <w:del w:id="284" w:author="Stefanie Lane" w:date="2022-08-26T14:24:00Z">
        <w:r w:rsidDel="00FD158B">
          <w:delText xml:space="preserve">with greater significance across each assemblage </w:delText>
        </w:r>
      </w:del>
      <w:r>
        <w:t xml:space="preserve">remain constant over time </w:t>
      </w:r>
      <w:del w:id="285" w:author="Stefanie Lane" w:date="2022-08-26T14:22:00Z">
        <w:r w:rsidDel="00AD005D">
          <w:delText>(</w:delText>
        </w:r>
        <w:r w:rsidRPr="00DC704D" w:rsidDel="00AD005D">
          <w:rPr>
            <w:i/>
          </w:rPr>
          <w:delText>i.e.</w:delText>
        </w:r>
        <w:r w:rsidDel="00AD005D">
          <w:delText xml:space="preserve">, </w:delText>
        </w:r>
        <w:r w:rsidRPr="00DC704D" w:rsidDel="00AD005D">
          <w:rPr>
            <w:i/>
          </w:rPr>
          <w:delText>Carex lyngbyei</w:delText>
        </w:r>
        <w:r w:rsidDel="00AD005D">
          <w:delText xml:space="preserve">, </w:delText>
        </w:r>
        <w:r w:rsidDel="00AD005D">
          <w:rPr>
            <w:i/>
          </w:rPr>
          <w:delText>Menyanthes trifoliata, Fescue arundinaceae</w:delText>
        </w:r>
        <w:r w:rsidDel="00AD005D">
          <w:delText xml:space="preserve">) </w:delText>
        </w:r>
      </w:del>
      <w:r>
        <w:t>and drive cluster groups, other species that significantly drive indicators of assemblages change over tim</w:t>
      </w:r>
      <w:r w:rsidRPr="00F96909">
        <w:t>e (</w:t>
      </w:r>
      <w:ins w:id="286" w:author="Stefanie Lane" w:date="2022-08-26T16:40:00Z">
        <w:r w:rsidR="00297BDD">
          <w:fldChar w:fldCharType="begin"/>
        </w:r>
        <w:r w:rsidR="00297BDD">
          <w:instrText xml:space="preserve"> REF _Ref112423328 \h </w:instrText>
        </w:r>
      </w:ins>
      <w:r w:rsidR="00297BDD">
        <w:fldChar w:fldCharType="separate"/>
      </w:r>
      <w:ins w:id="287" w:author="Stefanie Lane" w:date="2022-08-26T16:40:00Z">
        <w:r w:rsidR="00297BDD">
          <w:t xml:space="preserve">Table </w:t>
        </w:r>
        <w:r w:rsidR="00297BDD">
          <w:rPr>
            <w:noProof/>
          </w:rPr>
          <w:t>3</w:t>
        </w:r>
        <w:r w:rsidR="00297BDD">
          <w:fldChar w:fldCharType="end"/>
        </w:r>
      </w:ins>
      <w:del w:id="288" w:author="Stefanie Lane" w:date="2022-08-26T16:39:00Z">
        <w:r w:rsidDel="00825048">
          <w:delText xml:space="preserve">Table 1, </w:delText>
        </w:r>
        <w:r w:rsidRPr="00615FBC" w:rsidDel="00825048">
          <w:delText>Table 4</w:delText>
        </w:r>
      </w:del>
      <w:r w:rsidRPr="00F96909">
        <w:t>)</w:t>
      </w:r>
      <w:r>
        <w:t xml:space="preserve">. For example, in 1979 the indicator species defining the Sedge assemblage cluster were </w:t>
      </w:r>
      <w:r>
        <w:rPr>
          <w:i/>
        </w:rPr>
        <w:t>C. lyngbyei, S</w:t>
      </w:r>
      <w:ins w:id="289" w:author="Stefanie Lane" w:date="2022-08-26T14:43:00Z">
        <w:r w:rsidR="00230F74">
          <w:rPr>
            <w:i/>
          </w:rPr>
          <w:t>agittaria</w:t>
        </w:r>
      </w:ins>
      <w:del w:id="290" w:author="Stefanie Lane" w:date="2022-08-26T14:43:00Z">
        <w:r w:rsidDel="00230F74">
          <w:rPr>
            <w:i/>
          </w:rPr>
          <w:delText>.</w:delText>
        </w:r>
      </w:del>
      <w:r>
        <w:rPr>
          <w:i/>
        </w:rPr>
        <w:t xml:space="preserve"> latifolia</w:t>
      </w:r>
      <w:ins w:id="291" w:author="Stefanie Lane" w:date="2022-08-26T14:43:00Z">
        <w:r w:rsidR="00230F74">
          <w:rPr>
            <w:i/>
          </w:rPr>
          <w:t xml:space="preserve"> </w:t>
        </w:r>
        <w:proofErr w:type="spellStart"/>
        <w:r w:rsidR="00230F74">
          <w:t>Wiild</w:t>
        </w:r>
        <w:proofErr w:type="spellEnd"/>
        <w:r w:rsidR="00230F74">
          <w:t>.</w:t>
        </w:r>
      </w:ins>
      <w:r>
        <w:rPr>
          <w:i/>
        </w:rPr>
        <w:t xml:space="preserve">, </w:t>
      </w:r>
      <w:r>
        <w:t xml:space="preserve">and </w:t>
      </w:r>
      <w:ins w:id="292" w:author="Stefanie Lane" w:date="2022-08-26T14:43:00Z">
        <w:r w:rsidR="00230F74">
          <w:rPr>
            <w:i/>
          </w:rPr>
          <w:t>Schoenoplectus</w:t>
        </w:r>
      </w:ins>
      <w:del w:id="293" w:author="Stefanie Lane" w:date="2022-08-26T14:43:00Z">
        <w:r w:rsidDel="00230F74">
          <w:rPr>
            <w:i/>
          </w:rPr>
          <w:delText>S.</w:delText>
        </w:r>
      </w:del>
      <w:r>
        <w:rPr>
          <w:i/>
        </w:rPr>
        <w:t xml:space="preserve"> tabernaemontani</w:t>
      </w:r>
      <w:ins w:id="294" w:author="Stefanie Lane" w:date="2022-08-26T14:44:00Z">
        <w:r w:rsidR="00435B0E">
          <w:rPr>
            <w:i/>
          </w:rPr>
          <w:t xml:space="preserve"> </w:t>
        </w:r>
        <w:r w:rsidR="00435B0E" w:rsidRPr="00435B0E">
          <w:rPr>
            <w:rPrChange w:id="295" w:author="Stefanie Lane" w:date="2022-08-26T14:44:00Z">
              <w:rPr>
                <w:i/>
              </w:rPr>
            </w:rPrChange>
          </w:rPr>
          <w:t>(</w:t>
        </w:r>
        <w:proofErr w:type="spellStart"/>
        <w:r w:rsidR="00435B0E" w:rsidRPr="00435B0E">
          <w:rPr>
            <w:rPrChange w:id="296" w:author="Stefanie Lane" w:date="2022-08-26T14:44:00Z">
              <w:rPr>
                <w:i/>
              </w:rPr>
            </w:rPrChange>
          </w:rPr>
          <w:t>C.</w:t>
        </w:r>
        <w:proofErr w:type="gramStart"/>
        <w:r w:rsidR="00435B0E" w:rsidRPr="00435B0E">
          <w:rPr>
            <w:rPrChange w:id="297" w:author="Stefanie Lane" w:date="2022-08-26T14:44:00Z">
              <w:rPr>
                <w:i/>
              </w:rPr>
            </w:rPrChange>
          </w:rPr>
          <w:t>C.Gmel</w:t>
        </w:r>
        <w:proofErr w:type="spellEnd"/>
        <w:proofErr w:type="gramEnd"/>
        <w:r w:rsidR="00435B0E" w:rsidRPr="00435B0E">
          <w:rPr>
            <w:rPrChange w:id="298" w:author="Stefanie Lane" w:date="2022-08-26T14:44:00Z">
              <w:rPr>
                <w:i/>
              </w:rPr>
            </w:rPrChange>
          </w:rPr>
          <w:t xml:space="preserve">.) </w:t>
        </w:r>
        <w:proofErr w:type="spellStart"/>
        <w:r w:rsidR="00435B0E" w:rsidRPr="00435B0E">
          <w:rPr>
            <w:rPrChange w:id="299" w:author="Stefanie Lane" w:date="2022-08-26T14:44:00Z">
              <w:rPr>
                <w:i/>
              </w:rPr>
            </w:rPrChange>
          </w:rPr>
          <w:t>Palla</w:t>
        </w:r>
      </w:ins>
      <w:proofErr w:type="spellEnd"/>
      <w:r>
        <w:t xml:space="preserve">, however in 1999 the same assemblage included indicator species </w:t>
      </w:r>
      <w:r>
        <w:rPr>
          <w:i/>
        </w:rPr>
        <w:t>C. lyngbyei, A</w:t>
      </w:r>
      <w:del w:id="300" w:author="Stefanie Lane" w:date="2022-08-26T14:45:00Z">
        <w:r w:rsidDel="00435B0E">
          <w:rPr>
            <w:i/>
          </w:rPr>
          <w:delText>.</w:delText>
        </w:r>
      </w:del>
      <w:ins w:id="301" w:author="Stefanie Lane" w:date="2022-08-26T14:45:00Z">
        <w:r w:rsidR="00435B0E">
          <w:rPr>
            <w:i/>
          </w:rPr>
          <w:t>grostis</w:t>
        </w:r>
      </w:ins>
      <w:r>
        <w:rPr>
          <w:i/>
        </w:rPr>
        <w:t xml:space="preserve"> stolonifera</w:t>
      </w:r>
      <w:ins w:id="302" w:author="Stefanie Lane" w:date="2022-08-26T14:45:00Z">
        <w:r w:rsidR="00AA16C1">
          <w:rPr>
            <w:i/>
          </w:rPr>
          <w:t xml:space="preserve"> </w:t>
        </w:r>
        <w:r w:rsidR="00AA16C1">
          <w:t>L.</w:t>
        </w:r>
      </w:ins>
      <w:r>
        <w:rPr>
          <w:i/>
        </w:rPr>
        <w:t xml:space="preserve">, </w:t>
      </w:r>
      <w:r>
        <w:t xml:space="preserve">and </w:t>
      </w:r>
      <w:r>
        <w:rPr>
          <w:i/>
        </w:rPr>
        <w:t>I</w:t>
      </w:r>
      <w:del w:id="303" w:author="Stefanie Lane" w:date="2022-08-26T14:45:00Z">
        <w:r w:rsidDel="00435B0E">
          <w:rPr>
            <w:i/>
          </w:rPr>
          <w:delText>.</w:delText>
        </w:r>
      </w:del>
      <w:ins w:id="304" w:author="Stefanie Lane" w:date="2022-08-26T14:45:00Z">
        <w:r w:rsidR="00435B0E">
          <w:rPr>
            <w:i/>
          </w:rPr>
          <w:t>mpatiens</w:t>
        </w:r>
      </w:ins>
      <w:r>
        <w:rPr>
          <w:i/>
        </w:rPr>
        <w:t xml:space="preserve"> capensis</w:t>
      </w:r>
      <w:ins w:id="305" w:author="Stefanie Lane" w:date="2022-08-26T14:45:00Z">
        <w:r w:rsidR="00AA16C1">
          <w:rPr>
            <w:i/>
          </w:rPr>
          <w:t xml:space="preserve"> </w:t>
        </w:r>
        <w:proofErr w:type="spellStart"/>
        <w:r w:rsidR="00AA16C1">
          <w:t>Meerb</w:t>
        </w:r>
      </w:ins>
      <w:proofErr w:type="spellEnd"/>
      <w:r>
        <w:t xml:space="preserve">. </w:t>
      </w:r>
      <w:ins w:id="306" w:author="Stefanie Lane" w:date="2022-08-26T14:25:00Z">
        <w:r w:rsidR="00D617FA">
          <w:t xml:space="preserve">By 2019, </w:t>
        </w:r>
        <w:r w:rsidR="00737227">
          <w:rPr>
            <w:i/>
          </w:rPr>
          <w:t>C. lyngbyei</w:t>
        </w:r>
        <w:r w:rsidR="00737227">
          <w:t xml:space="preserve"> was the only indicator for this assemblage. </w:t>
        </w:r>
      </w:ins>
      <w:del w:id="307" w:author="Stefanie Lane" w:date="2022-08-26T14:25:00Z">
        <w:r w:rsidDel="00D617FA">
          <w:delText xml:space="preserve">Thus, although </w:delText>
        </w:r>
        <w:r w:rsidDel="00D617FA">
          <w:rPr>
            <w:i/>
          </w:rPr>
          <w:delText>C. lyngbyei</w:delText>
        </w:r>
        <w:r w:rsidDel="00D617FA">
          <w:delText xml:space="preserve"> remained the common indicator species of the assemblage cluster group, the associated indicator species had changed. </w:delText>
        </w:r>
      </w:del>
      <w:del w:id="308" w:author="Stefanie Lane" w:date="2022-08-26T14:26:00Z">
        <w:r w:rsidDel="00737227">
          <w:delText xml:space="preserve">Additionally, fewer indicator species were found in the Sedge and Fescue assemblages in 2019 than in 1979. For example, the Sedge assemblage was characterized by three species (including </w:delText>
        </w:r>
        <w:r w:rsidDel="00737227">
          <w:rPr>
            <w:i/>
          </w:rPr>
          <w:delText>C. lyngbyei</w:delText>
        </w:r>
        <w:r w:rsidDel="00737227">
          <w:delText xml:space="preserve">) in 1979 and 1999, but only by </w:delText>
        </w:r>
        <w:r w:rsidDel="00737227">
          <w:rPr>
            <w:i/>
          </w:rPr>
          <w:delText>C. lyngbyei</w:delText>
        </w:r>
        <w:r w:rsidDel="00737227">
          <w:delText xml:space="preserve"> in 2019. The Fescue group was </w:delText>
        </w:r>
      </w:del>
      <w:del w:id="309" w:author="Stefanie Lane" w:date="2022-08-26T14:27:00Z">
        <w:r w:rsidDel="00727FDF">
          <w:delText>characterized by seven species in 1979, four species in 1999, and three species in 2019.</w:delText>
        </w:r>
      </w:del>
      <w:r>
        <w:t xml:space="preserve"> </w:t>
      </w:r>
      <w:del w:id="310" w:author="Stefanie Lane" w:date="2022-08-26T14:30:00Z">
        <w:r w:rsidDel="00AA15F9">
          <w:delText xml:space="preserve">While </w:delText>
        </w:r>
      </w:del>
      <w:ins w:id="311" w:author="Stefanie Lane" w:date="2022-08-26T14:30:00Z">
        <w:r w:rsidR="00AA15F9">
          <w:t xml:space="preserve">Similarly, </w:t>
        </w:r>
      </w:ins>
      <w:del w:id="312" w:author="Stefanie Lane" w:date="2022-08-26T14:47:00Z">
        <w:r w:rsidDel="007F57C9">
          <w:rPr>
            <w:i/>
          </w:rPr>
          <w:delText xml:space="preserve">Festuca </w:delText>
        </w:r>
      </w:del>
      <w:ins w:id="313" w:author="Stefanie Lane" w:date="2022-08-26T14:47:00Z">
        <w:r w:rsidR="007F57C9">
          <w:rPr>
            <w:i/>
          </w:rPr>
          <w:t xml:space="preserve">F. </w:t>
        </w:r>
      </w:ins>
      <w:r>
        <w:rPr>
          <w:i/>
        </w:rPr>
        <w:t>arundinaceae</w:t>
      </w:r>
      <w:r>
        <w:t xml:space="preserve"> remained a common indicator species within the </w:t>
      </w:r>
      <w:ins w:id="314" w:author="Stefanie Lane" w:date="2022-08-26T14:27:00Z">
        <w:r w:rsidR="0090306A">
          <w:t xml:space="preserve">Fescue </w:t>
        </w:r>
      </w:ins>
      <w:r>
        <w:t>assemblage,</w:t>
      </w:r>
      <w:ins w:id="315" w:author="Stefanie Lane" w:date="2022-08-26T14:28:00Z">
        <w:r w:rsidR="00727FDF">
          <w:t xml:space="preserve"> </w:t>
        </w:r>
      </w:ins>
      <w:ins w:id="316" w:author="Stefanie Lane" w:date="2022-08-26T14:30:00Z">
        <w:r w:rsidR="00AA15F9">
          <w:t xml:space="preserve">but </w:t>
        </w:r>
      </w:ins>
      <w:ins w:id="317" w:author="Stefanie Lane" w:date="2022-08-26T14:28:00Z">
        <w:r w:rsidR="00727FDF">
          <w:t>the assemblage lost</w:t>
        </w:r>
      </w:ins>
      <w:r>
        <w:t xml:space="preserve"> </w:t>
      </w:r>
      <w:del w:id="318" w:author="Stefanie Lane" w:date="2022-08-26T14:27:00Z">
        <w:r w:rsidDel="00727FDF">
          <w:delText xml:space="preserve">all other </w:delText>
        </w:r>
      </w:del>
      <w:ins w:id="319" w:author="Stefanie Lane" w:date="2022-08-26T14:29:00Z">
        <w:r w:rsidR="00FB3B31">
          <w:t>four</w:t>
        </w:r>
      </w:ins>
      <w:ins w:id="320" w:author="Stefanie Lane" w:date="2022-08-26T14:30:00Z">
        <w:r w:rsidR="003F4603">
          <w:t xml:space="preserve"> out of seven</w:t>
        </w:r>
      </w:ins>
      <w:ins w:id="321" w:author="Stefanie Lane" w:date="2022-08-26T14:29:00Z">
        <w:r w:rsidR="00FB3B31">
          <w:t xml:space="preserve"> </w:t>
        </w:r>
      </w:ins>
      <w:ins w:id="322" w:author="Stefanie Lane" w:date="2022-08-26T14:31:00Z">
        <w:r w:rsidR="003F4603">
          <w:t xml:space="preserve">total </w:t>
        </w:r>
      </w:ins>
      <w:ins w:id="323" w:author="Stefanie Lane" w:date="2022-08-26T14:29:00Z">
        <w:r w:rsidR="00FB3B31">
          <w:t>indicator species between 1979-2019</w:t>
        </w:r>
      </w:ins>
      <w:ins w:id="324" w:author="Stefanie Lane" w:date="2022-08-26T14:31:00Z">
        <w:r w:rsidR="003F4603">
          <w:t>, and identities of the remaining indicator species changed</w:t>
        </w:r>
      </w:ins>
      <w:ins w:id="325" w:author="Stefanie Lane" w:date="2022-08-26T14:29:00Z">
        <w:r w:rsidR="00FB3B31">
          <w:t>.</w:t>
        </w:r>
      </w:ins>
      <w:ins w:id="326" w:author="Stefanie Lane" w:date="2022-08-26T16:32:00Z">
        <w:r w:rsidR="00EC4D9F">
          <w:t xml:space="preserve"> </w:t>
        </w:r>
      </w:ins>
    </w:p>
    <w:p w14:paraId="3F9BB5F9" w14:textId="512838C4" w:rsidR="00E12966" w:rsidRPr="00141FDA" w:rsidDel="00DD10A0" w:rsidRDefault="00E12966" w:rsidP="00E12966">
      <w:pPr>
        <w:ind w:firstLine="720"/>
        <w:rPr>
          <w:del w:id="327" w:author="Stefanie Lane" w:date="2022-08-26T16:36:00Z"/>
        </w:rPr>
      </w:pPr>
      <w:del w:id="328" w:author="Stefanie Lane" w:date="2022-08-26T14:29:00Z">
        <w:r w:rsidDel="00FB3B31">
          <w:delText>indicator specie</w:delText>
        </w:r>
      </w:del>
      <w:del w:id="329" w:author="Stefanie Lane" w:date="2022-08-26T14:28:00Z">
        <w:r w:rsidDel="00FB3B31">
          <w:delText>s</w:delText>
        </w:r>
      </w:del>
      <w:del w:id="330" w:author="Stefanie Lane" w:date="2022-08-26T14:29:00Z">
        <w:r w:rsidDel="00FB3B31">
          <w:delText xml:space="preserve"> changed in each observation year. </w:delText>
        </w:r>
      </w:del>
    </w:p>
    <w:p w14:paraId="66A152D1" w14:textId="0F84A93F" w:rsidR="00D21260" w:rsidRDefault="00E12966" w:rsidP="00E12966">
      <w:pPr>
        <w:ind w:firstLine="720"/>
        <w:rPr>
          <w:ins w:id="331" w:author="Stefanie Lane" w:date="2022-08-26T14:34:00Z"/>
          <w:iCs/>
        </w:rPr>
      </w:pPr>
      <w:bookmarkStart w:id="332" w:name="_Hlk106053520"/>
      <w:r w:rsidRPr="00167685">
        <w:rPr>
          <w:iCs/>
        </w:rPr>
        <w:t>Across the entire Ladner Marsh plant community, two to three species were lost each year following the 1979 survey. Within every assemblage alpha-diversity (mean number of species per plot) decreased every observation year, while beta-diversity (variation in number of species between plots) increased each year for all assemblages. (</w:t>
      </w:r>
      <w:del w:id="333" w:author="Stefanie Lane" w:date="2022-08-29T18:40:00Z">
        <w:r w:rsidRPr="00167685" w:rsidDel="00E16F58">
          <w:rPr>
            <w:iCs/>
          </w:rPr>
          <w:delText>Table 2</w:delText>
        </w:r>
      </w:del>
      <w:ins w:id="334" w:author="Stefanie Lane" w:date="2022-08-29T18:40:00Z">
        <w:r w:rsidR="00E16F58">
          <w:rPr>
            <w:iCs/>
          </w:rPr>
          <w:fldChar w:fldCharType="begin"/>
        </w:r>
        <w:r w:rsidR="00E16F58">
          <w:rPr>
            <w:iCs/>
          </w:rPr>
          <w:instrText xml:space="preserve"> REF _Ref104813833 \h </w:instrText>
        </w:r>
        <w:r w:rsidR="00E16F58">
          <w:rPr>
            <w:iCs/>
          </w:rPr>
        </w:r>
      </w:ins>
      <w:r w:rsidR="00E16F58">
        <w:rPr>
          <w:iCs/>
        </w:rPr>
        <w:fldChar w:fldCharType="separate"/>
      </w:r>
      <w:ins w:id="335" w:author="Stefanie Lane" w:date="2022-08-29T18:40:00Z">
        <w:r w:rsidR="00E16F58">
          <w:t xml:space="preserve">Table </w:t>
        </w:r>
        <w:r w:rsidR="00E16F58">
          <w:rPr>
            <w:noProof/>
          </w:rPr>
          <w:t>1</w:t>
        </w:r>
        <w:r w:rsidR="00E16F58">
          <w:rPr>
            <w:iCs/>
          </w:rPr>
          <w:fldChar w:fldCharType="end"/>
        </w:r>
      </w:ins>
      <w:r w:rsidRPr="00167685">
        <w:rPr>
          <w:iCs/>
        </w:rPr>
        <w:t>)</w:t>
      </w:r>
      <w:r>
        <w:rPr>
          <w:iCs/>
        </w:rPr>
        <w:t xml:space="preserve"> </w:t>
      </w:r>
      <w:r w:rsidRPr="00294CC5">
        <w:rPr>
          <w:iCs/>
        </w:rPr>
        <w:t xml:space="preserve">For example, the Sedge community suffered the least loss of species and alpha-diversity across sampling years, although beta-diversity increased as in other assemblages, indicating increasing variability (and thus increased rarity) in which species may be encountered within a given assemblage. The Fescue assemblage had the greatest loss of alpha-diversity (&gt; 50%) between 1979 and 2019. Nearly 50% fewer plots clustered as Fescue in 2019 than in 1979, however bootstrapping 18 random plots from every sampling year showed the same trend, indicating that loss of species </w:t>
      </w:r>
      <w:del w:id="336" w:author="Stefanie Lane" w:date="2022-08-26T14:34:00Z">
        <w:r w:rsidRPr="00294CC5" w:rsidDel="00D21260">
          <w:rPr>
            <w:iCs/>
          </w:rPr>
          <w:delText xml:space="preserve">is </w:delText>
        </w:r>
      </w:del>
      <w:ins w:id="337" w:author="Stefanie Lane" w:date="2022-08-26T14:34:00Z">
        <w:r w:rsidR="00D21260">
          <w:rPr>
            <w:iCs/>
          </w:rPr>
          <w:t>was</w:t>
        </w:r>
        <w:r w:rsidR="00D21260" w:rsidRPr="00294CC5">
          <w:rPr>
            <w:iCs/>
          </w:rPr>
          <w:t xml:space="preserve"> </w:t>
        </w:r>
      </w:ins>
      <w:r w:rsidRPr="00294CC5">
        <w:rPr>
          <w:iCs/>
        </w:rPr>
        <w:t xml:space="preserve">not related to loss of plots (Table S5).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del w:id="338" w:author="Stefanie Lane" w:date="2022-08-29T18:37:00Z">
        <w:r w:rsidRPr="00A6725E" w:rsidDel="00F90B99">
          <w:rPr>
            <w:iCs/>
          </w:rPr>
          <w:delText>Table 6</w:delText>
        </w:r>
      </w:del>
      <w:ins w:id="339" w:author="Stefanie Lane" w:date="2022-08-29T18:37:00Z">
        <w:r w:rsidR="00F90B99" w:rsidRPr="00F90B99">
          <w:rPr>
            <w:iCs/>
            <w:rPrChange w:id="340" w:author="Stefanie Lane" w:date="2022-08-29T18:37:00Z">
              <w:rPr>
                <w:iCs/>
              </w:rPr>
            </w:rPrChange>
          </w:rPr>
          <w:fldChar w:fldCharType="begin"/>
        </w:r>
        <w:r w:rsidR="00F90B99" w:rsidRPr="00F90B99">
          <w:rPr>
            <w:iCs/>
            <w:rPrChange w:id="341" w:author="Stefanie Lane" w:date="2022-08-29T18:37:00Z">
              <w:rPr>
                <w:iCs/>
              </w:rPr>
            </w:rPrChange>
          </w:rPr>
          <w:instrText xml:space="preserve"> REF _Ref94197100 \h </w:instrText>
        </w:r>
        <w:r w:rsidR="00F90B99" w:rsidRPr="00F90B99">
          <w:rPr>
            <w:iCs/>
            <w:rPrChange w:id="342" w:author="Stefanie Lane" w:date="2022-08-29T18:37:00Z">
              <w:rPr>
                <w:iCs/>
              </w:rPr>
            </w:rPrChange>
          </w:rPr>
        </w:r>
      </w:ins>
      <w:r w:rsidR="00F90B99" w:rsidRPr="00F90B99">
        <w:rPr>
          <w:iCs/>
          <w:rPrChange w:id="343" w:author="Stefanie Lane" w:date="2022-08-29T18:37:00Z">
            <w:rPr>
              <w:i/>
              <w:iCs/>
            </w:rPr>
          </w:rPrChange>
        </w:rPr>
        <w:instrText xml:space="preserve"> \* MERGEFORMAT </w:instrText>
      </w:r>
      <w:r w:rsidR="00F90B99" w:rsidRPr="00F90B99">
        <w:rPr>
          <w:iCs/>
          <w:rPrChange w:id="344" w:author="Stefanie Lane" w:date="2022-08-29T18:37:00Z">
            <w:rPr>
              <w:iCs/>
            </w:rPr>
          </w:rPrChange>
        </w:rPr>
        <w:fldChar w:fldCharType="separate"/>
      </w:r>
      <w:ins w:id="345" w:author="Stefanie Lane" w:date="2022-08-29T18:37:00Z">
        <w:r w:rsidR="00F90B99" w:rsidRPr="00F90B99">
          <w:rPr>
            <w:rPrChange w:id="346" w:author="Stefanie Lane" w:date="2022-08-29T18:37:00Z">
              <w:rPr/>
            </w:rPrChange>
          </w:rPr>
          <w:t xml:space="preserve">Table </w:t>
        </w:r>
        <w:r w:rsidR="00F90B99" w:rsidRPr="00F90B99">
          <w:rPr>
            <w:iCs/>
            <w:noProof/>
            <w:rPrChange w:id="347" w:author="Stefanie Lane" w:date="2022-08-29T18:37:00Z">
              <w:rPr>
                <w:i/>
                <w:iCs/>
                <w:noProof/>
              </w:rPr>
            </w:rPrChange>
          </w:rPr>
          <w:t>6</w:t>
        </w:r>
        <w:r w:rsidR="00F90B99" w:rsidRPr="00F90B99">
          <w:rPr>
            <w:iCs/>
            <w:rPrChange w:id="348" w:author="Stefanie Lane" w:date="2022-08-29T18:37:00Z">
              <w:rPr>
                <w:iCs/>
              </w:rPr>
            </w:rPrChange>
          </w:rPr>
          <w:fldChar w:fldCharType="end"/>
        </w:r>
      </w:ins>
      <w:r w:rsidRPr="00F90B99">
        <w:rPr>
          <w:iCs/>
          <w:rPrChange w:id="349" w:author="Stefanie Lane" w:date="2022-08-29T18:37:00Z">
            <w:rPr>
              <w:iCs/>
            </w:rPr>
          </w:rPrChange>
        </w:rPr>
        <w:t>)</w:t>
      </w:r>
      <w:r w:rsidRPr="00A6725E">
        <w:rPr>
          <w:iCs/>
        </w:rPr>
        <w:t>.</w:t>
      </w:r>
      <w:r>
        <w:rPr>
          <w:iCs/>
        </w:rPr>
        <w:t xml:space="preserve"> </w:t>
      </w:r>
    </w:p>
    <w:p w14:paraId="53A0E035" w14:textId="218E1EEB" w:rsidR="00E12966" w:rsidRPr="007F1F34" w:rsidRDefault="00E12966" w:rsidP="00E12966">
      <w:pPr>
        <w:ind w:firstLine="720"/>
      </w:pPr>
      <w:r w:rsidRPr="007F1F34">
        <w:t>Th</w:t>
      </w:r>
      <w:r>
        <w:t xml:space="preserve">e greatest loss of native species richness occurred in the Fescue assemblage, while </w:t>
      </w:r>
      <w:del w:id="350" w:author="Stefanie Lane" w:date="2022-08-26T14:34:00Z">
        <w:r w:rsidDel="00D77807">
          <w:delText xml:space="preserve">nominal </w:delText>
        </w:r>
      </w:del>
      <w:r>
        <w:t>gains in exotic richness were found in all assemblages (</w:t>
      </w:r>
      <w:del w:id="351" w:author="Stefanie Lane" w:date="2022-08-29T18:37:00Z">
        <w:r w:rsidDel="00F90B99">
          <w:delText xml:space="preserve">Table </w:delText>
        </w:r>
        <w:r w:rsidDel="00F90B99">
          <w:rPr>
            <w:noProof/>
          </w:rPr>
          <w:delText>7</w:delText>
        </w:r>
      </w:del>
      <w:ins w:id="352" w:author="Stefanie Lane" w:date="2022-08-29T18:38:00Z">
        <w:r w:rsidR="00F90B99">
          <w:rPr>
            <w:noProof/>
          </w:rPr>
          <w:fldChar w:fldCharType="begin"/>
        </w:r>
        <w:r w:rsidR="00F90B99">
          <w:rPr>
            <w:noProof/>
          </w:rPr>
          <w:instrText xml:space="preserve"> REF _Ref103170147 \h </w:instrText>
        </w:r>
        <w:r w:rsidR="00F90B99">
          <w:rPr>
            <w:noProof/>
          </w:rPr>
        </w:r>
      </w:ins>
      <w:r w:rsidR="00F90B99">
        <w:rPr>
          <w:noProof/>
        </w:rPr>
        <w:fldChar w:fldCharType="separate"/>
      </w:r>
      <w:ins w:id="353" w:author="Stefanie Lane" w:date="2022-08-29T18:38:00Z">
        <w:r w:rsidR="00F90B99">
          <w:t xml:space="preserve">Table </w:t>
        </w:r>
        <w:r w:rsidR="00F90B99">
          <w:rPr>
            <w:noProof/>
          </w:rPr>
          <w:t>7</w:t>
        </w:r>
        <w:r w:rsidR="00F90B99">
          <w:rPr>
            <w:noProof/>
          </w:rPr>
          <w:fldChar w:fldCharType="end"/>
        </w:r>
      </w:ins>
      <w:r>
        <w:t>). The Fescue assemblage</w:t>
      </w:r>
      <w:del w:id="354" w:author="Stefanie Lane" w:date="2022-08-26T14:35:00Z">
        <w:r w:rsidDel="00D77807">
          <w:delText xml:space="preserve"> lost a total of 23 native species (</w:delText>
        </w:r>
      </w:del>
      <w:ins w:id="355" w:author="Stefanie Lane" w:date="2022-08-26T14:35:00Z">
        <w:r w:rsidR="00D77807">
          <w:t xml:space="preserve"> had a </w:t>
        </w:r>
      </w:ins>
      <w:r>
        <w:t>net loss of 18 native species</w:t>
      </w:r>
      <w:del w:id="356" w:author="Stefanie Lane" w:date="2022-08-26T14:35:00Z">
        <w:r w:rsidDel="00D77807">
          <w:delText>)</w:delText>
        </w:r>
      </w:del>
      <w:r>
        <w:t xml:space="preserve"> between 1979 and 2019. Among the species lost from the assemblag</w:t>
      </w:r>
      <w:r w:rsidRPr="00F8601E">
        <w:t>e, 12 we</w:t>
      </w:r>
      <w:r>
        <w:t>re lost from all three assemblages (six forbs, six graminoids), or were never found in any other assemblage. Species gained include two woody species, and one each of forb, graminoid, and fern ally (</w:t>
      </w:r>
      <w:r>
        <w:rPr>
          <w:i/>
        </w:rPr>
        <w:t xml:space="preserve">Equisetum </w:t>
      </w:r>
      <w:proofErr w:type="spellStart"/>
      <w:r>
        <w:rPr>
          <w:i/>
        </w:rPr>
        <w:t>arvense</w:t>
      </w:r>
      <w:proofErr w:type="spellEnd"/>
      <w:ins w:id="357" w:author="Stefanie Lane" w:date="2022-08-26T14:35:00Z">
        <w:r w:rsidR="00D77807">
          <w:t xml:space="preserve"> L.</w:t>
        </w:r>
      </w:ins>
      <w:r>
        <w:t xml:space="preserve">). There was a net zero gain of exotics in the Fescue assemblage, however exotic </w:t>
      </w:r>
      <w:del w:id="358" w:author="Stefanie Lane" w:date="2022-08-29T18:39:00Z">
        <w:r w:rsidDel="00BB5049">
          <w:delText xml:space="preserve">RCG </w:delText>
        </w:r>
      </w:del>
      <w:ins w:id="359" w:author="Stefanie Lane" w:date="2022-08-29T18:39:00Z">
        <w:r w:rsidR="00BB5049">
          <w:rPr>
            <w:i/>
          </w:rPr>
          <w:t xml:space="preserve">Phalaris </w:t>
        </w:r>
      </w:ins>
      <w:ins w:id="360" w:author="Stefanie Lane" w:date="2022-08-29T18:43:00Z">
        <w:r w:rsidR="00264104">
          <w:rPr>
            <w:i/>
          </w:rPr>
          <w:t>arundinaceae</w:t>
        </w:r>
      </w:ins>
      <w:ins w:id="361" w:author="Stefanie Lane" w:date="2022-08-29T18:39:00Z">
        <w:r w:rsidR="00BB5049">
          <w:t xml:space="preserve"> </w:t>
        </w:r>
        <w:r w:rsidR="00E16F58">
          <w:t>(reed canary grass)</w:t>
        </w:r>
        <w:r w:rsidR="00E16F58">
          <w:t xml:space="preserve"> </w:t>
        </w:r>
      </w:ins>
      <w:r>
        <w:t xml:space="preserve">accounts for the greatest 2019 mean cover in the entire assemblage (25-50% mean cover). In the Bogbean assemblage, new exotic species include </w:t>
      </w:r>
      <w:del w:id="362" w:author="Stefanie Lane" w:date="2022-08-29T18:39:00Z">
        <w:r w:rsidRPr="00AC2BE4" w:rsidDel="00BB5049">
          <w:rPr>
            <w:i/>
          </w:rPr>
          <w:delText xml:space="preserve">Phalaris </w:delText>
        </w:r>
      </w:del>
      <w:ins w:id="363" w:author="Stefanie Lane" w:date="2022-08-29T18:39:00Z">
        <w:r w:rsidR="00BB5049">
          <w:rPr>
            <w:i/>
          </w:rPr>
          <w:t>P.</w:t>
        </w:r>
        <w:r w:rsidR="00BB5049" w:rsidRPr="00AC2BE4">
          <w:rPr>
            <w:i/>
          </w:rPr>
          <w:t xml:space="preserve"> </w:t>
        </w:r>
      </w:ins>
      <w:r w:rsidRPr="00AC2BE4">
        <w:rPr>
          <w:i/>
        </w:rPr>
        <w:t>arundinaceae</w:t>
      </w:r>
      <w:r>
        <w:t xml:space="preserve"> </w:t>
      </w:r>
      <w:del w:id="364" w:author="Stefanie Lane" w:date="2022-08-29T18:39:00Z">
        <w:r w:rsidDel="00BB5049">
          <w:delText>(reed canary grass</w:delText>
        </w:r>
      </w:del>
      <w:del w:id="365" w:author="Stefanie Lane" w:date="2022-08-26T14:42:00Z">
        <w:r w:rsidDel="00C93C4F">
          <w:delText>, RCG</w:delText>
        </w:r>
      </w:del>
      <w:del w:id="366" w:author="Stefanie Lane" w:date="2022-08-29T18:39:00Z">
        <w:r w:rsidDel="00BB5049">
          <w:delText>)</w:delText>
        </w:r>
        <w:r w:rsidDel="00E16F58">
          <w:delText xml:space="preserve"> </w:delText>
        </w:r>
      </w:del>
      <w:r>
        <w:t xml:space="preserve">and </w:t>
      </w:r>
      <w:r w:rsidRPr="00AC2BE4">
        <w:rPr>
          <w:i/>
        </w:rPr>
        <w:t>Iris pseudacorus</w:t>
      </w:r>
      <w:r>
        <w:t xml:space="preserve"> (yellow flag iris). Within the Sedge assemblage, there was a net loss of 3 native species, and net gain of 3 exotic species, including </w:t>
      </w:r>
      <w:del w:id="367" w:author="Stefanie Lane" w:date="2022-08-29T18:45:00Z">
        <w:r w:rsidRPr="00A443FC" w:rsidDel="00A443FC">
          <w:rPr>
            <w:i/>
            <w:rPrChange w:id="368" w:author="Stefanie Lane" w:date="2022-08-29T18:45:00Z">
              <w:rPr/>
            </w:rPrChange>
          </w:rPr>
          <w:delText>yellow flag iris</w:delText>
        </w:r>
      </w:del>
      <w:ins w:id="369" w:author="Stefanie Lane" w:date="2022-08-29T18:45:00Z">
        <w:r w:rsidR="00A443FC">
          <w:rPr>
            <w:i/>
          </w:rPr>
          <w:t>P. arundinaceae</w:t>
        </w:r>
      </w:ins>
      <w:r>
        <w:t xml:space="preserve"> and </w:t>
      </w:r>
      <w:del w:id="370" w:author="Stefanie Lane" w:date="2022-08-29T18:46:00Z">
        <w:r w:rsidRPr="00A443FC" w:rsidDel="00A443FC">
          <w:rPr>
            <w:i/>
            <w:rPrChange w:id="371" w:author="Stefanie Lane" w:date="2022-08-29T18:45:00Z">
              <w:rPr/>
            </w:rPrChange>
          </w:rPr>
          <w:delText>RCG</w:delText>
        </w:r>
      </w:del>
      <w:ins w:id="372" w:author="Stefanie Lane" w:date="2022-08-29T18:46:00Z">
        <w:r w:rsidR="00A443FC">
          <w:rPr>
            <w:i/>
          </w:rPr>
          <w:t>I. pseud</w:t>
        </w:r>
        <w:r w:rsidR="003820A4">
          <w:rPr>
            <w:i/>
          </w:rPr>
          <w:t>acorus</w:t>
        </w:r>
      </w:ins>
      <w:r>
        <w:t xml:space="preserve">. As of 2019, these species accounted for </w:t>
      </w:r>
      <w:r w:rsidRPr="00AC2BE4">
        <w:rPr>
          <w:u w:val="single"/>
        </w:rPr>
        <w:t>&lt;</w:t>
      </w:r>
      <w:r>
        <w:t xml:space="preserve"> 25% mean cover, but may be of significant management concern.</w:t>
      </w:r>
    </w:p>
    <w:bookmarkEnd w:id="332"/>
    <w:p w14:paraId="5DC6276C" w14:textId="7E2357EF" w:rsidR="00E12966" w:rsidRDefault="00E12966" w:rsidP="00E12966">
      <w:pPr>
        <w:ind w:firstLine="720"/>
        <w:rPr>
          <w:ins w:id="373" w:author="Stefanie Lane" w:date="2022-08-29T18:41:00Z"/>
        </w:rPr>
      </w:pPr>
      <w:r>
        <w:t xml:space="preserve">Cover abundance of species significantly </w:t>
      </w:r>
      <w:del w:id="374" w:author="Stefanie Lane" w:date="2022-08-29T18:44:00Z">
        <w:r w:rsidDel="0000464B">
          <w:delText xml:space="preserve">driving </w:delText>
        </w:r>
      </w:del>
      <w:ins w:id="375" w:author="Stefanie Lane" w:date="2022-08-29T18:44:00Z">
        <w:r w:rsidR="0000464B">
          <w:t>defining</w:t>
        </w:r>
        <w:r w:rsidR="0000464B">
          <w:t xml:space="preserve"> </w:t>
        </w:r>
      </w:ins>
      <w:r>
        <w:t xml:space="preserve">assemblage associations show an overall trend of decreasing cover over time </w:t>
      </w:r>
      <w:r w:rsidRPr="00C56065">
        <w:t>(</w:t>
      </w:r>
      <w:del w:id="376" w:author="Stefanie Lane" w:date="2022-08-29T18:44:00Z">
        <w:r w:rsidDel="0000464B">
          <w:delText xml:space="preserve">Figure </w:delText>
        </w:r>
        <w:r w:rsidDel="0000464B">
          <w:rPr>
            <w:noProof/>
          </w:rPr>
          <w:delText>3</w:delText>
        </w:r>
      </w:del>
      <w:ins w:id="377" w:author="Stefanie Lane" w:date="2022-08-29T18:44:00Z">
        <w:r w:rsidR="0000464B">
          <w:rPr>
            <w:noProof/>
          </w:rPr>
          <w:fldChar w:fldCharType="begin"/>
        </w:r>
        <w:r w:rsidR="0000464B">
          <w:rPr>
            <w:noProof/>
          </w:rPr>
          <w:instrText xml:space="preserve"> REF _Ref103862754 \h </w:instrText>
        </w:r>
        <w:r w:rsidR="0000464B">
          <w:rPr>
            <w:noProof/>
          </w:rPr>
        </w:r>
      </w:ins>
      <w:r w:rsidR="0000464B">
        <w:rPr>
          <w:noProof/>
        </w:rPr>
        <w:fldChar w:fldCharType="separate"/>
      </w:r>
      <w:ins w:id="378" w:author="Stefanie Lane" w:date="2022-08-29T18:44:00Z">
        <w:r w:rsidR="0000464B">
          <w:t xml:space="preserve">Figure </w:t>
        </w:r>
        <w:r w:rsidR="0000464B">
          <w:rPr>
            <w:noProof/>
          </w:rPr>
          <w:t>3</w:t>
        </w:r>
        <w:r w:rsidR="0000464B">
          <w:rPr>
            <w:noProof/>
          </w:rPr>
          <w:fldChar w:fldCharType="end"/>
        </w:r>
      </w:ins>
      <w:r w:rsidRPr="00C56065">
        <w:t xml:space="preserve">). Notably, Fescue assemblage shows ~50% decrease in cover of </w:t>
      </w:r>
      <w:ins w:id="379" w:author="Stefanie Lane" w:date="2022-08-26T14:40:00Z">
        <w:r w:rsidR="00F43564">
          <w:t xml:space="preserve">its </w:t>
        </w:r>
      </w:ins>
      <w:del w:id="380" w:author="Stefanie Lane" w:date="2022-08-26T14:39:00Z">
        <w:r w:rsidRPr="00C56065" w:rsidDel="000526C6">
          <w:delText>characteristic</w:delText>
        </w:r>
        <w:r w:rsidDel="000526C6">
          <w:delText xml:space="preserve"> </w:delText>
        </w:r>
      </w:del>
      <w:r>
        <w:t>exotic</w:t>
      </w:r>
      <w:r w:rsidRPr="00C56065">
        <w:t xml:space="preserve"> </w:t>
      </w:r>
      <w:ins w:id="381" w:author="Stefanie Lane" w:date="2022-08-26T14:39:00Z">
        <w:r w:rsidR="000526C6">
          <w:t xml:space="preserve">indicator </w:t>
        </w:r>
      </w:ins>
      <w:del w:id="382" w:author="Stefanie Lane" w:date="2022-08-26T14:40:00Z">
        <w:r w:rsidRPr="00C56065" w:rsidDel="00891DA7">
          <w:delText xml:space="preserve">species </w:delText>
        </w:r>
      </w:del>
      <w:del w:id="383" w:author="Stefanie Lane" w:date="2022-08-26T14:48:00Z">
        <w:r w:rsidRPr="00C56065" w:rsidDel="007F57C9">
          <w:rPr>
            <w:i/>
          </w:rPr>
          <w:delText>Festuca</w:delText>
        </w:r>
      </w:del>
      <w:ins w:id="384" w:author="Stefanie Lane" w:date="2022-08-26T14:48:00Z">
        <w:r w:rsidR="007F57C9">
          <w:rPr>
            <w:i/>
          </w:rPr>
          <w:t>F.</w:t>
        </w:r>
      </w:ins>
      <w:r w:rsidRPr="00C56065">
        <w:rPr>
          <w:i/>
        </w:rPr>
        <w:t xml:space="preserve"> arundinaceae</w:t>
      </w:r>
      <w:r>
        <w:rPr>
          <w:i/>
        </w:rPr>
        <w:t xml:space="preserve"> </w:t>
      </w:r>
      <w:r>
        <w:t>between 1979 and 2019</w:t>
      </w:r>
      <w:r w:rsidRPr="00C56065">
        <w:t xml:space="preserve">, while cover of </w:t>
      </w:r>
      <w:r>
        <w:t>exotic</w:t>
      </w:r>
      <w:ins w:id="385" w:author="Stefanie Lane" w:date="2022-08-26T14:39:00Z">
        <w:r w:rsidR="00891DA7">
          <w:t xml:space="preserve"> </w:t>
        </w:r>
      </w:ins>
      <w:ins w:id="386" w:author="Stefanie Lane" w:date="2022-08-26T14:48:00Z">
        <w:r w:rsidR="007F57C9">
          <w:rPr>
            <w:i/>
          </w:rPr>
          <w:t>P. arundinaceae</w:t>
        </w:r>
      </w:ins>
      <w:r w:rsidRPr="00C56065">
        <w:t xml:space="preserve"> </w:t>
      </w:r>
      <w:del w:id="387" w:author="Stefanie Lane" w:date="2022-08-26T14:40:00Z">
        <w:r w:rsidRPr="00C56065" w:rsidDel="00891DA7">
          <w:rPr>
            <w:i/>
          </w:rPr>
          <w:delText>Phalaris arundinaceae</w:delText>
        </w:r>
        <w:r w:rsidRPr="00C56065" w:rsidDel="00891DA7">
          <w:delText xml:space="preserve"> </w:delText>
        </w:r>
      </w:del>
      <w:r>
        <w:t>tripled</w:t>
      </w:r>
      <w:r w:rsidRPr="00C56065">
        <w:t xml:space="preserve"> since 1999.</w:t>
      </w:r>
      <w:r>
        <w:t xml:space="preserve"> In the Sedge assemblage both native </w:t>
      </w:r>
      <w:del w:id="388" w:author="Stefanie Lane" w:date="2022-08-26T14:41:00Z">
        <w:r w:rsidDel="00F43564">
          <w:delText xml:space="preserve">keystone </w:delText>
        </w:r>
      </w:del>
      <w:ins w:id="389" w:author="Stefanie Lane" w:date="2022-08-26T14:41:00Z">
        <w:r w:rsidR="00F43564">
          <w:t xml:space="preserve">indicator </w:t>
        </w:r>
      </w:ins>
      <w:del w:id="390" w:author="Stefanie Lane" w:date="2022-08-29T18:49:00Z">
        <w:r w:rsidDel="00827754">
          <w:delText xml:space="preserve">species </w:delText>
        </w:r>
      </w:del>
      <w:ins w:id="391" w:author="Stefanie Lane" w:date="2022-08-29T18:49:00Z">
        <w:r w:rsidR="00827754">
          <w:t>sedge</w:t>
        </w:r>
        <w:r w:rsidR="00827754">
          <w:t xml:space="preserve"> </w:t>
        </w:r>
      </w:ins>
      <w:del w:id="392" w:author="Stefanie Lane" w:date="2022-08-26T14:48:00Z">
        <w:r w:rsidRPr="00AC2BE4" w:rsidDel="00495EC1">
          <w:rPr>
            <w:i/>
          </w:rPr>
          <w:delText xml:space="preserve">Carex </w:delText>
        </w:r>
      </w:del>
      <w:ins w:id="393" w:author="Stefanie Lane" w:date="2022-08-26T14:48:00Z">
        <w:r w:rsidR="00495EC1">
          <w:rPr>
            <w:i/>
          </w:rPr>
          <w:t>C.</w:t>
        </w:r>
        <w:r w:rsidR="00495EC1" w:rsidRPr="00AC2BE4">
          <w:rPr>
            <w:i/>
          </w:rPr>
          <w:t xml:space="preserve"> </w:t>
        </w:r>
      </w:ins>
      <w:r w:rsidRPr="00AC2BE4">
        <w:rPr>
          <w:i/>
        </w:rPr>
        <w:t>lyngbyei</w:t>
      </w:r>
      <w:r>
        <w:t xml:space="preserve"> and exotic </w:t>
      </w:r>
      <w:ins w:id="394" w:author="Stefanie Lane" w:date="2022-08-29T18:49:00Z">
        <w:r w:rsidR="00827754">
          <w:t xml:space="preserve">indicator </w:t>
        </w:r>
      </w:ins>
      <w:r>
        <w:t xml:space="preserve">grass </w:t>
      </w:r>
      <w:del w:id="395" w:author="Stefanie Lane" w:date="2022-08-26T14:48:00Z">
        <w:r w:rsidRPr="00AC2BE4" w:rsidDel="00495EC1">
          <w:rPr>
            <w:i/>
          </w:rPr>
          <w:delText xml:space="preserve">Agrostis </w:delText>
        </w:r>
      </w:del>
      <w:ins w:id="396" w:author="Stefanie Lane" w:date="2022-08-26T14:48:00Z">
        <w:r w:rsidR="00495EC1">
          <w:rPr>
            <w:i/>
          </w:rPr>
          <w:t>A.</w:t>
        </w:r>
        <w:r w:rsidR="00495EC1" w:rsidRPr="00AC2BE4">
          <w:rPr>
            <w:i/>
          </w:rPr>
          <w:t xml:space="preserve"> </w:t>
        </w:r>
      </w:ins>
      <w:r w:rsidRPr="00AC2BE4">
        <w:rPr>
          <w:i/>
        </w:rPr>
        <w:t>stolonifera</w:t>
      </w:r>
      <w:r>
        <w:t xml:space="preserve"> had decreased cover abundance from 1979-2019 (</w:t>
      </w:r>
      <w:del w:id="397" w:author="Stefanie Lane" w:date="2022-08-29T18:46:00Z">
        <w:r w:rsidDel="00F66A63">
          <w:delText>Figure 3</w:delText>
        </w:r>
      </w:del>
      <w:ins w:id="398" w:author="Stefanie Lane" w:date="2022-08-29T18:46:00Z">
        <w:r w:rsidR="00F66A63">
          <w:fldChar w:fldCharType="begin"/>
        </w:r>
        <w:r w:rsidR="00F66A63">
          <w:instrText xml:space="preserve"> REF _Ref94197029 \h </w:instrText>
        </w:r>
      </w:ins>
      <w:r w:rsidR="00F66A63">
        <w:fldChar w:fldCharType="separate"/>
      </w:r>
      <w:ins w:id="399" w:author="Stefanie Lane" w:date="2022-08-29T18:46:00Z">
        <w:r w:rsidR="00F66A63">
          <w:t xml:space="preserve">Figure </w:t>
        </w:r>
        <w:r w:rsidR="00F66A63">
          <w:rPr>
            <w:noProof/>
          </w:rPr>
          <w:t>2</w:t>
        </w:r>
        <w:r w:rsidR="00F66A63">
          <w:fldChar w:fldCharType="end"/>
        </w:r>
        <w:r w:rsidR="00F66A63">
          <w:t xml:space="preserve">, </w:t>
        </w:r>
      </w:ins>
      <w:ins w:id="400" w:author="Stefanie Lane" w:date="2022-08-29T18:47:00Z">
        <w:r w:rsidR="00F66A63">
          <w:fldChar w:fldCharType="begin"/>
        </w:r>
        <w:r w:rsidR="00F66A63">
          <w:instrText xml:space="preserve"> REF _Ref112423328 \h </w:instrText>
        </w:r>
      </w:ins>
      <w:r w:rsidR="00F66A63">
        <w:fldChar w:fldCharType="separate"/>
      </w:r>
      <w:ins w:id="401" w:author="Stefanie Lane" w:date="2022-08-29T18:47:00Z">
        <w:r w:rsidR="00F66A63">
          <w:t xml:space="preserve">Table </w:t>
        </w:r>
        <w:r w:rsidR="00F66A63">
          <w:rPr>
            <w:noProof/>
          </w:rPr>
          <w:t>3</w:t>
        </w:r>
        <w:r w:rsidR="00F66A63">
          <w:fldChar w:fldCharType="end"/>
        </w:r>
      </w:ins>
      <w:r>
        <w:t xml:space="preserve">), with each species losing ~25-35% cover abundance between 1979-2019. Meanwhile, exotic species </w:t>
      </w:r>
      <w:r w:rsidRPr="00AC2BE4">
        <w:rPr>
          <w:i/>
        </w:rPr>
        <w:t xml:space="preserve">Lythrum salicaria </w:t>
      </w:r>
      <w:r>
        <w:t xml:space="preserve">and </w:t>
      </w:r>
      <w:del w:id="402" w:author="Stefanie Lane" w:date="2022-08-26T14:49:00Z">
        <w:r w:rsidRPr="00AC2BE4" w:rsidDel="00495EC1">
          <w:rPr>
            <w:i/>
          </w:rPr>
          <w:delText xml:space="preserve">Festuca </w:delText>
        </w:r>
      </w:del>
      <w:ins w:id="403" w:author="Stefanie Lane" w:date="2022-08-26T14:49:00Z">
        <w:r w:rsidR="00495EC1">
          <w:rPr>
            <w:i/>
          </w:rPr>
          <w:t>F.</w:t>
        </w:r>
        <w:r w:rsidR="00495EC1" w:rsidRPr="00AC2BE4">
          <w:rPr>
            <w:i/>
          </w:rPr>
          <w:t xml:space="preserve"> </w:t>
        </w:r>
      </w:ins>
      <w:r w:rsidRPr="00AC2BE4">
        <w:rPr>
          <w:i/>
        </w:rPr>
        <w:t>arundinaceae</w:t>
      </w:r>
      <w:r>
        <w:t xml:space="preserve"> increased ~50% and 100%, respectively, in abundance (</w:t>
      </w:r>
      <w:r w:rsidRPr="00AC2BE4">
        <w:rPr>
          <w:u w:val="single"/>
        </w:rPr>
        <w:t>&lt;</w:t>
      </w:r>
      <w:r>
        <w:t xml:space="preserve"> 25% mean cover) by 2019 (</w:t>
      </w:r>
      <w:del w:id="404" w:author="Stefanie Lane" w:date="2022-08-29T18:49:00Z">
        <w:r w:rsidDel="00827754">
          <w:delText>Table 7</w:delText>
        </w:r>
      </w:del>
      <w:ins w:id="405" w:author="Stefanie Lane" w:date="2022-08-29T18:49:00Z">
        <w:r w:rsidR="00827754">
          <w:fldChar w:fldCharType="begin"/>
        </w:r>
        <w:r w:rsidR="00827754">
          <w:instrText xml:space="preserve"> REF _Ref103170147 \h </w:instrText>
        </w:r>
      </w:ins>
      <w:r w:rsidR="00827754">
        <w:fldChar w:fldCharType="separate"/>
      </w:r>
      <w:ins w:id="406" w:author="Stefanie Lane" w:date="2022-08-29T18:49:00Z">
        <w:r w:rsidR="00827754">
          <w:t xml:space="preserve">Table </w:t>
        </w:r>
        <w:r w:rsidR="00827754">
          <w:rPr>
            <w:noProof/>
          </w:rPr>
          <w:t>7</w:t>
        </w:r>
        <w:r w:rsidR="00827754">
          <w:fldChar w:fldCharType="end"/>
        </w:r>
      </w:ins>
      <w:r>
        <w:t xml:space="preserve">). Similarly, in the Bogbean assemblage, cover abundance of native keystone species </w:t>
      </w:r>
      <w:del w:id="407" w:author="Stefanie Lane" w:date="2022-08-26T14:49:00Z">
        <w:r w:rsidRPr="00AC2BE4" w:rsidDel="00495EC1">
          <w:rPr>
            <w:i/>
          </w:rPr>
          <w:delText xml:space="preserve">Menyanthes </w:delText>
        </w:r>
      </w:del>
      <w:ins w:id="408" w:author="Stefanie Lane" w:date="2022-08-26T14:49:00Z">
        <w:r w:rsidR="00495EC1">
          <w:rPr>
            <w:i/>
          </w:rPr>
          <w:t>M.</w:t>
        </w:r>
        <w:r w:rsidR="00495EC1" w:rsidRPr="00AC2BE4">
          <w:rPr>
            <w:i/>
          </w:rPr>
          <w:t xml:space="preserve"> </w:t>
        </w:r>
      </w:ins>
      <w:r w:rsidRPr="00AC2BE4">
        <w:rPr>
          <w:i/>
        </w:rPr>
        <w:t>trifoliata</w:t>
      </w:r>
      <w:r>
        <w:t xml:space="preserve"> had declined ~21% (50-75% mean cover) by 2019, while cover of exotic </w:t>
      </w:r>
      <w:r w:rsidRPr="00AC2BE4">
        <w:rPr>
          <w:i/>
        </w:rPr>
        <w:t>Mentha aquatica</w:t>
      </w:r>
      <w:ins w:id="409" w:author="Stefanie Lane" w:date="2022-08-26T14:49:00Z">
        <w:r w:rsidR="00495EC1">
          <w:t xml:space="preserve"> L.</w:t>
        </w:r>
      </w:ins>
      <w:r w:rsidRPr="00AC2BE4">
        <w:rPr>
          <w:i/>
        </w:rPr>
        <w:t xml:space="preserve"> </w:t>
      </w:r>
      <w:r>
        <w:t xml:space="preserve">had increased ~385% (~25-50% mean cover). In summary, while the dominant species are maintained, their cover abundance within each assemblage is declining. Moreover, some exotic species have increased substantially in cover abundance in the Fescue and Bogbean </w:t>
      </w:r>
      <w:r>
        <w:lastRenderedPageBreak/>
        <w:t>assemblages since the original survey</w:t>
      </w:r>
      <w:del w:id="410" w:author="Stefanie Lane" w:date="2022-08-26T16:35:00Z">
        <w:r w:rsidDel="002D727E">
          <w:delText>,</w:delText>
        </w:r>
      </w:del>
      <w:ins w:id="411" w:author="Stefanie Lane" w:date="2022-08-26T16:35:00Z">
        <w:r w:rsidR="002D727E">
          <w:t xml:space="preserve">. Increasing abundance of exotic species within each assemblage is likely driving the </w:t>
        </w:r>
      </w:ins>
      <w:ins w:id="412" w:author="Stefanie Lane" w:date="2022-08-26T16:41:00Z">
        <w:r w:rsidR="00464F00">
          <w:t>greater similarity with assemblages (</w:t>
        </w:r>
      </w:ins>
      <w:ins w:id="413" w:author="Stefanie Lane" w:date="2022-08-26T16:35:00Z">
        <w:r w:rsidR="002D727E">
          <w:t>homogenization</w:t>
        </w:r>
      </w:ins>
      <w:ins w:id="414" w:author="Stefanie Lane" w:date="2022-08-26T16:41:00Z">
        <w:r w:rsidR="00464F00">
          <w:t>)</w:t>
        </w:r>
      </w:ins>
      <w:ins w:id="415" w:author="Stefanie Lane" w:date="2022-08-26T16:35:00Z">
        <w:r w:rsidR="002D727E">
          <w:t xml:space="preserve"> and</w:t>
        </w:r>
      </w:ins>
      <w:ins w:id="416" w:author="Stefanie Lane" w:date="2022-08-26T16:41:00Z">
        <w:r w:rsidR="00464F00">
          <w:t xml:space="preserve"> greater</w:t>
        </w:r>
      </w:ins>
      <w:ins w:id="417" w:author="Stefanie Lane" w:date="2022-08-26T16:35:00Z">
        <w:r w:rsidR="002D727E">
          <w:t xml:space="preserve"> dissimilarity between assemblages, as shown by cluster analysis</w:t>
        </w:r>
      </w:ins>
      <w:ins w:id="418" w:author="Stefanie Lane" w:date="2022-08-26T16:36:00Z">
        <w:r w:rsidR="00DD10A0">
          <w:t xml:space="preserve"> (</w:t>
        </w:r>
        <w:r w:rsidR="00DD10A0">
          <w:fldChar w:fldCharType="begin"/>
        </w:r>
        <w:r w:rsidR="00DD10A0">
          <w:instrText xml:space="preserve"> REF _Ref94197029 \h </w:instrText>
        </w:r>
      </w:ins>
      <w:r w:rsidR="00DD10A0">
        <w:fldChar w:fldCharType="separate"/>
      </w:r>
      <w:ins w:id="419" w:author="Stefanie Lane" w:date="2022-08-26T16:36:00Z">
        <w:r w:rsidR="00DD10A0">
          <w:t xml:space="preserve">Figure </w:t>
        </w:r>
        <w:r w:rsidR="00DD10A0">
          <w:rPr>
            <w:noProof/>
          </w:rPr>
          <w:t>2</w:t>
        </w:r>
        <w:r w:rsidR="00DD10A0">
          <w:fldChar w:fldCharType="end"/>
        </w:r>
        <w:r w:rsidR="00DD10A0">
          <w:t>)</w:t>
        </w:r>
      </w:ins>
      <w:ins w:id="420" w:author="Stefanie Lane" w:date="2022-08-26T16:35:00Z">
        <w:r w:rsidR="002D727E">
          <w:t xml:space="preserve">. </w:t>
        </w:r>
      </w:ins>
      <w:r>
        <w:t xml:space="preserve"> </w:t>
      </w:r>
      <w:commentRangeStart w:id="421"/>
      <w:del w:id="422" w:author="Stefanie Lane" w:date="2022-08-26T16:35:00Z">
        <w:r w:rsidDel="002D727E">
          <w:delText xml:space="preserve">indicating </w:delText>
        </w:r>
        <w:commentRangeEnd w:id="421"/>
        <w:r w:rsidR="00F03EF9" w:rsidDel="002D727E">
          <w:rPr>
            <w:rStyle w:val="CommentReference"/>
          </w:rPr>
          <w:commentReference w:id="421"/>
        </w:r>
        <w:r w:rsidDel="002D727E">
          <w:delText xml:space="preserve">these assemblages are becoming increasingly occupied by exotic species. </w:delText>
        </w:r>
      </w:del>
    </w:p>
    <w:p w14:paraId="4F3075E3" w14:textId="77777777" w:rsidR="00736096" w:rsidRDefault="00736096" w:rsidP="00E12966">
      <w:pPr>
        <w:ind w:firstLine="720"/>
        <w:rPr>
          <w:ins w:id="423" w:author="Stefanie Lane" w:date="2022-08-29T18:41:00Z"/>
        </w:rPr>
      </w:pPr>
    </w:p>
    <w:p w14:paraId="146DAC27" w14:textId="55EF3FA2" w:rsidR="00736096" w:rsidRPr="0022148A" w:rsidRDefault="00736096" w:rsidP="00736096">
      <w:pPr>
        <w:pStyle w:val="Caption"/>
        <w:rPr>
          <w:ins w:id="424" w:author="Stefanie Lane" w:date="2022-08-29T18:41:00Z"/>
          <w:i w:val="0"/>
          <w:iCs w:val="0"/>
          <w:color w:val="auto"/>
          <w:sz w:val="22"/>
          <w:szCs w:val="22"/>
        </w:rPr>
      </w:pPr>
      <w:ins w:id="425" w:author="Stefanie Lane" w:date="2022-08-29T18:41:00Z">
        <w:r>
          <w:t xml:space="preserve">Table </w:t>
        </w:r>
        <w:r>
          <w:fldChar w:fldCharType="begin"/>
        </w:r>
        <w:r>
          <w:instrText xml:space="preserve"> SEQ Table \* ARABIC </w:instrText>
        </w:r>
        <w:r>
          <w:fldChar w:fldCharType="separate"/>
        </w:r>
        <w:r>
          <w:rPr>
            <w:noProof/>
          </w:rPr>
          <w:t>1</w:t>
        </w:r>
        <w:r>
          <w:rPr>
            <w:noProof/>
          </w:rPr>
          <w:fldChar w:fldCharType="end"/>
        </w:r>
        <w:r w:rsidRPr="00C2460B">
          <w:t xml:space="preserve"> </w:t>
        </w:r>
        <w:r w:rsidRPr="00C2460B">
          <w:rPr>
            <w:rFonts w:ascii="Calibri" w:eastAsia="Calibri" w:hAnsi="Calibri" w:cs="Calibri"/>
            <w:iCs w:val="0"/>
            <w:color w:val="44546A"/>
          </w:rPr>
          <w: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t>
        </w:r>
        <w:r>
          <w:rPr>
            <w:rFonts w:ascii="Calibri" w:eastAsia="Calibri" w:hAnsi="Calibri" w:cs="Calibri"/>
            <w:iCs w:val="0"/>
            <w:color w:val="44546A"/>
          </w:rPr>
          <w:t xml:space="preserve"> Plot loss did not appear to have an effect on diversity components, as tested by bootstrapping a minimum of 18 plots per assemblage each year (</w:t>
        </w:r>
      </w:ins>
      <w:ins w:id="426" w:author="Stefanie Lane" w:date="2022-08-29T19:16:00Z">
        <w:r w:rsidR="00E37D78">
          <w:rPr>
            <w:rFonts w:ascii="Calibri" w:eastAsia="Calibri" w:hAnsi="Calibri" w:cs="Calibri"/>
            <w:iCs w:val="0"/>
            <w:color w:val="44546A"/>
          </w:rPr>
          <w:fldChar w:fldCharType="begin"/>
        </w:r>
        <w:r w:rsidR="00E37D78">
          <w:rPr>
            <w:rFonts w:ascii="Calibri" w:eastAsia="Calibri" w:hAnsi="Calibri" w:cs="Calibri"/>
            <w:iCs w:val="0"/>
            <w:color w:val="44546A"/>
          </w:rPr>
          <w:instrText xml:space="preserve"> REF _Ref110784178 \h </w:instrText>
        </w:r>
        <w:r w:rsidR="00E37D78">
          <w:rPr>
            <w:rFonts w:ascii="Calibri" w:eastAsia="Calibri" w:hAnsi="Calibri" w:cs="Calibri"/>
            <w:iCs w:val="0"/>
            <w:color w:val="44546A"/>
          </w:rPr>
        </w:r>
      </w:ins>
      <w:r w:rsidR="00E37D78">
        <w:rPr>
          <w:rFonts w:ascii="Calibri" w:eastAsia="Calibri" w:hAnsi="Calibri" w:cs="Calibri"/>
          <w:iCs w:val="0"/>
          <w:color w:val="44546A"/>
        </w:rPr>
        <w:fldChar w:fldCharType="separate"/>
      </w:r>
      <w:ins w:id="427" w:author="Stefanie Lane" w:date="2022-08-29T19:16:00Z">
        <w:r w:rsidR="00E37D78">
          <w:t xml:space="preserve">Table </w:t>
        </w:r>
        <w:r w:rsidR="00E37D78">
          <w:rPr>
            <w:noProof/>
          </w:rPr>
          <w:t>5</w:t>
        </w:r>
        <w:r w:rsidR="00E37D78">
          <w:rPr>
            <w:rFonts w:ascii="Calibri" w:eastAsia="Calibri" w:hAnsi="Calibri" w:cs="Calibri"/>
            <w:iCs w:val="0"/>
            <w:color w:val="44546A"/>
          </w:rPr>
          <w:fldChar w:fldCharType="end"/>
        </w:r>
      </w:ins>
      <w:ins w:id="428" w:author="Stefanie Lane" w:date="2022-08-29T18:41:00Z">
        <w:r>
          <w:rPr>
            <w:rFonts w:ascii="Calibri" w:eastAsia="Calibri" w:hAnsi="Calibri" w:cs="Calibri"/>
            <w:iCs w:val="0"/>
            <w:color w:val="44546A"/>
          </w:rPr>
          <w:t xml:space="preserve">)  </w:t>
        </w:r>
      </w:ins>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736096" w:rsidRPr="00823843" w14:paraId="202BA69E" w14:textId="77777777" w:rsidTr="00BC59CD">
        <w:trPr>
          <w:trHeight w:val="470"/>
          <w:jc w:val="center"/>
          <w:ins w:id="429" w:author="Stefanie Lane" w:date="2022-08-29T18:41:00Z"/>
        </w:trPr>
        <w:tc>
          <w:tcPr>
            <w:tcW w:w="1080" w:type="dxa"/>
            <w:tcBorders>
              <w:top w:val="nil"/>
              <w:left w:val="nil"/>
              <w:bottom w:val="nil"/>
              <w:right w:val="nil"/>
            </w:tcBorders>
            <w:shd w:val="clear" w:color="auto" w:fill="auto"/>
            <w:noWrap/>
            <w:vAlign w:val="bottom"/>
            <w:hideMark/>
          </w:tcPr>
          <w:p w14:paraId="4E720E63" w14:textId="77777777" w:rsidR="00736096" w:rsidRPr="00823843" w:rsidRDefault="00736096" w:rsidP="00BC59CD">
            <w:pPr>
              <w:spacing w:after="0" w:line="240" w:lineRule="auto"/>
              <w:rPr>
                <w:ins w:id="430" w:author="Stefanie Lane" w:date="2022-08-29T18:41:00Z"/>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089ECAFA" w14:textId="77777777" w:rsidR="00736096" w:rsidRPr="00823843" w:rsidRDefault="00736096" w:rsidP="00BC59CD">
            <w:pPr>
              <w:spacing w:after="0" w:line="240" w:lineRule="auto"/>
              <w:jc w:val="center"/>
              <w:rPr>
                <w:ins w:id="431" w:author="Stefanie Lane" w:date="2022-08-29T18:41:00Z"/>
                <w:rFonts w:ascii="Calibri" w:eastAsia="Times New Roman" w:hAnsi="Calibri" w:cs="Calibri"/>
                <w:b/>
                <w:bCs/>
                <w:color w:val="000000"/>
                <w:sz w:val="20"/>
                <w:szCs w:val="20"/>
              </w:rPr>
            </w:pPr>
            <w:ins w:id="432" w:author="Stefanie Lane" w:date="2022-08-29T18:41:00Z">
              <w:r w:rsidRPr="00823843">
                <w:rPr>
                  <w:rFonts w:ascii="Calibri" w:eastAsia="Times New Roman" w:hAnsi="Calibri" w:cs="Calibri"/>
                  <w:b/>
                  <w:bCs/>
                  <w:color w:val="000000"/>
                  <w:sz w:val="20"/>
                  <w:szCs w:val="20"/>
                </w:rPr>
                <w:t>Plot-level components</w:t>
              </w:r>
            </w:ins>
          </w:p>
        </w:tc>
        <w:tc>
          <w:tcPr>
            <w:tcW w:w="300" w:type="dxa"/>
            <w:tcBorders>
              <w:top w:val="nil"/>
              <w:left w:val="nil"/>
              <w:bottom w:val="nil"/>
              <w:right w:val="nil"/>
            </w:tcBorders>
            <w:shd w:val="clear" w:color="auto" w:fill="auto"/>
            <w:vAlign w:val="center"/>
            <w:hideMark/>
          </w:tcPr>
          <w:p w14:paraId="4EDD9895" w14:textId="77777777" w:rsidR="00736096" w:rsidRPr="00823843" w:rsidRDefault="00736096" w:rsidP="00BC59CD">
            <w:pPr>
              <w:spacing w:after="0" w:line="240" w:lineRule="auto"/>
              <w:jc w:val="center"/>
              <w:rPr>
                <w:ins w:id="433" w:author="Stefanie Lane" w:date="2022-08-29T18:41: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26337C13" w14:textId="77777777" w:rsidR="00736096" w:rsidRPr="00823843" w:rsidRDefault="00736096" w:rsidP="00BC59CD">
            <w:pPr>
              <w:spacing w:after="0" w:line="240" w:lineRule="auto"/>
              <w:jc w:val="center"/>
              <w:rPr>
                <w:ins w:id="434" w:author="Stefanie Lane" w:date="2022-08-29T18:41:00Z"/>
                <w:rFonts w:ascii="Calibri" w:eastAsia="Times New Roman" w:hAnsi="Calibri" w:cs="Calibri"/>
                <w:b/>
                <w:bCs/>
                <w:color w:val="000000"/>
                <w:sz w:val="20"/>
                <w:szCs w:val="20"/>
              </w:rPr>
            </w:pPr>
            <w:ins w:id="435" w:author="Stefanie Lane" w:date="2022-08-29T18:41:00Z">
              <w:r w:rsidRPr="00823843">
                <w:rPr>
                  <w:rFonts w:ascii="Calibri" w:eastAsia="Times New Roman" w:hAnsi="Calibri" w:cs="Calibri"/>
                  <w:b/>
                  <w:bCs/>
                  <w:color w:val="000000"/>
                  <w:sz w:val="20"/>
                  <w:szCs w:val="20"/>
                </w:rPr>
                <w:t>Diversity components</w:t>
              </w:r>
            </w:ins>
          </w:p>
        </w:tc>
      </w:tr>
      <w:tr w:rsidR="00736096" w:rsidRPr="00823843" w14:paraId="3FB2FF04" w14:textId="77777777" w:rsidTr="00BC59CD">
        <w:trPr>
          <w:trHeight w:val="780"/>
          <w:jc w:val="center"/>
          <w:ins w:id="436" w:author="Stefanie Lane" w:date="2022-08-29T18:41:00Z"/>
        </w:trPr>
        <w:tc>
          <w:tcPr>
            <w:tcW w:w="1080" w:type="dxa"/>
            <w:tcBorders>
              <w:top w:val="single" w:sz="4" w:space="0" w:color="auto"/>
              <w:left w:val="nil"/>
              <w:bottom w:val="single" w:sz="4" w:space="0" w:color="auto"/>
              <w:right w:val="nil"/>
            </w:tcBorders>
            <w:shd w:val="clear" w:color="auto" w:fill="auto"/>
            <w:vAlign w:val="center"/>
            <w:hideMark/>
          </w:tcPr>
          <w:p w14:paraId="45A3BA57" w14:textId="77777777" w:rsidR="00736096" w:rsidRPr="00823843" w:rsidRDefault="00736096" w:rsidP="00BC59CD">
            <w:pPr>
              <w:spacing w:after="0" w:line="240" w:lineRule="auto"/>
              <w:jc w:val="center"/>
              <w:rPr>
                <w:ins w:id="437" w:author="Stefanie Lane" w:date="2022-08-29T18:41:00Z"/>
                <w:rFonts w:ascii="Calibri" w:eastAsia="Times New Roman" w:hAnsi="Calibri" w:cs="Calibri"/>
                <w:b/>
                <w:bCs/>
                <w:color w:val="000000"/>
                <w:sz w:val="20"/>
                <w:szCs w:val="20"/>
              </w:rPr>
            </w:pPr>
            <w:ins w:id="438" w:author="Stefanie Lane" w:date="2022-08-29T18:41:00Z">
              <w:r w:rsidRPr="00823843">
                <w:rPr>
                  <w:rFonts w:ascii="Calibri" w:eastAsia="Times New Roman" w:hAnsi="Calibri" w:cs="Calibri"/>
                  <w:b/>
                  <w:bCs/>
                  <w:color w:val="000000"/>
                  <w:sz w:val="20"/>
                  <w:szCs w:val="20"/>
                </w:rPr>
                <w:t>Assemblage</w:t>
              </w:r>
            </w:ins>
          </w:p>
        </w:tc>
        <w:tc>
          <w:tcPr>
            <w:tcW w:w="840" w:type="dxa"/>
            <w:tcBorders>
              <w:top w:val="single" w:sz="4" w:space="0" w:color="auto"/>
              <w:left w:val="nil"/>
              <w:bottom w:val="single" w:sz="4" w:space="0" w:color="auto"/>
              <w:right w:val="nil"/>
            </w:tcBorders>
            <w:shd w:val="clear" w:color="auto" w:fill="auto"/>
            <w:vAlign w:val="center"/>
            <w:hideMark/>
          </w:tcPr>
          <w:p w14:paraId="35306543" w14:textId="77777777" w:rsidR="00736096" w:rsidRPr="00823843" w:rsidRDefault="00736096" w:rsidP="00BC59CD">
            <w:pPr>
              <w:spacing w:after="0" w:line="240" w:lineRule="auto"/>
              <w:jc w:val="center"/>
              <w:rPr>
                <w:ins w:id="439" w:author="Stefanie Lane" w:date="2022-08-29T18:41:00Z"/>
                <w:rFonts w:ascii="Calibri" w:eastAsia="Times New Roman" w:hAnsi="Calibri" w:cs="Calibri"/>
                <w:b/>
                <w:bCs/>
                <w:color w:val="000000"/>
                <w:sz w:val="20"/>
                <w:szCs w:val="20"/>
              </w:rPr>
            </w:pPr>
            <w:ins w:id="440" w:author="Stefanie Lane" w:date="2022-08-29T18:41:00Z">
              <w:r w:rsidRPr="00823843">
                <w:rPr>
                  <w:rFonts w:ascii="Calibri" w:eastAsia="Times New Roman" w:hAnsi="Calibri" w:cs="Calibri"/>
                  <w:b/>
                  <w:bCs/>
                  <w:color w:val="000000"/>
                  <w:sz w:val="20"/>
                  <w:szCs w:val="20"/>
                </w:rPr>
                <w:t>No. quadrats</w:t>
              </w:r>
            </w:ins>
          </w:p>
        </w:tc>
        <w:tc>
          <w:tcPr>
            <w:tcW w:w="700" w:type="dxa"/>
            <w:tcBorders>
              <w:top w:val="single" w:sz="4" w:space="0" w:color="auto"/>
              <w:left w:val="nil"/>
              <w:bottom w:val="single" w:sz="4" w:space="0" w:color="auto"/>
              <w:right w:val="nil"/>
            </w:tcBorders>
            <w:shd w:val="clear" w:color="auto" w:fill="auto"/>
            <w:vAlign w:val="center"/>
            <w:hideMark/>
          </w:tcPr>
          <w:p w14:paraId="1CA98406" w14:textId="77777777" w:rsidR="00736096" w:rsidRPr="00823843" w:rsidRDefault="00736096" w:rsidP="00BC59CD">
            <w:pPr>
              <w:spacing w:after="0" w:line="240" w:lineRule="auto"/>
              <w:jc w:val="center"/>
              <w:rPr>
                <w:ins w:id="441" w:author="Stefanie Lane" w:date="2022-08-29T18:41:00Z"/>
                <w:rFonts w:ascii="Calibri" w:eastAsia="Times New Roman" w:hAnsi="Calibri" w:cs="Calibri"/>
                <w:b/>
                <w:bCs/>
                <w:color w:val="000000"/>
                <w:sz w:val="20"/>
                <w:szCs w:val="20"/>
              </w:rPr>
            </w:pPr>
            <w:ins w:id="442" w:author="Stefanie Lane" w:date="2022-08-29T18:41:00Z">
              <w:r w:rsidRPr="00823843">
                <w:rPr>
                  <w:rFonts w:ascii="Calibri" w:eastAsia="Times New Roman" w:hAnsi="Calibri" w:cs="Calibri"/>
                  <w:b/>
                  <w:bCs/>
                  <w:color w:val="000000"/>
                  <w:sz w:val="20"/>
                  <w:szCs w:val="20"/>
                </w:rPr>
                <w:t>No. species</w:t>
              </w:r>
            </w:ins>
          </w:p>
        </w:tc>
        <w:tc>
          <w:tcPr>
            <w:tcW w:w="300" w:type="dxa"/>
            <w:tcBorders>
              <w:top w:val="nil"/>
              <w:left w:val="nil"/>
              <w:bottom w:val="nil"/>
              <w:right w:val="nil"/>
            </w:tcBorders>
            <w:shd w:val="clear" w:color="auto" w:fill="auto"/>
            <w:vAlign w:val="center"/>
            <w:hideMark/>
          </w:tcPr>
          <w:p w14:paraId="2E3A9500" w14:textId="77777777" w:rsidR="00736096" w:rsidRPr="00823843" w:rsidRDefault="00736096" w:rsidP="00BC59CD">
            <w:pPr>
              <w:spacing w:after="0" w:line="240" w:lineRule="auto"/>
              <w:jc w:val="center"/>
              <w:rPr>
                <w:ins w:id="443" w:author="Stefanie Lane" w:date="2022-08-29T18:41: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1872EB08" w14:textId="77777777" w:rsidR="00736096" w:rsidRPr="00823843" w:rsidRDefault="00736096" w:rsidP="00BC59CD">
            <w:pPr>
              <w:spacing w:after="0" w:line="240" w:lineRule="auto"/>
              <w:jc w:val="center"/>
              <w:rPr>
                <w:ins w:id="444" w:author="Stefanie Lane" w:date="2022-08-29T18:41:00Z"/>
                <w:rFonts w:ascii="Calibri" w:eastAsia="Times New Roman" w:hAnsi="Calibri" w:cs="Calibri"/>
                <w:b/>
                <w:bCs/>
                <w:color w:val="000000"/>
                <w:sz w:val="20"/>
                <w:szCs w:val="20"/>
              </w:rPr>
            </w:pPr>
            <w:ins w:id="445" w:author="Stefanie Lane" w:date="2022-08-29T18:41:00Z">
              <w:r w:rsidRPr="00823843">
                <w:rPr>
                  <w:rFonts w:ascii="Calibri" w:eastAsia="Times New Roman" w:hAnsi="Calibri" w:cs="Calibri"/>
                  <w:b/>
                  <w:bCs/>
                  <w:color w:val="000000"/>
                  <w:sz w:val="20"/>
                  <w:szCs w:val="20"/>
                </w:rPr>
                <w:t>α diversity</w:t>
              </w:r>
            </w:ins>
          </w:p>
        </w:tc>
        <w:tc>
          <w:tcPr>
            <w:tcW w:w="800" w:type="dxa"/>
            <w:tcBorders>
              <w:top w:val="single" w:sz="4" w:space="0" w:color="auto"/>
              <w:left w:val="nil"/>
              <w:bottom w:val="single" w:sz="4" w:space="0" w:color="auto"/>
              <w:right w:val="nil"/>
            </w:tcBorders>
            <w:shd w:val="clear" w:color="auto" w:fill="auto"/>
            <w:vAlign w:val="center"/>
            <w:hideMark/>
          </w:tcPr>
          <w:p w14:paraId="0BAF5712" w14:textId="77777777" w:rsidR="00736096" w:rsidRPr="00823843" w:rsidRDefault="00736096" w:rsidP="00BC59CD">
            <w:pPr>
              <w:spacing w:after="0" w:line="240" w:lineRule="auto"/>
              <w:jc w:val="center"/>
              <w:rPr>
                <w:ins w:id="446" w:author="Stefanie Lane" w:date="2022-08-29T18:41:00Z"/>
                <w:rFonts w:ascii="Calibri" w:eastAsia="Times New Roman" w:hAnsi="Calibri" w:cs="Calibri"/>
                <w:b/>
                <w:bCs/>
                <w:color w:val="000000"/>
                <w:sz w:val="20"/>
                <w:szCs w:val="20"/>
              </w:rPr>
            </w:pPr>
            <w:ins w:id="447" w:author="Stefanie Lane" w:date="2022-08-29T18:41:00Z">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ins>
          </w:p>
        </w:tc>
        <w:tc>
          <w:tcPr>
            <w:tcW w:w="800" w:type="dxa"/>
            <w:tcBorders>
              <w:top w:val="single" w:sz="4" w:space="0" w:color="auto"/>
              <w:left w:val="nil"/>
              <w:bottom w:val="single" w:sz="4" w:space="0" w:color="auto"/>
              <w:right w:val="nil"/>
            </w:tcBorders>
            <w:shd w:val="clear" w:color="auto" w:fill="auto"/>
            <w:vAlign w:val="center"/>
            <w:hideMark/>
          </w:tcPr>
          <w:p w14:paraId="60ABF3C0" w14:textId="77777777" w:rsidR="00736096" w:rsidRPr="00823843" w:rsidRDefault="00736096" w:rsidP="00BC59CD">
            <w:pPr>
              <w:spacing w:after="0" w:line="240" w:lineRule="auto"/>
              <w:jc w:val="center"/>
              <w:rPr>
                <w:ins w:id="448" w:author="Stefanie Lane" w:date="2022-08-29T18:41:00Z"/>
                <w:rFonts w:ascii="Calibri" w:eastAsia="Times New Roman" w:hAnsi="Calibri" w:cs="Calibri"/>
                <w:b/>
                <w:bCs/>
                <w:color w:val="000000"/>
                <w:sz w:val="20"/>
                <w:szCs w:val="20"/>
              </w:rPr>
            </w:pPr>
            <w:ins w:id="449" w:author="Stefanie Lane" w:date="2022-08-29T18:41:00Z">
              <w:r w:rsidRPr="00823843">
                <w:rPr>
                  <w:rFonts w:ascii="Calibri" w:eastAsia="Times New Roman" w:hAnsi="Calibri" w:cs="Calibri"/>
                  <w:b/>
                  <w:bCs/>
                  <w:color w:val="000000"/>
                  <w:sz w:val="20"/>
                  <w:szCs w:val="20"/>
                </w:rPr>
                <w:t>β diversity</w:t>
              </w:r>
            </w:ins>
          </w:p>
        </w:tc>
      </w:tr>
      <w:tr w:rsidR="00736096" w:rsidRPr="00823843" w14:paraId="69EBB35A" w14:textId="77777777" w:rsidTr="00BC59CD">
        <w:trPr>
          <w:trHeight w:val="290"/>
          <w:jc w:val="center"/>
          <w:ins w:id="450" w:author="Stefanie Lane" w:date="2022-08-29T18:41:00Z"/>
        </w:trPr>
        <w:tc>
          <w:tcPr>
            <w:tcW w:w="1080" w:type="dxa"/>
            <w:tcBorders>
              <w:top w:val="nil"/>
              <w:left w:val="nil"/>
              <w:bottom w:val="nil"/>
              <w:right w:val="nil"/>
            </w:tcBorders>
            <w:shd w:val="clear" w:color="auto" w:fill="auto"/>
            <w:vAlign w:val="bottom"/>
            <w:hideMark/>
          </w:tcPr>
          <w:p w14:paraId="50EE165E" w14:textId="77777777" w:rsidR="00736096" w:rsidRPr="00823843" w:rsidRDefault="00736096" w:rsidP="00BC59CD">
            <w:pPr>
              <w:spacing w:after="0" w:line="240" w:lineRule="auto"/>
              <w:rPr>
                <w:ins w:id="451" w:author="Stefanie Lane" w:date="2022-08-29T18:41:00Z"/>
                <w:rFonts w:ascii="Calibri" w:eastAsia="Times New Roman" w:hAnsi="Calibri" w:cs="Calibri"/>
                <w:b/>
                <w:bCs/>
                <w:color w:val="000000"/>
                <w:sz w:val="20"/>
                <w:szCs w:val="20"/>
              </w:rPr>
            </w:pPr>
            <w:ins w:id="452" w:author="Stefanie Lane" w:date="2022-08-29T18:41:00Z">
              <w:r w:rsidRPr="00823843">
                <w:rPr>
                  <w:rFonts w:ascii="Calibri" w:eastAsia="Times New Roman" w:hAnsi="Calibri" w:cs="Calibri"/>
                  <w:b/>
                  <w:bCs/>
                  <w:color w:val="000000"/>
                  <w:sz w:val="20"/>
                  <w:szCs w:val="20"/>
                </w:rPr>
                <w:t>Sedge</w:t>
              </w:r>
            </w:ins>
          </w:p>
        </w:tc>
        <w:tc>
          <w:tcPr>
            <w:tcW w:w="840" w:type="dxa"/>
            <w:tcBorders>
              <w:top w:val="nil"/>
              <w:left w:val="nil"/>
              <w:bottom w:val="nil"/>
              <w:right w:val="nil"/>
            </w:tcBorders>
            <w:shd w:val="clear" w:color="auto" w:fill="auto"/>
            <w:noWrap/>
            <w:vAlign w:val="bottom"/>
            <w:hideMark/>
          </w:tcPr>
          <w:p w14:paraId="58DCECCA" w14:textId="77777777" w:rsidR="00736096" w:rsidRPr="00823843" w:rsidRDefault="00736096" w:rsidP="00BC59CD">
            <w:pPr>
              <w:spacing w:after="0" w:line="240" w:lineRule="auto"/>
              <w:rPr>
                <w:ins w:id="453"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E74D6A7" w14:textId="77777777" w:rsidR="00736096" w:rsidRPr="00823843" w:rsidRDefault="00736096" w:rsidP="00BC59CD">
            <w:pPr>
              <w:spacing w:after="0" w:line="240" w:lineRule="auto"/>
              <w:rPr>
                <w:ins w:id="454"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35B9344" w14:textId="77777777" w:rsidR="00736096" w:rsidRPr="00823843" w:rsidRDefault="00736096" w:rsidP="00BC59CD">
            <w:pPr>
              <w:spacing w:after="0" w:line="240" w:lineRule="auto"/>
              <w:rPr>
                <w:ins w:id="45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2D864B" w14:textId="77777777" w:rsidR="00736096" w:rsidRPr="00823843" w:rsidRDefault="00736096" w:rsidP="00BC59CD">
            <w:pPr>
              <w:spacing w:after="0" w:line="240" w:lineRule="auto"/>
              <w:rPr>
                <w:ins w:id="45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C85EF59" w14:textId="77777777" w:rsidR="00736096" w:rsidRPr="00823843" w:rsidRDefault="00736096" w:rsidP="00BC59CD">
            <w:pPr>
              <w:spacing w:after="0" w:line="240" w:lineRule="auto"/>
              <w:rPr>
                <w:ins w:id="45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93BE5CC" w14:textId="77777777" w:rsidR="00736096" w:rsidRPr="00823843" w:rsidRDefault="00736096" w:rsidP="00BC59CD">
            <w:pPr>
              <w:spacing w:after="0" w:line="240" w:lineRule="auto"/>
              <w:rPr>
                <w:ins w:id="458" w:author="Stefanie Lane" w:date="2022-08-29T18:41:00Z"/>
                <w:rFonts w:ascii="Times New Roman" w:eastAsia="Times New Roman" w:hAnsi="Times New Roman" w:cs="Times New Roman"/>
                <w:sz w:val="20"/>
                <w:szCs w:val="20"/>
              </w:rPr>
            </w:pPr>
          </w:p>
        </w:tc>
      </w:tr>
      <w:tr w:rsidR="00736096" w:rsidRPr="00823843" w14:paraId="49A0E6CD" w14:textId="77777777" w:rsidTr="00BC59CD">
        <w:trPr>
          <w:trHeight w:val="290"/>
          <w:jc w:val="center"/>
          <w:ins w:id="459"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124C6149" w14:textId="77777777" w:rsidR="00736096" w:rsidRPr="00823843" w:rsidRDefault="00736096" w:rsidP="00BC59CD">
            <w:pPr>
              <w:spacing w:after="0" w:line="240" w:lineRule="auto"/>
              <w:jc w:val="right"/>
              <w:rPr>
                <w:ins w:id="460" w:author="Stefanie Lane" w:date="2022-08-29T18:41:00Z"/>
                <w:rFonts w:ascii="Calibri" w:eastAsia="Times New Roman" w:hAnsi="Calibri" w:cs="Calibri"/>
                <w:color w:val="000000"/>
                <w:sz w:val="20"/>
                <w:szCs w:val="20"/>
              </w:rPr>
            </w:pPr>
            <w:ins w:id="461"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173CDBFA" w14:textId="77777777" w:rsidR="00736096" w:rsidRPr="00823843" w:rsidRDefault="00736096" w:rsidP="00BC59CD">
            <w:pPr>
              <w:spacing w:after="0" w:line="240" w:lineRule="auto"/>
              <w:jc w:val="center"/>
              <w:rPr>
                <w:ins w:id="462" w:author="Stefanie Lane" w:date="2022-08-29T18:41:00Z"/>
                <w:rFonts w:ascii="Calibri" w:eastAsia="Times New Roman" w:hAnsi="Calibri" w:cs="Calibri"/>
                <w:color w:val="000000"/>
                <w:sz w:val="20"/>
                <w:szCs w:val="20"/>
              </w:rPr>
            </w:pPr>
            <w:ins w:id="463" w:author="Stefanie Lane" w:date="2022-08-29T18:41:00Z">
              <w:r w:rsidRPr="00823843">
                <w:rPr>
                  <w:rFonts w:ascii="Calibri" w:eastAsia="Times New Roman" w:hAnsi="Calibri" w:cs="Calibri"/>
                  <w:color w:val="000000"/>
                  <w:sz w:val="20"/>
                  <w:szCs w:val="20"/>
                </w:rPr>
                <w:t>34</w:t>
              </w:r>
            </w:ins>
          </w:p>
        </w:tc>
        <w:tc>
          <w:tcPr>
            <w:tcW w:w="700" w:type="dxa"/>
            <w:tcBorders>
              <w:top w:val="single" w:sz="4" w:space="0" w:color="auto"/>
              <w:left w:val="nil"/>
              <w:bottom w:val="single" w:sz="4" w:space="0" w:color="auto"/>
              <w:right w:val="nil"/>
            </w:tcBorders>
            <w:shd w:val="clear" w:color="auto" w:fill="auto"/>
            <w:noWrap/>
            <w:vAlign w:val="bottom"/>
            <w:hideMark/>
          </w:tcPr>
          <w:p w14:paraId="14CFD0FA" w14:textId="77777777" w:rsidR="00736096" w:rsidRPr="00823843" w:rsidRDefault="00736096" w:rsidP="00BC59CD">
            <w:pPr>
              <w:spacing w:after="0" w:line="240" w:lineRule="auto"/>
              <w:jc w:val="center"/>
              <w:rPr>
                <w:ins w:id="464" w:author="Stefanie Lane" w:date="2022-08-29T18:41:00Z"/>
                <w:rFonts w:ascii="Calibri" w:eastAsia="Times New Roman" w:hAnsi="Calibri" w:cs="Calibri"/>
                <w:color w:val="000000"/>
                <w:sz w:val="20"/>
                <w:szCs w:val="20"/>
              </w:rPr>
            </w:pPr>
            <w:ins w:id="465" w:author="Stefanie Lane" w:date="2022-08-29T18:41: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0390C16B" w14:textId="77777777" w:rsidR="00736096" w:rsidRPr="00823843" w:rsidRDefault="00736096" w:rsidP="00BC59CD">
            <w:pPr>
              <w:spacing w:after="0" w:line="240" w:lineRule="auto"/>
              <w:jc w:val="center"/>
              <w:rPr>
                <w:ins w:id="466"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6358DAFE" w14:textId="77777777" w:rsidR="00736096" w:rsidRPr="00823843" w:rsidRDefault="00736096" w:rsidP="00BC59CD">
            <w:pPr>
              <w:spacing w:after="0" w:line="240" w:lineRule="auto"/>
              <w:jc w:val="center"/>
              <w:rPr>
                <w:ins w:id="467" w:author="Stefanie Lane" w:date="2022-08-29T18:41:00Z"/>
                <w:rFonts w:ascii="Calibri" w:eastAsia="Times New Roman" w:hAnsi="Calibri" w:cs="Calibri"/>
                <w:color w:val="000000"/>
                <w:sz w:val="20"/>
                <w:szCs w:val="20"/>
              </w:rPr>
            </w:pPr>
            <w:ins w:id="468" w:author="Stefanie Lane" w:date="2022-08-29T18:41:00Z">
              <w:r w:rsidRPr="00823843">
                <w:rPr>
                  <w:rFonts w:ascii="Calibri" w:eastAsia="Times New Roman" w:hAnsi="Calibri" w:cs="Calibri"/>
                  <w:color w:val="000000"/>
                  <w:sz w:val="20"/>
                  <w:szCs w:val="20"/>
                </w:rPr>
                <w:t>8.74</w:t>
              </w:r>
            </w:ins>
          </w:p>
        </w:tc>
        <w:tc>
          <w:tcPr>
            <w:tcW w:w="800" w:type="dxa"/>
            <w:tcBorders>
              <w:top w:val="single" w:sz="4" w:space="0" w:color="auto"/>
              <w:left w:val="nil"/>
              <w:bottom w:val="single" w:sz="4" w:space="0" w:color="auto"/>
              <w:right w:val="nil"/>
            </w:tcBorders>
            <w:shd w:val="clear" w:color="auto" w:fill="auto"/>
            <w:noWrap/>
            <w:vAlign w:val="bottom"/>
            <w:hideMark/>
          </w:tcPr>
          <w:p w14:paraId="62D63A28" w14:textId="77777777" w:rsidR="00736096" w:rsidRPr="00823843" w:rsidRDefault="00736096" w:rsidP="00BC59CD">
            <w:pPr>
              <w:spacing w:after="0" w:line="240" w:lineRule="auto"/>
              <w:jc w:val="center"/>
              <w:rPr>
                <w:ins w:id="469" w:author="Stefanie Lane" w:date="2022-08-29T18:41:00Z"/>
                <w:rFonts w:ascii="Calibri" w:eastAsia="Times New Roman" w:hAnsi="Calibri" w:cs="Calibri"/>
                <w:color w:val="000000"/>
                <w:sz w:val="20"/>
                <w:szCs w:val="20"/>
              </w:rPr>
            </w:pPr>
            <w:ins w:id="470" w:author="Stefanie Lane" w:date="2022-08-29T18:41:00Z">
              <w:r w:rsidRPr="00823843">
                <w:rPr>
                  <w:rFonts w:ascii="Calibri" w:eastAsia="Times New Roman" w:hAnsi="Calibri" w:cs="Calibri"/>
                  <w:color w:val="000000"/>
                  <w:sz w:val="20"/>
                  <w:szCs w:val="20"/>
                </w:rPr>
                <w:t>2.45</w:t>
              </w:r>
            </w:ins>
          </w:p>
        </w:tc>
        <w:tc>
          <w:tcPr>
            <w:tcW w:w="800" w:type="dxa"/>
            <w:tcBorders>
              <w:top w:val="single" w:sz="4" w:space="0" w:color="auto"/>
              <w:left w:val="nil"/>
              <w:bottom w:val="single" w:sz="4" w:space="0" w:color="auto"/>
              <w:right w:val="nil"/>
            </w:tcBorders>
            <w:shd w:val="clear" w:color="auto" w:fill="auto"/>
            <w:noWrap/>
            <w:vAlign w:val="bottom"/>
            <w:hideMark/>
          </w:tcPr>
          <w:p w14:paraId="4F820259" w14:textId="77777777" w:rsidR="00736096" w:rsidRPr="00823843" w:rsidRDefault="00736096" w:rsidP="00BC59CD">
            <w:pPr>
              <w:spacing w:after="0" w:line="240" w:lineRule="auto"/>
              <w:jc w:val="center"/>
              <w:rPr>
                <w:ins w:id="471" w:author="Stefanie Lane" w:date="2022-08-29T18:41:00Z"/>
                <w:rFonts w:ascii="Calibri" w:eastAsia="Times New Roman" w:hAnsi="Calibri" w:cs="Calibri"/>
                <w:color w:val="000000"/>
                <w:sz w:val="20"/>
                <w:szCs w:val="20"/>
              </w:rPr>
            </w:pPr>
            <w:ins w:id="472" w:author="Stefanie Lane" w:date="2022-08-29T18:41:00Z">
              <w:r w:rsidRPr="00823843">
                <w:rPr>
                  <w:rFonts w:ascii="Calibri" w:eastAsia="Times New Roman" w:hAnsi="Calibri" w:cs="Calibri"/>
                  <w:color w:val="000000"/>
                  <w:sz w:val="20"/>
                  <w:szCs w:val="20"/>
                </w:rPr>
                <w:t>3.89</w:t>
              </w:r>
            </w:ins>
          </w:p>
        </w:tc>
      </w:tr>
      <w:tr w:rsidR="00736096" w:rsidRPr="00823843" w14:paraId="7D636599" w14:textId="77777777" w:rsidTr="00BC59CD">
        <w:trPr>
          <w:trHeight w:val="290"/>
          <w:jc w:val="center"/>
          <w:ins w:id="473" w:author="Stefanie Lane" w:date="2022-08-29T18:41:00Z"/>
        </w:trPr>
        <w:tc>
          <w:tcPr>
            <w:tcW w:w="1080" w:type="dxa"/>
            <w:tcBorders>
              <w:top w:val="nil"/>
              <w:left w:val="nil"/>
              <w:bottom w:val="nil"/>
              <w:right w:val="nil"/>
            </w:tcBorders>
            <w:shd w:val="clear" w:color="auto" w:fill="auto"/>
            <w:noWrap/>
            <w:vAlign w:val="bottom"/>
            <w:hideMark/>
          </w:tcPr>
          <w:p w14:paraId="3CC3117A" w14:textId="77777777" w:rsidR="00736096" w:rsidRPr="00823843" w:rsidRDefault="00736096" w:rsidP="00BC59CD">
            <w:pPr>
              <w:spacing w:after="0" w:line="240" w:lineRule="auto"/>
              <w:jc w:val="right"/>
              <w:rPr>
                <w:ins w:id="474" w:author="Stefanie Lane" w:date="2022-08-29T18:41:00Z"/>
                <w:rFonts w:ascii="Calibri" w:eastAsia="Times New Roman" w:hAnsi="Calibri" w:cs="Calibri"/>
                <w:color w:val="000000"/>
                <w:sz w:val="20"/>
                <w:szCs w:val="20"/>
              </w:rPr>
            </w:pPr>
            <w:ins w:id="475"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22824858" w14:textId="77777777" w:rsidR="00736096" w:rsidRPr="00823843" w:rsidRDefault="00736096" w:rsidP="00BC59CD">
            <w:pPr>
              <w:spacing w:after="0" w:line="240" w:lineRule="auto"/>
              <w:jc w:val="center"/>
              <w:rPr>
                <w:ins w:id="476" w:author="Stefanie Lane" w:date="2022-08-29T18:41:00Z"/>
                <w:rFonts w:ascii="Calibri" w:eastAsia="Times New Roman" w:hAnsi="Calibri" w:cs="Calibri"/>
                <w:color w:val="000000"/>
                <w:sz w:val="20"/>
                <w:szCs w:val="20"/>
              </w:rPr>
            </w:pPr>
            <w:ins w:id="477" w:author="Stefanie Lane" w:date="2022-08-29T18:41:00Z">
              <w:r w:rsidRPr="00823843">
                <w:rPr>
                  <w:rFonts w:ascii="Calibri" w:eastAsia="Times New Roman" w:hAnsi="Calibri" w:cs="Calibri"/>
                  <w:color w:val="000000"/>
                  <w:sz w:val="20"/>
                  <w:szCs w:val="20"/>
                </w:rPr>
                <w:t>31</w:t>
              </w:r>
            </w:ins>
          </w:p>
        </w:tc>
        <w:tc>
          <w:tcPr>
            <w:tcW w:w="700" w:type="dxa"/>
            <w:tcBorders>
              <w:top w:val="nil"/>
              <w:left w:val="nil"/>
              <w:bottom w:val="nil"/>
              <w:right w:val="nil"/>
            </w:tcBorders>
            <w:shd w:val="clear" w:color="auto" w:fill="auto"/>
            <w:noWrap/>
            <w:vAlign w:val="bottom"/>
            <w:hideMark/>
          </w:tcPr>
          <w:p w14:paraId="7B1E1555" w14:textId="77777777" w:rsidR="00736096" w:rsidRPr="00823843" w:rsidRDefault="00736096" w:rsidP="00BC59CD">
            <w:pPr>
              <w:spacing w:after="0" w:line="240" w:lineRule="auto"/>
              <w:jc w:val="center"/>
              <w:rPr>
                <w:ins w:id="478" w:author="Stefanie Lane" w:date="2022-08-29T18:41:00Z"/>
                <w:rFonts w:ascii="Calibri" w:eastAsia="Times New Roman" w:hAnsi="Calibri" w:cs="Calibri"/>
                <w:color w:val="000000"/>
                <w:sz w:val="20"/>
                <w:szCs w:val="20"/>
              </w:rPr>
            </w:pPr>
            <w:ins w:id="479" w:author="Stefanie Lane" w:date="2022-08-29T18:41:00Z">
              <w:r w:rsidRPr="00823843">
                <w:rPr>
                  <w:rFonts w:ascii="Calibri" w:eastAsia="Times New Roman" w:hAnsi="Calibri" w:cs="Calibri"/>
                  <w:color w:val="000000"/>
                  <w:sz w:val="20"/>
                  <w:szCs w:val="20"/>
                </w:rPr>
                <w:t>35</w:t>
              </w:r>
            </w:ins>
          </w:p>
        </w:tc>
        <w:tc>
          <w:tcPr>
            <w:tcW w:w="300" w:type="dxa"/>
            <w:tcBorders>
              <w:top w:val="nil"/>
              <w:left w:val="nil"/>
              <w:bottom w:val="nil"/>
              <w:right w:val="nil"/>
            </w:tcBorders>
            <w:shd w:val="clear" w:color="auto" w:fill="auto"/>
            <w:noWrap/>
            <w:vAlign w:val="bottom"/>
            <w:hideMark/>
          </w:tcPr>
          <w:p w14:paraId="4C255504" w14:textId="77777777" w:rsidR="00736096" w:rsidRPr="00823843" w:rsidRDefault="00736096" w:rsidP="00BC59CD">
            <w:pPr>
              <w:spacing w:after="0" w:line="240" w:lineRule="auto"/>
              <w:jc w:val="center"/>
              <w:rPr>
                <w:ins w:id="480"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F3B4D19" w14:textId="77777777" w:rsidR="00736096" w:rsidRPr="00823843" w:rsidRDefault="00736096" w:rsidP="00BC59CD">
            <w:pPr>
              <w:spacing w:after="0" w:line="240" w:lineRule="auto"/>
              <w:jc w:val="center"/>
              <w:rPr>
                <w:ins w:id="481" w:author="Stefanie Lane" w:date="2022-08-29T18:41:00Z"/>
                <w:rFonts w:ascii="Calibri" w:eastAsia="Times New Roman" w:hAnsi="Calibri" w:cs="Calibri"/>
                <w:color w:val="000000"/>
                <w:sz w:val="20"/>
                <w:szCs w:val="20"/>
              </w:rPr>
            </w:pPr>
            <w:ins w:id="482" w:author="Stefanie Lane" w:date="2022-08-29T18:41:00Z">
              <w:r w:rsidRPr="00823843">
                <w:rPr>
                  <w:rFonts w:ascii="Calibri" w:eastAsia="Times New Roman" w:hAnsi="Calibri" w:cs="Calibri"/>
                  <w:color w:val="000000"/>
                  <w:sz w:val="20"/>
                  <w:szCs w:val="20"/>
                </w:rPr>
                <w:t>8.26</w:t>
              </w:r>
            </w:ins>
          </w:p>
        </w:tc>
        <w:tc>
          <w:tcPr>
            <w:tcW w:w="800" w:type="dxa"/>
            <w:tcBorders>
              <w:top w:val="nil"/>
              <w:left w:val="nil"/>
              <w:bottom w:val="single" w:sz="4" w:space="0" w:color="auto"/>
              <w:right w:val="nil"/>
            </w:tcBorders>
            <w:shd w:val="clear" w:color="auto" w:fill="auto"/>
            <w:noWrap/>
            <w:vAlign w:val="bottom"/>
            <w:hideMark/>
          </w:tcPr>
          <w:p w14:paraId="31099F56" w14:textId="77777777" w:rsidR="00736096" w:rsidRPr="00823843" w:rsidRDefault="00736096" w:rsidP="00BC59CD">
            <w:pPr>
              <w:spacing w:after="0" w:line="240" w:lineRule="auto"/>
              <w:jc w:val="center"/>
              <w:rPr>
                <w:ins w:id="483" w:author="Stefanie Lane" w:date="2022-08-29T18:41:00Z"/>
                <w:rFonts w:ascii="Calibri" w:eastAsia="Times New Roman" w:hAnsi="Calibri" w:cs="Calibri"/>
                <w:color w:val="000000"/>
                <w:sz w:val="20"/>
                <w:szCs w:val="20"/>
              </w:rPr>
            </w:pPr>
            <w:ins w:id="484" w:author="Stefanie Lane" w:date="2022-08-29T18:41:00Z">
              <w:r w:rsidRPr="00823843">
                <w:rPr>
                  <w:rFonts w:ascii="Calibri" w:eastAsia="Times New Roman" w:hAnsi="Calibri" w:cs="Calibri"/>
                  <w:color w:val="000000"/>
                  <w:sz w:val="20"/>
                  <w:szCs w:val="20"/>
                </w:rPr>
                <w:t>1.98</w:t>
              </w:r>
            </w:ins>
          </w:p>
        </w:tc>
        <w:tc>
          <w:tcPr>
            <w:tcW w:w="800" w:type="dxa"/>
            <w:tcBorders>
              <w:top w:val="nil"/>
              <w:left w:val="nil"/>
              <w:bottom w:val="single" w:sz="4" w:space="0" w:color="auto"/>
              <w:right w:val="nil"/>
            </w:tcBorders>
            <w:shd w:val="clear" w:color="auto" w:fill="auto"/>
            <w:noWrap/>
            <w:vAlign w:val="bottom"/>
            <w:hideMark/>
          </w:tcPr>
          <w:p w14:paraId="59326541" w14:textId="77777777" w:rsidR="00736096" w:rsidRPr="00823843" w:rsidRDefault="00736096" w:rsidP="00BC59CD">
            <w:pPr>
              <w:spacing w:after="0" w:line="240" w:lineRule="auto"/>
              <w:jc w:val="center"/>
              <w:rPr>
                <w:ins w:id="485" w:author="Stefanie Lane" w:date="2022-08-29T18:41:00Z"/>
                <w:rFonts w:ascii="Calibri" w:eastAsia="Times New Roman" w:hAnsi="Calibri" w:cs="Calibri"/>
                <w:color w:val="000000"/>
                <w:sz w:val="20"/>
                <w:szCs w:val="20"/>
              </w:rPr>
            </w:pPr>
            <w:ins w:id="486" w:author="Stefanie Lane" w:date="2022-08-29T18:41:00Z">
              <w:r w:rsidRPr="00823843">
                <w:rPr>
                  <w:rFonts w:ascii="Calibri" w:eastAsia="Times New Roman" w:hAnsi="Calibri" w:cs="Calibri"/>
                  <w:color w:val="000000"/>
                  <w:sz w:val="20"/>
                  <w:szCs w:val="20"/>
                </w:rPr>
                <w:t>4.24</w:t>
              </w:r>
            </w:ins>
          </w:p>
        </w:tc>
      </w:tr>
      <w:tr w:rsidR="00736096" w:rsidRPr="00823843" w14:paraId="5870D3A0" w14:textId="77777777" w:rsidTr="00BC59CD">
        <w:trPr>
          <w:trHeight w:val="290"/>
          <w:jc w:val="center"/>
          <w:ins w:id="487"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693D8981" w14:textId="77777777" w:rsidR="00736096" w:rsidRPr="00823843" w:rsidRDefault="00736096" w:rsidP="00BC59CD">
            <w:pPr>
              <w:spacing w:after="0" w:line="240" w:lineRule="auto"/>
              <w:jc w:val="right"/>
              <w:rPr>
                <w:ins w:id="488" w:author="Stefanie Lane" w:date="2022-08-29T18:41:00Z"/>
                <w:rFonts w:ascii="Calibri" w:eastAsia="Times New Roman" w:hAnsi="Calibri" w:cs="Calibri"/>
                <w:color w:val="000000"/>
                <w:sz w:val="20"/>
                <w:szCs w:val="20"/>
              </w:rPr>
            </w:pPr>
            <w:ins w:id="489"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78D0FB7E" w14:textId="77777777" w:rsidR="00736096" w:rsidRPr="00823843" w:rsidRDefault="00736096" w:rsidP="00BC59CD">
            <w:pPr>
              <w:spacing w:after="0" w:line="240" w:lineRule="auto"/>
              <w:jc w:val="center"/>
              <w:rPr>
                <w:ins w:id="490" w:author="Stefanie Lane" w:date="2022-08-29T18:41:00Z"/>
                <w:rFonts w:ascii="Calibri" w:eastAsia="Times New Roman" w:hAnsi="Calibri" w:cs="Calibri"/>
                <w:color w:val="000000"/>
                <w:sz w:val="20"/>
                <w:szCs w:val="20"/>
              </w:rPr>
            </w:pPr>
            <w:ins w:id="491" w:author="Stefanie Lane" w:date="2022-08-29T18:41: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044D049E" w14:textId="77777777" w:rsidR="00736096" w:rsidRPr="00823843" w:rsidRDefault="00736096" w:rsidP="00BC59CD">
            <w:pPr>
              <w:spacing w:after="0" w:line="240" w:lineRule="auto"/>
              <w:jc w:val="center"/>
              <w:rPr>
                <w:ins w:id="492" w:author="Stefanie Lane" w:date="2022-08-29T18:41:00Z"/>
                <w:rFonts w:ascii="Calibri" w:eastAsia="Times New Roman" w:hAnsi="Calibri" w:cs="Calibri"/>
                <w:color w:val="000000"/>
                <w:sz w:val="20"/>
                <w:szCs w:val="20"/>
              </w:rPr>
            </w:pPr>
            <w:ins w:id="493" w:author="Stefanie Lane" w:date="2022-08-29T18:41: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19B6CDFC" w14:textId="77777777" w:rsidR="00736096" w:rsidRPr="00823843" w:rsidRDefault="00736096" w:rsidP="00BC59CD">
            <w:pPr>
              <w:spacing w:after="0" w:line="240" w:lineRule="auto"/>
              <w:jc w:val="center"/>
              <w:rPr>
                <w:ins w:id="494"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508F2F3" w14:textId="77777777" w:rsidR="00736096" w:rsidRPr="00823843" w:rsidRDefault="00736096" w:rsidP="00BC59CD">
            <w:pPr>
              <w:spacing w:after="0" w:line="240" w:lineRule="auto"/>
              <w:jc w:val="center"/>
              <w:rPr>
                <w:ins w:id="495" w:author="Stefanie Lane" w:date="2022-08-29T18:41:00Z"/>
                <w:rFonts w:ascii="Calibri" w:eastAsia="Times New Roman" w:hAnsi="Calibri" w:cs="Calibri"/>
                <w:color w:val="000000"/>
                <w:sz w:val="20"/>
                <w:szCs w:val="20"/>
              </w:rPr>
            </w:pPr>
            <w:ins w:id="496" w:author="Stefanie Lane" w:date="2022-08-29T18:41:00Z">
              <w:r w:rsidRPr="00823843">
                <w:rPr>
                  <w:rFonts w:ascii="Calibri" w:eastAsia="Times New Roman" w:hAnsi="Calibri" w:cs="Calibri"/>
                  <w:color w:val="000000"/>
                  <w:sz w:val="20"/>
                  <w:szCs w:val="20"/>
                </w:rPr>
                <w:t>7.89</w:t>
              </w:r>
            </w:ins>
          </w:p>
        </w:tc>
        <w:tc>
          <w:tcPr>
            <w:tcW w:w="800" w:type="dxa"/>
            <w:tcBorders>
              <w:top w:val="nil"/>
              <w:left w:val="nil"/>
              <w:bottom w:val="single" w:sz="4" w:space="0" w:color="auto"/>
              <w:right w:val="nil"/>
            </w:tcBorders>
            <w:shd w:val="clear" w:color="auto" w:fill="auto"/>
            <w:noWrap/>
            <w:vAlign w:val="bottom"/>
            <w:hideMark/>
          </w:tcPr>
          <w:p w14:paraId="135D02D0" w14:textId="77777777" w:rsidR="00736096" w:rsidRPr="00823843" w:rsidRDefault="00736096" w:rsidP="00BC59CD">
            <w:pPr>
              <w:spacing w:after="0" w:line="240" w:lineRule="auto"/>
              <w:jc w:val="center"/>
              <w:rPr>
                <w:ins w:id="497" w:author="Stefanie Lane" w:date="2022-08-29T18:41:00Z"/>
                <w:rFonts w:ascii="Calibri" w:eastAsia="Times New Roman" w:hAnsi="Calibri" w:cs="Calibri"/>
                <w:color w:val="000000"/>
                <w:sz w:val="20"/>
                <w:szCs w:val="20"/>
              </w:rPr>
            </w:pPr>
            <w:ins w:id="498" w:author="Stefanie Lane" w:date="2022-08-29T18:41:00Z">
              <w:r w:rsidRPr="00823843">
                <w:rPr>
                  <w:rFonts w:ascii="Calibri" w:eastAsia="Times New Roman" w:hAnsi="Calibri" w:cs="Calibri"/>
                  <w:color w:val="000000"/>
                  <w:sz w:val="20"/>
                  <w:szCs w:val="20"/>
                </w:rPr>
                <w:t>2.69</w:t>
              </w:r>
            </w:ins>
          </w:p>
        </w:tc>
        <w:tc>
          <w:tcPr>
            <w:tcW w:w="800" w:type="dxa"/>
            <w:tcBorders>
              <w:top w:val="nil"/>
              <w:left w:val="nil"/>
              <w:bottom w:val="single" w:sz="4" w:space="0" w:color="auto"/>
              <w:right w:val="nil"/>
            </w:tcBorders>
            <w:shd w:val="clear" w:color="auto" w:fill="auto"/>
            <w:noWrap/>
            <w:vAlign w:val="bottom"/>
            <w:hideMark/>
          </w:tcPr>
          <w:p w14:paraId="72419151" w14:textId="77777777" w:rsidR="00736096" w:rsidRPr="00823843" w:rsidRDefault="00736096" w:rsidP="00BC59CD">
            <w:pPr>
              <w:spacing w:after="0" w:line="240" w:lineRule="auto"/>
              <w:jc w:val="center"/>
              <w:rPr>
                <w:ins w:id="499" w:author="Stefanie Lane" w:date="2022-08-29T18:41:00Z"/>
                <w:rFonts w:ascii="Calibri" w:eastAsia="Times New Roman" w:hAnsi="Calibri" w:cs="Calibri"/>
                <w:color w:val="000000"/>
                <w:sz w:val="20"/>
                <w:szCs w:val="20"/>
              </w:rPr>
            </w:pPr>
            <w:ins w:id="500" w:author="Stefanie Lane" w:date="2022-08-29T18:41:00Z">
              <w:r w:rsidRPr="00823843">
                <w:rPr>
                  <w:rFonts w:ascii="Calibri" w:eastAsia="Times New Roman" w:hAnsi="Calibri" w:cs="Calibri"/>
                  <w:color w:val="000000"/>
                  <w:sz w:val="20"/>
                  <w:szCs w:val="20"/>
                </w:rPr>
                <w:t>4.31</w:t>
              </w:r>
            </w:ins>
          </w:p>
        </w:tc>
      </w:tr>
      <w:tr w:rsidR="00736096" w:rsidRPr="00823843" w14:paraId="6E5EEC53" w14:textId="77777777" w:rsidTr="00BC59CD">
        <w:trPr>
          <w:trHeight w:val="200"/>
          <w:jc w:val="center"/>
          <w:ins w:id="501" w:author="Stefanie Lane" w:date="2022-08-29T18:41:00Z"/>
        </w:trPr>
        <w:tc>
          <w:tcPr>
            <w:tcW w:w="1080" w:type="dxa"/>
            <w:tcBorders>
              <w:top w:val="nil"/>
              <w:left w:val="nil"/>
              <w:bottom w:val="nil"/>
              <w:right w:val="nil"/>
            </w:tcBorders>
            <w:shd w:val="clear" w:color="auto" w:fill="auto"/>
            <w:noWrap/>
            <w:vAlign w:val="bottom"/>
            <w:hideMark/>
          </w:tcPr>
          <w:p w14:paraId="7B737D0F" w14:textId="77777777" w:rsidR="00736096" w:rsidRPr="00823843" w:rsidRDefault="00736096" w:rsidP="00BC59CD">
            <w:pPr>
              <w:spacing w:after="0" w:line="240" w:lineRule="auto"/>
              <w:jc w:val="center"/>
              <w:rPr>
                <w:ins w:id="502"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891A3C9" w14:textId="77777777" w:rsidR="00736096" w:rsidRPr="00823843" w:rsidRDefault="00736096" w:rsidP="00BC59CD">
            <w:pPr>
              <w:spacing w:after="0" w:line="240" w:lineRule="auto"/>
              <w:rPr>
                <w:ins w:id="503"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264508E6" w14:textId="77777777" w:rsidR="00736096" w:rsidRPr="00823843" w:rsidRDefault="00736096" w:rsidP="00BC59CD">
            <w:pPr>
              <w:spacing w:after="0" w:line="240" w:lineRule="auto"/>
              <w:rPr>
                <w:ins w:id="504"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1731FD8" w14:textId="77777777" w:rsidR="00736096" w:rsidRPr="00823843" w:rsidRDefault="00736096" w:rsidP="00BC59CD">
            <w:pPr>
              <w:spacing w:after="0" w:line="240" w:lineRule="auto"/>
              <w:rPr>
                <w:ins w:id="50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997576" w14:textId="77777777" w:rsidR="00736096" w:rsidRPr="00823843" w:rsidRDefault="00736096" w:rsidP="00BC59CD">
            <w:pPr>
              <w:spacing w:after="0" w:line="240" w:lineRule="auto"/>
              <w:rPr>
                <w:ins w:id="50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3C2176" w14:textId="77777777" w:rsidR="00736096" w:rsidRPr="00823843" w:rsidRDefault="00736096" w:rsidP="00BC59CD">
            <w:pPr>
              <w:spacing w:after="0" w:line="240" w:lineRule="auto"/>
              <w:rPr>
                <w:ins w:id="507"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DC6D6E" w14:textId="77777777" w:rsidR="00736096" w:rsidRPr="00823843" w:rsidRDefault="00736096" w:rsidP="00BC59CD">
            <w:pPr>
              <w:spacing w:after="0" w:line="240" w:lineRule="auto"/>
              <w:rPr>
                <w:ins w:id="508" w:author="Stefanie Lane" w:date="2022-08-29T18:41:00Z"/>
                <w:rFonts w:ascii="Times New Roman" w:eastAsia="Times New Roman" w:hAnsi="Times New Roman" w:cs="Times New Roman"/>
                <w:sz w:val="20"/>
                <w:szCs w:val="20"/>
              </w:rPr>
            </w:pPr>
          </w:p>
        </w:tc>
      </w:tr>
      <w:tr w:rsidR="00736096" w:rsidRPr="00823843" w14:paraId="7D28DFF4" w14:textId="77777777" w:rsidTr="00BC59CD">
        <w:trPr>
          <w:trHeight w:val="290"/>
          <w:jc w:val="center"/>
          <w:ins w:id="509" w:author="Stefanie Lane" w:date="2022-08-29T18:41:00Z"/>
        </w:trPr>
        <w:tc>
          <w:tcPr>
            <w:tcW w:w="1080" w:type="dxa"/>
            <w:tcBorders>
              <w:top w:val="nil"/>
              <w:left w:val="nil"/>
              <w:bottom w:val="nil"/>
              <w:right w:val="nil"/>
            </w:tcBorders>
            <w:shd w:val="clear" w:color="auto" w:fill="auto"/>
            <w:noWrap/>
            <w:vAlign w:val="bottom"/>
            <w:hideMark/>
          </w:tcPr>
          <w:p w14:paraId="4A9D2469" w14:textId="77777777" w:rsidR="00736096" w:rsidRPr="00823843" w:rsidRDefault="00736096" w:rsidP="00BC59CD">
            <w:pPr>
              <w:spacing w:after="0" w:line="240" w:lineRule="auto"/>
              <w:rPr>
                <w:ins w:id="510" w:author="Stefanie Lane" w:date="2022-08-29T18:41:00Z"/>
                <w:rFonts w:ascii="Calibri" w:eastAsia="Times New Roman" w:hAnsi="Calibri" w:cs="Calibri"/>
                <w:b/>
                <w:bCs/>
                <w:color w:val="000000"/>
                <w:sz w:val="20"/>
                <w:szCs w:val="20"/>
              </w:rPr>
            </w:pPr>
            <w:ins w:id="511" w:author="Stefanie Lane" w:date="2022-08-29T18:41:00Z">
              <w:r w:rsidRPr="00823843">
                <w:rPr>
                  <w:rFonts w:ascii="Calibri" w:eastAsia="Times New Roman" w:hAnsi="Calibri" w:cs="Calibri"/>
                  <w:b/>
                  <w:bCs/>
                  <w:color w:val="000000"/>
                  <w:sz w:val="20"/>
                  <w:szCs w:val="20"/>
                </w:rPr>
                <w:t>Fescue</w:t>
              </w:r>
            </w:ins>
          </w:p>
        </w:tc>
        <w:tc>
          <w:tcPr>
            <w:tcW w:w="840" w:type="dxa"/>
            <w:tcBorders>
              <w:top w:val="nil"/>
              <w:left w:val="nil"/>
              <w:bottom w:val="nil"/>
              <w:right w:val="nil"/>
            </w:tcBorders>
            <w:shd w:val="clear" w:color="auto" w:fill="auto"/>
            <w:noWrap/>
            <w:vAlign w:val="bottom"/>
            <w:hideMark/>
          </w:tcPr>
          <w:p w14:paraId="098ABE84" w14:textId="77777777" w:rsidR="00736096" w:rsidRPr="00823843" w:rsidRDefault="00736096" w:rsidP="00BC59CD">
            <w:pPr>
              <w:spacing w:after="0" w:line="240" w:lineRule="auto"/>
              <w:rPr>
                <w:ins w:id="512"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ABB96C9" w14:textId="77777777" w:rsidR="00736096" w:rsidRPr="00823843" w:rsidRDefault="00736096" w:rsidP="00BC59CD">
            <w:pPr>
              <w:spacing w:after="0" w:line="240" w:lineRule="auto"/>
              <w:rPr>
                <w:ins w:id="513"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9465C6" w14:textId="77777777" w:rsidR="00736096" w:rsidRPr="00823843" w:rsidRDefault="00736096" w:rsidP="00BC59CD">
            <w:pPr>
              <w:spacing w:after="0" w:line="240" w:lineRule="auto"/>
              <w:rPr>
                <w:ins w:id="51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114514" w14:textId="77777777" w:rsidR="00736096" w:rsidRPr="00823843" w:rsidRDefault="00736096" w:rsidP="00BC59CD">
            <w:pPr>
              <w:spacing w:after="0" w:line="240" w:lineRule="auto"/>
              <w:rPr>
                <w:ins w:id="51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A93FCB0" w14:textId="77777777" w:rsidR="00736096" w:rsidRPr="00823843" w:rsidRDefault="00736096" w:rsidP="00BC59CD">
            <w:pPr>
              <w:spacing w:after="0" w:line="240" w:lineRule="auto"/>
              <w:rPr>
                <w:ins w:id="51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A51BF69" w14:textId="77777777" w:rsidR="00736096" w:rsidRPr="00823843" w:rsidRDefault="00736096" w:rsidP="00BC59CD">
            <w:pPr>
              <w:spacing w:after="0" w:line="240" w:lineRule="auto"/>
              <w:rPr>
                <w:ins w:id="517" w:author="Stefanie Lane" w:date="2022-08-29T18:41:00Z"/>
                <w:rFonts w:ascii="Times New Roman" w:eastAsia="Times New Roman" w:hAnsi="Times New Roman" w:cs="Times New Roman"/>
                <w:sz w:val="20"/>
                <w:szCs w:val="20"/>
              </w:rPr>
            </w:pPr>
          </w:p>
        </w:tc>
      </w:tr>
      <w:tr w:rsidR="00736096" w:rsidRPr="00823843" w14:paraId="014C2A70" w14:textId="77777777" w:rsidTr="00BC59CD">
        <w:trPr>
          <w:trHeight w:val="290"/>
          <w:jc w:val="center"/>
          <w:ins w:id="518"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2424986A" w14:textId="77777777" w:rsidR="00736096" w:rsidRPr="00823843" w:rsidRDefault="00736096" w:rsidP="00BC59CD">
            <w:pPr>
              <w:spacing w:after="0" w:line="240" w:lineRule="auto"/>
              <w:jc w:val="right"/>
              <w:rPr>
                <w:ins w:id="519" w:author="Stefanie Lane" w:date="2022-08-29T18:41:00Z"/>
                <w:rFonts w:ascii="Calibri" w:eastAsia="Times New Roman" w:hAnsi="Calibri" w:cs="Calibri"/>
                <w:color w:val="000000"/>
                <w:sz w:val="20"/>
                <w:szCs w:val="20"/>
              </w:rPr>
            </w:pPr>
            <w:ins w:id="520"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2AF7EF41" w14:textId="77777777" w:rsidR="00736096" w:rsidRPr="00823843" w:rsidRDefault="00736096" w:rsidP="00BC59CD">
            <w:pPr>
              <w:spacing w:after="0" w:line="240" w:lineRule="auto"/>
              <w:jc w:val="center"/>
              <w:rPr>
                <w:ins w:id="521" w:author="Stefanie Lane" w:date="2022-08-29T18:41:00Z"/>
                <w:rFonts w:ascii="Calibri" w:eastAsia="Times New Roman" w:hAnsi="Calibri" w:cs="Calibri"/>
                <w:color w:val="000000"/>
                <w:sz w:val="20"/>
                <w:szCs w:val="20"/>
              </w:rPr>
            </w:pPr>
            <w:ins w:id="522" w:author="Stefanie Lane" w:date="2022-08-29T18:41:00Z">
              <w:r w:rsidRPr="00823843">
                <w:rPr>
                  <w:rFonts w:ascii="Calibri" w:eastAsia="Times New Roman" w:hAnsi="Calibri" w:cs="Calibri"/>
                  <w:color w:val="000000"/>
                  <w:sz w:val="20"/>
                  <w:szCs w:val="20"/>
                </w:rPr>
                <w:t>29</w:t>
              </w:r>
            </w:ins>
          </w:p>
        </w:tc>
        <w:tc>
          <w:tcPr>
            <w:tcW w:w="700" w:type="dxa"/>
            <w:tcBorders>
              <w:top w:val="single" w:sz="4" w:space="0" w:color="auto"/>
              <w:left w:val="nil"/>
              <w:bottom w:val="single" w:sz="4" w:space="0" w:color="auto"/>
              <w:right w:val="nil"/>
            </w:tcBorders>
            <w:shd w:val="clear" w:color="auto" w:fill="auto"/>
            <w:noWrap/>
            <w:vAlign w:val="bottom"/>
            <w:hideMark/>
          </w:tcPr>
          <w:p w14:paraId="04A254CD" w14:textId="77777777" w:rsidR="00736096" w:rsidRPr="00823843" w:rsidRDefault="00736096" w:rsidP="00BC59CD">
            <w:pPr>
              <w:spacing w:after="0" w:line="240" w:lineRule="auto"/>
              <w:jc w:val="center"/>
              <w:rPr>
                <w:ins w:id="523" w:author="Stefanie Lane" w:date="2022-08-29T18:41:00Z"/>
                <w:rFonts w:ascii="Calibri" w:eastAsia="Times New Roman" w:hAnsi="Calibri" w:cs="Calibri"/>
                <w:color w:val="000000"/>
                <w:sz w:val="20"/>
                <w:szCs w:val="20"/>
              </w:rPr>
            </w:pPr>
            <w:ins w:id="524" w:author="Stefanie Lane" w:date="2022-08-29T18:41:00Z">
              <w:r w:rsidRPr="00823843">
                <w:rPr>
                  <w:rFonts w:ascii="Calibri" w:eastAsia="Times New Roman" w:hAnsi="Calibri" w:cs="Calibri"/>
                  <w:color w:val="000000"/>
                  <w:sz w:val="20"/>
                  <w:szCs w:val="20"/>
                </w:rPr>
                <w:t>47</w:t>
              </w:r>
            </w:ins>
          </w:p>
        </w:tc>
        <w:tc>
          <w:tcPr>
            <w:tcW w:w="300" w:type="dxa"/>
            <w:tcBorders>
              <w:top w:val="nil"/>
              <w:left w:val="nil"/>
              <w:bottom w:val="nil"/>
              <w:right w:val="nil"/>
            </w:tcBorders>
            <w:shd w:val="clear" w:color="auto" w:fill="auto"/>
            <w:noWrap/>
            <w:vAlign w:val="bottom"/>
            <w:hideMark/>
          </w:tcPr>
          <w:p w14:paraId="629BFB30" w14:textId="77777777" w:rsidR="00736096" w:rsidRPr="00823843" w:rsidRDefault="00736096" w:rsidP="00BC59CD">
            <w:pPr>
              <w:spacing w:after="0" w:line="240" w:lineRule="auto"/>
              <w:jc w:val="center"/>
              <w:rPr>
                <w:ins w:id="525"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5003B8E" w14:textId="77777777" w:rsidR="00736096" w:rsidRPr="00823843" w:rsidRDefault="00736096" w:rsidP="00BC59CD">
            <w:pPr>
              <w:spacing w:after="0" w:line="240" w:lineRule="auto"/>
              <w:jc w:val="center"/>
              <w:rPr>
                <w:ins w:id="526" w:author="Stefanie Lane" w:date="2022-08-29T18:41:00Z"/>
                <w:rFonts w:ascii="Calibri" w:eastAsia="Times New Roman" w:hAnsi="Calibri" w:cs="Calibri"/>
                <w:color w:val="000000"/>
                <w:sz w:val="20"/>
                <w:szCs w:val="20"/>
              </w:rPr>
            </w:pPr>
            <w:ins w:id="527" w:author="Stefanie Lane" w:date="2022-08-29T18:41:00Z">
              <w:r w:rsidRPr="00823843">
                <w:rPr>
                  <w:rFonts w:ascii="Calibri" w:eastAsia="Times New Roman" w:hAnsi="Calibri" w:cs="Calibri"/>
                  <w:color w:val="000000"/>
                  <w:sz w:val="20"/>
                  <w:szCs w:val="20"/>
                </w:rPr>
                <w:t>12.83</w:t>
              </w:r>
            </w:ins>
          </w:p>
        </w:tc>
        <w:tc>
          <w:tcPr>
            <w:tcW w:w="800" w:type="dxa"/>
            <w:tcBorders>
              <w:top w:val="single" w:sz="4" w:space="0" w:color="auto"/>
              <w:left w:val="nil"/>
              <w:bottom w:val="single" w:sz="4" w:space="0" w:color="auto"/>
              <w:right w:val="nil"/>
            </w:tcBorders>
            <w:shd w:val="clear" w:color="auto" w:fill="auto"/>
            <w:noWrap/>
            <w:vAlign w:val="bottom"/>
            <w:hideMark/>
          </w:tcPr>
          <w:p w14:paraId="44F96544" w14:textId="77777777" w:rsidR="00736096" w:rsidRPr="00823843" w:rsidRDefault="00736096" w:rsidP="00BC59CD">
            <w:pPr>
              <w:spacing w:after="0" w:line="240" w:lineRule="auto"/>
              <w:jc w:val="center"/>
              <w:rPr>
                <w:ins w:id="528" w:author="Stefanie Lane" w:date="2022-08-29T18:41:00Z"/>
                <w:rFonts w:ascii="Calibri" w:eastAsia="Times New Roman" w:hAnsi="Calibri" w:cs="Calibri"/>
                <w:color w:val="000000"/>
                <w:sz w:val="20"/>
                <w:szCs w:val="20"/>
              </w:rPr>
            </w:pPr>
            <w:ins w:id="529" w:author="Stefanie Lane" w:date="2022-08-29T18:41:00Z">
              <w:r w:rsidRPr="00823843">
                <w:rPr>
                  <w:rFonts w:ascii="Calibri" w:eastAsia="Times New Roman" w:hAnsi="Calibri" w:cs="Calibri"/>
                  <w:color w:val="000000"/>
                  <w:sz w:val="20"/>
                  <w:szCs w:val="20"/>
                </w:rPr>
                <w:t>3.87</w:t>
              </w:r>
            </w:ins>
          </w:p>
        </w:tc>
        <w:tc>
          <w:tcPr>
            <w:tcW w:w="800" w:type="dxa"/>
            <w:tcBorders>
              <w:top w:val="single" w:sz="4" w:space="0" w:color="auto"/>
              <w:left w:val="nil"/>
              <w:bottom w:val="single" w:sz="4" w:space="0" w:color="auto"/>
              <w:right w:val="nil"/>
            </w:tcBorders>
            <w:shd w:val="clear" w:color="auto" w:fill="auto"/>
            <w:noWrap/>
            <w:vAlign w:val="bottom"/>
            <w:hideMark/>
          </w:tcPr>
          <w:p w14:paraId="2EAEC1C3" w14:textId="77777777" w:rsidR="00736096" w:rsidRPr="00823843" w:rsidRDefault="00736096" w:rsidP="00BC59CD">
            <w:pPr>
              <w:spacing w:after="0" w:line="240" w:lineRule="auto"/>
              <w:jc w:val="center"/>
              <w:rPr>
                <w:ins w:id="530" w:author="Stefanie Lane" w:date="2022-08-29T18:41:00Z"/>
                <w:rFonts w:ascii="Calibri" w:eastAsia="Times New Roman" w:hAnsi="Calibri" w:cs="Calibri"/>
                <w:color w:val="000000"/>
                <w:sz w:val="20"/>
                <w:szCs w:val="20"/>
              </w:rPr>
            </w:pPr>
            <w:ins w:id="531" w:author="Stefanie Lane" w:date="2022-08-29T18:41:00Z">
              <w:r w:rsidRPr="00823843">
                <w:rPr>
                  <w:rFonts w:ascii="Calibri" w:eastAsia="Times New Roman" w:hAnsi="Calibri" w:cs="Calibri"/>
                  <w:color w:val="000000"/>
                  <w:sz w:val="20"/>
                  <w:szCs w:val="20"/>
                </w:rPr>
                <w:t>3.66</w:t>
              </w:r>
            </w:ins>
          </w:p>
        </w:tc>
      </w:tr>
      <w:tr w:rsidR="00736096" w:rsidRPr="00823843" w14:paraId="5251DF43" w14:textId="77777777" w:rsidTr="00BC59CD">
        <w:trPr>
          <w:trHeight w:val="290"/>
          <w:jc w:val="center"/>
          <w:ins w:id="532" w:author="Stefanie Lane" w:date="2022-08-29T18:41:00Z"/>
        </w:trPr>
        <w:tc>
          <w:tcPr>
            <w:tcW w:w="1080" w:type="dxa"/>
            <w:tcBorders>
              <w:top w:val="nil"/>
              <w:left w:val="nil"/>
              <w:bottom w:val="nil"/>
              <w:right w:val="nil"/>
            </w:tcBorders>
            <w:shd w:val="clear" w:color="auto" w:fill="auto"/>
            <w:noWrap/>
            <w:vAlign w:val="bottom"/>
            <w:hideMark/>
          </w:tcPr>
          <w:p w14:paraId="6204C0EF" w14:textId="77777777" w:rsidR="00736096" w:rsidRPr="00823843" w:rsidRDefault="00736096" w:rsidP="00BC59CD">
            <w:pPr>
              <w:spacing w:after="0" w:line="240" w:lineRule="auto"/>
              <w:jc w:val="right"/>
              <w:rPr>
                <w:ins w:id="533" w:author="Stefanie Lane" w:date="2022-08-29T18:41:00Z"/>
                <w:rFonts w:ascii="Calibri" w:eastAsia="Times New Roman" w:hAnsi="Calibri" w:cs="Calibri"/>
                <w:color w:val="000000"/>
                <w:sz w:val="20"/>
                <w:szCs w:val="20"/>
              </w:rPr>
            </w:pPr>
            <w:ins w:id="534"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B6A7E25" w14:textId="77777777" w:rsidR="00736096" w:rsidRPr="00823843" w:rsidRDefault="00736096" w:rsidP="00BC59CD">
            <w:pPr>
              <w:spacing w:after="0" w:line="240" w:lineRule="auto"/>
              <w:jc w:val="center"/>
              <w:rPr>
                <w:ins w:id="535" w:author="Stefanie Lane" w:date="2022-08-29T18:41:00Z"/>
                <w:rFonts w:ascii="Calibri" w:eastAsia="Times New Roman" w:hAnsi="Calibri" w:cs="Calibri"/>
                <w:color w:val="000000"/>
                <w:sz w:val="20"/>
                <w:szCs w:val="20"/>
              </w:rPr>
            </w:pPr>
            <w:ins w:id="536" w:author="Stefanie Lane" w:date="2022-08-29T18:41:00Z">
              <w:r w:rsidRPr="00823843">
                <w:rPr>
                  <w:rFonts w:ascii="Calibri" w:eastAsia="Times New Roman" w:hAnsi="Calibri" w:cs="Calibri"/>
                  <w:color w:val="000000"/>
                  <w:sz w:val="20"/>
                  <w:szCs w:val="20"/>
                </w:rPr>
                <w:t>33</w:t>
              </w:r>
            </w:ins>
          </w:p>
        </w:tc>
        <w:tc>
          <w:tcPr>
            <w:tcW w:w="700" w:type="dxa"/>
            <w:tcBorders>
              <w:top w:val="nil"/>
              <w:left w:val="nil"/>
              <w:bottom w:val="nil"/>
              <w:right w:val="nil"/>
            </w:tcBorders>
            <w:shd w:val="clear" w:color="auto" w:fill="auto"/>
            <w:noWrap/>
            <w:vAlign w:val="bottom"/>
            <w:hideMark/>
          </w:tcPr>
          <w:p w14:paraId="6F763744" w14:textId="77777777" w:rsidR="00736096" w:rsidRPr="00823843" w:rsidRDefault="00736096" w:rsidP="00BC59CD">
            <w:pPr>
              <w:spacing w:after="0" w:line="240" w:lineRule="auto"/>
              <w:jc w:val="center"/>
              <w:rPr>
                <w:ins w:id="537" w:author="Stefanie Lane" w:date="2022-08-29T18:41:00Z"/>
                <w:rFonts w:ascii="Calibri" w:eastAsia="Times New Roman" w:hAnsi="Calibri" w:cs="Calibri"/>
                <w:color w:val="000000"/>
                <w:sz w:val="20"/>
                <w:szCs w:val="20"/>
              </w:rPr>
            </w:pPr>
            <w:ins w:id="538" w:author="Stefanie Lane" w:date="2022-08-29T18:41:00Z">
              <w:r w:rsidRPr="00823843">
                <w:rPr>
                  <w:rFonts w:ascii="Calibri" w:eastAsia="Times New Roman" w:hAnsi="Calibri" w:cs="Calibri"/>
                  <w:color w:val="000000"/>
                  <w:sz w:val="20"/>
                  <w:szCs w:val="20"/>
                </w:rPr>
                <w:t>41</w:t>
              </w:r>
            </w:ins>
          </w:p>
        </w:tc>
        <w:tc>
          <w:tcPr>
            <w:tcW w:w="300" w:type="dxa"/>
            <w:tcBorders>
              <w:top w:val="nil"/>
              <w:left w:val="nil"/>
              <w:bottom w:val="nil"/>
              <w:right w:val="nil"/>
            </w:tcBorders>
            <w:shd w:val="clear" w:color="auto" w:fill="auto"/>
            <w:noWrap/>
            <w:vAlign w:val="bottom"/>
            <w:hideMark/>
          </w:tcPr>
          <w:p w14:paraId="25332636" w14:textId="77777777" w:rsidR="00736096" w:rsidRPr="00823843" w:rsidRDefault="00736096" w:rsidP="00BC59CD">
            <w:pPr>
              <w:spacing w:after="0" w:line="240" w:lineRule="auto"/>
              <w:jc w:val="center"/>
              <w:rPr>
                <w:ins w:id="539"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64DBEDC" w14:textId="77777777" w:rsidR="00736096" w:rsidRPr="00823843" w:rsidRDefault="00736096" w:rsidP="00BC59CD">
            <w:pPr>
              <w:spacing w:after="0" w:line="240" w:lineRule="auto"/>
              <w:jc w:val="center"/>
              <w:rPr>
                <w:ins w:id="540" w:author="Stefanie Lane" w:date="2022-08-29T18:41:00Z"/>
                <w:rFonts w:ascii="Calibri" w:eastAsia="Times New Roman" w:hAnsi="Calibri" w:cs="Calibri"/>
                <w:color w:val="000000"/>
                <w:sz w:val="20"/>
                <w:szCs w:val="20"/>
              </w:rPr>
            </w:pPr>
            <w:ins w:id="541" w:author="Stefanie Lane" w:date="2022-08-29T18:41:00Z">
              <w:r w:rsidRPr="00823843">
                <w:rPr>
                  <w:rFonts w:ascii="Calibri" w:eastAsia="Times New Roman" w:hAnsi="Calibri" w:cs="Calibri"/>
                  <w:color w:val="000000"/>
                  <w:sz w:val="20"/>
                  <w:szCs w:val="20"/>
                </w:rPr>
                <w:t>9.69</w:t>
              </w:r>
            </w:ins>
          </w:p>
        </w:tc>
        <w:tc>
          <w:tcPr>
            <w:tcW w:w="800" w:type="dxa"/>
            <w:tcBorders>
              <w:top w:val="nil"/>
              <w:left w:val="nil"/>
              <w:bottom w:val="single" w:sz="4" w:space="0" w:color="auto"/>
              <w:right w:val="nil"/>
            </w:tcBorders>
            <w:shd w:val="clear" w:color="auto" w:fill="auto"/>
            <w:noWrap/>
            <w:vAlign w:val="bottom"/>
            <w:hideMark/>
          </w:tcPr>
          <w:p w14:paraId="5F9FBE35" w14:textId="77777777" w:rsidR="00736096" w:rsidRPr="00823843" w:rsidRDefault="00736096" w:rsidP="00BC59CD">
            <w:pPr>
              <w:spacing w:after="0" w:line="240" w:lineRule="auto"/>
              <w:jc w:val="center"/>
              <w:rPr>
                <w:ins w:id="542" w:author="Stefanie Lane" w:date="2022-08-29T18:41:00Z"/>
                <w:rFonts w:ascii="Calibri" w:eastAsia="Times New Roman" w:hAnsi="Calibri" w:cs="Calibri"/>
                <w:color w:val="000000"/>
                <w:sz w:val="20"/>
                <w:szCs w:val="20"/>
              </w:rPr>
            </w:pPr>
            <w:ins w:id="543" w:author="Stefanie Lane" w:date="2022-08-29T18:41:00Z">
              <w:r w:rsidRPr="00823843">
                <w:rPr>
                  <w:rFonts w:ascii="Calibri" w:eastAsia="Times New Roman" w:hAnsi="Calibri" w:cs="Calibri"/>
                  <w:color w:val="000000"/>
                  <w:sz w:val="20"/>
                  <w:szCs w:val="20"/>
                </w:rPr>
                <w:t>3.96</w:t>
              </w:r>
            </w:ins>
          </w:p>
        </w:tc>
        <w:tc>
          <w:tcPr>
            <w:tcW w:w="800" w:type="dxa"/>
            <w:tcBorders>
              <w:top w:val="nil"/>
              <w:left w:val="nil"/>
              <w:bottom w:val="single" w:sz="4" w:space="0" w:color="auto"/>
              <w:right w:val="nil"/>
            </w:tcBorders>
            <w:shd w:val="clear" w:color="auto" w:fill="auto"/>
            <w:noWrap/>
            <w:vAlign w:val="bottom"/>
            <w:hideMark/>
          </w:tcPr>
          <w:p w14:paraId="0E50F19D" w14:textId="77777777" w:rsidR="00736096" w:rsidRPr="00823843" w:rsidRDefault="00736096" w:rsidP="00BC59CD">
            <w:pPr>
              <w:spacing w:after="0" w:line="240" w:lineRule="auto"/>
              <w:jc w:val="center"/>
              <w:rPr>
                <w:ins w:id="544" w:author="Stefanie Lane" w:date="2022-08-29T18:41:00Z"/>
                <w:rFonts w:ascii="Calibri" w:eastAsia="Times New Roman" w:hAnsi="Calibri" w:cs="Calibri"/>
                <w:color w:val="000000"/>
                <w:sz w:val="20"/>
                <w:szCs w:val="20"/>
              </w:rPr>
            </w:pPr>
            <w:ins w:id="545" w:author="Stefanie Lane" w:date="2022-08-29T18:41:00Z">
              <w:r w:rsidRPr="00823843">
                <w:rPr>
                  <w:rFonts w:ascii="Calibri" w:eastAsia="Times New Roman" w:hAnsi="Calibri" w:cs="Calibri"/>
                  <w:color w:val="000000"/>
                  <w:sz w:val="20"/>
                  <w:szCs w:val="20"/>
                </w:rPr>
                <w:t>4.23</w:t>
              </w:r>
            </w:ins>
          </w:p>
        </w:tc>
      </w:tr>
      <w:tr w:rsidR="00736096" w:rsidRPr="00823843" w14:paraId="3B79289F" w14:textId="77777777" w:rsidTr="00BC59CD">
        <w:trPr>
          <w:trHeight w:val="290"/>
          <w:jc w:val="center"/>
          <w:ins w:id="546"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29EEF544" w14:textId="77777777" w:rsidR="00736096" w:rsidRPr="00823843" w:rsidRDefault="00736096" w:rsidP="00BC59CD">
            <w:pPr>
              <w:spacing w:after="0" w:line="240" w:lineRule="auto"/>
              <w:jc w:val="right"/>
              <w:rPr>
                <w:ins w:id="547" w:author="Stefanie Lane" w:date="2022-08-29T18:41:00Z"/>
                <w:rFonts w:ascii="Calibri" w:eastAsia="Times New Roman" w:hAnsi="Calibri" w:cs="Calibri"/>
                <w:color w:val="000000"/>
                <w:sz w:val="20"/>
                <w:szCs w:val="20"/>
              </w:rPr>
            </w:pPr>
            <w:ins w:id="548"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4F440912" w14:textId="77777777" w:rsidR="00736096" w:rsidRPr="00823843" w:rsidRDefault="00736096" w:rsidP="00BC59CD">
            <w:pPr>
              <w:spacing w:after="0" w:line="240" w:lineRule="auto"/>
              <w:jc w:val="center"/>
              <w:rPr>
                <w:ins w:id="549" w:author="Stefanie Lane" w:date="2022-08-29T18:41:00Z"/>
                <w:rFonts w:ascii="Calibri" w:eastAsia="Times New Roman" w:hAnsi="Calibri" w:cs="Calibri"/>
                <w:color w:val="000000"/>
                <w:sz w:val="20"/>
                <w:szCs w:val="20"/>
              </w:rPr>
            </w:pPr>
            <w:ins w:id="550" w:author="Stefanie Lane" w:date="2022-08-29T18:41:00Z">
              <w:r w:rsidRPr="00823843">
                <w:rPr>
                  <w:rFonts w:ascii="Calibri" w:eastAsia="Times New Roman" w:hAnsi="Calibri" w:cs="Calibri"/>
                  <w:color w:val="000000"/>
                  <w:sz w:val="20"/>
                  <w:szCs w:val="20"/>
                </w:rPr>
                <w:t>18</w:t>
              </w:r>
            </w:ins>
          </w:p>
        </w:tc>
        <w:tc>
          <w:tcPr>
            <w:tcW w:w="700" w:type="dxa"/>
            <w:tcBorders>
              <w:top w:val="single" w:sz="4" w:space="0" w:color="auto"/>
              <w:left w:val="nil"/>
              <w:bottom w:val="single" w:sz="4" w:space="0" w:color="auto"/>
              <w:right w:val="nil"/>
            </w:tcBorders>
            <w:shd w:val="clear" w:color="auto" w:fill="auto"/>
            <w:noWrap/>
            <w:vAlign w:val="bottom"/>
            <w:hideMark/>
          </w:tcPr>
          <w:p w14:paraId="001CC971" w14:textId="77777777" w:rsidR="00736096" w:rsidRPr="00823843" w:rsidRDefault="00736096" w:rsidP="00BC59CD">
            <w:pPr>
              <w:spacing w:after="0" w:line="240" w:lineRule="auto"/>
              <w:jc w:val="center"/>
              <w:rPr>
                <w:ins w:id="551" w:author="Stefanie Lane" w:date="2022-08-29T18:41:00Z"/>
                <w:rFonts w:ascii="Calibri" w:eastAsia="Times New Roman" w:hAnsi="Calibri" w:cs="Calibri"/>
                <w:color w:val="000000"/>
                <w:sz w:val="20"/>
                <w:szCs w:val="20"/>
              </w:rPr>
            </w:pPr>
            <w:ins w:id="552" w:author="Stefanie Lane" w:date="2022-08-29T18:41:00Z">
              <w:r w:rsidRPr="00823843">
                <w:rPr>
                  <w:rFonts w:ascii="Calibri" w:eastAsia="Times New Roman" w:hAnsi="Calibri" w:cs="Calibri"/>
                  <w:color w:val="000000"/>
                  <w:sz w:val="20"/>
                  <w:szCs w:val="20"/>
                </w:rPr>
                <w:t>27</w:t>
              </w:r>
            </w:ins>
          </w:p>
        </w:tc>
        <w:tc>
          <w:tcPr>
            <w:tcW w:w="300" w:type="dxa"/>
            <w:tcBorders>
              <w:top w:val="nil"/>
              <w:left w:val="nil"/>
              <w:bottom w:val="nil"/>
              <w:right w:val="nil"/>
            </w:tcBorders>
            <w:shd w:val="clear" w:color="auto" w:fill="auto"/>
            <w:noWrap/>
            <w:vAlign w:val="bottom"/>
            <w:hideMark/>
          </w:tcPr>
          <w:p w14:paraId="6B68959E" w14:textId="77777777" w:rsidR="00736096" w:rsidRPr="00823843" w:rsidRDefault="00736096" w:rsidP="00BC59CD">
            <w:pPr>
              <w:spacing w:after="0" w:line="240" w:lineRule="auto"/>
              <w:jc w:val="center"/>
              <w:rPr>
                <w:ins w:id="553"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640B6A1" w14:textId="77777777" w:rsidR="00736096" w:rsidRPr="00823843" w:rsidRDefault="00736096" w:rsidP="00BC59CD">
            <w:pPr>
              <w:spacing w:after="0" w:line="240" w:lineRule="auto"/>
              <w:jc w:val="center"/>
              <w:rPr>
                <w:ins w:id="554" w:author="Stefanie Lane" w:date="2022-08-29T18:41:00Z"/>
                <w:rFonts w:ascii="Calibri" w:eastAsia="Times New Roman" w:hAnsi="Calibri" w:cs="Calibri"/>
                <w:color w:val="000000"/>
                <w:sz w:val="20"/>
                <w:szCs w:val="20"/>
              </w:rPr>
            </w:pPr>
            <w:ins w:id="555" w:author="Stefanie Lane" w:date="2022-08-29T18:41:00Z">
              <w:r w:rsidRPr="00823843">
                <w:rPr>
                  <w:rFonts w:ascii="Calibri" w:eastAsia="Times New Roman" w:hAnsi="Calibri" w:cs="Calibri"/>
                  <w:color w:val="000000"/>
                  <w:sz w:val="20"/>
                  <w:szCs w:val="20"/>
                </w:rPr>
                <w:t>5.83</w:t>
              </w:r>
            </w:ins>
          </w:p>
        </w:tc>
        <w:tc>
          <w:tcPr>
            <w:tcW w:w="800" w:type="dxa"/>
            <w:tcBorders>
              <w:top w:val="nil"/>
              <w:left w:val="nil"/>
              <w:bottom w:val="single" w:sz="4" w:space="0" w:color="auto"/>
              <w:right w:val="nil"/>
            </w:tcBorders>
            <w:shd w:val="clear" w:color="auto" w:fill="auto"/>
            <w:noWrap/>
            <w:vAlign w:val="bottom"/>
            <w:hideMark/>
          </w:tcPr>
          <w:p w14:paraId="1BAAF377" w14:textId="77777777" w:rsidR="00736096" w:rsidRPr="00823843" w:rsidRDefault="00736096" w:rsidP="00BC59CD">
            <w:pPr>
              <w:spacing w:after="0" w:line="240" w:lineRule="auto"/>
              <w:jc w:val="center"/>
              <w:rPr>
                <w:ins w:id="556" w:author="Stefanie Lane" w:date="2022-08-29T18:41:00Z"/>
                <w:rFonts w:ascii="Calibri" w:eastAsia="Times New Roman" w:hAnsi="Calibri" w:cs="Calibri"/>
                <w:color w:val="000000"/>
                <w:sz w:val="20"/>
                <w:szCs w:val="20"/>
              </w:rPr>
            </w:pPr>
            <w:ins w:id="557" w:author="Stefanie Lane" w:date="2022-08-29T18:41:00Z">
              <w:r w:rsidRPr="00823843">
                <w:rPr>
                  <w:rFonts w:ascii="Calibri" w:eastAsia="Times New Roman" w:hAnsi="Calibri" w:cs="Calibri"/>
                  <w:color w:val="000000"/>
                  <w:sz w:val="20"/>
                  <w:szCs w:val="20"/>
                </w:rPr>
                <w:t>2.79</w:t>
              </w:r>
            </w:ins>
          </w:p>
        </w:tc>
        <w:tc>
          <w:tcPr>
            <w:tcW w:w="800" w:type="dxa"/>
            <w:tcBorders>
              <w:top w:val="nil"/>
              <w:left w:val="nil"/>
              <w:bottom w:val="single" w:sz="4" w:space="0" w:color="auto"/>
              <w:right w:val="nil"/>
            </w:tcBorders>
            <w:shd w:val="clear" w:color="auto" w:fill="auto"/>
            <w:noWrap/>
            <w:vAlign w:val="bottom"/>
            <w:hideMark/>
          </w:tcPr>
          <w:p w14:paraId="084ADFD2" w14:textId="77777777" w:rsidR="00736096" w:rsidRPr="00823843" w:rsidRDefault="00736096" w:rsidP="00BC59CD">
            <w:pPr>
              <w:spacing w:after="0" w:line="240" w:lineRule="auto"/>
              <w:jc w:val="center"/>
              <w:rPr>
                <w:ins w:id="558" w:author="Stefanie Lane" w:date="2022-08-29T18:41:00Z"/>
                <w:rFonts w:ascii="Calibri" w:eastAsia="Times New Roman" w:hAnsi="Calibri" w:cs="Calibri"/>
                <w:color w:val="000000"/>
                <w:sz w:val="20"/>
                <w:szCs w:val="20"/>
              </w:rPr>
            </w:pPr>
            <w:ins w:id="559" w:author="Stefanie Lane" w:date="2022-08-29T18:41:00Z">
              <w:r w:rsidRPr="00823843">
                <w:rPr>
                  <w:rFonts w:ascii="Calibri" w:eastAsia="Times New Roman" w:hAnsi="Calibri" w:cs="Calibri"/>
                  <w:color w:val="000000"/>
                  <w:sz w:val="20"/>
                  <w:szCs w:val="20"/>
                </w:rPr>
                <w:t>4.63</w:t>
              </w:r>
            </w:ins>
          </w:p>
        </w:tc>
      </w:tr>
      <w:tr w:rsidR="00736096" w:rsidRPr="00823843" w14:paraId="4518F26B" w14:textId="77777777" w:rsidTr="00BC59CD">
        <w:trPr>
          <w:trHeight w:val="200"/>
          <w:jc w:val="center"/>
          <w:ins w:id="560" w:author="Stefanie Lane" w:date="2022-08-29T18:41:00Z"/>
        </w:trPr>
        <w:tc>
          <w:tcPr>
            <w:tcW w:w="1080" w:type="dxa"/>
            <w:tcBorders>
              <w:top w:val="nil"/>
              <w:left w:val="nil"/>
              <w:bottom w:val="nil"/>
              <w:right w:val="nil"/>
            </w:tcBorders>
            <w:shd w:val="clear" w:color="auto" w:fill="auto"/>
            <w:noWrap/>
            <w:vAlign w:val="bottom"/>
            <w:hideMark/>
          </w:tcPr>
          <w:p w14:paraId="3218317B" w14:textId="77777777" w:rsidR="00736096" w:rsidRPr="00823843" w:rsidRDefault="00736096" w:rsidP="00BC59CD">
            <w:pPr>
              <w:spacing w:after="0" w:line="240" w:lineRule="auto"/>
              <w:jc w:val="center"/>
              <w:rPr>
                <w:ins w:id="561"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52F0DBA" w14:textId="77777777" w:rsidR="00736096" w:rsidRPr="00823843" w:rsidRDefault="00736096" w:rsidP="00BC59CD">
            <w:pPr>
              <w:spacing w:after="0" w:line="240" w:lineRule="auto"/>
              <w:rPr>
                <w:ins w:id="562"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92E94CD" w14:textId="77777777" w:rsidR="00736096" w:rsidRPr="00823843" w:rsidRDefault="00736096" w:rsidP="00BC59CD">
            <w:pPr>
              <w:spacing w:after="0" w:line="240" w:lineRule="auto"/>
              <w:rPr>
                <w:ins w:id="563"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B0F5C74" w14:textId="77777777" w:rsidR="00736096" w:rsidRPr="00823843" w:rsidRDefault="00736096" w:rsidP="00BC59CD">
            <w:pPr>
              <w:spacing w:after="0" w:line="240" w:lineRule="auto"/>
              <w:rPr>
                <w:ins w:id="56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5AC221" w14:textId="77777777" w:rsidR="00736096" w:rsidRPr="00823843" w:rsidRDefault="00736096" w:rsidP="00BC59CD">
            <w:pPr>
              <w:spacing w:after="0" w:line="240" w:lineRule="auto"/>
              <w:rPr>
                <w:ins w:id="56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D64CB8" w14:textId="77777777" w:rsidR="00736096" w:rsidRPr="00823843" w:rsidRDefault="00736096" w:rsidP="00BC59CD">
            <w:pPr>
              <w:spacing w:after="0" w:line="240" w:lineRule="auto"/>
              <w:rPr>
                <w:ins w:id="566"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B4A1BCA" w14:textId="77777777" w:rsidR="00736096" w:rsidRPr="00823843" w:rsidRDefault="00736096" w:rsidP="00BC59CD">
            <w:pPr>
              <w:spacing w:after="0" w:line="240" w:lineRule="auto"/>
              <w:rPr>
                <w:ins w:id="567" w:author="Stefanie Lane" w:date="2022-08-29T18:41:00Z"/>
                <w:rFonts w:ascii="Times New Roman" w:eastAsia="Times New Roman" w:hAnsi="Times New Roman" w:cs="Times New Roman"/>
                <w:sz w:val="20"/>
                <w:szCs w:val="20"/>
              </w:rPr>
            </w:pPr>
          </w:p>
        </w:tc>
      </w:tr>
      <w:tr w:rsidR="00736096" w:rsidRPr="00823843" w14:paraId="78DBF2F2" w14:textId="77777777" w:rsidTr="00BC59CD">
        <w:trPr>
          <w:trHeight w:val="290"/>
          <w:jc w:val="center"/>
          <w:ins w:id="568" w:author="Stefanie Lane" w:date="2022-08-29T18:41:00Z"/>
        </w:trPr>
        <w:tc>
          <w:tcPr>
            <w:tcW w:w="1080" w:type="dxa"/>
            <w:tcBorders>
              <w:top w:val="nil"/>
              <w:left w:val="nil"/>
              <w:bottom w:val="nil"/>
              <w:right w:val="nil"/>
            </w:tcBorders>
            <w:shd w:val="clear" w:color="auto" w:fill="auto"/>
            <w:noWrap/>
            <w:vAlign w:val="bottom"/>
            <w:hideMark/>
          </w:tcPr>
          <w:p w14:paraId="6918CB22" w14:textId="77777777" w:rsidR="00736096" w:rsidRPr="00823843" w:rsidRDefault="00736096" w:rsidP="00BC59CD">
            <w:pPr>
              <w:spacing w:after="0" w:line="240" w:lineRule="auto"/>
              <w:rPr>
                <w:ins w:id="569" w:author="Stefanie Lane" w:date="2022-08-29T18:41:00Z"/>
                <w:rFonts w:ascii="Calibri" w:eastAsia="Times New Roman" w:hAnsi="Calibri" w:cs="Calibri"/>
                <w:b/>
                <w:bCs/>
                <w:color w:val="000000"/>
                <w:sz w:val="20"/>
                <w:szCs w:val="20"/>
              </w:rPr>
            </w:pPr>
            <w:ins w:id="570" w:author="Stefanie Lane" w:date="2022-08-29T18:41:00Z">
              <w:r w:rsidRPr="00823843">
                <w:rPr>
                  <w:rFonts w:ascii="Calibri" w:eastAsia="Times New Roman" w:hAnsi="Calibri" w:cs="Calibri"/>
                  <w:b/>
                  <w:bCs/>
                  <w:color w:val="000000"/>
                  <w:sz w:val="20"/>
                  <w:szCs w:val="20"/>
                </w:rPr>
                <w:t>Bogbean</w:t>
              </w:r>
            </w:ins>
          </w:p>
        </w:tc>
        <w:tc>
          <w:tcPr>
            <w:tcW w:w="840" w:type="dxa"/>
            <w:tcBorders>
              <w:top w:val="nil"/>
              <w:left w:val="nil"/>
              <w:bottom w:val="nil"/>
              <w:right w:val="nil"/>
            </w:tcBorders>
            <w:shd w:val="clear" w:color="auto" w:fill="auto"/>
            <w:noWrap/>
            <w:vAlign w:val="bottom"/>
            <w:hideMark/>
          </w:tcPr>
          <w:p w14:paraId="7735D680" w14:textId="77777777" w:rsidR="00736096" w:rsidRPr="00823843" w:rsidRDefault="00736096" w:rsidP="00BC59CD">
            <w:pPr>
              <w:spacing w:after="0" w:line="240" w:lineRule="auto"/>
              <w:rPr>
                <w:ins w:id="571"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6772F611" w14:textId="77777777" w:rsidR="00736096" w:rsidRPr="00823843" w:rsidRDefault="00736096" w:rsidP="00BC59CD">
            <w:pPr>
              <w:spacing w:after="0" w:line="240" w:lineRule="auto"/>
              <w:rPr>
                <w:ins w:id="572"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056D6E6" w14:textId="77777777" w:rsidR="00736096" w:rsidRPr="00823843" w:rsidRDefault="00736096" w:rsidP="00BC59CD">
            <w:pPr>
              <w:spacing w:after="0" w:line="240" w:lineRule="auto"/>
              <w:rPr>
                <w:ins w:id="57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7EFE89" w14:textId="77777777" w:rsidR="00736096" w:rsidRPr="00823843" w:rsidRDefault="00736096" w:rsidP="00BC59CD">
            <w:pPr>
              <w:spacing w:after="0" w:line="240" w:lineRule="auto"/>
              <w:rPr>
                <w:ins w:id="57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8F7A476" w14:textId="77777777" w:rsidR="00736096" w:rsidRPr="00823843" w:rsidRDefault="00736096" w:rsidP="00BC59CD">
            <w:pPr>
              <w:spacing w:after="0" w:line="240" w:lineRule="auto"/>
              <w:rPr>
                <w:ins w:id="57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F6D22C6" w14:textId="77777777" w:rsidR="00736096" w:rsidRPr="00823843" w:rsidRDefault="00736096" w:rsidP="00BC59CD">
            <w:pPr>
              <w:spacing w:after="0" w:line="240" w:lineRule="auto"/>
              <w:rPr>
                <w:ins w:id="576" w:author="Stefanie Lane" w:date="2022-08-29T18:41:00Z"/>
                <w:rFonts w:ascii="Times New Roman" w:eastAsia="Times New Roman" w:hAnsi="Times New Roman" w:cs="Times New Roman"/>
                <w:sz w:val="20"/>
                <w:szCs w:val="20"/>
              </w:rPr>
            </w:pPr>
          </w:p>
        </w:tc>
      </w:tr>
      <w:tr w:rsidR="00736096" w:rsidRPr="00823843" w14:paraId="71F95426" w14:textId="77777777" w:rsidTr="00BC59CD">
        <w:trPr>
          <w:trHeight w:val="290"/>
          <w:jc w:val="center"/>
          <w:ins w:id="577"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29043922" w14:textId="77777777" w:rsidR="00736096" w:rsidRPr="00823843" w:rsidRDefault="00736096" w:rsidP="00BC59CD">
            <w:pPr>
              <w:spacing w:after="0" w:line="240" w:lineRule="auto"/>
              <w:jc w:val="right"/>
              <w:rPr>
                <w:ins w:id="578" w:author="Stefanie Lane" w:date="2022-08-29T18:41:00Z"/>
                <w:rFonts w:ascii="Calibri" w:eastAsia="Times New Roman" w:hAnsi="Calibri" w:cs="Calibri"/>
                <w:color w:val="000000"/>
                <w:sz w:val="20"/>
                <w:szCs w:val="20"/>
              </w:rPr>
            </w:pPr>
            <w:ins w:id="579"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221093B6" w14:textId="77777777" w:rsidR="00736096" w:rsidRPr="00823843" w:rsidRDefault="00736096" w:rsidP="00BC59CD">
            <w:pPr>
              <w:spacing w:after="0" w:line="240" w:lineRule="auto"/>
              <w:jc w:val="center"/>
              <w:rPr>
                <w:ins w:id="580" w:author="Stefanie Lane" w:date="2022-08-29T18:41:00Z"/>
                <w:rFonts w:ascii="Calibri" w:eastAsia="Times New Roman" w:hAnsi="Calibri" w:cs="Calibri"/>
                <w:color w:val="000000"/>
                <w:sz w:val="20"/>
                <w:szCs w:val="20"/>
              </w:rPr>
            </w:pPr>
            <w:ins w:id="581" w:author="Stefanie Lane" w:date="2022-08-29T18:41:00Z">
              <w:r w:rsidRPr="00823843">
                <w:rPr>
                  <w:rFonts w:ascii="Calibri" w:eastAsia="Times New Roman" w:hAnsi="Calibri" w:cs="Calibri"/>
                  <w:color w:val="000000"/>
                  <w:sz w:val="20"/>
                  <w:szCs w:val="20"/>
                </w:rPr>
                <w:t>19</w:t>
              </w:r>
            </w:ins>
          </w:p>
        </w:tc>
        <w:tc>
          <w:tcPr>
            <w:tcW w:w="700" w:type="dxa"/>
            <w:tcBorders>
              <w:top w:val="single" w:sz="4" w:space="0" w:color="auto"/>
              <w:left w:val="nil"/>
              <w:bottom w:val="single" w:sz="4" w:space="0" w:color="auto"/>
              <w:right w:val="nil"/>
            </w:tcBorders>
            <w:shd w:val="clear" w:color="auto" w:fill="auto"/>
            <w:noWrap/>
            <w:vAlign w:val="bottom"/>
            <w:hideMark/>
          </w:tcPr>
          <w:p w14:paraId="70FF7618" w14:textId="77777777" w:rsidR="00736096" w:rsidRPr="00823843" w:rsidRDefault="00736096" w:rsidP="00BC59CD">
            <w:pPr>
              <w:spacing w:after="0" w:line="240" w:lineRule="auto"/>
              <w:jc w:val="center"/>
              <w:rPr>
                <w:ins w:id="582" w:author="Stefanie Lane" w:date="2022-08-29T18:41:00Z"/>
                <w:rFonts w:ascii="Calibri" w:eastAsia="Times New Roman" w:hAnsi="Calibri" w:cs="Calibri"/>
                <w:color w:val="000000"/>
                <w:sz w:val="20"/>
                <w:szCs w:val="20"/>
              </w:rPr>
            </w:pPr>
            <w:ins w:id="583" w:author="Stefanie Lane" w:date="2022-08-29T18:41:00Z">
              <w:r w:rsidRPr="00823843">
                <w:rPr>
                  <w:rFonts w:ascii="Calibri" w:eastAsia="Times New Roman" w:hAnsi="Calibri" w:cs="Calibri"/>
                  <w:color w:val="000000"/>
                  <w:sz w:val="20"/>
                  <w:szCs w:val="20"/>
                </w:rPr>
                <w:t>32</w:t>
              </w:r>
            </w:ins>
          </w:p>
        </w:tc>
        <w:tc>
          <w:tcPr>
            <w:tcW w:w="300" w:type="dxa"/>
            <w:tcBorders>
              <w:top w:val="nil"/>
              <w:left w:val="nil"/>
              <w:bottom w:val="nil"/>
              <w:right w:val="nil"/>
            </w:tcBorders>
            <w:shd w:val="clear" w:color="auto" w:fill="auto"/>
            <w:noWrap/>
            <w:vAlign w:val="bottom"/>
            <w:hideMark/>
          </w:tcPr>
          <w:p w14:paraId="136273C7" w14:textId="77777777" w:rsidR="00736096" w:rsidRPr="00823843" w:rsidRDefault="00736096" w:rsidP="00BC59CD">
            <w:pPr>
              <w:spacing w:after="0" w:line="240" w:lineRule="auto"/>
              <w:jc w:val="center"/>
              <w:rPr>
                <w:ins w:id="584"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30052EA" w14:textId="77777777" w:rsidR="00736096" w:rsidRPr="00823843" w:rsidRDefault="00736096" w:rsidP="00BC59CD">
            <w:pPr>
              <w:spacing w:after="0" w:line="240" w:lineRule="auto"/>
              <w:jc w:val="center"/>
              <w:rPr>
                <w:ins w:id="585" w:author="Stefanie Lane" w:date="2022-08-29T18:41:00Z"/>
                <w:rFonts w:ascii="Calibri" w:eastAsia="Times New Roman" w:hAnsi="Calibri" w:cs="Calibri"/>
                <w:color w:val="000000"/>
                <w:sz w:val="20"/>
                <w:szCs w:val="20"/>
              </w:rPr>
            </w:pPr>
            <w:ins w:id="586" w:author="Stefanie Lane" w:date="2022-08-29T18:41:00Z">
              <w:r w:rsidRPr="00823843">
                <w:rPr>
                  <w:rFonts w:ascii="Calibri" w:eastAsia="Times New Roman" w:hAnsi="Calibri" w:cs="Calibri"/>
                  <w:color w:val="000000"/>
                  <w:sz w:val="20"/>
                  <w:szCs w:val="20"/>
                </w:rPr>
                <w:t>12.84</w:t>
              </w:r>
            </w:ins>
          </w:p>
        </w:tc>
        <w:tc>
          <w:tcPr>
            <w:tcW w:w="800" w:type="dxa"/>
            <w:tcBorders>
              <w:top w:val="single" w:sz="4" w:space="0" w:color="auto"/>
              <w:left w:val="nil"/>
              <w:bottom w:val="single" w:sz="4" w:space="0" w:color="auto"/>
              <w:right w:val="nil"/>
            </w:tcBorders>
            <w:shd w:val="clear" w:color="auto" w:fill="auto"/>
            <w:noWrap/>
            <w:vAlign w:val="bottom"/>
            <w:hideMark/>
          </w:tcPr>
          <w:p w14:paraId="7E79A8A1" w14:textId="77777777" w:rsidR="00736096" w:rsidRPr="00823843" w:rsidRDefault="00736096" w:rsidP="00BC59CD">
            <w:pPr>
              <w:spacing w:after="0" w:line="240" w:lineRule="auto"/>
              <w:jc w:val="center"/>
              <w:rPr>
                <w:ins w:id="587" w:author="Stefanie Lane" w:date="2022-08-29T18:41:00Z"/>
                <w:rFonts w:ascii="Calibri" w:eastAsia="Times New Roman" w:hAnsi="Calibri" w:cs="Calibri"/>
                <w:color w:val="000000"/>
                <w:sz w:val="20"/>
                <w:szCs w:val="20"/>
              </w:rPr>
            </w:pPr>
            <w:ins w:id="588" w:author="Stefanie Lane" w:date="2022-08-29T18:41:00Z">
              <w:r w:rsidRPr="00823843">
                <w:rPr>
                  <w:rFonts w:ascii="Calibri" w:eastAsia="Times New Roman" w:hAnsi="Calibri" w:cs="Calibri"/>
                  <w:color w:val="000000"/>
                  <w:sz w:val="20"/>
                  <w:szCs w:val="20"/>
                </w:rPr>
                <w:t>3.61</w:t>
              </w:r>
            </w:ins>
          </w:p>
        </w:tc>
        <w:tc>
          <w:tcPr>
            <w:tcW w:w="800" w:type="dxa"/>
            <w:tcBorders>
              <w:top w:val="single" w:sz="4" w:space="0" w:color="auto"/>
              <w:left w:val="nil"/>
              <w:bottom w:val="single" w:sz="4" w:space="0" w:color="auto"/>
              <w:right w:val="nil"/>
            </w:tcBorders>
            <w:shd w:val="clear" w:color="auto" w:fill="auto"/>
            <w:noWrap/>
            <w:vAlign w:val="bottom"/>
            <w:hideMark/>
          </w:tcPr>
          <w:p w14:paraId="1C472F96" w14:textId="77777777" w:rsidR="00736096" w:rsidRPr="00823843" w:rsidRDefault="00736096" w:rsidP="00BC59CD">
            <w:pPr>
              <w:spacing w:after="0" w:line="240" w:lineRule="auto"/>
              <w:jc w:val="center"/>
              <w:rPr>
                <w:ins w:id="589" w:author="Stefanie Lane" w:date="2022-08-29T18:41:00Z"/>
                <w:rFonts w:ascii="Calibri" w:eastAsia="Times New Roman" w:hAnsi="Calibri" w:cs="Calibri"/>
                <w:color w:val="000000"/>
                <w:sz w:val="20"/>
                <w:szCs w:val="20"/>
              </w:rPr>
            </w:pPr>
            <w:ins w:id="590" w:author="Stefanie Lane" w:date="2022-08-29T18:41:00Z">
              <w:r w:rsidRPr="00823843">
                <w:rPr>
                  <w:rFonts w:ascii="Calibri" w:eastAsia="Times New Roman" w:hAnsi="Calibri" w:cs="Calibri"/>
                  <w:color w:val="000000"/>
                  <w:sz w:val="20"/>
                  <w:szCs w:val="20"/>
                </w:rPr>
                <w:t>2.49</w:t>
              </w:r>
            </w:ins>
          </w:p>
        </w:tc>
      </w:tr>
      <w:tr w:rsidR="00736096" w:rsidRPr="00823843" w14:paraId="6929BB8D" w14:textId="77777777" w:rsidTr="00BC59CD">
        <w:trPr>
          <w:trHeight w:val="290"/>
          <w:jc w:val="center"/>
          <w:ins w:id="591" w:author="Stefanie Lane" w:date="2022-08-29T18:41:00Z"/>
        </w:trPr>
        <w:tc>
          <w:tcPr>
            <w:tcW w:w="1080" w:type="dxa"/>
            <w:tcBorders>
              <w:top w:val="nil"/>
              <w:left w:val="nil"/>
              <w:bottom w:val="nil"/>
              <w:right w:val="nil"/>
            </w:tcBorders>
            <w:shd w:val="clear" w:color="auto" w:fill="auto"/>
            <w:noWrap/>
            <w:vAlign w:val="bottom"/>
            <w:hideMark/>
          </w:tcPr>
          <w:p w14:paraId="051E1AA9" w14:textId="77777777" w:rsidR="00736096" w:rsidRPr="00823843" w:rsidRDefault="00736096" w:rsidP="00BC59CD">
            <w:pPr>
              <w:spacing w:after="0" w:line="240" w:lineRule="auto"/>
              <w:jc w:val="right"/>
              <w:rPr>
                <w:ins w:id="592" w:author="Stefanie Lane" w:date="2022-08-29T18:41:00Z"/>
                <w:rFonts w:ascii="Calibri" w:eastAsia="Times New Roman" w:hAnsi="Calibri" w:cs="Calibri"/>
                <w:color w:val="000000"/>
                <w:sz w:val="20"/>
                <w:szCs w:val="20"/>
              </w:rPr>
            </w:pPr>
            <w:ins w:id="593"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EF18BC0" w14:textId="77777777" w:rsidR="00736096" w:rsidRPr="00823843" w:rsidRDefault="00736096" w:rsidP="00BC59CD">
            <w:pPr>
              <w:spacing w:after="0" w:line="240" w:lineRule="auto"/>
              <w:jc w:val="center"/>
              <w:rPr>
                <w:ins w:id="594" w:author="Stefanie Lane" w:date="2022-08-29T18:41:00Z"/>
                <w:rFonts w:ascii="Calibri" w:eastAsia="Times New Roman" w:hAnsi="Calibri" w:cs="Calibri"/>
                <w:color w:val="000000"/>
                <w:sz w:val="20"/>
                <w:szCs w:val="20"/>
              </w:rPr>
            </w:pPr>
            <w:ins w:id="595" w:author="Stefanie Lane" w:date="2022-08-29T18:41:00Z">
              <w:r w:rsidRPr="00823843">
                <w:rPr>
                  <w:rFonts w:ascii="Calibri" w:eastAsia="Times New Roman" w:hAnsi="Calibri" w:cs="Calibri"/>
                  <w:color w:val="000000"/>
                  <w:sz w:val="20"/>
                  <w:szCs w:val="20"/>
                </w:rPr>
                <w:t>18</w:t>
              </w:r>
            </w:ins>
          </w:p>
        </w:tc>
        <w:tc>
          <w:tcPr>
            <w:tcW w:w="700" w:type="dxa"/>
            <w:tcBorders>
              <w:top w:val="nil"/>
              <w:left w:val="nil"/>
              <w:bottom w:val="nil"/>
              <w:right w:val="nil"/>
            </w:tcBorders>
            <w:shd w:val="clear" w:color="auto" w:fill="auto"/>
            <w:noWrap/>
            <w:vAlign w:val="bottom"/>
            <w:hideMark/>
          </w:tcPr>
          <w:p w14:paraId="438B3418" w14:textId="77777777" w:rsidR="00736096" w:rsidRPr="00823843" w:rsidRDefault="00736096" w:rsidP="00BC59CD">
            <w:pPr>
              <w:spacing w:after="0" w:line="240" w:lineRule="auto"/>
              <w:jc w:val="center"/>
              <w:rPr>
                <w:ins w:id="596" w:author="Stefanie Lane" w:date="2022-08-29T18:41:00Z"/>
                <w:rFonts w:ascii="Calibri" w:eastAsia="Times New Roman" w:hAnsi="Calibri" w:cs="Calibri"/>
                <w:color w:val="000000"/>
                <w:sz w:val="20"/>
                <w:szCs w:val="20"/>
              </w:rPr>
            </w:pPr>
            <w:ins w:id="597" w:author="Stefanie Lane" w:date="2022-08-29T18:41: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4E5A538F" w14:textId="77777777" w:rsidR="00736096" w:rsidRPr="00823843" w:rsidRDefault="00736096" w:rsidP="00BC59CD">
            <w:pPr>
              <w:spacing w:after="0" w:line="240" w:lineRule="auto"/>
              <w:jc w:val="center"/>
              <w:rPr>
                <w:ins w:id="598"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A4482CA" w14:textId="77777777" w:rsidR="00736096" w:rsidRPr="00823843" w:rsidRDefault="00736096" w:rsidP="00BC59CD">
            <w:pPr>
              <w:spacing w:after="0" w:line="240" w:lineRule="auto"/>
              <w:jc w:val="center"/>
              <w:rPr>
                <w:ins w:id="599" w:author="Stefanie Lane" w:date="2022-08-29T18:41:00Z"/>
                <w:rFonts w:ascii="Calibri" w:eastAsia="Times New Roman" w:hAnsi="Calibri" w:cs="Calibri"/>
                <w:color w:val="000000"/>
                <w:sz w:val="20"/>
                <w:szCs w:val="20"/>
              </w:rPr>
            </w:pPr>
            <w:ins w:id="600" w:author="Stefanie Lane" w:date="2022-08-29T18:41:00Z">
              <w:r w:rsidRPr="00823843">
                <w:rPr>
                  <w:rFonts w:ascii="Calibri" w:eastAsia="Times New Roman" w:hAnsi="Calibri" w:cs="Calibri"/>
                  <w:color w:val="000000"/>
                  <w:sz w:val="20"/>
                  <w:szCs w:val="20"/>
                </w:rPr>
                <w:t>11.50</w:t>
              </w:r>
            </w:ins>
          </w:p>
        </w:tc>
        <w:tc>
          <w:tcPr>
            <w:tcW w:w="800" w:type="dxa"/>
            <w:tcBorders>
              <w:top w:val="nil"/>
              <w:left w:val="nil"/>
              <w:bottom w:val="single" w:sz="4" w:space="0" w:color="auto"/>
              <w:right w:val="nil"/>
            </w:tcBorders>
            <w:shd w:val="clear" w:color="auto" w:fill="auto"/>
            <w:noWrap/>
            <w:vAlign w:val="bottom"/>
            <w:hideMark/>
          </w:tcPr>
          <w:p w14:paraId="315A8A87" w14:textId="77777777" w:rsidR="00736096" w:rsidRPr="00823843" w:rsidRDefault="00736096" w:rsidP="00BC59CD">
            <w:pPr>
              <w:spacing w:after="0" w:line="240" w:lineRule="auto"/>
              <w:jc w:val="center"/>
              <w:rPr>
                <w:ins w:id="601" w:author="Stefanie Lane" w:date="2022-08-29T18:41:00Z"/>
                <w:rFonts w:ascii="Calibri" w:eastAsia="Times New Roman" w:hAnsi="Calibri" w:cs="Calibri"/>
                <w:color w:val="000000"/>
                <w:sz w:val="20"/>
                <w:szCs w:val="20"/>
              </w:rPr>
            </w:pPr>
            <w:ins w:id="602" w:author="Stefanie Lane" w:date="2022-08-29T18:41:00Z">
              <w:r w:rsidRPr="00823843">
                <w:rPr>
                  <w:rFonts w:ascii="Calibri" w:eastAsia="Times New Roman" w:hAnsi="Calibri" w:cs="Calibri"/>
                  <w:color w:val="000000"/>
                  <w:sz w:val="20"/>
                  <w:szCs w:val="20"/>
                </w:rPr>
                <w:t>2.92</w:t>
              </w:r>
            </w:ins>
          </w:p>
        </w:tc>
        <w:tc>
          <w:tcPr>
            <w:tcW w:w="800" w:type="dxa"/>
            <w:tcBorders>
              <w:top w:val="nil"/>
              <w:left w:val="nil"/>
              <w:bottom w:val="single" w:sz="4" w:space="0" w:color="auto"/>
              <w:right w:val="nil"/>
            </w:tcBorders>
            <w:shd w:val="clear" w:color="auto" w:fill="auto"/>
            <w:noWrap/>
            <w:vAlign w:val="bottom"/>
            <w:hideMark/>
          </w:tcPr>
          <w:p w14:paraId="79811C5B" w14:textId="77777777" w:rsidR="00736096" w:rsidRPr="00823843" w:rsidRDefault="00736096" w:rsidP="00BC59CD">
            <w:pPr>
              <w:spacing w:after="0" w:line="240" w:lineRule="auto"/>
              <w:jc w:val="center"/>
              <w:rPr>
                <w:ins w:id="603" w:author="Stefanie Lane" w:date="2022-08-29T18:41:00Z"/>
                <w:rFonts w:ascii="Calibri" w:eastAsia="Times New Roman" w:hAnsi="Calibri" w:cs="Calibri"/>
                <w:color w:val="000000"/>
                <w:sz w:val="20"/>
                <w:szCs w:val="20"/>
              </w:rPr>
            </w:pPr>
            <w:ins w:id="604" w:author="Stefanie Lane" w:date="2022-08-29T18:41:00Z">
              <w:r w:rsidRPr="00823843">
                <w:rPr>
                  <w:rFonts w:ascii="Calibri" w:eastAsia="Times New Roman" w:hAnsi="Calibri" w:cs="Calibri"/>
                  <w:color w:val="000000"/>
                  <w:sz w:val="20"/>
                  <w:szCs w:val="20"/>
                </w:rPr>
                <w:t>3.13</w:t>
              </w:r>
            </w:ins>
          </w:p>
        </w:tc>
      </w:tr>
      <w:tr w:rsidR="00736096" w:rsidRPr="00823843" w14:paraId="7F76D6CB" w14:textId="77777777" w:rsidTr="00BC59CD">
        <w:trPr>
          <w:trHeight w:val="290"/>
          <w:jc w:val="center"/>
          <w:ins w:id="605"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010D1107" w14:textId="77777777" w:rsidR="00736096" w:rsidRPr="00823843" w:rsidRDefault="00736096" w:rsidP="00BC59CD">
            <w:pPr>
              <w:spacing w:after="0" w:line="240" w:lineRule="auto"/>
              <w:jc w:val="right"/>
              <w:rPr>
                <w:ins w:id="606" w:author="Stefanie Lane" w:date="2022-08-29T18:41:00Z"/>
                <w:rFonts w:ascii="Calibri" w:eastAsia="Times New Roman" w:hAnsi="Calibri" w:cs="Calibri"/>
                <w:color w:val="000000"/>
                <w:sz w:val="20"/>
                <w:szCs w:val="20"/>
              </w:rPr>
            </w:pPr>
            <w:ins w:id="607"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6D52F63C" w14:textId="77777777" w:rsidR="00736096" w:rsidRPr="00823843" w:rsidRDefault="00736096" w:rsidP="00BC59CD">
            <w:pPr>
              <w:spacing w:after="0" w:line="240" w:lineRule="auto"/>
              <w:jc w:val="center"/>
              <w:rPr>
                <w:ins w:id="608" w:author="Stefanie Lane" w:date="2022-08-29T18:41:00Z"/>
                <w:rFonts w:ascii="Calibri" w:eastAsia="Times New Roman" w:hAnsi="Calibri" w:cs="Calibri"/>
                <w:color w:val="000000"/>
                <w:sz w:val="20"/>
                <w:szCs w:val="20"/>
              </w:rPr>
            </w:pPr>
            <w:ins w:id="609" w:author="Stefanie Lane" w:date="2022-08-29T18:41: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22BD3A96" w14:textId="77777777" w:rsidR="00736096" w:rsidRPr="00823843" w:rsidRDefault="00736096" w:rsidP="00BC59CD">
            <w:pPr>
              <w:spacing w:after="0" w:line="240" w:lineRule="auto"/>
              <w:jc w:val="center"/>
              <w:rPr>
                <w:ins w:id="610" w:author="Stefanie Lane" w:date="2022-08-29T18:41:00Z"/>
                <w:rFonts w:ascii="Calibri" w:eastAsia="Times New Roman" w:hAnsi="Calibri" w:cs="Calibri"/>
                <w:color w:val="000000"/>
                <w:sz w:val="20"/>
                <w:szCs w:val="20"/>
              </w:rPr>
            </w:pPr>
            <w:ins w:id="611" w:author="Stefanie Lane" w:date="2022-08-29T18:41: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507D42F7" w14:textId="77777777" w:rsidR="00736096" w:rsidRPr="00823843" w:rsidRDefault="00736096" w:rsidP="00BC59CD">
            <w:pPr>
              <w:spacing w:after="0" w:line="240" w:lineRule="auto"/>
              <w:jc w:val="center"/>
              <w:rPr>
                <w:ins w:id="612"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07ED997" w14:textId="77777777" w:rsidR="00736096" w:rsidRPr="00823843" w:rsidRDefault="00736096" w:rsidP="00BC59CD">
            <w:pPr>
              <w:spacing w:after="0" w:line="240" w:lineRule="auto"/>
              <w:jc w:val="center"/>
              <w:rPr>
                <w:ins w:id="613" w:author="Stefanie Lane" w:date="2022-08-29T18:41:00Z"/>
                <w:rFonts w:ascii="Calibri" w:eastAsia="Times New Roman" w:hAnsi="Calibri" w:cs="Calibri"/>
                <w:color w:val="000000"/>
                <w:sz w:val="20"/>
                <w:szCs w:val="20"/>
              </w:rPr>
            </w:pPr>
            <w:ins w:id="614" w:author="Stefanie Lane" w:date="2022-08-29T18:41:00Z">
              <w:r w:rsidRPr="00823843">
                <w:rPr>
                  <w:rFonts w:ascii="Calibri" w:eastAsia="Times New Roman" w:hAnsi="Calibri" w:cs="Calibri"/>
                  <w:color w:val="000000"/>
                  <w:sz w:val="20"/>
                  <w:szCs w:val="20"/>
                </w:rPr>
                <w:t>10.46</w:t>
              </w:r>
            </w:ins>
          </w:p>
        </w:tc>
        <w:tc>
          <w:tcPr>
            <w:tcW w:w="800" w:type="dxa"/>
            <w:tcBorders>
              <w:top w:val="nil"/>
              <w:left w:val="nil"/>
              <w:bottom w:val="single" w:sz="4" w:space="0" w:color="auto"/>
              <w:right w:val="nil"/>
            </w:tcBorders>
            <w:shd w:val="clear" w:color="auto" w:fill="auto"/>
            <w:noWrap/>
            <w:vAlign w:val="bottom"/>
            <w:hideMark/>
          </w:tcPr>
          <w:p w14:paraId="4D6E6A38" w14:textId="77777777" w:rsidR="00736096" w:rsidRPr="00823843" w:rsidRDefault="00736096" w:rsidP="00BC59CD">
            <w:pPr>
              <w:spacing w:after="0" w:line="240" w:lineRule="auto"/>
              <w:jc w:val="center"/>
              <w:rPr>
                <w:ins w:id="615" w:author="Stefanie Lane" w:date="2022-08-29T18:41:00Z"/>
                <w:rFonts w:ascii="Calibri" w:eastAsia="Times New Roman" w:hAnsi="Calibri" w:cs="Calibri"/>
                <w:color w:val="000000"/>
                <w:sz w:val="20"/>
                <w:szCs w:val="20"/>
              </w:rPr>
            </w:pPr>
            <w:ins w:id="616" w:author="Stefanie Lane" w:date="2022-08-29T18:41:00Z">
              <w:r w:rsidRPr="00823843">
                <w:rPr>
                  <w:rFonts w:ascii="Calibri" w:eastAsia="Times New Roman" w:hAnsi="Calibri" w:cs="Calibri"/>
                  <w:color w:val="000000"/>
                  <w:sz w:val="20"/>
                  <w:szCs w:val="20"/>
                </w:rPr>
                <w:t>1.90</w:t>
              </w:r>
            </w:ins>
          </w:p>
        </w:tc>
        <w:tc>
          <w:tcPr>
            <w:tcW w:w="800" w:type="dxa"/>
            <w:tcBorders>
              <w:top w:val="nil"/>
              <w:left w:val="nil"/>
              <w:bottom w:val="single" w:sz="4" w:space="0" w:color="auto"/>
              <w:right w:val="nil"/>
            </w:tcBorders>
            <w:shd w:val="clear" w:color="auto" w:fill="auto"/>
            <w:noWrap/>
            <w:vAlign w:val="bottom"/>
            <w:hideMark/>
          </w:tcPr>
          <w:p w14:paraId="1FEDC3A2" w14:textId="77777777" w:rsidR="00736096" w:rsidRPr="00823843" w:rsidRDefault="00736096" w:rsidP="00BC59CD">
            <w:pPr>
              <w:spacing w:after="0" w:line="240" w:lineRule="auto"/>
              <w:jc w:val="center"/>
              <w:rPr>
                <w:ins w:id="617" w:author="Stefanie Lane" w:date="2022-08-29T18:41:00Z"/>
                <w:rFonts w:ascii="Calibri" w:eastAsia="Times New Roman" w:hAnsi="Calibri" w:cs="Calibri"/>
                <w:color w:val="000000"/>
                <w:sz w:val="20"/>
                <w:szCs w:val="20"/>
              </w:rPr>
            </w:pPr>
            <w:ins w:id="618" w:author="Stefanie Lane" w:date="2022-08-29T18:41:00Z">
              <w:r w:rsidRPr="00823843">
                <w:rPr>
                  <w:rFonts w:ascii="Calibri" w:eastAsia="Times New Roman" w:hAnsi="Calibri" w:cs="Calibri"/>
                  <w:color w:val="000000"/>
                  <w:sz w:val="20"/>
                  <w:szCs w:val="20"/>
                </w:rPr>
                <w:t>3.25</w:t>
              </w:r>
            </w:ins>
          </w:p>
        </w:tc>
      </w:tr>
      <w:tr w:rsidR="00736096" w:rsidRPr="00823843" w14:paraId="382991CD" w14:textId="77777777" w:rsidTr="00BC59CD">
        <w:trPr>
          <w:trHeight w:val="200"/>
          <w:jc w:val="center"/>
          <w:ins w:id="619" w:author="Stefanie Lane" w:date="2022-08-29T18:41:00Z"/>
        </w:trPr>
        <w:tc>
          <w:tcPr>
            <w:tcW w:w="1080" w:type="dxa"/>
            <w:tcBorders>
              <w:top w:val="nil"/>
              <w:left w:val="nil"/>
              <w:bottom w:val="nil"/>
              <w:right w:val="nil"/>
            </w:tcBorders>
            <w:shd w:val="clear" w:color="auto" w:fill="auto"/>
            <w:noWrap/>
            <w:vAlign w:val="bottom"/>
            <w:hideMark/>
          </w:tcPr>
          <w:p w14:paraId="0D1B2BC0" w14:textId="77777777" w:rsidR="00736096" w:rsidRPr="00823843" w:rsidRDefault="00736096" w:rsidP="00BC59CD">
            <w:pPr>
              <w:spacing w:after="0" w:line="240" w:lineRule="auto"/>
              <w:jc w:val="center"/>
              <w:rPr>
                <w:ins w:id="620"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66A1DEB" w14:textId="77777777" w:rsidR="00736096" w:rsidRPr="00823843" w:rsidRDefault="00736096" w:rsidP="00BC59CD">
            <w:pPr>
              <w:spacing w:after="0" w:line="240" w:lineRule="auto"/>
              <w:rPr>
                <w:ins w:id="621"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100AB0EB" w14:textId="77777777" w:rsidR="00736096" w:rsidRPr="00823843" w:rsidRDefault="00736096" w:rsidP="00BC59CD">
            <w:pPr>
              <w:spacing w:after="0" w:line="240" w:lineRule="auto"/>
              <w:rPr>
                <w:ins w:id="622"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531D41B" w14:textId="77777777" w:rsidR="00736096" w:rsidRPr="00823843" w:rsidRDefault="00736096" w:rsidP="00BC59CD">
            <w:pPr>
              <w:spacing w:after="0" w:line="240" w:lineRule="auto"/>
              <w:rPr>
                <w:ins w:id="62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3A2D424" w14:textId="77777777" w:rsidR="00736096" w:rsidRPr="00823843" w:rsidRDefault="00736096" w:rsidP="00BC59CD">
            <w:pPr>
              <w:spacing w:after="0" w:line="240" w:lineRule="auto"/>
              <w:rPr>
                <w:ins w:id="62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B15C17" w14:textId="77777777" w:rsidR="00736096" w:rsidRPr="00823843" w:rsidRDefault="00736096" w:rsidP="00BC59CD">
            <w:pPr>
              <w:spacing w:after="0" w:line="240" w:lineRule="auto"/>
              <w:rPr>
                <w:ins w:id="625"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26D797" w14:textId="77777777" w:rsidR="00736096" w:rsidRPr="00823843" w:rsidRDefault="00736096" w:rsidP="00BC59CD">
            <w:pPr>
              <w:spacing w:after="0" w:line="240" w:lineRule="auto"/>
              <w:rPr>
                <w:ins w:id="626" w:author="Stefanie Lane" w:date="2022-08-29T18:41:00Z"/>
                <w:rFonts w:ascii="Times New Roman" w:eastAsia="Times New Roman" w:hAnsi="Times New Roman" w:cs="Times New Roman"/>
                <w:sz w:val="20"/>
                <w:szCs w:val="20"/>
              </w:rPr>
            </w:pPr>
          </w:p>
        </w:tc>
      </w:tr>
      <w:tr w:rsidR="00736096" w:rsidRPr="00823843" w14:paraId="7FCFBC15" w14:textId="77777777" w:rsidTr="00BC59CD">
        <w:trPr>
          <w:trHeight w:val="290"/>
          <w:jc w:val="center"/>
          <w:ins w:id="627" w:author="Stefanie Lane" w:date="2022-08-29T18:41:00Z"/>
        </w:trPr>
        <w:tc>
          <w:tcPr>
            <w:tcW w:w="1080" w:type="dxa"/>
            <w:tcBorders>
              <w:top w:val="nil"/>
              <w:left w:val="nil"/>
              <w:bottom w:val="nil"/>
              <w:right w:val="nil"/>
            </w:tcBorders>
            <w:shd w:val="clear" w:color="auto" w:fill="auto"/>
            <w:noWrap/>
            <w:vAlign w:val="bottom"/>
            <w:hideMark/>
          </w:tcPr>
          <w:p w14:paraId="2DCB2610" w14:textId="77777777" w:rsidR="00736096" w:rsidRPr="00823843" w:rsidRDefault="00736096" w:rsidP="00BC59CD">
            <w:pPr>
              <w:spacing w:after="0" w:line="240" w:lineRule="auto"/>
              <w:rPr>
                <w:ins w:id="628" w:author="Stefanie Lane" w:date="2022-08-29T18:41:00Z"/>
                <w:rFonts w:ascii="Calibri" w:eastAsia="Times New Roman" w:hAnsi="Calibri" w:cs="Calibri"/>
                <w:b/>
                <w:bCs/>
                <w:color w:val="000000"/>
                <w:sz w:val="20"/>
                <w:szCs w:val="20"/>
              </w:rPr>
            </w:pPr>
            <w:ins w:id="629" w:author="Stefanie Lane" w:date="2022-08-29T18:41:00Z">
              <w:r w:rsidRPr="00823843">
                <w:rPr>
                  <w:rFonts w:ascii="Calibri" w:eastAsia="Times New Roman" w:hAnsi="Calibri" w:cs="Calibri"/>
                  <w:b/>
                  <w:bCs/>
                  <w:color w:val="000000"/>
                  <w:sz w:val="20"/>
                  <w:szCs w:val="20"/>
                </w:rPr>
                <w:t>Total</w:t>
              </w:r>
            </w:ins>
          </w:p>
        </w:tc>
        <w:tc>
          <w:tcPr>
            <w:tcW w:w="840" w:type="dxa"/>
            <w:tcBorders>
              <w:top w:val="nil"/>
              <w:left w:val="nil"/>
              <w:bottom w:val="nil"/>
              <w:right w:val="nil"/>
            </w:tcBorders>
            <w:shd w:val="clear" w:color="auto" w:fill="auto"/>
            <w:noWrap/>
            <w:vAlign w:val="bottom"/>
            <w:hideMark/>
          </w:tcPr>
          <w:p w14:paraId="657FFD51" w14:textId="77777777" w:rsidR="00736096" w:rsidRPr="00823843" w:rsidRDefault="00736096" w:rsidP="00BC59CD">
            <w:pPr>
              <w:spacing w:after="0" w:line="240" w:lineRule="auto"/>
              <w:rPr>
                <w:ins w:id="630"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25ED88" w14:textId="77777777" w:rsidR="00736096" w:rsidRPr="00823843" w:rsidRDefault="00736096" w:rsidP="00BC59CD">
            <w:pPr>
              <w:spacing w:after="0" w:line="240" w:lineRule="auto"/>
              <w:rPr>
                <w:ins w:id="631"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C1663D5" w14:textId="77777777" w:rsidR="00736096" w:rsidRPr="00823843" w:rsidRDefault="00736096" w:rsidP="00BC59CD">
            <w:pPr>
              <w:spacing w:after="0" w:line="240" w:lineRule="auto"/>
              <w:rPr>
                <w:ins w:id="63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200ABBC" w14:textId="77777777" w:rsidR="00736096" w:rsidRPr="00823843" w:rsidRDefault="00736096" w:rsidP="00BC59CD">
            <w:pPr>
              <w:spacing w:after="0" w:line="240" w:lineRule="auto"/>
              <w:rPr>
                <w:ins w:id="63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EC91E78" w14:textId="77777777" w:rsidR="00736096" w:rsidRPr="00823843" w:rsidRDefault="00736096" w:rsidP="00BC59CD">
            <w:pPr>
              <w:spacing w:after="0" w:line="240" w:lineRule="auto"/>
              <w:rPr>
                <w:ins w:id="63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4A2ACE5" w14:textId="77777777" w:rsidR="00736096" w:rsidRPr="00823843" w:rsidRDefault="00736096" w:rsidP="00BC59CD">
            <w:pPr>
              <w:spacing w:after="0" w:line="240" w:lineRule="auto"/>
              <w:rPr>
                <w:ins w:id="635" w:author="Stefanie Lane" w:date="2022-08-29T18:41:00Z"/>
                <w:rFonts w:ascii="Times New Roman" w:eastAsia="Times New Roman" w:hAnsi="Times New Roman" w:cs="Times New Roman"/>
                <w:sz w:val="20"/>
                <w:szCs w:val="20"/>
              </w:rPr>
            </w:pPr>
          </w:p>
        </w:tc>
      </w:tr>
      <w:tr w:rsidR="00736096" w:rsidRPr="00823843" w14:paraId="47668DCD" w14:textId="77777777" w:rsidTr="00BC59CD">
        <w:trPr>
          <w:trHeight w:val="290"/>
          <w:jc w:val="center"/>
          <w:ins w:id="636"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5F6F6B3C" w14:textId="77777777" w:rsidR="00736096" w:rsidRPr="00823843" w:rsidRDefault="00736096" w:rsidP="00BC59CD">
            <w:pPr>
              <w:spacing w:after="0" w:line="240" w:lineRule="auto"/>
              <w:jc w:val="right"/>
              <w:rPr>
                <w:ins w:id="637" w:author="Stefanie Lane" w:date="2022-08-29T18:41:00Z"/>
                <w:rFonts w:ascii="Calibri" w:eastAsia="Times New Roman" w:hAnsi="Calibri" w:cs="Calibri"/>
                <w:color w:val="000000"/>
                <w:sz w:val="20"/>
                <w:szCs w:val="20"/>
              </w:rPr>
            </w:pPr>
            <w:ins w:id="638"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5071D581" w14:textId="77777777" w:rsidR="00736096" w:rsidRPr="00823843" w:rsidRDefault="00736096" w:rsidP="00BC59CD">
            <w:pPr>
              <w:spacing w:after="0" w:line="240" w:lineRule="auto"/>
              <w:jc w:val="center"/>
              <w:rPr>
                <w:ins w:id="639" w:author="Stefanie Lane" w:date="2022-08-29T18:41:00Z"/>
                <w:rFonts w:ascii="Calibri" w:eastAsia="Times New Roman" w:hAnsi="Calibri" w:cs="Calibri"/>
                <w:color w:val="000000"/>
                <w:sz w:val="20"/>
                <w:szCs w:val="20"/>
              </w:rPr>
            </w:pPr>
            <w:ins w:id="640" w:author="Stefanie Lane" w:date="2022-08-29T18:41:00Z">
              <w:r w:rsidRPr="00823843">
                <w:rPr>
                  <w:rFonts w:ascii="Calibri" w:eastAsia="Times New Roman" w:hAnsi="Calibri" w:cs="Calibri"/>
                  <w:color w:val="000000"/>
                  <w:sz w:val="20"/>
                  <w:szCs w:val="20"/>
                </w:rPr>
                <w:t>82</w:t>
              </w:r>
            </w:ins>
          </w:p>
        </w:tc>
        <w:tc>
          <w:tcPr>
            <w:tcW w:w="700" w:type="dxa"/>
            <w:tcBorders>
              <w:top w:val="single" w:sz="4" w:space="0" w:color="auto"/>
              <w:left w:val="nil"/>
              <w:bottom w:val="single" w:sz="4" w:space="0" w:color="auto"/>
              <w:right w:val="nil"/>
            </w:tcBorders>
            <w:shd w:val="clear" w:color="auto" w:fill="auto"/>
            <w:noWrap/>
            <w:vAlign w:val="bottom"/>
            <w:hideMark/>
          </w:tcPr>
          <w:p w14:paraId="3A18A79B" w14:textId="77777777" w:rsidR="00736096" w:rsidRPr="00823843" w:rsidRDefault="00736096" w:rsidP="00BC59CD">
            <w:pPr>
              <w:spacing w:after="0" w:line="240" w:lineRule="auto"/>
              <w:jc w:val="center"/>
              <w:rPr>
                <w:ins w:id="641" w:author="Stefanie Lane" w:date="2022-08-29T18:41:00Z"/>
                <w:rFonts w:ascii="Calibri" w:eastAsia="Times New Roman" w:hAnsi="Calibri" w:cs="Calibri"/>
                <w:color w:val="000000"/>
                <w:sz w:val="20"/>
                <w:szCs w:val="20"/>
              </w:rPr>
            </w:pPr>
            <w:ins w:id="642" w:author="Stefanie Lane" w:date="2022-08-29T18:41:00Z">
              <w:r w:rsidRPr="00823843">
                <w:rPr>
                  <w:rFonts w:ascii="Calibri" w:eastAsia="Times New Roman" w:hAnsi="Calibri" w:cs="Calibri"/>
                  <w:color w:val="000000"/>
                  <w:sz w:val="20"/>
                  <w:szCs w:val="20"/>
                </w:rPr>
                <w:t>48</w:t>
              </w:r>
            </w:ins>
          </w:p>
        </w:tc>
        <w:tc>
          <w:tcPr>
            <w:tcW w:w="300" w:type="dxa"/>
            <w:tcBorders>
              <w:top w:val="nil"/>
              <w:left w:val="nil"/>
              <w:bottom w:val="nil"/>
              <w:right w:val="nil"/>
            </w:tcBorders>
            <w:shd w:val="clear" w:color="auto" w:fill="auto"/>
            <w:noWrap/>
            <w:vAlign w:val="bottom"/>
            <w:hideMark/>
          </w:tcPr>
          <w:p w14:paraId="5EE2B4CE" w14:textId="77777777" w:rsidR="00736096" w:rsidRPr="00823843" w:rsidRDefault="00736096" w:rsidP="00BC59CD">
            <w:pPr>
              <w:spacing w:after="0" w:line="240" w:lineRule="auto"/>
              <w:jc w:val="center"/>
              <w:rPr>
                <w:ins w:id="643"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A3F3853" w14:textId="77777777" w:rsidR="00736096" w:rsidRPr="00823843" w:rsidRDefault="00736096" w:rsidP="00BC59CD">
            <w:pPr>
              <w:spacing w:after="0" w:line="240" w:lineRule="auto"/>
              <w:jc w:val="center"/>
              <w:rPr>
                <w:ins w:id="644" w:author="Stefanie Lane" w:date="2022-08-29T18:41:00Z"/>
                <w:rFonts w:ascii="Calibri" w:eastAsia="Times New Roman" w:hAnsi="Calibri" w:cs="Calibri"/>
                <w:color w:val="000000"/>
                <w:sz w:val="20"/>
                <w:szCs w:val="20"/>
              </w:rPr>
            </w:pPr>
            <w:ins w:id="645" w:author="Stefanie Lane" w:date="2022-08-29T18:41:00Z">
              <w:r w:rsidRPr="00823843">
                <w:rPr>
                  <w:rFonts w:ascii="Calibri" w:eastAsia="Times New Roman" w:hAnsi="Calibri" w:cs="Calibri"/>
                  <w:color w:val="000000"/>
                  <w:sz w:val="20"/>
                  <w:szCs w:val="20"/>
                </w:rPr>
                <w:t>9.96</w:t>
              </w:r>
            </w:ins>
          </w:p>
        </w:tc>
        <w:tc>
          <w:tcPr>
            <w:tcW w:w="800" w:type="dxa"/>
            <w:tcBorders>
              <w:top w:val="single" w:sz="4" w:space="0" w:color="auto"/>
              <w:left w:val="nil"/>
              <w:bottom w:val="single" w:sz="4" w:space="0" w:color="auto"/>
              <w:right w:val="nil"/>
            </w:tcBorders>
            <w:shd w:val="clear" w:color="auto" w:fill="auto"/>
            <w:noWrap/>
            <w:vAlign w:val="bottom"/>
            <w:hideMark/>
          </w:tcPr>
          <w:p w14:paraId="26609ACD" w14:textId="77777777" w:rsidR="00736096" w:rsidRPr="00823843" w:rsidRDefault="00736096" w:rsidP="00BC59CD">
            <w:pPr>
              <w:spacing w:after="0" w:line="240" w:lineRule="auto"/>
              <w:jc w:val="center"/>
              <w:rPr>
                <w:ins w:id="646" w:author="Stefanie Lane" w:date="2022-08-29T18:41:00Z"/>
                <w:rFonts w:ascii="Calibri" w:eastAsia="Times New Roman" w:hAnsi="Calibri" w:cs="Calibri"/>
                <w:color w:val="000000"/>
                <w:sz w:val="20"/>
                <w:szCs w:val="20"/>
              </w:rPr>
            </w:pPr>
            <w:ins w:id="647" w:author="Stefanie Lane" w:date="2022-08-29T18:41:00Z">
              <w:r w:rsidRPr="00823843">
                <w:rPr>
                  <w:rFonts w:ascii="Calibri" w:eastAsia="Times New Roman" w:hAnsi="Calibri" w:cs="Calibri"/>
                  <w:color w:val="000000"/>
                  <w:sz w:val="20"/>
                  <w:szCs w:val="20"/>
                </w:rPr>
                <w:t>3.41</w:t>
              </w:r>
            </w:ins>
          </w:p>
        </w:tc>
        <w:tc>
          <w:tcPr>
            <w:tcW w:w="800" w:type="dxa"/>
            <w:tcBorders>
              <w:top w:val="single" w:sz="4" w:space="0" w:color="auto"/>
              <w:left w:val="nil"/>
              <w:bottom w:val="single" w:sz="4" w:space="0" w:color="auto"/>
              <w:right w:val="nil"/>
            </w:tcBorders>
            <w:shd w:val="clear" w:color="auto" w:fill="auto"/>
            <w:noWrap/>
            <w:vAlign w:val="bottom"/>
            <w:hideMark/>
          </w:tcPr>
          <w:p w14:paraId="631F6B5C" w14:textId="77777777" w:rsidR="00736096" w:rsidRPr="00823843" w:rsidRDefault="00736096" w:rsidP="00BC59CD">
            <w:pPr>
              <w:spacing w:after="0" w:line="240" w:lineRule="auto"/>
              <w:jc w:val="center"/>
              <w:rPr>
                <w:ins w:id="648" w:author="Stefanie Lane" w:date="2022-08-29T18:41:00Z"/>
                <w:rFonts w:ascii="Calibri" w:eastAsia="Times New Roman" w:hAnsi="Calibri" w:cs="Calibri"/>
                <w:color w:val="000000"/>
                <w:sz w:val="20"/>
                <w:szCs w:val="20"/>
              </w:rPr>
            </w:pPr>
            <w:ins w:id="649" w:author="Stefanie Lane" w:date="2022-08-29T18:41:00Z">
              <w:r w:rsidRPr="00823843">
                <w:rPr>
                  <w:rFonts w:ascii="Calibri" w:eastAsia="Times New Roman" w:hAnsi="Calibri" w:cs="Calibri"/>
                  <w:color w:val="000000"/>
                  <w:sz w:val="20"/>
                  <w:szCs w:val="20"/>
                </w:rPr>
                <w:t>4.82</w:t>
              </w:r>
            </w:ins>
          </w:p>
        </w:tc>
      </w:tr>
      <w:tr w:rsidR="00736096" w:rsidRPr="00823843" w14:paraId="6198756D" w14:textId="77777777" w:rsidTr="00BC59CD">
        <w:trPr>
          <w:trHeight w:val="290"/>
          <w:jc w:val="center"/>
          <w:ins w:id="650" w:author="Stefanie Lane" w:date="2022-08-29T18:41:00Z"/>
        </w:trPr>
        <w:tc>
          <w:tcPr>
            <w:tcW w:w="1080" w:type="dxa"/>
            <w:tcBorders>
              <w:top w:val="nil"/>
              <w:left w:val="nil"/>
              <w:bottom w:val="nil"/>
              <w:right w:val="nil"/>
            </w:tcBorders>
            <w:shd w:val="clear" w:color="auto" w:fill="auto"/>
            <w:noWrap/>
            <w:vAlign w:val="bottom"/>
            <w:hideMark/>
          </w:tcPr>
          <w:p w14:paraId="445AC218" w14:textId="77777777" w:rsidR="00736096" w:rsidRPr="00823843" w:rsidRDefault="00736096" w:rsidP="00BC59CD">
            <w:pPr>
              <w:spacing w:after="0" w:line="240" w:lineRule="auto"/>
              <w:jc w:val="right"/>
              <w:rPr>
                <w:ins w:id="651" w:author="Stefanie Lane" w:date="2022-08-29T18:41:00Z"/>
                <w:rFonts w:ascii="Calibri" w:eastAsia="Times New Roman" w:hAnsi="Calibri" w:cs="Calibri"/>
                <w:color w:val="000000"/>
                <w:sz w:val="20"/>
                <w:szCs w:val="20"/>
              </w:rPr>
            </w:pPr>
            <w:ins w:id="652"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8D4FDA4" w14:textId="77777777" w:rsidR="00736096" w:rsidRPr="00823843" w:rsidRDefault="00736096" w:rsidP="00BC59CD">
            <w:pPr>
              <w:spacing w:after="0" w:line="240" w:lineRule="auto"/>
              <w:jc w:val="center"/>
              <w:rPr>
                <w:ins w:id="653" w:author="Stefanie Lane" w:date="2022-08-29T18:41:00Z"/>
                <w:rFonts w:ascii="Calibri" w:eastAsia="Times New Roman" w:hAnsi="Calibri" w:cs="Calibri"/>
                <w:color w:val="000000"/>
                <w:sz w:val="20"/>
                <w:szCs w:val="20"/>
              </w:rPr>
            </w:pPr>
            <w:ins w:id="654" w:author="Stefanie Lane" w:date="2022-08-29T18:41:00Z">
              <w:r w:rsidRPr="00823843">
                <w:rPr>
                  <w:rFonts w:ascii="Calibri" w:eastAsia="Times New Roman" w:hAnsi="Calibri" w:cs="Calibri"/>
                  <w:color w:val="000000"/>
                  <w:sz w:val="20"/>
                  <w:szCs w:val="20"/>
                </w:rPr>
                <w:t>82</w:t>
              </w:r>
            </w:ins>
          </w:p>
        </w:tc>
        <w:tc>
          <w:tcPr>
            <w:tcW w:w="700" w:type="dxa"/>
            <w:tcBorders>
              <w:top w:val="nil"/>
              <w:left w:val="nil"/>
              <w:bottom w:val="nil"/>
              <w:right w:val="nil"/>
            </w:tcBorders>
            <w:shd w:val="clear" w:color="auto" w:fill="auto"/>
            <w:noWrap/>
            <w:vAlign w:val="bottom"/>
            <w:hideMark/>
          </w:tcPr>
          <w:p w14:paraId="4E135E22" w14:textId="77777777" w:rsidR="00736096" w:rsidRPr="00823843" w:rsidRDefault="00736096" w:rsidP="00BC59CD">
            <w:pPr>
              <w:spacing w:after="0" w:line="240" w:lineRule="auto"/>
              <w:jc w:val="center"/>
              <w:rPr>
                <w:ins w:id="655" w:author="Stefanie Lane" w:date="2022-08-29T18:41:00Z"/>
                <w:rFonts w:ascii="Calibri" w:eastAsia="Times New Roman" w:hAnsi="Calibri" w:cs="Calibri"/>
                <w:color w:val="000000"/>
                <w:sz w:val="20"/>
                <w:szCs w:val="20"/>
              </w:rPr>
            </w:pPr>
            <w:ins w:id="656" w:author="Stefanie Lane" w:date="2022-08-29T18:41:00Z">
              <w:r w:rsidRPr="00823843">
                <w:rPr>
                  <w:rFonts w:ascii="Calibri" w:eastAsia="Times New Roman" w:hAnsi="Calibri" w:cs="Calibri"/>
                  <w:color w:val="000000"/>
                  <w:sz w:val="20"/>
                  <w:szCs w:val="20"/>
                </w:rPr>
                <w:t>45</w:t>
              </w:r>
            </w:ins>
          </w:p>
        </w:tc>
        <w:tc>
          <w:tcPr>
            <w:tcW w:w="300" w:type="dxa"/>
            <w:tcBorders>
              <w:top w:val="nil"/>
              <w:left w:val="nil"/>
              <w:bottom w:val="nil"/>
              <w:right w:val="nil"/>
            </w:tcBorders>
            <w:shd w:val="clear" w:color="auto" w:fill="auto"/>
            <w:noWrap/>
            <w:vAlign w:val="bottom"/>
            <w:hideMark/>
          </w:tcPr>
          <w:p w14:paraId="580F2B39" w14:textId="77777777" w:rsidR="00736096" w:rsidRPr="00823843" w:rsidRDefault="00736096" w:rsidP="00BC59CD">
            <w:pPr>
              <w:spacing w:after="0" w:line="240" w:lineRule="auto"/>
              <w:jc w:val="center"/>
              <w:rPr>
                <w:ins w:id="657" w:author="Stefanie Lane" w:date="2022-08-29T18:41: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58FA009F" w14:textId="77777777" w:rsidR="00736096" w:rsidRPr="00823843" w:rsidRDefault="00736096" w:rsidP="00BC59CD">
            <w:pPr>
              <w:spacing w:after="0" w:line="240" w:lineRule="auto"/>
              <w:jc w:val="center"/>
              <w:rPr>
                <w:ins w:id="658" w:author="Stefanie Lane" w:date="2022-08-29T18:41:00Z"/>
                <w:rFonts w:ascii="Calibri" w:eastAsia="Times New Roman" w:hAnsi="Calibri" w:cs="Calibri"/>
                <w:color w:val="000000"/>
                <w:sz w:val="20"/>
                <w:szCs w:val="20"/>
              </w:rPr>
            </w:pPr>
            <w:ins w:id="659" w:author="Stefanie Lane" w:date="2022-08-29T18:41:00Z">
              <w:r w:rsidRPr="00823843">
                <w:rPr>
                  <w:rFonts w:ascii="Calibri" w:eastAsia="Times New Roman" w:hAnsi="Calibri" w:cs="Calibri"/>
                  <w:color w:val="000000"/>
                  <w:sz w:val="20"/>
                  <w:szCs w:val="20"/>
                </w:rPr>
                <w:t>9.55</w:t>
              </w:r>
            </w:ins>
          </w:p>
        </w:tc>
        <w:tc>
          <w:tcPr>
            <w:tcW w:w="800" w:type="dxa"/>
            <w:tcBorders>
              <w:top w:val="nil"/>
              <w:left w:val="nil"/>
              <w:bottom w:val="nil"/>
              <w:right w:val="nil"/>
            </w:tcBorders>
            <w:shd w:val="clear" w:color="auto" w:fill="auto"/>
            <w:noWrap/>
            <w:vAlign w:val="bottom"/>
            <w:hideMark/>
          </w:tcPr>
          <w:p w14:paraId="09F6C894" w14:textId="77777777" w:rsidR="00736096" w:rsidRPr="00823843" w:rsidRDefault="00736096" w:rsidP="00BC59CD">
            <w:pPr>
              <w:spacing w:after="0" w:line="240" w:lineRule="auto"/>
              <w:jc w:val="center"/>
              <w:rPr>
                <w:ins w:id="660" w:author="Stefanie Lane" w:date="2022-08-29T18:41:00Z"/>
                <w:rFonts w:ascii="Calibri" w:eastAsia="Times New Roman" w:hAnsi="Calibri" w:cs="Calibri"/>
                <w:color w:val="000000"/>
                <w:sz w:val="20"/>
                <w:szCs w:val="20"/>
              </w:rPr>
            </w:pPr>
            <w:ins w:id="661" w:author="Stefanie Lane" w:date="2022-08-29T18:41:00Z">
              <w:r w:rsidRPr="00823843">
                <w:rPr>
                  <w:rFonts w:ascii="Calibri" w:eastAsia="Times New Roman" w:hAnsi="Calibri" w:cs="Calibri"/>
                  <w:color w:val="000000"/>
                  <w:sz w:val="20"/>
                  <w:szCs w:val="20"/>
                </w:rPr>
                <w:t>3.30</w:t>
              </w:r>
            </w:ins>
          </w:p>
        </w:tc>
        <w:tc>
          <w:tcPr>
            <w:tcW w:w="800" w:type="dxa"/>
            <w:tcBorders>
              <w:top w:val="nil"/>
              <w:left w:val="nil"/>
              <w:bottom w:val="nil"/>
              <w:right w:val="nil"/>
            </w:tcBorders>
            <w:shd w:val="clear" w:color="auto" w:fill="auto"/>
            <w:noWrap/>
            <w:vAlign w:val="bottom"/>
            <w:hideMark/>
          </w:tcPr>
          <w:p w14:paraId="5B79900F" w14:textId="77777777" w:rsidR="00736096" w:rsidRPr="00823843" w:rsidRDefault="00736096" w:rsidP="00BC59CD">
            <w:pPr>
              <w:spacing w:after="0" w:line="240" w:lineRule="auto"/>
              <w:jc w:val="center"/>
              <w:rPr>
                <w:ins w:id="662" w:author="Stefanie Lane" w:date="2022-08-29T18:41:00Z"/>
                <w:rFonts w:ascii="Calibri" w:eastAsia="Times New Roman" w:hAnsi="Calibri" w:cs="Calibri"/>
                <w:color w:val="000000"/>
                <w:sz w:val="20"/>
                <w:szCs w:val="20"/>
              </w:rPr>
            </w:pPr>
            <w:ins w:id="663" w:author="Stefanie Lane" w:date="2022-08-29T18:41:00Z">
              <w:r w:rsidRPr="00823843">
                <w:rPr>
                  <w:rFonts w:ascii="Calibri" w:eastAsia="Times New Roman" w:hAnsi="Calibri" w:cs="Calibri"/>
                  <w:color w:val="000000"/>
                  <w:sz w:val="20"/>
                  <w:szCs w:val="20"/>
                </w:rPr>
                <w:t>4.71</w:t>
              </w:r>
            </w:ins>
          </w:p>
        </w:tc>
      </w:tr>
      <w:tr w:rsidR="00736096" w:rsidRPr="00823843" w14:paraId="633ED736" w14:textId="77777777" w:rsidTr="00BC59CD">
        <w:trPr>
          <w:trHeight w:val="290"/>
          <w:jc w:val="center"/>
          <w:ins w:id="664"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30DDB89B" w14:textId="77777777" w:rsidR="00736096" w:rsidRPr="00823843" w:rsidRDefault="00736096" w:rsidP="00BC59CD">
            <w:pPr>
              <w:spacing w:after="0" w:line="240" w:lineRule="auto"/>
              <w:jc w:val="right"/>
              <w:rPr>
                <w:ins w:id="665" w:author="Stefanie Lane" w:date="2022-08-29T18:41:00Z"/>
                <w:rFonts w:ascii="Calibri" w:eastAsia="Times New Roman" w:hAnsi="Calibri" w:cs="Calibri"/>
                <w:color w:val="000000"/>
                <w:sz w:val="20"/>
                <w:szCs w:val="20"/>
              </w:rPr>
            </w:pPr>
            <w:ins w:id="666"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44FFDC43" w14:textId="77777777" w:rsidR="00736096" w:rsidRPr="00823843" w:rsidRDefault="00736096" w:rsidP="00BC59CD">
            <w:pPr>
              <w:spacing w:after="0" w:line="240" w:lineRule="auto"/>
              <w:jc w:val="center"/>
              <w:rPr>
                <w:ins w:id="667" w:author="Stefanie Lane" w:date="2022-08-29T18:41:00Z"/>
                <w:rFonts w:ascii="Calibri" w:eastAsia="Times New Roman" w:hAnsi="Calibri" w:cs="Calibri"/>
                <w:color w:val="000000"/>
                <w:sz w:val="20"/>
                <w:szCs w:val="20"/>
              </w:rPr>
            </w:pPr>
            <w:ins w:id="668" w:author="Stefanie Lane" w:date="2022-08-29T18:41:00Z">
              <w:r w:rsidRPr="00823843">
                <w:rPr>
                  <w:rFonts w:ascii="Calibri" w:eastAsia="Times New Roman" w:hAnsi="Calibri" w:cs="Calibri"/>
                  <w:color w:val="000000"/>
                  <w:sz w:val="20"/>
                  <w:szCs w:val="20"/>
                </w:rPr>
                <w:t>74</w:t>
              </w:r>
            </w:ins>
          </w:p>
        </w:tc>
        <w:tc>
          <w:tcPr>
            <w:tcW w:w="700" w:type="dxa"/>
            <w:tcBorders>
              <w:top w:val="single" w:sz="4" w:space="0" w:color="auto"/>
              <w:left w:val="nil"/>
              <w:bottom w:val="single" w:sz="4" w:space="0" w:color="auto"/>
              <w:right w:val="nil"/>
            </w:tcBorders>
            <w:shd w:val="clear" w:color="auto" w:fill="auto"/>
            <w:noWrap/>
            <w:vAlign w:val="bottom"/>
            <w:hideMark/>
          </w:tcPr>
          <w:p w14:paraId="26B1DAE5" w14:textId="77777777" w:rsidR="00736096" w:rsidRPr="00823843" w:rsidRDefault="00736096" w:rsidP="00BC59CD">
            <w:pPr>
              <w:spacing w:after="0" w:line="240" w:lineRule="auto"/>
              <w:jc w:val="center"/>
              <w:rPr>
                <w:ins w:id="669" w:author="Stefanie Lane" w:date="2022-08-29T18:41:00Z"/>
                <w:rFonts w:ascii="Calibri" w:eastAsia="Times New Roman" w:hAnsi="Calibri" w:cs="Calibri"/>
                <w:color w:val="000000"/>
                <w:sz w:val="20"/>
                <w:szCs w:val="20"/>
              </w:rPr>
            </w:pPr>
            <w:ins w:id="670" w:author="Stefanie Lane" w:date="2022-08-29T18:41:00Z">
              <w:r w:rsidRPr="00823843">
                <w:rPr>
                  <w:rFonts w:ascii="Calibri" w:eastAsia="Times New Roman" w:hAnsi="Calibri" w:cs="Calibri"/>
                  <w:color w:val="000000"/>
                  <w:sz w:val="20"/>
                  <w:szCs w:val="20"/>
                </w:rPr>
                <w:t>43</w:t>
              </w:r>
            </w:ins>
          </w:p>
        </w:tc>
        <w:tc>
          <w:tcPr>
            <w:tcW w:w="300" w:type="dxa"/>
            <w:tcBorders>
              <w:top w:val="nil"/>
              <w:left w:val="nil"/>
              <w:bottom w:val="nil"/>
              <w:right w:val="nil"/>
            </w:tcBorders>
            <w:shd w:val="clear" w:color="auto" w:fill="auto"/>
            <w:noWrap/>
            <w:vAlign w:val="bottom"/>
            <w:hideMark/>
          </w:tcPr>
          <w:p w14:paraId="102753E4" w14:textId="77777777" w:rsidR="00736096" w:rsidRPr="00823843" w:rsidRDefault="00736096" w:rsidP="00BC59CD">
            <w:pPr>
              <w:spacing w:after="0" w:line="240" w:lineRule="auto"/>
              <w:jc w:val="center"/>
              <w:rPr>
                <w:ins w:id="671"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CA1D5B" w14:textId="77777777" w:rsidR="00736096" w:rsidRPr="00823843" w:rsidRDefault="00736096" w:rsidP="00BC59CD">
            <w:pPr>
              <w:spacing w:after="0" w:line="240" w:lineRule="auto"/>
              <w:jc w:val="center"/>
              <w:rPr>
                <w:ins w:id="672" w:author="Stefanie Lane" w:date="2022-08-29T18:41:00Z"/>
                <w:rFonts w:ascii="Calibri" w:eastAsia="Times New Roman" w:hAnsi="Calibri" w:cs="Calibri"/>
                <w:color w:val="000000"/>
                <w:sz w:val="20"/>
                <w:szCs w:val="20"/>
              </w:rPr>
            </w:pPr>
            <w:ins w:id="673" w:author="Stefanie Lane" w:date="2022-08-29T18:41:00Z">
              <w:r w:rsidRPr="00823843">
                <w:rPr>
                  <w:rFonts w:ascii="Calibri" w:eastAsia="Times New Roman" w:hAnsi="Calibri" w:cs="Calibri"/>
                  <w:color w:val="000000"/>
                  <w:sz w:val="20"/>
                  <w:szCs w:val="20"/>
                </w:rPr>
                <w:t>8.36</w:t>
              </w:r>
            </w:ins>
          </w:p>
        </w:tc>
        <w:tc>
          <w:tcPr>
            <w:tcW w:w="800" w:type="dxa"/>
            <w:tcBorders>
              <w:top w:val="single" w:sz="4" w:space="0" w:color="auto"/>
              <w:left w:val="nil"/>
              <w:bottom w:val="single" w:sz="4" w:space="0" w:color="auto"/>
              <w:right w:val="nil"/>
            </w:tcBorders>
            <w:shd w:val="clear" w:color="auto" w:fill="auto"/>
            <w:noWrap/>
            <w:vAlign w:val="bottom"/>
            <w:hideMark/>
          </w:tcPr>
          <w:p w14:paraId="17D5097F" w14:textId="77777777" w:rsidR="00736096" w:rsidRPr="00823843" w:rsidRDefault="00736096" w:rsidP="00BC59CD">
            <w:pPr>
              <w:spacing w:after="0" w:line="240" w:lineRule="auto"/>
              <w:jc w:val="center"/>
              <w:rPr>
                <w:ins w:id="674" w:author="Stefanie Lane" w:date="2022-08-29T18:41:00Z"/>
                <w:rFonts w:ascii="Calibri" w:eastAsia="Times New Roman" w:hAnsi="Calibri" w:cs="Calibri"/>
                <w:color w:val="000000"/>
                <w:sz w:val="20"/>
                <w:szCs w:val="20"/>
              </w:rPr>
            </w:pPr>
            <w:ins w:id="675" w:author="Stefanie Lane" w:date="2022-08-29T18:41:00Z">
              <w:r w:rsidRPr="00823843">
                <w:rPr>
                  <w:rFonts w:ascii="Calibri" w:eastAsia="Times New Roman" w:hAnsi="Calibri" w:cs="Calibri"/>
                  <w:color w:val="000000"/>
                  <w:sz w:val="20"/>
                  <w:szCs w:val="20"/>
                </w:rPr>
                <w:t>3.03</w:t>
              </w:r>
            </w:ins>
          </w:p>
        </w:tc>
        <w:tc>
          <w:tcPr>
            <w:tcW w:w="800" w:type="dxa"/>
            <w:tcBorders>
              <w:top w:val="single" w:sz="4" w:space="0" w:color="auto"/>
              <w:left w:val="nil"/>
              <w:bottom w:val="single" w:sz="4" w:space="0" w:color="auto"/>
              <w:right w:val="nil"/>
            </w:tcBorders>
            <w:shd w:val="clear" w:color="auto" w:fill="auto"/>
            <w:noWrap/>
            <w:vAlign w:val="bottom"/>
            <w:hideMark/>
          </w:tcPr>
          <w:p w14:paraId="62DA1404" w14:textId="77777777" w:rsidR="00736096" w:rsidRPr="00823843" w:rsidRDefault="00736096" w:rsidP="00BC59CD">
            <w:pPr>
              <w:spacing w:after="0" w:line="240" w:lineRule="auto"/>
              <w:jc w:val="center"/>
              <w:rPr>
                <w:ins w:id="676" w:author="Stefanie Lane" w:date="2022-08-29T18:41:00Z"/>
                <w:rFonts w:ascii="Calibri" w:eastAsia="Times New Roman" w:hAnsi="Calibri" w:cs="Calibri"/>
                <w:color w:val="000000"/>
                <w:sz w:val="20"/>
                <w:szCs w:val="20"/>
              </w:rPr>
            </w:pPr>
            <w:ins w:id="677" w:author="Stefanie Lane" w:date="2022-08-29T18:41:00Z">
              <w:r w:rsidRPr="00823843">
                <w:rPr>
                  <w:rFonts w:ascii="Calibri" w:eastAsia="Times New Roman" w:hAnsi="Calibri" w:cs="Calibri"/>
                  <w:color w:val="000000"/>
                  <w:sz w:val="20"/>
                  <w:szCs w:val="20"/>
                </w:rPr>
                <w:t>5.14</w:t>
              </w:r>
            </w:ins>
          </w:p>
        </w:tc>
      </w:tr>
    </w:tbl>
    <w:p w14:paraId="52039417" w14:textId="77777777" w:rsidR="00736096" w:rsidRPr="00825EA9" w:rsidRDefault="00736096" w:rsidP="00E12966">
      <w:pPr>
        <w:ind w:firstLine="720"/>
      </w:pPr>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17B64F89"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lastRenderedPageBreak/>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344233" cy="3340146"/>
                    </a:xfrm>
                    <a:prstGeom prst="rect">
                      <a:avLst/>
                    </a:prstGeom>
                  </pic:spPr>
                </pic:pic>
              </a:graphicData>
            </a:graphic>
          </wp:inline>
        </w:drawing>
      </w:r>
    </w:p>
    <w:p w14:paraId="33960BA8" w14:textId="47E39A65" w:rsidR="00FE1C76" w:rsidRDefault="00F2017D" w:rsidP="00F2017D">
      <w:pPr>
        <w:pStyle w:val="Caption"/>
      </w:pPr>
      <w:bookmarkStart w:id="678" w:name="_Ref94197029"/>
      <w:r>
        <w:t xml:space="preserve">Figure </w:t>
      </w:r>
      <w:fldSimple w:instr=" SEQ Figure \* ARABIC ">
        <w:r w:rsidR="007C5BD3">
          <w:rPr>
            <w:noProof/>
          </w:rPr>
          <w:t>2</w:t>
        </w:r>
      </w:fldSimple>
      <w:bookmarkEnd w:id="678"/>
      <w:del w:id="679" w:author="Stefanie Lane" w:date="2022-08-29T19:16:00Z">
        <w:r w:rsidDel="00E37D78">
          <w:delText>.</w:delText>
        </w:r>
      </w:del>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Not</w:t>
      </w:r>
      <w:ins w:id="680" w:author="Stefanie Lane" w:date="2022-08-26T16:38:00Z">
        <w:r w:rsidR="00EF3F51">
          <w:t>e</w:t>
        </w:r>
      </w:ins>
      <w:del w:id="681" w:author="Stefanie Lane" w:date="2022-08-26T16:38:00Z">
        <w:r w:rsidR="005C2E6D" w:rsidDel="00EF3F51">
          <w:delText>ably,</w:delText>
        </w:r>
      </w:del>
      <w:r w:rsidR="005C2E6D">
        <w:t xml:space="preserve"> </w:t>
      </w:r>
      <w:del w:id="682" w:author="Stefanie Lane" w:date="2022-08-26T16:37:00Z">
        <w:r w:rsidR="005C2E6D" w:rsidDel="00D140CA">
          <w:delText xml:space="preserve">species cover </w:delText>
        </w:r>
      </w:del>
      <w:ins w:id="683" w:author="Stefanie Lane" w:date="2022-08-26T16:37:00Z">
        <w:r w:rsidR="00D140CA">
          <w:t xml:space="preserve">clusters </w:t>
        </w:r>
      </w:ins>
      <w:r w:rsidR="005C2E6D">
        <w:t xml:space="preserve">of the sedge and fescue </w:t>
      </w:r>
      <w:del w:id="684" w:author="Stefanie Lane" w:date="2022-08-26T16:36:00Z">
        <w:r w:rsidR="005C2E6D" w:rsidDel="00DD10A0">
          <w:delText xml:space="preserve">groups </w:delText>
        </w:r>
      </w:del>
      <w:ins w:id="685" w:author="Stefanie Lane" w:date="2022-08-26T16:36:00Z">
        <w:r w:rsidR="00DD10A0">
          <w:t>assemblages</w:t>
        </w:r>
      </w:ins>
      <w:ins w:id="686" w:author="Stefanie Lane" w:date="2022-08-26T16:37:00Z">
        <w:r w:rsidR="00D140CA">
          <w:t xml:space="preserve"> are more </w:t>
        </w:r>
      </w:ins>
      <w:ins w:id="687" w:author="Stefanie Lane" w:date="2022-08-26T16:38:00Z">
        <w:r w:rsidR="00EF3F51">
          <w:t xml:space="preserve">similar </w:t>
        </w:r>
      </w:ins>
      <w:del w:id="688" w:author="Stefanie Lane" w:date="2022-08-26T16:37:00Z">
        <w:r w:rsidR="005C2E6D" w:rsidDel="00D140CA">
          <w:delText xml:space="preserve">become more similar </w:delText>
        </w:r>
      </w:del>
      <w:r w:rsidR="005C2E6D">
        <w:t>in 2019</w:t>
      </w:r>
      <w:del w:id="689" w:author="Stefanie Lane" w:date="2022-08-29T19:16:00Z">
        <w:r w:rsidR="005C2E6D" w:rsidDel="00E37D78">
          <w:delText>.</w:delText>
        </w:r>
      </w:del>
      <w:r w:rsidR="005C2E6D">
        <w:t xml:space="preserve"> </w:t>
      </w:r>
    </w:p>
    <w:p w14:paraId="354ED2D5" w14:textId="77777777" w:rsidR="00AD4549" w:rsidRDefault="00AD4549" w:rsidP="00AD4549">
      <w:pPr>
        <w:sectPr w:rsidR="00AD4549" w:rsidSect="000D7921">
          <w:headerReference w:type="default" r:id="rId25"/>
          <w:pgSz w:w="12240" w:h="15840"/>
          <w:pgMar w:top="1080" w:right="1080" w:bottom="1080" w:left="1080" w:header="720" w:footer="720" w:gutter="0"/>
          <w:lnNumType w:countBy="1" w:restart="continuous"/>
          <w:cols w:space="720"/>
          <w:docGrid w:linePitch="360"/>
        </w:sectPr>
      </w:pPr>
    </w:p>
    <w:p w14:paraId="7BB99AEF" w14:textId="62B4D5B9" w:rsidR="00AD4549" w:rsidDel="00A704A2" w:rsidRDefault="00AD4549" w:rsidP="00AD4549">
      <w:pPr>
        <w:rPr>
          <w:del w:id="690" w:author="Stefanie Lane" w:date="2022-08-26T16:18:00Z"/>
        </w:rPr>
      </w:pPr>
    </w:p>
    <w:p w14:paraId="34F5F4BC" w14:textId="462C41EE" w:rsidR="00973A9E" w:rsidDel="00A704A2" w:rsidRDefault="00C876B9" w:rsidP="00973A9E">
      <w:pPr>
        <w:pStyle w:val="Caption"/>
        <w:keepNext/>
        <w:rPr>
          <w:del w:id="691" w:author="Stefanie Lane" w:date="2022-08-26T16:18:00Z"/>
        </w:rPr>
      </w:pPr>
      <w:bookmarkStart w:id="692" w:name="_Ref104813883"/>
      <w:del w:id="693" w:author="Stefanie Lane" w:date="2022-08-26T16:18:00Z">
        <w:r w:rsidDel="00A704A2">
          <w:delText xml:space="preserve">Table </w:delText>
        </w:r>
        <w:r w:rsidR="00B6163D" w:rsidDel="00A704A2">
          <w:rPr>
            <w:i w:val="0"/>
            <w:iCs w:val="0"/>
          </w:rPr>
          <w:fldChar w:fldCharType="begin"/>
        </w:r>
        <w:r w:rsidR="00B6163D" w:rsidDel="00A704A2">
          <w:delInstrText xml:space="preserve"> SEQ Table \* ARABIC </w:delInstrText>
        </w:r>
        <w:r w:rsidR="00B6163D" w:rsidDel="00A704A2">
          <w:rPr>
            <w:i w:val="0"/>
            <w:iCs w:val="0"/>
          </w:rPr>
          <w:fldChar w:fldCharType="separate"/>
        </w:r>
        <w:r w:rsidR="00615FBC" w:rsidDel="00A704A2">
          <w:rPr>
            <w:noProof/>
          </w:rPr>
          <w:delText>1</w:delText>
        </w:r>
        <w:r w:rsidR="00B6163D" w:rsidDel="00A704A2">
          <w:rPr>
            <w:i w:val="0"/>
            <w:iCs w:val="0"/>
            <w:noProof/>
          </w:rPr>
          <w:fldChar w:fldCharType="end"/>
        </w:r>
        <w:bookmarkEnd w:id="692"/>
        <w:r w:rsidDel="00A704A2">
          <w:delText xml:space="preserve">. Species </w:delText>
        </w:r>
      </w:del>
      <w:del w:id="694" w:author="Stefanie Lane" w:date="2022-08-26T16:15:00Z">
        <w:r w:rsidDel="00D9577E">
          <w:delText>indicator analysis of cluster groups using Euclidean distance identifies the same</w:delText>
        </w:r>
      </w:del>
      <w:del w:id="695" w:author="Stefanie Lane" w:date="2022-08-26T16:18:00Z">
        <w:r w:rsidDel="00A704A2">
          <w:delText xml:space="preserve"> dominant species in each assemblage type (Sedge, Fescue, Bogbean)</w:delText>
        </w:r>
      </w:del>
      <w:del w:id="696" w:author="Stefanie Lane" w:date="2022-08-26T16:15:00Z">
        <w:r w:rsidDel="00427EC4">
          <w:delText xml:space="preserve"> as significantly driving clustering of assemblages over time.</w:delText>
        </w:r>
      </w:del>
      <w:del w:id="697" w:author="Stefanie Lane" w:date="2022-08-26T16:18:00Z">
        <w:r w:rsidDel="00A704A2">
          <w:delText xml:space="preserve"> </w:delText>
        </w:r>
      </w:del>
      <w:del w:id="698" w:author="Stefanie Lane" w:date="2022-08-26T16:16:00Z">
        <w:r w:rsidR="00B23904" w:rsidDel="002E2740">
          <w:delText>IndVal statistic reports</w:delText>
        </w:r>
        <w:r w:rsidR="004B1CD4" w:rsidDel="002E2740">
          <w:delText xml:space="preserve"> </w:delText>
        </w:r>
        <w:r w:rsidR="004B1CD4" w:rsidRPr="004B1CD4" w:rsidDel="002E2740">
          <w:delText>association indices between species and plots within each cluster</w:delText>
        </w:r>
        <w:r w:rsidR="00B23904" w:rsidDel="002E2740">
          <w:delText xml:space="preserve">; p-values &lt; 0.05 indicate the species is significantly </w:delText>
        </w:r>
        <w:r w:rsidR="00CF4F30" w:rsidDel="002E2740">
          <w:delText>defining the clustering</w:delText>
        </w:r>
        <w:r w:rsidR="00270100" w:rsidDel="002E2740">
          <w:delText xml:space="preserve"> association</w:delText>
        </w:r>
        <w:r w:rsidR="00CF4F30" w:rsidDel="002E2740">
          <w:delText xml:space="preserve"> within </w:delText>
        </w:r>
        <w:r w:rsidR="00270100" w:rsidDel="002E2740">
          <w:delText>each</w:delText>
        </w:r>
        <w:r w:rsidR="00CF4F30" w:rsidDel="002E2740">
          <w:delText xml:space="preserve"> assemblage and observation year. </w:delText>
        </w:r>
      </w:del>
    </w:p>
    <w:tbl>
      <w:tblPr>
        <w:tblW w:w="10900" w:type="dxa"/>
        <w:tblLook w:val="04A0" w:firstRow="1" w:lastRow="0" w:firstColumn="1" w:lastColumn="0" w:noHBand="0" w:noVBand="1"/>
      </w:tblPr>
      <w:tblGrid>
        <w:gridCol w:w="1091"/>
        <w:gridCol w:w="2959"/>
        <w:gridCol w:w="774"/>
        <w:gridCol w:w="300"/>
        <w:gridCol w:w="2189"/>
        <w:gridCol w:w="774"/>
        <w:gridCol w:w="300"/>
        <w:gridCol w:w="2007"/>
        <w:gridCol w:w="774"/>
      </w:tblGrid>
      <w:tr w:rsidR="00973A9E" w:rsidRPr="00973A9E" w:rsidDel="00A704A2" w14:paraId="3CCFACDD" w14:textId="0A6D1270" w:rsidTr="00973A9E">
        <w:trPr>
          <w:trHeight w:val="260"/>
          <w:del w:id="699" w:author="Stefanie Lane" w:date="2022-08-26T16:18:00Z"/>
        </w:trPr>
        <w:tc>
          <w:tcPr>
            <w:tcW w:w="1080" w:type="dxa"/>
            <w:tcBorders>
              <w:top w:val="nil"/>
              <w:left w:val="nil"/>
              <w:bottom w:val="single" w:sz="4" w:space="0" w:color="auto"/>
              <w:right w:val="nil"/>
            </w:tcBorders>
            <w:shd w:val="clear" w:color="auto" w:fill="auto"/>
            <w:noWrap/>
            <w:vAlign w:val="bottom"/>
            <w:hideMark/>
          </w:tcPr>
          <w:p w14:paraId="5ABAB0A7" w14:textId="2AEA1E3B" w:rsidR="00973A9E" w:rsidRPr="00973A9E" w:rsidDel="00A704A2" w:rsidRDefault="00973A9E" w:rsidP="00973A9E">
            <w:pPr>
              <w:spacing w:after="0" w:line="240" w:lineRule="auto"/>
              <w:jc w:val="center"/>
              <w:rPr>
                <w:del w:id="700" w:author="Stefanie Lane" w:date="2022-08-26T16:18:00Z"/>
                <w:rFonts w:ascii="Calibri" w:eastAsia="Times New Roman" w:hAnsi="Calibri" w:cs="Calibri"/>
                <w:color w:val="000000"/>
                <w:sz w:val="20"/>
                <w:szCs w:val="20"/>
              </w:rPr>
            </w:pPr>
            <w:del w:id="701" w:author="Stefanie Lane" w:date="2022-08-26T16:18:00Z">
              <w:r w:rsidRPr="00973A9E" w:rsidDel="00A704A2">
                <w:rPr>
                  <w:rFonts w:ascii="Calibri" w:eastAsia="Times New Roman" w:hAnsi="Calibri" w:cs="Calibri"/>
                  <w:color w:val="000000"/>
                  <w:sz w:val="20"/>
                  <w:szCs w:val="20"/>
                </w:rPr>
                <w:delText> </w:delText>
              </w:r>
            </w:del>
          </w:p>
        </w:tc>
        <w:tc>
          <w:tcPr>
            <w:tcW w:w="3640" w:type="dxa"/>
            <w:gridSpan w:val="2"/>
            <w:tcBorders>
              <w:top w:val="single" w:sz="4" w:space="0" w:color="auto"/>
              <w:left w:val="nil"/>
              <w:bottom w:val="single" w:sz="4" w:space="0" w:color="auto"/>
              <w:right w:val="nil"/>
            </w:tcBorders>
            <w:shd w:val="clear" w:color="auto" w:fill="auto"/>
            <w:noWrap/>
            <w:vAlign w:val="bottom"/>
            <w:hideMark/>
          </w:tcPr>
          <w:p w14:paraId="4717E723" w14:textId="72967DF2" w:rsidR="00973A9E" w:rsidRPr="00973A9E" w:rsidDel="00A704A2" w:rsidRDefault="00973A9E" w:rsidP="00973A9E">
            <w:pPr>
              <w:spacing w:after="0" w:line="240" w:lineRule="auto"/>
              <w:jc w:val="center"/>
              <w:rPr>
                <w:del w:id="702" w:author="Stefanie Lane" w:date="2022-08-26T16:18:00Z"/>
                <w:rFonts w:ascii="Calibri" w:eastAsia="Times New Roman" w:hAnsi="Calibri" w:cs="Calibri"/>
                <w:b/>
                <w:bCs/>
                <w:color w:val="000000"/>
                <w:sz w:val="20"/>
                <w:szCs w:val="20"/>
              </w:rPr>
            </w:pPr>
            <w:del w:id="703" w:author="Stefanie Lane" w:date="2022-08-26T16:18:00Z">
              <w:r w:rsidRPr="00973A9E" w:rsidDel="00A704A2">
                <w:rPr>
                  <w:rFonts w:ascii="Calibri" w:eastAsia="Times New Roman" w:hAnsi="Calibri" w:cs="Calibri"/>
                  <w:b/>
                  <w:bCs/>
                  <w:color w:val="000000"/>
                  <w:sz w:val="20"/>
                  <w:szCs w:val="20"/>
                </w:rPr>
                <w:delText>1979</w:delText>
              </w:r>
            </w:del>
          </w:p>
        </w:tc>
        <w:tc>
          <w:tcPr>
            <w:tcW w:w="300" w:type="dxa"/>
            <w:tcBorders>
              <w:top w:val="nil"/>
              <w:left w:val="nil"/>
              <w:bottom w:val="nil"/>
              <w:right w:val="nil"/>
            </w:tcBorders>
            <w:shd w:val="clear" w:color="auto" w:fill="auto"/>
            <w:noWrap/>
            <w:vAlign w:val="bottom"/>
            <w:hideMark/>
          </w:tcPr>
          <w:p w14:paraId="7B0AF5D7" w14:textId="126A95D1" w:rsidR="00973A9E" w:rsidRPr="00973A9E" w:rsidDel="00A704A2" w:rsidRDefault="00973A9E" w:rsidP="00973A9E">
            <w:pPr>
              <w:spacing w:after="0" w:line="240" w:lineRule="auto"/>
              <w:jc w:val="center"/>
              <w:rPr>
                <w:del w:id="704" w:author="Stefanie Lane" w:date="2022-08-26T16:18:00Z"/>
                <w:rFonts w:ascii="Calibri" w:eastAsia="Times New Roman" w:hAnsi="Calibri" w:cs="Calibri"/>
                <w:b/>
                <w:bCs/>
                <w:color w:val="000000"/>
                <w:sz w:val="20"/>
                <w:szCs w:val="20"/>
              </w:rPr>
            </w:pPr>
          </w:p>
        </w:tc>
        <w:tc>
          <w:tcPr>
            <w:tcW w:w="2880" w:type="dxa"/>
            <w:gridSpan w:val="2"/>
            <w:tcBorders>
              <w:top w:val="single" w:sz="4" w:space="0" w:color="auto"/>
              <w:left w:val="nil"/>
              <w:bottom w:val="single" w:sz="4" w:space="0" w:color="auto"/>
              <w:right w:val="nil"/>
            </w:tcBorders>
            <w:shd w:val="clear" w:color="auto" w:fill="auto"/>
            <w:noWrap/>
            <w:vAlign w:val="bottom"/>
            <w:hideMark/>
          </w:tcPr>
          <w:p w14:paraId="6E8627EC" w14:textId="1E0231CB" w:rsidR="00973A9E" w:rsidRPr="00973A9E" w:rsidDel="00A704A2" w:rsidRDefault="00973A9E" w:rsidP="00973A9E">
            <w:pPr>
              <w:spacing w:after="0" w:line="240" w:lineRule="auto"/>
              <w:jc w:val="center"/>
              <w:rPr>
                <w:del w:id="705" w:author="Stefanie Lane" w:date="2022-08-26T16:18:00Z"/>
                <w:rFonts w:ascii="Calibri" w:eastAsia="Times New Roman" w:hAnsi="Calibri" w:cs="Calibri"/>
                <w:b/>
                <w:bCs/>
                <w:color w:val="000000"/>
                <w:sz w:val="20"/>
                <w:szCs w:val="20"/>
              </w:rPr>
            </w:pPr>
            <w:del w:id="706" w:author="Stefanie Lane" w:date="2022-08-26T16:18:00Z">
              <w:r w:rsidRPr="00973A9E" w:rsidDel="00A704A2">
                <w:rPr>
                  <w:rFonts w:ascii="Calibri" w:eastAsia="Times New Roman" w:hAnsi="Calibri" w:cs="Calibri"/>
                  <w:b/>
                  <w:bCs/>
                  <w:color w:val="000000"/>
                  <w:sz w:val="20"/>
                  <w:szCs w:val="20"/>
                </w:rPr>
                <w:delText>1999</w:delText>
              </w:r>
            </w:del>
          </w:p>
        </w:tc>
        <w:tc>
          <w:tcPr>
            <w:tcW w:w="300" w:type="dxa"/>
            <w:tcBorders>
              <w:top w:val="nil"/>
              <w:left w:val="nil"/>
              <w:bottom w:val="nil"/>
              <w:right w:val="nil"/>
            </w:tcBorders>
            <w:shd w:val="clear" w:color="auto" w:fill="auto"/>
            <w:noWrap/>
            <w:vAlign w:val="bottom"/>
            <w:hideMark/>
          </w:tcPr>
          <w:p w14:paraId="2BB67B73" w14:textId="553CFB6E" w:rsidR="00973A9E" w:rsidRPr="00973A9E" w:rsidDel="00A704A2" w:rsidRDefault="00973A9E" w:rsidP="00973A9E">
            <w:pPr>
              <w:spacing w:after="0" w:line="240" w:lineRule="auto"/>
              <w:jc w:val="center"/>
              <w:rPr>
                <w:del w:id="707" w:author="Stefanie Lane" w:date="2022-08-26T16:18:00Z"/>
                <w:rFonts w:ascii="Calibri" w:eastAsia="Times New Roman" w:hAnsi="Calibri" w:cs="Calibri"/>
                <w:b/>
                <w:bCs/>
                <w:color w:val="000000"/>
                <w:sz w:val="20"/>
                <w:szCs w:val="20"/>
              </w:rPr>
            </w:pPr>
          </w:p>
        </w:tc>
        <w:tc>
          <w:tcPr>
            <w:tcW w:w="2700" w:type="dxa"/>
            <w:gridSpan w:val="2"/>
            <w:tcBorders>
              <w:top w:val="single" w:sz="4" w:space="0" w:color="auto"/>
              <w:left w:val="nil"/>
              <w:bottom w:val="single" w:sz="4" w:space="0" w:color="auto"/>
              <w:right w:val="nil"/>
            </w:tcBorders>
            <w:shd w:val="clear" w:color="auto" w:fill="auto"/>
            <w:noWrap/>
            <w:vAlign w:val="bottom"/>
            <w:hideMark/>
          </w:tcPr>
          <w:p w14:paraId="12AAC837" w14:textId="1F869E21" w:rsidR="00973A9E" w:rsidRPr="00973A9E" w:rsidDel="00A704A2" w:rsidRDefault="00973A9E" w:rsidP="00973A9E">
            <w:pPr>
              <w:spacing w:after="0" w:line="240" w:lineRule="auto"/>
              <w:jc w:val="center"/>
              <w:rPr>
                <w:del w:id="708" w:author="Stefanie Lane" w:date="2022-08-26T16:18:00Z"/>
                <w:rFonts w:ascii="Calibri" w:eastAsia="Times New Roman" w:hAnsi="Calibri" w:cs="Calibri"/>
                <w:b/>
                <w:bCs/>
                <w:color w:val="000000"/>
                <w:sz w:val="20"/>
                <w:szCs w:val="20"/>
              </w:rPr>
            </w:pPr>
            <w:del w:id="709" w:author="Stefanie Lane" w:date="2022-08-26T16:18:00Z">
              <w:r w:rsidRPr="00973A9E" w:rsidDel="00A704A2">
                <w:rPr>
                  <w:rFonts w:ascii="Calibri" w:eastAsia="Times New Roman" w:hAnsi="Calibri" w:cs="Calibri"/>
                  <w:b/>
                  <w:bCs/>
                  <w:color w:val="000000"/>
                  <w:sz w:val="20"/>
                  <w:szCs w:val="20"/>
                </w:rPr>
                <w:delText>2019</w:delText>
              </w:r>
            </w:del>
          </w:p>
        </w:tc>
      </w:tr>
      <w:tr w:rsidR="00973A9E" w:rsidRPr="00973A9E" w:rsidDel="00A704A2" w14:paraId="45DE576B" w14:textId="06094C48" w:rsidTr="00973A9E">
        <w:trPr>
          <w:trHeight w:val="780"/>
          <w:del w:id="710" w:author="Stefanie Lane" w:date="2022-08-26T16:18:00Z"/>
        </w:trPr>
        <w:tc>
          <w:tcPr>
            <w:tcW w:w="1080" w:type="dxa"/>
            <w:tcBorders>
              <w:top w:val="nil"/>
              <w:left w:val="nil"/>
              <w:bottom w:val="single" w:sz="4" w:space="0" w:color="auto"/>
              <w:right w:val="nil"/>
            </w:tcBorders>
            <w:shd w:val="clear" w:color="auto" w:fill="auto"/>
            <w:vAlign w:val="center"/>
            <w:hideMark/>
          </w:tcPr>
          <w:p w14:paraId="06276DAF" w14:textId="1568F9E1" w:rsidR="00973A9E" w:rsidRPr="00973A9E" w:rsidDel="00A704A2" w:rsidRDefault="00973A9E" w:rsidP="00973A9E">
            <w:pPr>
              <w:spacing w:after="0" w:line="240" w:lineRule="auto"/>
              <w:jc w:val="center"/>
              <w:rPr>
                <w:del w:id="711" w:author="Stefanie Lane" w:date="2022-08-26T16:18:00Z"/>
                <w:rFonts w:ascii="Calibri" w:eastAsia="Times New Roman" w:hAnsi="Calibri" w:cs="Calibri"/>
                <w:color w:val="000000"/>
                <w:sz w:val="20"/>
                <w:szCs w:val="20"/>
              </w:rPr>
            </w:pPr>
            <w:del w:id="712" w:author="Stefanie Lane" w:date="2022-08-26T16:18:00Z">
              <w:r w:rsidRPr="00973A9E" w:rsidDel="00A704A2">
                <w:rPr>
                  <w:rFonts w:ascii="Calibri" w:eastAsia="Times New Roman" w:hAnsi="Calibri" w:cs="Calibri"/>
                  <w:color w:val="000000"/>
                  <w:sz w:val="20"/>
                  <w:szCs w:val="20"/>
                </w:rPr>
                <w:delText>Cluster Group Name</w:delText>
              </w:r>
            </w:del>
          </w:p>
        </w:tc>
        <w:tc>
          <w:tcPr>
            <w:tcW w:w="2959" w:type="dxa"/>
            <w:tcBorders>
              <w:top w:val="nil"/>
              <w:left w:val="nil"/>
              <w:bottom w:val="single" w:sz="4" w:space="0" w:color="auto"/>
              <w:right w:val="nil"/>
            </w:tcBorders>
            <w:shd w:val="clear" w:color="auto" w:fill="auto"/>
            <w:noWrap/>
            <w:vAlign w:val="center"/>
            <w:hideMark/>
          </w:tcPr>
          <w:p w14:paraId="31A78C6C" w14:textId="7746E023" w:rsidR="00973A9E" w:rsidRPr="00973A9E" w:rsidDel="00A704A2" w:rsidRDefault="00973A9E" w:rsidP="00973A9E">
            <w:pPr>
              <w:spacing w:after="0" w:line="240" w:lineRule="auto"/>
              <w:jc w:val="center"/>
              <w:rPr>
                <w:del w:id="713" w:author="Stefanie Lane" w:date="2022-08-26T16:18:00Z"/>
                <w:rFonts w:ascii="Calibri" w:eastAsia="Times New Roman" w:hAnsi="Calibri" w:cs="Calibri"/>
                <w:color w:val="000000"/>
                <w:sz w:val="20"/>
                <w:szCs w:val="20"/>
              </w:rPr>
            </w:pPr>
            <w:del w:id="714" w:author="Stefanie Lane" w:date="2022-08-26T16:18:00Z">
              <w:r w:rsidRPr="00973A9E" w:rsidDel="00A704A2">
                <w:rPr>
                  <w:rFonts w:ascii="Calibri" w:eastAsia="Times New Roman" w:hAnsi="Calibri" w:cs="Calibri"/>
                  <w:color w:val="000000"/>
                  <w:sz w:val="20"/>
                  <w:szCs w:val="20"/>
                </w:rPr>
                <w:delText>Species</w:delText>
              </w:r>
            </w:del>
          </w:p>
        </w:tc>
        <w:tc>
          <w:tcPr>
            <w:tcW w:w="681" w:type="dxa"/>
            <w:tcBorders>
              <w:top w:val="nil"/>
              <w:left w:val="nil"/>
              <w:bottom w:val="single" w:sz="4" w:space="0" w:color="auto"/>
              <w:right w:val="nil"/>
            </w:tcBorders>
            <w:shd w:val="clear" w:color="auto" w:fill="auto"/>
            <w:noWrap/>
            <w:vAlign w:val="center"/>
            <w:hideMark/>
          </w:tcPr>
          <w:p w14:paraId="03C2C768" w14:textId="75118FC7" w:rsidR="00973A9E" w:rsidRPr="00973A9E" w:rsidDel="00A704A2" w:rsidRDefault="00973A9E" w:rsidP="00973A9E">
            <w:pPr>
              <w:spacing w:after="0" w:line="240" w:lineRule="auto"/>
              <w:jc w:val="center"/>
              <w:rPr>
                <w:del w:id="715" w:author="Stefanie Lane" w:date="2022-08-26T16:18:00Z"/>
                <w:rFonts w:ascii="Calibri" w:eastAsia="Times New Roman" w:hAnsi="Calibri" w:cs="Calibri"/>
                <w:color w:val="000000"/>
                <w:sz w:val="20"/>
                <w:szCs w:val="20"/>
              </w:rPr>
            </w:pPr>
            <w:del w:id="716" w:author="Stefanie Lane" w:date="2022-08-26T16:18:00Z">
              <w:r w:rsidRPr="00973A9E" w:rsidDel="00A704A2">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bottom"/>
            <w:hideMark/>
          </w:tcPr>
          <w:p w14:paraId="62688EC9" w14:textId="3DC5C93E" w:rsidR="00973A9E" w:rsidRPr="00973A9E" w:rsidDel="00A704A2" w:rsidRDefault="00973A9E" w:rsidP="00973A9E">
            <w:pPr>
              <w:spacing w:after="0" w:line="240" w:lineRule="auto"/>
              <w:jc w:val="center"/>
              <w:rPr>
                <w:del w:id="717" w:author="Stefanie Lane" w:date="2022-08-26T16:18:00Z"/>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603AA316" w14:textId="67C6246A" w:rsidR="00973A9E" w:rsidRPr="00973A9E" w:rsidDel="00A704A2" w:rsidRDefault="00973A9E" w:rsidP="00973A9E">
            <w:pPr>
              <w:spacing w:after="0" w:line="240" w:lineRule="auto"/>
              <w:jc w:val="center"/>
              <w:rPr>
                <w:del w:id="718" w:author="Stefanie Lane" w:date="2022-08-26T16:18:00Z"/>
                <w:rFonts w:ascii="Calibri" w:eastAsia="Times New Roman" w:hAnsi="Calibri" w:cs="Calibri"/>
                <w:color w:val="000000"/>
                <w:sz w:val="20"/>
                <w:szCs w:val="20"/>
              </w:rPr>
            </w:pPr>
            <w:del w:id="719" w:author="Stefanie Lane" w:date="2022-08-26T16:18:00Z">
              <w:r w:rsidRPr="00973A9E" w:rsidDel="00A704A2">
                <w:rPr>
                  <w:rFonts w:ascii="Calibri" w:eastAsia="Times New Roman" w:hAnsi="Calibri" w:cs="Calibri"/>
                  <w:color w:val="000000"/>
                  <w:sz w:val="20"/>
                  <w:szCs w:val="20"/>
                </w:rPr>
                <w:delText>Species</w:delText>
              </w:r>
            </w:del>
          </w:p>
        </w:tc>
        <w:tc>
          <w:tcPr>
            <w:tcW w:w="691" w:type="dxa"/>
            <w:tcBorders>
              <w:top w:val="nil"/>
              <w:left w:val="nil"/>
              <w:bottom w:val="single" w:sz="4" w:space="0" w:color="auto"/>
              <w:right w:val="nil"/>
            </w:tcBorders>
            <w:shd w:val="clear" w:color="auto" w:fill="auto"/>
            <w:noWrap/>
            <w:vAlign w:val="center"/>
            <w:hideMark/>
          </w:tcPr>
          <w:p w14:paraId="448F7CAD" w14:textId="376FEEFE" w:rsidR="00973A9E" w:rsidRPr="00973A9E" w:rsidDel="00A704A2" w:rsidRDefault="00973A9E" w:rsidP="00973A9E">
            <w:pPr>
              <w:spacing w:after="0" w:line="240" w:lineRule="auto"/>
              <w:jc w:val="center"/>
              <w:rPr>
                <w:del w:id="720" w:author="Stefanie Lane" w:date="2022-08-26T16:18:00Z"/>
                <w:rFonts w:ascii="Calibri" w:eastAsia="Times New Roman" w:hAnsi="Calibri" w:cs="Calibri"/>
                <w:color w:val="000000"/>
                <w:sz w:val="20"/>
                <w:szCs w:val="20"/>
              </w:rPr>
            </w:pPr>
            <w:del w:id="721" w:author="Stefanie Lane" w:date="2022-08-26T16:18:00Z">
              <w:r w:rsidRPr="00973A9E" w:rsidDel="00A704A2">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center"/>
            <w:hideMark/>
          </w:tcPr>
          <w:p w14:paraId="4FAED216" w14:textId="5C30631C" w:rsidR="00973A9E" w:rsidRPr="00973A9E" w:rsidDel="00A704A2" w:rsidRDefault="00973A9E" w:rsidP="00973A9E">
            <w:pPr>
              <w:spacing w:after="0" w:line="240" w:lineRule="auto"/>
              <w:jc w:val="center"/>
              <w:rPr>
                <w:del w:id="722" w:author="Stefanie Lane" w:date="2022-08-26T16:18:00Z"/>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00BE7CA6" w14:textId="47570509" w:rsidR="00973A9E" w:rsidRPr="00973A9E" w:rsidDel="00A704A2" w:rsidRDefault="00973A9E" w:rsidP="00973A9E">
            <w:pPr>
              <w:spacing w:after="0" w:line="240" w:lineRule="auto"/>
              <w:jc w:val="center"/>
              <w:rPr>
                <w:del w:id="723" w:author="Stefanie Lane" w:date="2022-08-26T16:18:00Z"/>
                <w:rFonts w:ascii="Calibri" w:eastAsia="Times New Roman" w:hAnsi="Calibri" w:cs="Calibri"/>
                <w:color w:val="000000"/>
                <w:sz w:val="20"/>
                <w:szCs w:val="20"/>
              </w:rPr>
            </w:pPr>
            <w:del w:id="724" w:author="Stefanie Lane" w:date="2022-08-26T16:18:00Z">
              <w:r w:rsidRPr="00973A9E" w:rsidDel="00A704A2">
                <w:rPr>
                  <w:rFonts w:ascii="Calibri" w:eastAsia="Times New Roman" w:hAnsi="Calibri" w:cs="Calibri"/>
                  <w:color w:val="000000"/>
                  <w:sz w:val="20"/>
                  <w:szCs w:val="20"/>
                </w:rPr>
                <w:delText>Species</w:delText>
              </w:r>
            </w:del>
          </w:p>
        </w:tc>
        <w:tc>
          <w:tcPr>
            <w:tcW w:w="693" w:type="dxa"/>
            <w:tcBorders>
              <w:top w:val="nil"/>
              <w:left w:val="nil"/>
              <w:bottom w:val="single" w:sz="4" w:space="0" w:color="auto"/>
              <w:right w:val="nil"/>
            </w:tcBorders>
            <w:shd w:val="clear" w:color="auto" w:fill="auto"/>
            <w:noWrap/>
            <w:vAlign w:val="center"/>
            <w:hideMark/>
          </w:tcPr>
          <w:p w14:paraId="26C099F0" w14:textId="7068F844" w:rsidR="00973A9E" w:rsidRPr="00973A9E" w:rsidDel="00A704A2" w:rsidRDefault="00973A9E" w:rsidP="00973A9E">
            <w:pPr>
              <w:spacing w:after="0" w:line="240" w:lineRule="auto"/>
              <w:jc w:val="center"/>
              <w:rPr>
                <w:del w:id="725" w:author="Stefanie Lane" w:date="2022-08-26T16:18:00Z"/>
                <w:rFonts w:ascii="Calibri" w:eastAsia="Times New Roman" w:hAnsi="Calibri" w:cs="Calibri"/>
                <w:color w:val="000000"/>
                <w:sz w:val="20"/>
                <w:szCs w:val="20"/>
              </w:rPr>
            </w:pPr>
            <w:del w:id="726" w:author="Stefanie Lane" w:date="2022-08-26T16:18:00Z">
              <w:r w:rsidRPr="00973A9E" w:rsidDel="00A704A2">
                <w:rPr>
                  <w:rFonts w:ascii="Calibri" w:eastAsia="Times New Roman" w:hAnsi="Calibri" w:cs="Calibri"/>
                  <w:color w:val="000000"/>
                  <w:sz w:val="20"/>
                  <w:szCs w:val="20"/>
                </w:rPr>
                <w:delText>p-value</w:delText>
              </w:r>
            </w:del>
          </w:p>
        </w:tc>
      </w:tr>
      <w:tr w:rsidR="00973A9E" w:rsidRPr="00973A9E" w:rsidDel="00A704A2" w14:paraId="4457FB82" w14:textId="3305AFAD" w:rsidTr="00973A9E">
        <w:trPr>
          <w:trHeight w:val="270"/>
          <w:del w:id="727" w:author="Stefanie Lane" w:date="2022-08-26T16:18:00Z"/>
        </w:trPr>
        <w:tc>
          <w:tcPr>
            <w:tcW w:w="1080" w:type="dxa"/>
            <w:tcBorders>
              <w:top w:val="nil"/>
              <w:left w:val="nil"/>
              <w:bottom w:val="nil"/>
              <w:right w:val="nil"/>
            </w:tcBorders>
            <w:shd w:val="clear" w:color="auto" w:fill="auto"/>
            <w:vAlign w:val="bottom"/>
            <w:hideMark/>
          </w:tcPr>
          <w:p w14:paraId="7DCC70EE" w14:textId="2DC01823" w:rsidR="00973A9E" w:rsidRPr="00973A9E" w:rsidDel="00A704A2" w:rsidRDefault="00973A9E" w:rsidP="00973A9E">
            <w:pPr>
              <w:spacing w:after="0" w:line="240" w:lineRule="auto"/>
              <w:jc w:val="center"/>
              <w:rPr>
                <w:del w:id="728"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71566E1" w14:textId="3D6AB01C" w:rsidR="00973A9E" w:rsidRPr="00973A9E" w:rsidDel="00A704A2" w:rsidRDefault="00973A9E" w:rsidP="00973A9E">
            <w:pPr>
              <w:spacing w:after="0" w:line="240" w:lineRule="auto"/>
              <w:rPr>
                <w:del w:id="729" w:author="Stefanie Lane" w:date="2022-08-26T16:18: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7B18887F" w14:textId="40F30142" w:rsidR="00973A9E" w:rsidRPr="00973A9E" w:rsidDel="00A704A2" w:rsidRDefault="00973A9E" w:rsidP="00973A9E">
            <w:pPr>
              <w:spacing w:after="0" w:line="240" w:lineRule="auto"/>
              <w:rPr>
                <w:del w:id="730"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7396A44" w14:textId="458407B5" w:rsidR="00973A9E" w:rsidRPr="00973A9E" w:rsidDel="00A704A2" w:rsidRDefault="00973A9E" w:rsidP="00973A9E">
            <w:pPr>
              <w:spacing w:after="0" w:line="240" w:lineRule="auto"/>
              <w:jc w:val="center"/>
              <w:rPr>
                <w:del w:id="731"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0AEB5E6" w14:textId="75289693" w:rsidR="00973A9E" w:rsidRPr="00973A9E" w:rsidDel="00A704A2" w:rsidRDefault="00973A9E" w:rsidP="00973A9E">
            <w:pPr>
              <w:spacing w:after="0" w:line="240" w:lineRule="auto"/>
              <w:rPr>
                <w:del w:id="732"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79853ADA" w14:textId="31256DDB" w:rsidR="00973A9E" w:rsidRPr="00973A9E" w:rsidDel="00A704A2" w:rsidRDefault="00973A9E" w:rsidP="00973A9E">
            <w:pPr>
              <w:spacing w:after="0" w:line="240" w:lineRule="auto"/>
              <w:rPr>
                <w:del w:id="733"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72FB89B" w14:textId="03F42621" w:rsidR="00973A9E" w:rsidRPr="00973A9E" w:rsidDel="00A704A2" w:rsidRDefault="00973A9E" w:rsidP="00973A9E">
            <w:pPr>
              <w:spacing w:after="0" w:line="240" w:lineRule="auto"/>
              <w:jc w:val="center"/>
              <w:rPr>
                <w:del w:id="734"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CC9CC14" w14:textId="486782F9" w:rsidR="00973A9E" w:rsidRPr="00973A9E" w:rsidDel="00A704A2" w:rsidRDefault="00973A9E" w:rsidP="00973A9E">
            <w:pPr>
              <w:spacing w:after="0" w:line="240" w:lineRule="auto"/>
              <w:rPr>
                <w:del w:id="735" w:author="Stefanie Lane" w:date="2022-08-26T16:18: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74A6F6D3" w14:textId="46187322" w:rsidR="00973A9E" w:rsidRPr="00973A9E" w:rsidDel="00A704A2" w:rsidRDefault="00973A9E" w:rsidP="00973A9E">
            <w:pPr>
              <w:spacing w:after="0" w:line="240" w:lineRule="auto"/>
              <w:rPr>
                <w:del w:id="736" w:author="Stefanie Lane" w:date="2022-08-26T16:18:00Z"/>
                <w:rFonts w:ascii="Times New Roman" w:eastAsia="Times New Roman" w:hAnsi="Times New Roman" w:cs="Times New Roman"/>
                <w:sz w:val="20"/>
                <w:szCs w:val="20"/>
              </w:rPr>
            </w:pPr>
          </w:p>
        </w:tc>
      </w:tr>
      <w:tr w:rsidR="00973A9E" w:rsidRPr="00973A9E" w:rsidDel="00A704A2" w14:paraId="01A64366" w14:textId="595ADEBC" w:rsidTr="00973A9E">
        <w:trPr>
          <w:trHeight w:val="260"/>
          <w:del w:id="737" w:author="Stefanie Lane" w:date="2022-08-26T16: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7E5871A1" w14:textId="7C314EE5" w:rsidR="00973A9E" w:rsidRPr="00973A9E" w:rsidDel="00A704A2" w:rsidRDefault="00973A9E" w:rsidP="00973A9E">
            <w:pPr>
              <w:spacing w:after="0" w:line="240" w:lineRule="auto"/>
              <w:jc w:val="center"/>
              <w:rPr>
                <w:del w:id="738" w:author="Stefanie Lane" w:date="2022-08-26T16:18:00Z"/>
                <w:rFonts w:ascii="Calibri" w:eastAsia="Times New Roman" w:hAnsi="Calibri" w:cs="Calibri"/>
                <w:color w:val="000000"/>
                <w:sz w:val="20"/>
                <w:szCs w:val="20"/>
              </w:rPr>
            </w:pPr>
            <w:del w:id="739" w:author="Stefanie Lane" w:date="2022-08-26T16:18:00Z">
              <w:r w:rsidRPr="00973A9E" w:rsidDel="00A704A2">
                <w:rPr>
                  <w:rFonts w:ascii="Calibri" w:eastAsia="Times New Roman" w:hAnsi="Calibri" w:cs="Calibri"/>
                  <w:color w:val="000000"/>
                  <w:sz w:val="20"/>
                  <w:szCs w:val="20"/>
                </w:rPr>
                <w:delText>"Sedge"</w:delText>
              </w:r>
            </w:del>
          </w:p>
        </w:tc>
        <w:tc>
          <w:tcPr>
            <w:tcW w:w="2959" w:type="dxa"/>
            <w:tcBorders>
              <w:top w:val="single" w:sz="8" w:space="0" w:color="auto"/>
              <w:left w:val="nil"/>
              <w:bottom w:val="nil"/>
              <w:right w:val="nil"/>
            </w:tcBorders>
            <w:shd w:val="clear" w:color="auto" w:fill="auto"/>
            <w:noWrap/>
            <w:vAlign w:val="bottom"/>
            <w:hideMark/>
          </w:tcPr>
          <w:p w14:paraId="220C31AA" w14:textId="0AAC993C" w:rsidR="00973A9E" w:rsidRPr="00973A9E" w:rsidDel="00A704A2" w:rsidRDefault="00973A9E" w:rsidP="00973A9E">
            <w:pPr>
              <w:spacing w:after="0" w:line="240" w:lineRule="auto"/>
              <w:rPr>
                <w:del w:id="740" w:author="Stefanie Lane" w:date="2022-08-26T16:18:00Z"/>
                <w:rFonts w:ascii="Calibri" w:eastAsia="Times New Roman" w:hAnsi="Calibri" w:cs="Calibri"/>
                <w:i/>
                <w:iCs/>
                <w:color w:val="000000"/>
                <w:sz w:val="20"/>
                <w:szCs w:val="20"/>
              </w:rPr>
            </w:pPr>
            <w:del w:id="741" w:author="Stefanie Lane" w:date="2022-08-26T16:18:00Z">
              <w:r w:rsidRPr="00973A9E" w:rsidDel="00A704A2">
                <w:rPr>
                  <w:rFonts w:ascii="Calibri" w:eastAsia="Times New Roman" w:hAnsi="Calibri" w:cs="Calibri"/>
                  <w:i/>
                  <w:iCs/>
                  <w:color w:val="000000"/>
                  <w:sz w:val="20"/>
                  <w:szCs w:val="20"/>
                </w:rPr>
                <w:delText>Carex lyngbyei</w:delText>
              </w:r>
            </w:del>
          </w:p>
        </w:tc>
        <w:tc>
          <w:tcPr>
            <w:tcW w:w="681" w:type="dxa"/>
            <w:tcBorders>
              <w:top w:val="single" w:sz="8" w:space="0" w:color="auto"/>
              <w:left w:val="nil"/>
              <w:bottom w:val="nil"/>
              <w:right w:val="nil"/>
            </w:tcBorders>
            <w:shd w:val="clear" w:color="auto" w:fill="auto"/>
            <w:noWrap/>
            <w:vAlign w:val="bottom"/>
            <w:hideMark/>
          </w:tcPr>
          <w:p w14:paraId="48DA0A1E" w14:textId="225E1E95" w:rsidR="00973A9E" w:rsidRPr="00973A9E" w:rsidDel="00A704A2" w:rsidRDefault="00973A9E" w:rsidP="00973A9E">
            <w:pPr>
              <w:spacing w:after="0" w:line="240" w:lineRule="auto"/>
              <w:jc w:val="center"/>
              <w:rPr>
                <w:del w:id="742" w:author="Stefanie Lane" w:date="2022-08-26T16:18:00Z"/>
                <w:rFonts w:ascii="Calibri" w:eastAsia="Times New Roman" w:hAnsi="Calibri" w:cs="Calibri"/>
                <w:color w:val="000000"/>
                <w:sz w:val="20"/>
                <w:szCs w:val="20"/>
              </w:rPr>
            </w:pPr>
            <w:del w:id="743"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6FC3060D" w14:textId="0FC80609" w:rsidR="00973A9E" w:rsidRPr="00973A9E" w:rsidDel="00A704A2" w:rsidRDefault="00973A9E" w:rsidP="00973A9E">
            <w:pPr>
              <w:spacing w:after="0" w:line="240" w:lineRule="auto"/>
              <w:rPr>
                <w:del w:id="744" w:author="Stefanie Lane" w:date="2022-08-26T16:18:00Z"/>
                <w:rFonts w:ascii="Calibri" w:eastAsia="Times New Roman" w:hAnsi="Calibri" w:cs="Calibri"/>
                <w:color w:val="000000"/>
                <w:sz w:val="20"/>
                <w:szCs w:val="20"/>
              </w:rPr>
            </w:pPr>
            <w:del w:id="745"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27CC02CE" w14:textId="079C3AD3" w:rsidR="00973A9E" w:rsidRPr="00973A9E" w:rsidDel="00A704A2" w:rsidRDefault="00973A9E" w:rsidP="00973A9E">
            <w:pPr>
              <w:spacing w:after="0" w:line="240" w:lineRule="auto"/>
              <w:rPr>
                <w:del w:id="746" w:author="Stefanie Lane" w:date="2022-08-26T16:18:00Z"/>
                <w:rFonts w:ascii="Calibri" w:eastAsia="Times New Roman" w:hAnsi="Calibri" w:cs="Calibri"/>
                <w:i/>
                <w:iCs/>
                <w:color w:val="000000"/>
                <w:sz w:val="20"/>
                <w:szCs w:val="20"/>
              </w:rPr>
            </w:pPr>
            <w:del w:id="747" w:author="Stefanie Lane" w:date="2022-08-26T16:18:00Z">
              <w:r w:rsidRPr="00973A9E" w:rsidDel="00A704A2">
                <w:rPr>
                  <w:rFonts w:ascii="Calibri" w:eastAsia="Times New Roman" w:hAnsi="Calibri" w:cs="Calibri"/>
                  <w:i/>
                  <w:iCs/>
                  <w:color w:val="000000"/>
                  <w:sz w:val="20"/>
                  <w:szCs w:val="20"/>
                </w:rPr>
                <w:delText>Carex lyngbyei</w:delText>
              </w:r>
            </w:del>
          </w:p>
        </w:tc>
        <w:tc>
          <w:tcPr>
            <w:tcW w:w="691" w:type="dxa"/>
            <w:tcBorders>
              <w:top w:val="single" w:sz="8" w:space="0" w:color="auto"/>
              <w:left w:val="nil"/>
              <w:bottom w:val="nil"/>
              <w:right w:val="nil"/>
            </w:tcBorders>
            <w:shd w:val="clear" w:color="auto" w:fill="auto"/>
            <w:noWrap/>
            <w:vAlign w:val="bottom"/>
            <w:hideMark/>
          </w:tcPr>
          <w:p w14:paraId="589469D5" w14:textId="0F8962EF" w:rsidR="00973A9E" w:rsidRPr="00973A9E" w:rsidDel="00A704A2" w:rsidRDefault="00973A9E" w:rsidP="00973A9E">
            <w:pPr>
              <w:spacing w:after="0" w:line="240" w:lineRule="auto"/>
              <w:jc w:val="center"/>
              <w:rPr>
                <w:del w:id="748" w:author="Stefanie Lane" w:date="2022-08-26T16:18:00Z"/>
                <w:rFonts w:ascii="Calibri" w:eastAsia="Times New Roman" w:hAnsi="Calibri" w:cs="Calibri"/>
                <w:color w:val="000000"/>
                <w:sz w:val="20"/>
                <w:szCs w:val="20"/>
              </w:rPr>
            </w:pPr>
            <w:del w:id="749"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50ACF7C7" w14:textId="24A519BB" w:rsidR="00973A9E" w:rsidRPr="00973A9E" w:rsidDel="00A704A2" w:rsidRDefault="00973A9E" w:rsidP="00973A9E">
            <w:pPr>
              <w:spacing w:after="0" w:line="240" w:lineRule="auto"/>
              <w:rPr>
                <w:del w:id="750" w:author="Stefanie Lane" w:date="2022-08-26T16:18:00Z"/>
                <w:rFonts w:ascii="Calibri" w:eastAsia="Times New Roman" w:hAnsi="Calibri" w:cs="Calibri"/>
                <w:color w:val="000000"/>
                <w:sz w:val="20"/>
                <w:szCs w:val="20"/>
              </w:rPr>
            </w:pPr>
            <w:del w:id="751"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single" w:sz="8" w:space="0" w:color="auto"/>
              <w:left w:val="nil"/>
              <w:bottom w:val="single" w:sz="4" w:space="0" w:color="auto"/>
              <w:right w:val="nil"/>
            </w:tcBorders>
            <w:shd w:val="clear" w:color="auto" w:fill="auto"/>
            <w:noWrap/>
            <w:vAlign w:val="bottom"/>
            <w:hideMark/>
          </w:tcPr>
          <w:p w14:paraId="16AA809C" w14:textId="6CD8E988" w:rsidR="00973A9E" w:rsidRPr="00973A9E" w:rsidDel="00A704A2" w:rsidRDefault="00973A9E" w:rsidP="00973A9E">
            <w:pPr>
              <w:spacing w:after="0" w:line="240" w:lineRule="auto"/>
              <w:rPr>
                <w:del w:id="752" w:author="Stefanie Lane" w:date="2022-08-26T16:18:00Z"/>
                <w:rFonts w:ascii="Calibri" w:eastAsia="Times New Roman" w:hAnsi="Calibri" w:cs="Calibri"/>
                <w:i/>
                <w:iCs/>
                <w:color w:val="000000"/>
                <w:sz w:val="20"/>
                <w:szCs w:val="20"/>
              </w:rPr>
            </w:pPr>
            <w:del w:id="753" w:author="Stefanie Lane" w:date="2022-08-26T16:18:00Z">
              <w:r w:rsidRPr="00973A9E" w:rsidDel="00A704A2">
                <w:rPr>
                  <w:rFonts w:ascii="Calibri" w:eastAsia="Times New Roman" w:hAnsi="Calibri" w:cs="Calibri"/>
                  <w:i/>
                  <w:iCs/>
                  <w:color w:val="000000"/>
                  <w:sz w:val="20"/>
                  <w:szCs w:val="20"/>
                </w:rPr>
                <w:delText>Carex lyngbyei</w:delText>
              </w:r>
            </w:del>
          </w:p>
        </w:tc>
        <w:tc>
          <w:tcPr>
            <w:tcW w:w="693" w:type="dxa"/>
            <w:tcBorders>
              <w:top w:val="single" w:sz="8" w:space="0" w:color="auto"/>
              <w:left w:val="nil"/>
              <w:bottom w:val="single" w:sz="4" w:space="0" w:color="auto"/>
              <w:right w:val="single" w:sz="8" w:space="0" w:color="auto"/>
            </w:tcBorders>
            <w:shd w:val="clear" w:color="auto" w:fill="auto"/>
            <w:noWrap/>
            <w:vAlign w:val="bottom"/>
            <w:hideMark/>
          </w:tcPr>
          <w:p w14:paraId="2614A90E" w14:textId="5883F500" w:rsidR="00973A9E" w:rsidRPr="00973A9E" w:rsidDel="00A704A2" w:rsidRDefault="00973A9E" w:rsidP="00973A9E">
            <w:pPr>
              <w:spacing w:after="0" w:line="240" w:lineRule="auto"/>
              <w:jc w:val="center"/>
              <w:rPr>
                <w:del w:id="754" w:author="Stefanie Lane" w:date="2022-08-26T16:18:00Z"/>
                <w:rFonts w:ascii="Calibri" w:eastAsia="Times New Roman" w:hAnsi="Calibri" w:cs="Calibri"/>
                <w:color w:val="000000"/>
                <w:sz w:val="20"/>
                <w:szCs w:val="20"/>
              </w:rPr>
            </w:pPr>
            <w:del w:id="755"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7D153EF6" w14:textId="57B73657" w:rsidTr="00973A9E">
        <w:trPr>
          <w:trHeight w:val="260"/>
          <w:del w:id="756"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62745434" w14:textId="0E1FB50E" w:rsidR="00973A9E" w:rsidRPr="00973A9E" w:rsidDel="00A704A2" w:rsidRDefault="00973A9E" w:rsidP="00973A9E">
            <w:pPr>
              <w:spacing w:after="0" w:line="240" w:lineRule="auto"/>
              <w:rPr>
                <w:del w:id="757"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23CF38EB" w14:textId="71719CFF" w:rsidR="00973A9E" w:rsidRPr="00973A9E" w:rsidDel="00A704A2" w:rsidRDefault="00973A9E" w:rsidP="00973A9E">
            <w:pPr>
              <w:spacing w:after="0" w:line="240" w:lineRule="auto"/>
              <w:rPr>
                <w:del w:id="758" w:author="Stefanie Lane" w:date="2022-08-26T16:18:00Z"/>
                <w:rFonts w:ascii="Calibri" w:eastAsia="Times New Roman" w:hAnsi="Calibri" w:cs="Calibri"/>
                <w:i/>
                <w:iCs/>
                <w:color w:val="000000"/>
                <w:sz w:val="20"/>
                <w:szCs w:val="20"/>
              </w:rPr>
            </w:pPr>
            <w:del w:id="759" w:author="Stefanie Lane" w:date="2022-08-26T16:18:00Z">
              <w:r w:rsidRPr="00973A9E" w:rsidDel="00A704A2">
                <w:rPr>
                  <w:rFonts w:ascii="Calibri" w:eastAsia="Times New Roman" w:hAnsi="Calibri" w:cs="Calibri"/>
                  <w:i/>
                  <w:iCs/>
                  <w:color w:val="000000"/>
                  <w:sz w:val="20"/>
                  <w:szCs w:val="20"/>
                </w:rPr>
                <w:delText>Sagittaria latifolia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5FC74F22" w14:textId="2EA0C458" w:rsidR="00973A9E" w:rsidRPr="00973A9E" w:rsidDel="00A704A2" w:rsidRDefault="00973A9E" w:rsidP="00973A9E">
            <w:pPr>
              <w:spacing w:after="0" w:line="240" w:lineRule="auto"/>
              <w:jc w:val="center"/>
              <w:rPr>
                <w:del w:id="760" w:author="Stefanie Lane" w:date="2022-08-26T16:18:00Z"/>
                <w:rFonts w:ascii="Calibri" w:eastAsia="Times New Roman" w:hAnsi="Calibri" w:cs="Calibri"/>
                <w:color w:val="000000"/>
                <w:sz w:val="20"/>
                <w:szCs w:val="20"/>
              </w:rPr>
            </w:pPr>
            <w:del w:id="761"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7C33BB4B" w14:textId="68993869" w:rsidR="00973A9E" w:rsidRPr="00973A9E" w:rsidDel="00A704A2" w:rsidRDefault="00973A9E" w:rsidP="00973A9E">
            <w:pPr>
              <w:spacing w:after="0" w:line="240" w:lineRule="auto"/>
              <w:jc w:val="center"/>
              <w:rPr>
                <w:del w:id="762"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7A51452" w14:textId="5916092E" w:rsidR="00973A9E" w:rsidRPr="00973A9E" w:rsidDel="00A704A2" w:rsidRDefault="00973A9E" w:rsidP="00973A9E">
            <w:pPr>
              <w:spacing w:after="0" w:line="240" w:lineRule="auto"/>
              <w:rPr>
                <w:del w:id="763" w:author="Stefanie Lane" w:date="2022-08-26T16:18:00Z"/>
                <w:rFonts w:ascii="Calibri" w:eastAsia="Times New Roman" w:hAnsi="Calibri" w:cs="Calibri"/>
                <w:i/>
                <w:iCs/>
                <w:color w:val="000000"/>
                <w:sz w:val="20"/>
                <w:szCs w:val="20"/>
              </w:rPr>
            </w:pPr>
            <w:del w:id="764" w:author="Stefanie Lane" w:date="2022-08-26T16:18:00Z">
              <w:r w:rsidRPr="00973A9E" w:rsidDel="00A704A2">
                <w:rPr>
                  <w:rFonts w:ascii="Calibri" w:eastAsia="Times New Roman" w:hAnsi="Calibri" w:cs="Calibri"/>
                  <w:i/>
                  <w:iCs/>
                  <w:color w:val="000000"/>
                  <w:sz w:val="20"/>
                  <w:szCs w:val="20"/>
                </w:rPr>
                <w:delText>Agrostis stolonifera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4309732B" w14:textId="3D6B1F46" w:rsidR="00973A9E" w:rsidRPr="00973A9E" w:rsidDel="00A704A2" w:rsidRDefault="00973A9E" w:rsidP="00973A9E">
            <w:pPr>
              <w:spacing w:after="0" w:line="240" w:lineRule="auto"/>
              <w:jc w:val="center"/>
              <w:rPr>
                <w:del w:id="765" w:author="Stefanie Lane" w:date="2022-08-26T16:18:00Z"/>
                <w:rFonts w:ascii="Calibri" w:eastAsia="Times New Roman" w:hAnsi="Calibri" w:cs="Calibri"/>
                <w:color w:val="000000"/>
                <w:sz w:val="20"/>
                <w:szCs w:val="20"/>
              </w:rPr>
            </w:pPr>
            <w:del w:id="766" w:author="Stefanie Lane" w:date="2022-08-26T16:18:00Z">
              <w:r w:rsidRPr="00973A9E" w:rsidDel="00A704A2">
                <w:rPr>
                  <w:rFonts w:ascii="Calibri" w:eastAsia="Times New Roman" w:hAnsi="Calibri" w:cs="Calibri"/>
                  <w:color w:val="000000"/>
                  <w:sz w:val="20"/>
                  <w:szCs w:val="20"/>
                </w:rPr>
                <w:delText>0.0003</w:delText>
              </w:r>
            </w:del>
          </w:p>
        </w:tc>
        <w:tc>
          <w:tcPr>
            <w:tcW w:w="300" w:type="dxa"/>
            <w:tcBorders>
              <w:top w:val="nil"/>
              <w:left w:val="nil"/>
              <w:bottom w:val="nil"/>
              <w:right w:val="nil"/>
            </w:tcBorders>
            <w:shd w:val="clear" w:color="auto" w:fill="auto"/>
            <w:noWrap/>
            <w:vAlign w:val="bottom"/>
            <w:hideMark/>
          </w:tcPr>
          <w:p w14:paraId="5C94093E" w14:textId="519B9A0B" w:rsidR="00973A9E" w:rsidRPr="00973A9E" w:rsidDel="00A704A2" w:rsidRDefault="00973A9E" w:rsidP="00973A9E">
            <w:pPr>
              <w:spacing w:after="0" w:line="240" w:lineRule="auto"/>
              <w:jc w:val="center"/>
              <w:rPr>
                <w:del w:id="767"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6337A72" w14:textId="59717B20" w:rsidR="00973A9E" w:rsidRPr="00973A9E" w:rsidDel="00A704A2" w:rsidRDefault="00973A9E" w:rsidP="00973A9E">
            <w:pPr>
              <w:spacing w:after="0" w:line="240" w:lineRule="auto"/>
              <w:rPr>
                <w:del w:id="768"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6FED48F8" w14:textId="718D6060" w:rsidR="00973A9E" w:rsidRPr="00973A9E" w:rsidDel="00A704A2" w:rsidRDefault="00973A9E" w:rsidP="00973A9E">
            <w:pPr>
              <w:spacing w:after="0" w:line="240" w:lineRule="auto"/>
              <w:jc w:val="center"/>
              <w:rPr>
                <w:del w:id="769" w:author="Stefanie Lane" w:date="2022-08-26T16:18:00Z"/>
                <w:rFonts w:ascii="Calibri" w:eastAsia="Times New Roman" w:hAnsi="Calibri" w:cs="Calibri"/>
                <w:color w:val="000000"/>
                <w:sz w:val="20"/>
                <w:szCs w:val="20"/>
              </w:rPr>
            </w:pPr>
            <w:del w:id="770"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1B7F719B" w14:textId="7565C53B" w:rsidTr="00973A9E">
        <w:trPr>
          <w:trHeight w:val="270"/>
          <w:del w:id="771"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331D60B9" w14:textId="2AAC7E00" w:rsidR="00973A9E" w:rsidRPr="00973A9E" w:rsidDel="00A704A2" w:rsidRDefault="00973A9E" w:rsidP="00973A9E">
            <w:pPr>
              <w:spacing w:after="0" w:line="240" w:lineRule="auto"/>
              <w:rPr>
                <w:del w:id="772" w:author="Stefanie Lane" w:date="2022-08-26T16:18: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09146EB4" w14:textId="366A8A09" w:rsidR="00973A9E" w:rsidRPr="00973A9E" w:rsidDel="00A704A2" w:rsidRDefault="00973A9E" w:rsidP="00973A9E">
            <w:pPr>
              <w:spacing w:after="0" w:line="240" w:lineRule="auto"/>
              <w:rPr>
                <w:del w:id="773" w:author="Stefanie Lane" w:date="2022-08-26T16:18:00Z"/>
                <w:rFonts w:ascii="Calibri" w:eastAsia="Times New Roman" w:hAnsi="Calibri" w:cs="Calibri"/>
                <w:i/>
                <w:iCs/>
                <w:color w:val="000000"/>
                <w:sz w:val="20"/>
                <w:szCs w:val="20"/>
              </w:rPr>
            </w:pPr>
            <w:del w:id="774" w:author="Stefanie Lane" w:date="2022-08-26T16:18:00Z">
              <w:r w:rsidRPr="00973A9E" w:rsidDel="00A704A2">
                <w:rPr>
                  <w:rFonts w:ascii="Calibri" w:eastAsia="Times New Roman" w:hAnsi="Calibri" w:cs="Calibri"/>
                  <w:i/>
                  <w:iCs/>
                  <w:color w:val="000000"/>
                  <w:sz w:val="20"/>
                  <w:szCs w:val="20"/>
                </w:rPr>
                <w:delText>Schoenoplectus tabernaemontani</w:delText>
              </w:r>
            </w:del>
          </w:p>
        </w:tc>
        <w:tc>
          <w:tcPr>
            <w:tcW w:w="681" w:type="dxa"/>
            <w:tcBorders>
              <w:top w:val="nil"/>
              <w:left w:val="nil"/>
              <w:bottom w:val="single" w:sz="8" w:space="0" w:color="auto"/>
              <w:right w:val="nil"/>
            </w:tcBorders>
            <w:shd w:val="clear" w:color="auto" w:fill="auto"/>
            <w:noWrap/>
            <w:vAlign w:val="bottom"/>
            <w:hideMark/>
          </w:tcPr>
          <w:p w14:paraId="6FE7AC88" w14:textId="303E526A" w:rsidR="00973A9E" w:rsidRPr="00973A9E" w:rsidDel="00A704A2" w:rsidRDefault="00973A9E" w:rsidP="00973A9E">
            <w:pPr>
              <w:spacing w:after="0" w:line="240" w:lineRule="auto"/>
              <w:jc w:val="center"/>
              <w:rPr>
                <w:del w:id="775" w:author="Stefanie Lane" w:date="2022-08-26T16:18:00Z"/>
                <w:rFonts w:ascii="Calibri" w:eastAsia="Times New Roman" w:hAnsi="Calibri" w:cs="Calibri"/>
                <w:color w:val="000000"/>
                <w:sz w:val="20"/>
                <w:szCs w:val="20"/>
              </w:rPr>
            </w:pPr>
            <w:del w:id="776" w:author="Stefanie Lane" w:date="2022-08-26T16:18:00Z">
              <w:r w:rsidRPr="00973A9E" w:rsidDel="00A704A2">
                <w:rPr>
                  <w:rFonts w:ascii="Calibri" w:eastAsia="Times New Roman" w:hAnsi="Calibri" w:cs="Calibri"/>
                  <w:color w:val="000000"/>
                  <w:sz w:val="20"/>
                  <w:szCs w:val="20"/>
                </w:rPr>
                <w:delText>0.0002</w:delText>
              </w:r>
            </w:del>
          </w:p>
        </w:tc>
        <w:tc>
          <w:tcPr>
            <w:tcW w:w="300" w:type="dxa"/>
            <w:tcBorders>
              <w:top w:val="nil"/>
              <w:left w:val="nil"/>
              <w:bottom w:val="single" w:sz="8" w:space="0" w:color="auto"/>
              <w:right w:val="nil"/>
            </w:tcBorders>
            <w:shd w:val="clear" w:color="auto" w:fill="auto"/>
            <w:noWrap/>
            <w:vAlign w:val="bottom"/>
            <w:hideMark/>
          </w:tcPr>
          <w:p w14:paraId="25D2BFA4" w14:textId="61EC697F" w:rsidR="00973A9E" w:rsidRPr="00973A9E" w:rsidDel="00A704A2" w:rsidRDefault="00973A9E" w:rsidP="00973A9E">
            <w:pPr>
              <w:spacing w:after="0" w:line="240" w:lineRule="auto"/>
              <w:rPr>
                <w:del w:id="777" w:author="Stefanie Lane" w:date="2022-08-26T16:18:00Z"/>
                <w:rFonts w:ascii="Calibri" w:eastAsia="Times New Roman" w:hAnsi="Calibri" w:cs="Calibri"/>
                <w:color w:val="000000"/>
                <w:sz w:val="20"/>
                <w:szCs w:val="20"/>
              </w:rPr>
            </w:pPr>
            <w:del w:id="778"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10EAF27" w14:textId="459827CB" w:rsidR="00973A9E" w:rsidRPr="00973A9E" w:rsidDel="00A704A2" w:rsidRDefault="00973A9E" w:rsidP="00973A9E">
            <w:pPr>
              <w:spacing w:after="0" w:line="240" w:lineRule="auto"/>
              <w:rPr>
                <w:del w:id="779" w:author="Stefanie Lane" w:date="2022-08-26T16:18:00Z"/>
                <w:rFonts w:ascii="Calibri" w:eastAsia="Times New Roman" w:hAnsi="Calibri" w:cs="Calibri"/>
                <w:i/>
                <w:iCs/>
                <w:color w:val="000000"/>
                <w:sz w:val="20"/>
                <w:szCs w:val="20"/>
              </w:rPr>
            </w:pPr>
            <w:del w:id="780" w:author="Stefanie Lane" w:date="2022-08-26T16:18:00Z">
              <w:r w:rsidRPr="00973A9E" w:rsidDel="00A704A2">
                <w:rPr>
                  <w:rFonts w:ascii="Calibri" w:eastAsia="Times New Roman" w:hAnsi="Calibri" w:cs="Calibri"/>
                  <w:i/>
                  <w:iCs/>
                  <w:color w:val="000000"/>
                  <w:sz w:val="20"/>
                  <w:szCs w:val="20"/>
                </w:rPr>
                <w:delText>Impatiens capensis</w:delText>
              </w:r>
            </w:del>
          </w:p>
        </w:tc>
        <w:tc>
          <w:tcPr>
            <w:tcW w:w="691" w:type="dxa"/>
            <w:tcBorders>
              <w:top w:val="nil"/>
              <w:left w:val="nil"/>
              <w:bottom w:val="single" w:sz="8" w:space="0" w:color="auto"/>
              <w:right w:val="nil"/>
            </w:tcBorders>
            <w:shd w:val="clear" w:color="auto" w:fill="auto"/>
            <w:noWrap/>
            <w:vAlign w:val="bottom"/>
            <w:hideMark/>
          </w:tcPr>
          <w:p w14:paraId="4B6223F7" w14:textId="793B7DD8" w:rsidR="00973A9E" w:rsidRPr="00973A9E" w:rsidDel="00A704A2" w:rsidRDefault="00973A9E" w:rsidP="00973A9E">
            <w:pPr>
              <w:spacing w:after="0" w:line="240" w:lineRule="auto"/>
              <w:jc w:val="center"/>
              <w:rPr>
                <w:del w:id="781" w:author="Stefanie Lane" w:date="2022-08-26T16:18:00Z"/>
                <w:rFonts w:ascii="Calibri" w:eastAsia="Times New Roman" w:hAnsi="Calibri" w:cs="Calibri"/>
                <w:color w:val="000000"/>
                <w:sz w:val="20"/>
                <w:szCs w:val="20"/>
              </w:rPr>
            </w:pPr>
            <w:del w:id="782" w:author="Stefanie Lane" w:date="2022-08-26T16:18:00Z">
              <w:r w:rsidRPr="00973A9E" w:rsidDel="00A704A2">
                <w:rPr>
                  <w:rFonts w:ascii="Calibri" w:eastAsia="Times New Roman" w:hAnsi="Calibri" w:cs="Calibri"/>
                  <w:color w:val="000000"/>
                  <w:sz w:val="20"/>
                  <w:szCs w:val="20"/>
                </w:rPr>
                <w:delText>0.0147</w:delText>
              </w:r>
            </w:del>
          </w:p>
        </w:tc>
        <w:tc>
          <w:tcPr>
            <w:tcW w:w="300" w:type="dxa"/>
            <w:tcBorders>
              <w:top w:val="nil"/>
              <w:left w:val="nil"/>
              <w:bottom w:val="single" w:sz="8" w:space="0" w:color="auto"/>
              <w:right w:val="nil"/>
            </w:tcBorders>
            <w:shd w:val="clear" w:color="auto" w:fill="auto"/>
            <w:noWrap/>
            <w:vAlign w:val="bottom"/>
            <w:hideMark/>
          </w:tcPr>
          <w:p w14:paraId="0F0A886F" w14:textId="7A57C545" w:rsidR="00973A9E" w:rsidRPr="00973A9E" w:rsidDel="00A704A2" w:rsidRDefault="00973A9E" w:rsidP="00973A9E">
            <w:pPr>
              <w:spacing w:after="0" w:line="240" w:lineRule="auto"/>
              <w:rPr>
                <w:del w:id="783" w:author="Stefanie Lane" w:date="2022-08-26T16:18:00Z"/>
                <w:rFonts w:ascii="Calibri" w:eastAsia="Times New Roman" w:hAnsi="Calibri" w:cs="Calibri"/>
                <w:color w:val="000000"/>
                <w:sz w:val="20"/>
                <w:szCs w:val="20"/>
              </w:rPr>
            </w:pPr>
            <w:del w:id="784"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2220CBAA" w14:textId="1437E75F" w:rsidR="00973A9E" w:rsidRPr="00973A9E" w:rsidDel="00A704A2" w:rsidRDefault="00973A9E" w:rsidP="00973A9E">
            <w:pPr>
              <w:spacing w:after="0" w:line="240" w:lineRule="auto"/>
              <w:rPr>
                <w:del w:id="785" w:author="Stefanie Lane" w:date="2022-08-26T16:18:00Z"/>
                <w:rFonts w:ascii="Calibri" w:eastAsia="Times New Roman" w:hAnsi="Calibri" w:cs="Calibri"/>
                <w:i/>
                <w:iCs/>
                <w:color w:val="000000"/>
                <w:sz w:val="20"/>
                <w:szCs w:val="20"/>
              </w:rPr>
            </w:pPr>
            <w:del w:id="786" w:author="Stefanie Lane" w:date="2022-08-26T16:18:00Z">
              <w:r w:rsidRPr="00973A9E" w:rsidDel="00A704A2">
                <w:rPr>
                  <w:rFonts w:ascii="Calibri" w:eastAsia="Times New Roman" w:hAnsi="Calibri" w:cs="Calibri"/>
                  <w:i/>
                  <w:iCs/>
                  <w:color w:val="000000"/>
                  <w:sz w:val="20"/>
                  <w:szCs w:val="20"/>
                </w:rPr>
                <w:delText> </w:delText>
              </w:r>
            </w:del>
          </w:p>
        </w:tc>
        <w:tc>
          <w:tcPr>
            <w:tcW w:w="693" w:type="dxa"/>
            <w:tcBorders>
              <w:top w:val="nil"/>
              <w:left w:val="nil"/>
              <w:bottom w:val="single" w:sz="8" w:space="0" w:color="auto"/>
              <w:right w:val="single" w:sz="8" w:space="0" w:color="auto"/>
            </w:tcBorders>
            <w:shd w:val="clear" w:color="auto" w:fill="auto"/>
            <w:noWrap/>
            <w:vAlign w:val="bottom"/>
            <w:hideMark/>
          </w:tcPr>
          <w:p w14:paraId="5F31FB38" w14:textId="3FB3F25E" w:rsidR="00973A9E" w:rsidRPr="00973A9E" w:rsidDel="00A704A2" w:rsidRDefault="00973A9E" w:rsidP="00973A9E">
            <w:pPr>
              <w:spacing w:after="0" w:line="240" w:lineRule="auto"/>
              <w:jc w:val="center"/>
              <w:rPr>
                <w:del w:id="787" w:author="Stefanie Lane" w:date="2022-08-26T16:18:00Z"/>
                <w:rFonts w:ascii="Calibri" w:eastAsia="Times New Roman" w:hAnsi="Calibri" w:cs="Calibri"/>
                <w:color w:val="000000"/>
                <w:sz w:val="20"/>
                <w:szCs w:val="20"/>
              </w:rPr>
            </w:pPr>
            <w:del w:id="788"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282AA2E5" w14:textId="2BA6C1E8" w:rsidTr="00973A9E">
        <w:trPr>
          <w:trHeight w:val="270"/>
          <w:del w:id="789" w:author="Stefanie Lane" w:date="2022-08-26T16:18:00Z"/>
        </w:trPr>
        <w:tc>
          <w:tcPr>
            <w:tcW w:w="1080" w:type="dxa"/>
            <w:tcBorders>
              <w:top w:val="nil"/>
              <w:left w:val="nil"/>
              <w:bottom w:val="nil"/>
              <w:right w:val="nil"/>
            </w:tcBorders>
            <w:shd w:val="clear" w:color="auto" w:fill="auto"/>
            <w:vAlign w:val="bottom"/>
            <w:hideMark/>
          </w:tcPr>
          <w:p w14:paraId="03360E1F" w14:textId="5C4C5467" w:rsidR="00973A9E" w:rsidRPr="00973A9E" w:rsidDel="00A704A2" w:rsidRDefault="00973A9E" w:rsidP="00973A9E">
            <w:pPr>
              <w:spacing w:after="0" w:line="240" w:lineRule="auto"/>
              <w:jc w:val="center"/>
              <w:rPr>
                <w:del w:id="790"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BC86153" w14:textId="774EE9E0" w:rsidR="00973A9E" w:rsidRPr="00973A9E" w:rsidDel="00A704A2" w:rsidRDefault="00973A9E" w:rsidP="00973A9E">
            <w:pPr>
              <w:spacing w:after="0" w:line="240" w:lineRule="auto"/>
              <w:rPr>
                <w:del w:id="791" w:author="Stefanie Lane" w:date="2022-08-26T16:18: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614A917B" w14:textId="296F3D3F" w:rsidR="00973A9E" w:rsidRPr="00973A9E" w:rsidDel="00A704A2" w:rsidRDefault="00973A9E" w:rsidP="00973A9E">
            <w:pPr>
              <w:spacing w:after="0" w:line="240" w:lineRule="auto"/>
              <w:rPr>
                <w:del w:id="792"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4BC14D9" w14:textId="2B8D71EE" w:rsidR="00973A9E" w:rsidRPr="00973A9E" w:rsidDel="00A704A2" w:rsidRDefault="00973A9E" w:rsidP="00973A9E">
            <w:pPr>
              <w:spacing w:after="0" w:line="240" w:lineRule="auto"/>
              <w:jc w:val="center"/>
              <w:rPr>
                <w:del w:id="793"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E78714B" w14:textId="6C587B58" w:rsidR="00973A9E" w:rsidRPr="00973A9E" w:rsidDel="00A704A2" w:rsidRDefault="00973A9E" w:rsidP="00973A9E">
            <w:pPr>
              <w:spacing w:after="0" w:line="240" w:lineRule="auto"/>
              <w:rPr>
                <w:del w:id="794"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2D9F2762" w14:textId="1980CE8A" w:rsidR="00973A9E" w:rsidRPr="00973A9E" w:rsidDel="00A704A2" w:rsidRDefault="00973A9E" w:rsidP="00973A9E">
            <w:pPr>
              <w:spacing w:after="0" w:line="240" w:lineRule="auto"/>
              <w:rPr>
                <w:del w:id="795"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DB6ABF9" w14:textId="7D804970" w:rsidR="00973A9E" w:rsidRPr="00973A9E" w:rsidDel="00A704A2" w:rsidRDefault="00973A9E" w:rsidP="00973A9E">
            <w:pPr>
              <w:spacing w:after="0" w:line="240" w:lineRule="auto"/>
              <w:jc w:val="center"/>
              <w:rPr>
                <w:del w:id="796"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73F05355" w14:textId="3D8E4E91" w:rsidR="00973A9E" w:rsidRPr="00973A9E" w:rsidDel="00A704A2" w:rsidRDefault="00973A9E" w:rsidP="00973A9E">
            <w:pPr>
              <w:spacing w:after="0" w:line="240" w:lineRule="auto"/>
              <w:rPr>
                <w:del w:id="797" w:author="Stefanie Lane" w:date="2022-08-26T16:18: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65B9E8F3" w14:textId="1768D457" w:rsidR="00973A9E" w:rsidRPr="00973A9E" w:rsidDel="00A704A2" w:rsidRDefault="00973A9E" w:rsidP="00973A9E">
            <w:pPr>
              <w:spacing w:after="0" w:line="240" w:lineRule="auto"/>
              <w:rPr>
                <w:del w:id="798" w:author="Stefanie Lane" w:date="2022-08-26T16:18:00Z"/>
                <w:rFonts w:ascii="Times New Roman" w:eastAsia="Times New Roman" w:hAnsi="Times New Roman" w:cs="Times New Roman"/>
                <w:sz w:val="20"/>
                <w:szCs w:val="20"/>
              </w:rPr>
            </w:pPr>
          </w:p>
        </w:tc>
      </w:tr>
      <w:tr w:rsidR="00973A9E" w:rsidRPr="00973A9E" w:rsidDel="00A704A2" w14:paraId="69E0EF02" w14:textId="2A06E5CD" w:rsidTr="00973A9E">
        <w:trPr>
          <w:trHeight w:val="260"/>
          <w:del w:id="799" w:author="Stefanie Lane" w:date="2022-08-26T16: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6B80542" w14:textId="3769B2E1" w:rsidR="00973A9E" w:rsidRPr="00973A9E" w:rsidDel="00A704A2" w:rsidRDefault="00973A9E" w:rsidP="00973A9E">
            <w:pPr>
              <w:spacing w:after="0" w:line="240" w:lineRule="auto"/>
              <w:jc w:val="center"/>
              <w:rPr>
                <w:del w:id="800" w:author="Stefanie Lane" w:date="2022-08-26T16:18:00Z"/>
                <w:rFonts w:ascii="Calibri" w:eastAsia="Times New Roman" w:hAnsi="Calibri" w:cs="Calibri"/>
                <w:color w:val="000000"/>
                <w:sz w:val="20"/>
                <w:szCs w:val="20"/>
              </w:rPr>
            </w:pPr>
            <w:del w:id="801" w:author="Stefanie Lane" w:date="2022-08-26T16:18:00Z">
              <w:r w:rsidRPr="00973A9E" w:rsidDel="00A704A2">
                <w:rPr>
                  <w:rFonts w:ascii="Calibri" w:eastAsia="Times New Roman" w:hAnsi="Calibri" w:cs="Calibri"/>
                  <w:color w:val="000000"/>
                  <w:sz w:val="20"/>
                  <w:szCs w:val="20"/>
                </w:rPr>
                <w:delText>"Fescue"</w:delText>
              </w:r>
            </w:del>
          </w:p>
        </w:tc>
        <w:tc>
          <w:tcPr>
            <w:tcW w:w="2959" w:type="dxa"/>
            <w:tcBorders>
              <w:top w:val="single" w:sz="8" w:space="0" w:color="auto"/>
              <w:left w:val="nil"/>
              <w:bottom w:val="nil"/>
              <w:right w:val="nil"/>
            </w:tcBorders>
            <w:shd w:val="clear" w:color="auto" w:fill="auto"/>
            <w:noWrap/>
            <w:vAlign w:val="bottom"/>
            <w:hideMark/>
          </w:tcPr>
          <w:p w14:paraId="5CAE7530" w14:textId="6D003428" w:rsidR="00973A9E" w:rsidRPr="00973A9E" w:rsidDel="00A704A2" w:rsidRDefault="00973A9E" w:rsidP="00973A9E">
            <w:pPr>
              <w:spacing w:after="0" w:line="240" w:lineRule="auto"/>
              <w:rPr>
                <w:del w:id="802" w:author="Stefanie Lane" w:date="2022-08-26T16:18:00Z"/>
                <w:rFonts w:ascii="Calibri" w:eastAsia="Times New Roman" w:hAnsi="Calibri" w:cs="Calibri"/>
                <w:i/>
                <w:iCs/>
                <w:color w:val="000000"/>
                <w:sz w:val="20"/>
                <w:szCs w:val="20"/>
              </w:rPr>
            </w:pPr>
            <w:del w:id="803" w:author="Stefanie Lane" w:date="2022-08-26T16:18:00Z">
              <w:r w:rsidRPr="00973A9E" w:rsidDel="00A704A2">
                <w:rPr>
                  <w:rFonts w:ascii="Calibri" w:eastAsia="Times New Roman" w:hAnsi="Calibri" w:cs="Calibri"/>
                  <w:i/>
                  <w:iCs/>
                  <w:color w:val="000000"/>
                  <w:sz w:val="20"/>
                  <w:szCs w:val="20"/>
                </w:rPr>
                <w:delText>Festuca arundinaceae</w:delText>
              </w:r>
            </w:del>
          </w:p>
        </w:tc>
        <w:tc>
          <w:tcPr>
            <w:tcW w:w="681" w:type="dxa"/>
            <w:tcBorders>
              <w:top w:val="single" w:sz="8" w:space="0" w:color="auto"/>
              <w:left w:val="nil"/>
              <w:bottom w:val="nil"/>
              <w:right w:val="nil"/>
            </w:tcBorders>
            <w:shd w:val="clear" w:color="auto" w:fill="auto"/>
            <w:noWrap/>
            <w:vAlign w:val="bottom"/>
            <w:hideMark/>
          </w:tcPr>
          <w:p w14:paraId="2BD2A5D4" w14:textId="3BDDDB3E" w:rsidR="00973A9E" w:rsidRPr="00973A9E" w:rsidDel="00A704A2" w:rsidRDefault="00973A9E" w:rsidP="00973A9E">
            <w:pPr>
              <w:spacing w:after="0" w:line="240" w:lineRule="auto"/>
              <w:jc w:val="center"/>
              <w:rPr>
                <w:del w:id="804" w:author="Stefanie Lane" w:date="2022-08-26T16:18:00Z"/>
                <w:rFonts w:ascii="Calibri" w:eastAsia="Times New Roman" w:hAnsi="Calibri" w:cs="Calibri"/>
                <w:color w:val="000000"/>
                <w:sz w:val="20"/>
                <w:szCs w:val="20"/>
              </w:rPr>
            </w:pPr>
            <w:del w:id="805"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4B30855D" w14:textId="4930A4FA" w:rsidR="00973A9E" w:rsidRPr="00973A9E" w:rsidDel="00A704A2" w:rsidRDefault="00973A9E" w:rsidP="00973A9E">
            <w:pPr>
              <w:spacing w:after="0" w:line="240" w:lineRule="auto"/>
              <w:rPr>
                <w:del w:id="806" w:author="Stefanie Lane" w:date="2022-08-26T16:18:00Z"/>
                <w:rFonts w:ascii="Calibri" w:eastAsia="Times New Roman" w:hAnsi="Calibri" w:cs="Calibri"/>
                <w:color w:val="000000"/>
                <w:sz w:val="20"/>
                <w:szCs w:val="20"/>
              </w:rPr>
            </w:pPr>
            <w:del w:id="807"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1F792857" w14:textId="6A35E149" w:rsidR="00973A9E" w:rsidRPr="00973A9E" w:rsidDel="00A704A2" w:rsidRDefault="00973A9E" w:rsidP="00973A9E">
            <w:pPr>
              <w:spacing w:after="0" w:line="240" w:lineRule="auto"/>
              <w:rPr>
                <w:del w:id="808" w:author="Stefanie Lane" w:date="2022-08-26T16:18:00Z"/>
                <w:rFonts w:ascii="Calibri" w:eastAsia="Times New Roman" w:hAnsi="Calibri" w:cs="Calibri"/>
                <w:i/>
                <w:iCs/>
                <w:color w:val="000000"/>
                <w:sz w:val="20"/>
                <w:szCs w:val="20"/>
              </w:rPr>
            </w:pPr>
            <w:del w:id="809" w:author="Stefanie Lane" w:date="2022-08-26T16:18:00Z">
              <w:r w:rsidRPr="00973A9E" w:rsidDel="00A704A2">
                <w:rPr>
                  <w:rFonts w:ascii="Calibri" w:eastAsia="Times New Roman" w:hAnsi="Calibri" w:cs="Calibri"/>
                  <w:i/>
                  <w:iCs/>
                  <w:color w:val="000000"/>
                  <w:sz w:val="20"/>
                  <w:szCs w:val="20"/>
                </w:rPr>
                <w:delText>Poa palustris</w:delText>
              </w:r>
            </w:del>
          </w:p>
        </w:tc>
        <w:tc>
          <w:tcPr>
            <w:tcW w:w="691" w:type="dxa"/>
            <w:tcBorders>
              <w:top w:val="single" w:sz="8" w:space="0" w:color="auto"/>
              <w:left w:val="nil"/>
              <w:bottom w:val="nil"/>
              <w:right w:val="nil"/>
            </w:tcBorders>
            <w:shd w:val="clear" w:color="auto" w:fill="auto"/>
            <w:noWrap/>
            <w:vAlign w:val="bottom"/>
            <w:hideMark/>
          </w:tcPr>
          <w:p w14:paraId="060D4622" w14:textId="08AC3D7D" w:rsidR="00973A9E" w:rsidRPr="00973A9E" w:rsidDel="00A704A2" w:rsidRDefault="00973A9E" w:rsidP="00973A9E">
            <w:pPr>
              <w:spacing w:after="0" w:line="240" w:lineRule="auto"/>
              <w:jc w:val="center"/>
              <w:rPr>
                <w:del w:id="810" w:author="Stefanie Lane" w:date="2022-08-26T16:18:00Z"/>
                <w:rFonts w:ascii="Calibri" w:eastAsia="Times New Roman" w:hAnsi="Calibri" w:cs="Calibri"/>
                <w:color w:val="000000"/>
                <w:sz w:val="20"/>
                <w:szCs w:val="20"/>
              </w:rPr>
            </w:pPr>
            <w:del w:id="811"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4648467D" w14:textId="52BFA1C7" w:rsidR="00973A9E" w:rsidRPr="00973A9E" w:rsidDel="00A704A2" w:rsidRDefault="00973A9E" w:rsidP="00973A9E">
            <w:pPr>
              <w:spacing w:after="0" w:line="240" w:lineRule="auto"/>
              <w:rPr>
                <w:del w:id="812" w:author="Stefanie Lane" w:date="2022-08-26T16:18:00Z"/>
                <w:rFonts w:ascii="Calibri" w:eastAsia="Times New Roman" w:hAnsi="Calibri" w:cs="Calibri"/>
                <w:color w:val="000000"/>
                <w:sz w:val="20"/>
                <w:szCs w:val="20"/>
              </w:rPr>
            </w:pPr>
            <w:del w:id="813"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5DC515D4" w14:textId="1CAE2011" w:rsidR="00973A9E" w:rsidRPr="00973A9E" w:rsidDel="00A704A2" w:rsidRDefault="00973A9E" w:rsidP="00973A9E">
            <w:pPr>
              <w:spacing w:after="0" w:line="240" w:lineRule="auto"/>
              <w:rPr>
                <w:del w:id="814" w:author="Stefanie Lane" w:date="2022-08-26T16:18:00Z"/>
                <w:rFonts w:ascii="Calibri" w:eastAsia="Times New Roman" w:hAnsi="Calibri" w:cs="Calibri"/>
                <w:i/>
                <w:iCs/>
                <w:color w:val="000000"/>
                <w:sz w:val="20"/>
                <w:szCs w:val="20"/>
              </w:rPr>
            </w:pPr>
            <w:del w:id="815" w:author="Stefanie Lane" w:date="2022-08-26T16:18:00Z">
              <w:r w:rsidRPr="00973A9E" w:rsidDel="00A704A2">
                <w:rPr>
                  <w:rFonts w:ascii="Calibri" w:eastAsia="Times New Roman" w:hAnsi="Calibri" w:cs="Calibri"/>
                  <w:i/>
                  <w:iCs/>
                  <w:color w:val="000000"/>
                  <w:sz w:val="20"/>
                  <w:szCs w:val="20"/>
                </w:rPr>
                <w:delText>Phalaris arundinaceae</w:delText>
              </w:r>
            </w:del>
          </w:p>
        </w:tc>
        <w:tc>
          <w:tcPr>
            <w:tcW w:w="693" w:type="dxa"/>
            <w:tcBorders>
              <w:top w:val="single" w:sz="8" w:space="0" w:color="auto"/>
              <w:left w:val="nil"/>
              <w:bottom w:val="nil"/>
              <w:right w:val="single" w:sz="8" w:space="0" w:color="auto"/>
            </w:tcBorders>
            <w:shd w:val="clear" w:color="auto" w:fill="auto"/>
            <w:noWrap/>
            <w:vAlign w:val="bottom"/>
            <w:hideMark/>
          </w:tcPr>
          <w:p w14:paraId="6CE35FD9" w14:textId="5F10FEAC" w:rsidR="00973A9E" w:rsidRPr="00973A9E" w:rsidDel="00A704A2" w:rsidRDefault="00973A9E" w:rsidP="00973A9E">
            <w:pPr>
              <w:spacing w:after="0" w:line="240" w:lineRule="auto"/>
              <w:jc w:val="center"/>
              <w:rPr>
                <w:del w:id="816" w:author="Stefanie Lane" w:date="2022-08-26T16:18:00Z"/>
                <w:rFonts w:ascii="Calibri" w:eastAsia="Times New Roman" w:hAnsi="Calibri" w:cs="Calibri"/>
                <w:color w:val="000000"/>
                <w:sz w:val="20"/>
                <w:szCs w:val="20"/>
              </w:rPr>
            </w:pPr>
            <w:del w:id="817"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17CB8DB2" w14:textId="3091BD3E" w:rsidTr="00973A9E">
        <w:trPr>
          <w:trHeight w:val="260"/>
          <w:del w:id="818"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753DFE35" w14:textId="65AAB0BA" w:rsidR="00973A9E" w:rsidRPr="00973A9E" w:rsidDel="00A704A2" w:rsidRDefault="00973A9E" w:rsidP="00973A9E">
            <w:pPr>
              <w:spacing w:after="0" w:line="240" w:lineRule="auto"/>
              <w:rPr>
                <w:del w:id="819"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64E3954" w14:textId="604AC5CE" w:rsidR="00973A9E" w:rsidRPr="00973A9E" w:rsidDel="00A704A2" w:rsidRDefault="00973A9E" w:rsidP="00973A9E">
            <w:pPr>
              <w:spacing w:after="0" w:line="240" w:lineRule="auto"/>
              <w:rPr>
                <w:del w:id="820" w:author="Stefanie Lane" w:date="2022-08-26T16:18:00Z"/>
                <w:rFonts w:ascii="Calibri" w:eastAsia="Times New Roman" w:hAnsi="Calibri" w:cs="Calibri"/>
                <w:i/>
                <w:iCs/>
                <w:color w:val="000000"/>
                <w:sz w:val="20"/>
                <w:szCs w:val="20"/>
              </w:rPr>
            </w:pPr>
            <w:del w:id="821" w:author="Stefanie Lane" w:date="2022-08-26T16:18:00Z">
              <w:r w:rsidRPr="00973A9E" w:rsidDel="00A704A2">
                <w:rPr>
                  <w:rFonts w:ascii="Calibri" w:eastAsia="Times New Roman" w:hAnsi="Calibri" w:cs="Calibri"/>
                  <w:i/>
                  <w:iCs/>
                  <w:color w:val="000000"/>
                  <w:sz w:val="20"/>
                  <w:szCs w:val="20"/>
                </w:rPr>
                <w:delText>Salix lasiandra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61FA31F1" w14:textId="2F9361CE" w:rsidR="00973A9E" w:rsidRPr="00973A9E" w:rsidDel="00A704A2" w:rsidRDefault="00973A9E" w:rsidP="00973A9E">
            <w:pPr>
              <w:spacing w:after="0" w:line="240" w:lineRule="auto"/>
              <w:jc w:val="center"/>
              <w:rPr>
                <w:del w:id="822" w:author="Stefanie Lane" w:date="2022-08-26T16:18:00Z"/>
                <w:rFonts w:ascii="Calibri" w:eastAsia="Times New Roman" w:hAnsi="Calibri" w:cs="Calibri"/>
                <w:color w:val="000000"/>
                <w:sz w:val="20"/>
                <w:szCs w:val="20"/>
              </w:rPr>
            </w:pPr>
            <w:del w:id="823"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565AD001" w14:textId="441BD9E0" w:rsidR="00973A9E" w:rsidRPr="00973A9E" w:rsidDel="00A704A2" w:rsidRDefault="00973A9E" w:rsidP="00973A9E">
            <w:pPr>
              <w:spacing w:after="0" w:line="240" w:lineRule="auto"/>
              <w:jc w:val="center"/>
              <w:rPr>
                <w:del w:id="824"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4EA8DF4" w14:textId="7B824F7F" w:rsidR="00973A9E" w:rsidRPr="00973A9E" w:rsidDel="00A704A2" w:rsidRDefault="00973A9E" w:rsidP="00973A9E">
            <w:pPr>
              <w:spacing w:after="0" w:line="240" w:lineRule="auto"/>
              <w:rPr>
                <w:del w:id="825" w:author="Stefanie Lane" w:date="2022-08-26T16:18:00Z"/>
                <w:rFonts w:ascii="Calibri" w:eastAsia="Times New Roman" w:hAnsi="Calibri" w:cs="Calibri"/>
                <w:i/>
                <w:iCs/>
                <w:color w:val="000000"/>
                <w:sz w:val="20"/>
                <w:szCs w:val="20"/>
              </w:rPr>
            </w:pPr>
            <w:del w:id="826" w:author="Stefanie Lane" w:date="2022-08-26T16:18:00Z">
              <w:r w:rsidRPr="00973A9E" w:rsidDel="00A704A2">
                <w:rPr>
                  <w:rFonts w:ascii="Calibri" w:eastAsia="Times New Roman" w:hAnsi="Calibri" w:cs="Calibri"/>
                  <w:i/>
                  <w:iCs/>
                  <w:color w:val="000000"/>
                  <w:sz w:val="20"/>
                  <w:szCs w:val="20"/>
                </w:rPr>
                <w:delText>Festuca arundinaceae</w:delText>
              </w:r>
            </w:del>
          </w:p>
        </w:tc>
        <w:tc>
          <w:tcPr>
            <w:tcW w:w="691" w:type="dxa"/>
            <w:tcBorders>
              <w:top w:val="single" w:sz="4" w:space="0" w:color="auto"/>
              <w:left w:val="nil"/>
              <w:bottom w:val="single" w:sz="4" w:space="0" w:color="auto"/>
              <w:right w:val="nil"/>
            </w:tcBorders>
            <w:shd w:val="clear" w:color="auto" w:fill="auto"/>
            <w:noWrap/>
            <w:vAlign w:val="bottom"/>
            <w:hideMark/>
          </w:tcPr>
          <w:p w14:paraId="6554B071" w14:textId="5130B545" w:rsidR="00973A9E" w:rsidRPr="00973A9E" w:rsidDel="00A704A2" w:rsidRDefault="00973A9E" w:rsidP="00973A9E">
            <w:pPr>
              <w:spacing w:after="0" w:line="240" w:lineRule="auto"/>
              <w:jc w:val="center"/>
              <w:rPr>
                <w:del w:id="827" w:author="Stefanie Lane" w:date="2022-08-26T16:18:00Z"/>
                <w:rFonts w:ascii="Calibri" w:eastAsia="Times New Roman" w:hAnsi="Calibri" w:cs="Calibri"/>
                <w:color w:val="000000"/>
                <w:sz w:val="20"/>
                <w:szCs w:val="20"/>
              </w:rPr>
            </w:pPr>
            <w:del w:id="828" w:author="Stefanie Lane" w:date="2022-08-26T16:18:00Z">
              <w:r w:rsidRPr="00973A9E" w:rsidDel="00A704A2">
                <w:rPr>
                  <w:rFonts w:ascii="Calibri" w:eastAsia="Times New Roman" w:hAnsi="Calibri" w:cs="Calibri"/>
                  <w:color w:val="000000"/>
                  <w:sz w:val="20"/>
                  <w:szCs w:val="20"/>
                </w:rPr>
                <w:delText>0.0010</w:delText>
              </w:r>
            </w:del>
          </w:p>
        </w:tc>
        <w:tc>
          <w:tcPr>
            <w:tcW w:w="300" w:type="dxa"/>
            <w:tcBorders>
              <w:top w:val="nil"/>
              <w:left w:val="nil"/>
              <w:bottom w:val="nil"/>
              <w:right w:val="nil"/>
            </w:tcBorders>
            <w:shd w:val="clear" w:color="auto" w:fill="auto"/>
            <w:noWrap/>
            <w:vAlign w:val="bottom"/>
            <w:hideMark/>
          </w:tcPr>
          <w:p w14:paraId="7D01C0FB" w14:textId="54A6F4E7" w:rsidR="00973A9E" w:rsidRPr="00973A9E" w:rsidDel="00A704A2" w:rsidRDefault="00973A9E" w:rsidP="00973A9E">
            <w:pPr>
              <w:spacing w:after="0" w:line="240" w:lineRule="auto"/>
              <w:jc w:val="center"/>
              <w:rPr>
                <w:del w:id="829"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47554688" w14:textId="240E1DC8" w:rsidR="00973A9E" w:rsidRPr="00973A9E" w:rsidDel="00A704A2" w:rsidRDefault="00973A9E" w:rsidP="00973A9E">
            <w:pPr>
              <w:spacing w:after="0" w:line="240" w:lineRule="auto"/>
              <w:rPr>
                <w:del w:id="830" w:author="Stefanie Lane" w:date="2022-08-26T16:18:00Z"/>
                <w:rFonts w:ascii="Calibri" w:eastAsia="Times New Roman" w:hAnsi="Calibri" w:cs="Calibri"/>
                <w:i/>
                <w:iCs/>
                <w:color w:val="000000"/>
                <w:sz w:val="20"/>
                <w:szCs w:val="20"/>
              </w:rPr>
            </w:pPr>
            <w:del w:id="831" w:author="Stefanie Lane" w:date="2022-08-26T16:18:00Z">
              <w:r w:rsidRPr="00973A9E" w:rsidDel="00A704A2">
                <w:rPr>
                  <w:rFonts w:ascii="Calibri" w:eastAsia="Times New Roman" w:hAnsi="Calibri" w:cs="Calibri"/>
                  <w:i/>
                  <w:iCs/>
                  <w:color w:val="000000"/>
                  <w:sz w:val="20"/>
                  <w:szCs w:val="20"/>
                </w:rPr>
                <w:delText>Festuca arundinaceae</w:delText>
              </w:r>
            </w:del>
          </w:p>
        </w:tc>
        <w:tc>
          <w:tcPr>
            <w:tcW w:w="693" w:type="dxa"/>
            <w:tcBorders>
              <w:top w:val="single" w:sz="4" w:space="0" w:color="auto"/>
              <w:left w:val="nil"/>
              <w:bottom w:val="nil"/>
              <w:right w:val="single" w:sz="8" w:space="0" w:color="auto"/>
            </w:tcBorders>
            <w:shd w:val="clear" w:color="auto" w:fill="auto"/>
            <w:noWrap/>
            <w:vAlign w:val="bottom"/>
            <w:hideMark/>
          </w:tcPr>
          <w:p w14:paraId="2D7FB83B" w14:textId="4C994FA8" w:rsidR="00973A9E" w:rsidRPr="00973A9E" w:rsidDel="00A704A2" w:rsidRDefault="00973A9E" w:rsidP="00973A9E">
            <w:pPr>
              <w:spacing w:after="0" w:line="240" w:lineRule="auto"/>
              <w:jc w:val="center"/>
              <w:rPr>
                <w:del w:id="832" w:author="Stefanie Lane" w:date="2022-08-26T16:18:00Z"/>
                <w:rFonts w:ascii="Calibri" w:eastAsia="Times New Roman" w:hAnsi="Calibri" w:cs="Calibri"/>
                <w:color w:val="000000"/>
                <w:sz w:val="20"/>
                <w:szCs w:val="20"/>
              </w:rPr>
            </w:pPr>
            <w:del w:id="833" w:author="Stefanie Lane" w:date="2022-08-26T16:18:00Z">
              <w:r w:rsidRPr="00973A9E" w:rsidDel="00A704A2">
                <w:rPr>
                  <w:rFonts w:ascii="Calibri" w:eastAsia="Times New Roman" w:hAnsi="Calibri" w:cs="Calibri"/>
                  <w:color w:val="000000"/>
                  <w:sz w:val="20"/>
                  <w:szCs w:val="20"/>
                </w:rPr>
                <w:delText>0.0005</w:delText>
              </w:r>
            </w:del>
          </w:p>
        </w:tc>
      </w:tr>
      <w:tr w:rsidR="00973A9E" w:rsidRPr="00973A9E" w:rsidDel="00A704A2" w14:paraId="2A4C910C" w14:textId="1DC1243F" w:rsidTr="00973A9E">
        <w:trPr>
          <w:trHeight w:val="260"/>
          <w:del w:id="834"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7707AC78" w14:textId="6215CBDD" w:rsidR="00973A9E" w:rsidRPr="00973A9E" w:rsidDel="00A704A2" w:rsidRDefault="00973A9E" w:rsidP="00973A9E">
            <w:pPr>
              <w:spacing w:after="0" w:line="240" w:lineRule="auto"/>
              <w:rPr>
                <w:del w:id="835"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C706A61" w14:textId="793ABD0A" w:rsidR="00973A9E" w:rsidRPr="00973A9E" w:rsidDel="00A704A2" w:rsidRDefault="00973A9E" w:rsidP="00973A9E">
            <w:pPr>
              <w:spacing w:after="0" w:line="240" w:lineRule="auto"/>
              <w:rPr>
                <w:del w:id="836" w:author="Stefanie Lane" w:date="2022-08-26T16:18:00Z"/>
                <w:rFonts w:ascii="Calibri" w:eastAsia="Times New Roman" w:hAnsi="Calibri" w:cs="Calibri"/>
                <w:i/>
                <w:iCs/>
                <w:color w:val="000000"/>
                <w:sz w:val="20"/>
                <w:szCs w:val="20"/>
              </w:rPr>
            </w:pPr>
            <w:del w:id="837" w:author="Stefanie Lane" w:date="2022-08-26T16:18:00Z">
              <w:r w:rsidRPr="00973A9E" w:rsidDel="00A704A2">
                <w:rPr>
                  <w:rFonts w:ascii="Calibri" w:eastAsia="Times New Roman" w:hAnsi="Calibri" w:cs="Calibri"/>
                  <w:i/>
                  <w:iCs/>
                  <w:color w:val="000000"/>
                  <w:sz w:val="20"/>
                  <w:szCs w:val="20"/>
                </w:rPr>
                <w:delText>Equisetum palustre</w:delText>
              </w:r>
            </w:del>
          </w:p>
        </w:tc>
        <w:tc>
          <w:tcPr>
            <w:tcW w:w="681" w:type="dxa"/>
            <w:tcBorders>
              <w:top w:val="nil"/>
              <w:left w:val="nil"/>
              <w:bottom w:val="nil"/>
              <w:right w:val="nil"/>
            </w:tcBorders>
            <w:shd w:val="clear" w:color="auto" w:fill="auto"/>
            <w:noWrap/>
            <w:vAlign w:val="bottom"/>
            <w:hideMark/>
          </w:tcPr>
          <w:p w14:paraId="7FAE15ED" w14:textId="5D732E14" w:rsidR="00973A9E" w:rsidRPr="00973A9E" w:rsidDel="00A704A2" w:rsidRDefault="00973A9E" w:rsidP="00973A9E">
            <w:pPr>
              <w:spacing w:after="0" w:line="240" w:lineRule="auto"/>
              <w:jc w:val="center"/>
              <w:rPr>
                <w:del w:id="838" w:author="Stefanie Lane" w:date="2022-08-26T16:18:00Z"/>
                <w:rFonts w:ascii="Calibri" w:eastAsia="Times New Roman" w:hAnsi="Calibri" w:cs="Calibri"/>
                <w:color w:val="000000"/>
                <w:sz w:val="20"/>
                <w:szCs w:val="20"/>
              </w:rPr>
            </w:pPr>
            <w:del w:id="839"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548C2DB1" w14:textId="26BBA270" w:rsidR="00973A9E" w:rsidRPr="00973A9E" w:rsidDel="00A704A2" w:rsidRDefault="00973A9E" w:rsidP="00973A9E">
            <w:pPr>
              <w:spacing w:after="0" w:line="240" w:lineRule="auto"/>
              <w:jc w:val="center"/>
              <w:rPr>
                <w:del w:id="840"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0C1BE3D" w14:textId="29CDF371" w:rsidR="00973A9E" w:rsidRPr="00973A9E" w:rsidDel="00A704A2" w:rsidRDefault="00973A9E" w:rsidP="00973A9E">
            <w:pPr>
              <w:spacing w:after="0" w:line="240" w:lineRule="auto"/>
              <w:rPr>
                <w:del w:id="841" w:author="Stefanie Lane" w:date="2022-08-26T16:18:00Z"/>
                <w:rFonts w:ascii="Calibri" w:eastAsia="Times New Roman" w:hAnsi="Calibri" w:cs="Calibri"/>
                <w:i/>
                <w:iCs/>
                <w:color w:val="000000"/>
                <w:sz w:val="20"/>
                <w:szCs w:val="20"/>
              </w:rPr>
            </w:pPr>
            <w:del w:id="842" w:author="Stefanie Lane" w:date="2022-08-26T16:18:00Z">
              <w:r w:rsidRPr="00973A9E" w:rsidDel="00A704A2">
                <w:rPr>
                  <w:rFonts w:ascii="Calibri" w:eastAsia="Times New Roman" w:hAnsi="Calibri" w:cs="Calibri"/>
                  <w:i/>
                  <w:iCs/>
                  <w:color w:val="000000"/>
                  <w:sz w:val="20"/>
                  <w:szCs w:val="20"/>
                </w:rPr>
                <w:delText xml:space="preserve">Trifolium </w:delText>
              </w:r>
              <w:r w:rsidR="002B31C6" w:rsidRPr="00973A9E" w:rsidDel="00A704A2">
                <w:rPr>
                  <w:rFonts w:ascii="Calibri" w:eastAsia="Times New Roman" w:hAnsi="Calibri" w:cs="Calibri"/>
                  <w:i/>
                  <w:iCs/>
                  <w:color w:val="000000"/>
                  <w:sz w:val="20"/>
                  <w:szCs w:val="20"/>
                </w:rPr>
                <w:delText>wormskioldii</w:delText>
              </w:r>
            </w:del>
          </w:p>
        </w:tc>
        <w:tc>
          <w:tcPr>
            <w:tcW w:w="691" w:type="dxa"/>
            <w:tcBorders>
              <w:top w:val="nil"/>
              <w:left w:val="nil"/>
              <w:bottom w:val="nil"/>
              <w:right w:val="nil"/>
            </w:tcBorders>
            <w:shd w:val="clear" w:color="auto" w:fill="auto"/>
            <w:noWrap/>
            <w:vAlign w:val="bottom"/>
            <w:hideMark/>
          </w:tcPr>
          <w:p w14:paraId="43ABE2F5" w14:textId="5D010DF1" w:rsidR="00973A9E" w:rsidRPr="00973A9E" w:rsidDel="00A704A2" w:rsidRDefault="00973A9E" w:rsidP="00973A9E">
            <w:pPr>
              <w:spacing w:after="0" w:line="240" w:lineRule="auto"/>
              <w:jc w:val="center"/>
              <w:rPr>
                <w:del w:id="843" w:author="Stefanie Lane" w:date="2022-08-26T16:18:00Z"/>
                <w:rFonts w:ascii="Calibri" w:eastAsia="Times New Roman" w:hAnsi="Calibri" w:cs="Calibri"/>
                <w:color w:val="000000"/>
                <w:sz w:val="20"/>
                <w:szCs w:val="20"/>
              </w:rPr>
            </w:pPr>
            <w:del w:id="844" w:author="Stefanie Lane" w:date="2022-08-26T16:18:00Z">
              <w:r w:rsidRPr="00973A9E" w:rsidDel="00A704A2">
                <w:rPr>
                  <w:rFonts w:ascii="Calibri" w:eastAsia="Times New Roman" w:hAnsi="Calibri" w:cs="Calibri"/>
                  <w:color w:val="000000"/>
                  <w:sz w:val="20"/>
                  <w:szCs w:val="20"/>
                </w:rPr>
                <w:delText>0.0015</w:delText>
              </w:r>
            </w:del>
          </w:p>
        </w:tc>
        <w:tc>
          <w:tcPr>
            <w:tcW w:w="300" w:type="dxa"/>
            <w:tcBorders>
              <w:top w:val="nil"/>
              <w:left w:val="nil"/>
              <w:bottom w:val="nil"/>
              <w:right w:val="nil"/>
            </w:tcBorders>
            <w:shd w:val="clear" w:color="auto" w:fill="auto"/>
            <w:noWrap/>
            <w:vAlign w:val="bottom"/>
            <w:hideMark/>
          </w:tcPr>
          <w:p w14:paraId="342E9EB5" w14:textId="0C80B2DE" w:rsidR="00973A9E" w:rsidRPr="00973A9E" w:rsidDel="00A704A2" w:rsidRDefault="00973A9E" w:rsidP="00973A9E">
            <w:pPr>
              <w:spacing w:after="0" w:line="240" w:lineRule="auto"/>
              <w:jc w:val="center"/>
              <w:rPr>
                <w:del w:id="845"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B8B4717" w14:textId="405A99BC" w:rsidR="00973A9E" w:rsidRPr="00973A9E" w:rsidDel="00A704A2" w:rsidRDefault="00973A9E" w:rsidP="00973A9E">
            <w:pPr>
              <w:spacing w:after="0" w:line="240" w:lineRule="auto"/>
              <w:rPr>
                <w:del w:id="846" w:author="Stefanie Lane" w:date="2022-08-26T16:18:00Z"/>
                <w:rFonts w:ascii="Calibri" w:eastAsia="Times New Roman" w:hAnsi="Calibri" w:cs="Calibri"/>
                <w:i/>
                <w:iCs/>
                <w:color w:val="000000"/>
                <w:sz w:val="20"/>
                <w:szCs w:val="20"/>
              </w:rPr>
            </w:pPr>
            <w:del w:id="847" w:author="Stefanie Lane" w:date="2022-08-26T16:18:00Z">
              <w:r w:rsidRPr="00973A9E" w:rsidDel="00A704A2">
                <w:rPr>
                  <w:rFonts w:ascii="Calibri" w:eastAsia="Times New Roman" w:hAnsi="Calibri" w:cs="Calibri"/>
                  <w:i/>
                  <w:iCs/>
                  <w:color w:val="000000"/>
                  <w:sz w:val="20"/>
                  <w:szCs w:val="20"/>
                </w:rPr>
                <w:delText>Equisetum fluviatile</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2933262F" w14:textId="6EC885C7" w:rsidR="00973A9E" w:rsidRPr="00973A9E" w:rsidDel="00A704A2" w:rsidRDefault="00973A9E" w:rsidP="00973A9E">
            <w:pPr>
              <w:spacing w:after="0" w:line="240" w:lineRule="auto"/>
              <w:jc w:val="center"/>
              <w:rPr>
                <w:del w:id="848" w:author="Stefanie Lane" w:date="2022-08-26T16:18:00Z"/>
                <w:rFonts w:ascii="Calibri" w:eastAsia="Times New Roman" w:hAnsi="Calibri" w:cs="Calibri"/>
                <w:color w:val="000000"/>
                <w:sz w:val="20"/>
                <w:szCs w:val="20"/>
              </w:rPr>
            </w:pPr>
            <w:del w:id="849" w:author="Stefanie Lane" w:date="2022-08-26T16:18:00Z">
              <w:r w:rsidRPr="00973A9E" w:rsidDel="00A704A2">
                <w:rPr>
                  <w:rFonts w:ascii="Calibri" w:eastAsia="Times New Roman" w:hAnsi="Calibri" w:cs="Calibri"/>
                  <w:color w:val="000000"/>
                  <w:sz w:val="20"/>
                  <w:szCs w:val="20"/>
                </w:rPr>
                <w:delText>0.0122</w:delText>
              </w:r>
            </w:del>
          </w:p>
        </w:tc>
      </w:tr>
      <w:tr w:rsidR="00973A9E" w:rsidRPr="00973A9E" w:rsidDel="00A704A2" w14:paraId="4E33A409" w14:textId="6F027207" w:rsidTr="00973A9E">
        <w:trPr>
          <w:trHeight w:val="260"/>
          <w:del w:id="850"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56654722" w14:textId="15984F98" w:rsidR="00973A9E" w:rsidRPr="00973A9E" w:rsidDel="00A704A2" w:rsidRDefault="00973A9E" w:rsidP="00973A9E">
            <w:pPr>
              <w:spacing w:after="0" w:line="240" w:lineRule="auto"/>
              <w:rPr>
                <w:del w:id="851"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0666D206" w14:textId="0F32315F" w:rsidR="00973A9E" w:rsidRPr="00973A9E" w:rsidDel="00A704A2" w:rsidRDefault="00973A9E" w:rsidP="00973A9E">
            <w:pPr>
              <w:spacing w:after="0" w:line="240" w:lineRule="auto"/>
              <w:rPr>
                <w:del w:id="852" w:author="Stefanie Lane" w:date="2022-08-26T16:18:00Z"/>
                <w:rFonts w:ascii="Calibri" w:eastAsia="Times New Roman" w:hAnsi="Calibri" w:cs="Calibri"/>
                <w:i/>
                <w:iCs/>
                <w:color w:val="000000"/>
                <w:sz w:val="20"/>
                <w:szCs w:val="20"/>
              </w:rPr>
            </w:pPr>
            <w:del w:id="853" w:author="Stefanie Lane" w:date="2022-08-26T16:18:00Z">
              <w:r w:rsidRPr="00973A9E" w:rsidDel="00A704A2">
                <w:rPr>
                  <w:rFonts w:ascii="Calibri" w:eastAsia="Times New Roman" w:hAnsi="Calibri" w:cs="Calibri"/>
                  <w:i/>
                  <w:iCs/>
                  <w:color w:val="000000"/>
                  <w:sz w:val="20"/>
                  <w:szCs w:val="20"/>
                </w:rPr>
                <w:delText>Lathyrus palustris</w:delText>
              </w:r>
            </w:del>
          </w:p>
        </w:tc>
        <w:tc>
          <w:tcPr>
            <w:tcW w:w="681" w:type="dxa"/>
            <w:tcBorders>
              <w:top w:val="single" w:sz="4" w:space="0" w:color="auto"/>
              <w:left w:val="nil"/>
              <w:bottom w:val="single" w:sz="4" w:space="0" w:color="auto"/>
              <w:right w:val="nil"/>
            </w:tcBorders>
            <w:shd w:val="clear" w:color="auto" w:fill="auto"/>
            <w:noWrap/>
            <w:vAlign w:val="bottom"/>
            <w:hideMark/>
          </w:tcPr>
          <w:p w14:paraId="3193EE85" w14:textId="139CB101" w:rsidR="00973A9E" w:rsidRPr="00973A9E" w:rsidDel="00A704A2" w:rsidRDefault="00973A9E" w:rsidP="00973A9E">
            <w:pPr>
              <w:spacing w:after="0" w:line="240" w:lineRule="auto"/>
              <w:jc w:val="center"/>
              <w:rPr>
                <w:del w:id="854" w:author="Stefanie Lane" w:date="2022-08-26T16:18:00Z"/>
                <w:rFonts w:ascii="Calibri" w:eastAsia="Times New Roman" w:hAnsi="Calibri" w:cs="Calibri"/>
                <w:color w:val="000000"/>
                <w:sz w:val="20"/>
                <w:szCs w:val="20"/>
              </w:rPr>
            </w:pPr>
            <w:del w:id="855" w:author="Stefanie Lane" w:date="2022-08-26T16:18:00Z">
              <w:r w:rsidRPr="00973A9E" w:rsidDel="00A704A2">
                <w:rPr>
                  <w:rFonts w:ascii="Calibri" w:eastAsia="Times New Roman" w:hAnsi="Calibri" w:cs="Calibri"/>
                  <w:color w:val="000000"/>
                  <w:sz w:val="20"/>
                  <w:szCs w:val="20"/>
                </w:rPr>
                <w:delText>0.0002</w:delText>
              </w:r>
            </w:del>
          </w:p>
        </w:tc>
        <w:tc>
          <w:tcPr>
            <w:tcW w:w="300" w:type="dxa"/>
            <w:tcBorders>
              <w:top w:val="nil"/>
              <w:left w:val="nil"/>
              <w:bottom w:val="nil"/>
              <w:right w:val="nil"/>
            </w:tcBorders>
            <w:shd w:val="clear" w:color="auto" w:fill="auto"/>
            <w:noWrap/>
            <w:vAlign w:val="bottom"/>
            <w:hideMark/>
          </w:tcPr>
          <w:p w14:paraId="133242F4" w14:textId="7D3F1C45" w:rsidR="00973A9E" w:rsidRPr="00973A9E" w:rsidDel="00A704A2" w:rsidRDefault="00973A9E" w:rsidP="00973A9E">
            <w:pPr>
              <w:spacing w:after="0" w:line="240" w:lineRule="auto"/>
              <w:jc w:val="center"/>
              <w:rPr>
                <w:del w:id="856"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A3F4DEE" w14:textId="792C8A02" w:rsidR="00973A9E" w:rsidRPr="00973A9E" w:rsidDel="00A704A2" w:rsidRDefault="00973A9E" w:rsidP="00973A9E">
            <w:pPr>
              <w:spacing w:after="0" w:line="240" w:lineRule="auto"/>
              <w:rPr>
                <w:del w:id="857" w:author="Stefanie Lane" w:date="2022-08-26T16:18:00Z"/>
                <w:rFonts w:ascii="Calibri" w:eastAsia="Times New Roman" w:hAnsi="Calibri" w:cs="Calibri"/>
                <w:i/>
                <w:iCs/>
                <w:color w:val="000000"/>
                <w:sz w:val="20"/>
                <w:szCs w:val="20"/>
              </w:rPr>
            </w:pPr>
            <w:del w:id="858" w:author="Stefanie Lane" w:date="2022-08-26T16:18:00Z">
              <w:r w:rsidRPr="00973A9E" w:rsidDel="00A704A2">
                <w:rPr>
                  <w:rFonts w:ascii="Calibri" w:eastAsia="Times New Roman" w:hAnsi="Calibri" w:cs="Calibri"/>
                  <w:i/>
                  <w:iCs/>
                  <w:color w:val="000000"/>
                  <w:sz w:val="20"/>
                  <w:szCs w:val="20"/>
                </w:rPr>
                <w:delText>Bidens cernua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399D5B49" w14:textId="64F0A927" w:rsidR="00973A9E" w:rsidRPr="00973A9E" w:rsidDel="00A704A2" w:rsidRDefault="00973A9E" w:rsidP="00973A9E">
            <w:pPr>
              <w:spacing w:after="0" w:line="240" w:lineRule="auto"/>
              <w:jc w:val="center"/>
              <w:rPr>
                <w:del w:id="859" w:author="Stefanie Lane" w:date="2022-08-26T16:18:00Z"/>
                <w:rFonts w:ascii="Calibri" w:eastAsia="Times New Roman" w:hAnsi="Calibri" w:cs="Calibri"/>
                <w:color w:val="000000"/>
                <w:sz w:val="20"/>
                <w:szCs w:val="20"/>
              </w:rPr>
            </w:pPr>
            <w:del w:id="860" w:author="Stefanie Lane" w:date="2022-08-26T16:18:00Z">
              <w:r w:rsidRPr="00973A9E" w:rsidDel="00A704A2">
                <w:rPr>
                  <w:rFonts w:ascii="Calibri" w:eastAsia="Times New Roman" w:hAnsi="Calibri" w:cs="Calibri"/>
                  <w:color w:val="000000"/>
                  <w:sz w:val="20"/>
                  <w:szCs w:val="20"/>
                </w:rPr>
                <w:delText>0.0054</w:delText>
              </w:r>
            </w:del>
          </w:p>
        </w:tc>
        <w:tc>
          <w:tcPr>
            <w:tcW w:w="300" w:type="dxa"/>
            <w:tcBorders>
              <w:top w:val="nil"/>
              <w:left w:val="nil"/>
              <w:bottom w:val="nil"/>
              <w:right w:val="nil"/>
            </w:tcBorders>
            <w:shd w:val="clear" w:color="auto" w:fill="auto"/>
            <w:noWrap/>
            <w:vAlign w:val="bottom"/>
            <w:hideMark/>
          </w:tcPr>
          <w:p w14:paraId="64C3BF5B" w14:textId="7F962FF4" w:rsidR="00973A9E" w:rsidRPr="00973A9E" w:rsidDel="00A704A2" w:rsidRDefault="00973A9E" w:rsidP="00973A9E">
            <w:pPr>
              <w:spacing w:after="0" w:line="240" w:lineRule="auto"/>
              <w:jc w:val="center"/>
              <w:rPr>
                <w:del w:id="861"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4490FCF8" w14:textId="3FBAAE55" w:rsidR="00973A9E" w:rsidRPr="00973A9E" w:rsidDel="00A704A2" w:rsidRDefault="00973A9E" w:rsidP="00973A9E">
            <w:pPr>
              <w:spacing w:after="0" w:line="240" w:lineRule="auto"/>
              <w:rPr>
                <w:del w:id="862"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09459A0D" w14:textId="77BED51B" w:rsidR="00973A9E" w:rsidRPr="00973A9E" w:rsidDel="00A704A2" w:rsidRDefault="00973A9E" w:rsidP="00973A9E">
            <w:pPr>
              <w:spacing w:after="0" w:line="240" w:lineRule="auto"/>
              <w:jc w:val="center"/>
              <w:rPr>
                <w:del w:id="863" w:author="Stefanie Lane" w:date="2022-08-26T16:18:00Z"/>
                <w:rFonts w:ascii="Calibri" w:eastAsia="Times New Roman" w:hAnsi="Calibri" w:cs="Calibri"/>
                <w:color w:val="000000"/>
                <w:sz w:val="20"/>
                <w:szCs w:val="20"/>
              </w:rPr>
            </w:pPr>
            <w:del w:id="864"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64679008" w14:textId="50712487" w:rsidTr="00973A9E">
        <w:trPr>
          <w:trHeight w:val="260"/>
          <w:del w:id="865"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2E28D9C4" w14:textId="4BDD753F" w:rsidR="00973A9E" w:rsidRPr="00973A9E" w:rsidDel="00A704A2" w:rsidRDefault="00973A9E" w:rsidP="00973A9E">
            <w:pPr>
              <w:spacing w:after="0" w:line="240" w:lineRule="auto"/>
              <w:rPr>
                <w:del w:id="866"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0370EA4" w14:textId="1D6565E6" w:rsidR="00973A9E" w:rsidRPr="00973A9E" w:rsidDel="00A704A2" w:rsidRDefault="002B31C6" w:rsidP="00973A9E">
            <w:pPr>
              <w:spacing w:after="0" w:line="240" w:lineRule="auto"/>
              <w:rPr>
                <w:del w:id="867" w:author="Stefanie Lane" w:date="2022-08-26T16:18:00Z"/>
                <w:rFonts w:ascii="Calibri" w:eastAsia="Times New Roman" w:hAnsi="Calibri" w:cs="Calibri"/>
                <w:i/>
                <w:iCs/>
                <w:color w:val="000000"/>
                <w:sz w:val="20"/>
                <w:szCs w:val="20"/>
              </w:rPr>
            </w:pPr>
            <w:del w:id="868" w:author="Stefanie Lane" w:date="2022-08-26T16:18:00Z">
              <w:r w:rsidRPr="00973A9E" w:rsidDel="00A704A2">
                <w:rPr>
                  <w:rFonts w:ascii="Calibri" w:eastAsia="Times New Roman" w:hAnsi="Calibri" w:cs="Calibri"/>
                  <w:i/>
                  <w:iCs/>
                  <w:color w:val="000000"/>
                  <w:sz w:val="20"/>
                  <w:szCs w:val="20"/>
                </w:rPr>
                <w:delText>Sidalcea</w:delText>
              </w:r>
              <w:r w:rsidR="00973A9E" w:rsidRPr="00973A9E" w:rsidDel="00A704A2">
                <w:rPr>
                  <w:rFonts w:ascii="Calibri" w:eastAsia="Times New Roman" w:hAnsi="Calibri" w:cs="Calibri"/>
                  <w:i/>
                  <w:iCs/>
                  <w:color w:val="000000"/>
                  <w:sz w:val="20"/>
                  <w:szCs w:val="20"/>
                </w:rPr>
                <w:delText xml:space="preserve"> hendersonii</w:delText>
              </w:r>
            </w:del>
          </w:p>
        </w:tc>
        <w:tc>
          <w:tcPr>
            <w:tcW w:w="681" w:type="dxa"/>
            <w:tcBorders>
              <w:top w:val="nil"/>
              <w:left w:val="nil"/>
              <w:bottom w:val="nil"/>
              <w:right w:val="nil"/>
            </w:tcBorders>
            <w:shd w:val="clear" w:color="auto" w:fill="auto"/>
            <w:noWrap/>
            <w:vAlign w:val="bottom"/>
            <w:hideMark/>
          </w:tcPr>
          <w:p w14:paraId="0B398CA3" w14:textId="5602EB2A" w:rsidR="00973A9E" w:rsidRPr="00973A9E" w:rsidDel="00A704A2" w:rsidRDefault="00973A9E" w:rsidP="00973A9E">
            <w:pPr>
              <w:spacing w:after="0" w:line="240" w:lineRule="auto"/>
              <w:jc w:val="center"/>
              <w:rPr>
                <w:del w:id="869" w:author="Stefanie Lane" w:date="2022-08-26T16:18:00Z"/>
                <w:rFonts w:ascii="Calibri" w:eastAsia="Times New Roman" w:hAnsi="Calibri" w:cs="Calibri"/>
                <w:color w:val="000000"/>
                <w:sz w:val="20"/>
                <w:szCs w:val="20"/>
              </w:rPr>
            </w:pPr>
            <w:del w:id="870" w:author="Stefanie Lane" w:date="2022-08-26T16:18:00Z">
              <w:r w:rsidRPr="00973A9E" w:rsidDel="00A704A2">
                <w:rPr>
                  <w:rFonts w:ascii="Calibri" w:eastAsia="Times New Roman" w:hAnsi="Calibri" w:cs="Calibri"/>
                  <w:color w:val="000000"/>
                  <w:sz w:val="20"/>
                  <w:szCs w:val="20"/>
                </w:rPr>
                <w:delText>0.0054</w:delText>
              </w:r>
            </w:del>
          </w:p>
        </w:tc>
        <w:tc>
          <w:tcPr>
            <w:tcW w:w="300" w:type="dxa"/>
            <w:tcBorders>
              <w:top w:val="nil"/>
              <w:left w:val="nil"/>
              <w:bottom w:val="nil"/>
              <w:right w:val="nil"/>
            </w:tcBorders>
            <w:shd w:val="clear" w:color="auto" w:fill="auto"/>
            <w:noWrap/>
            <w:vAlign w:val="bottom"/>
            <w:hideMark/>
          </w:tcPr>
          <w:p w14:paraId="39D501C9" w14:textId="49049674" w:rsidR="00973A9E" w:rsidRPr="00973A9E" w:rsidDel="00A704A2" w:rsidRDefault="00973A9E" w:rsidP="00973A9E">
            <w:pPr>
              <w:spacing w:after="0" w:line="240" w:lineRule="auto"/>
              <w:jc w:val="center"/>
              <w:rPr>
                <w:del w:id="871"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3BB25B2E" w14:textId="500CC512" w:rsidR="00973A9E" w:rsidRPr="00973A9E" w:rsidDel="00A704A2" w:rsidRDefault="00973A9E" w:rsidP="00973A9E">
            <w:pPr>
              <w:spacing w:after="0" w:line="240" w:lineRule="auto"/>
              <w:rPr>
                <w:del w:id="872"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4460C169" w14:textId="14F110B8" w:rsidR="00973A9E" w:rsidRPr="00973A9E" w:rsidDel="00A704A2" w:rsidRDefault="00973A9E" w:rsidP="00973A9E">
            <w:pPr>
              <w:spacing w:after="0" w:line="240" w:lineRule="auto"/>
              <w:rPr>
                <w:del w:id="873"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EE8C0D8" w14:textId="7F1B19C3" w:rsidR="00973A9E" w:rsidRPr="00973A9E" w:rsidDel="00A704A2" w:rsidRDefault="00973A9E" w:rsidP="00973A9E">
            <w:pPr>
              <w:spacing w:after="0" w:line="240" w:lineRule="auto"/>
              <w:jc w:val="center"/>
              <w:rPr>
                <w:del w:id="874"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23B074B" w14:textId="4DB85383" w:rsidR="00973A9E" w:rsidRPr="00973A9E" w:rsidDel="00A704A2" w:rsidRDefault="00973A9E" w:rsidP="00973A9E">
            <w:pPr>
              <w:spacing w:after="0" w:line="240" w:lineRule="auto"/>
              <w:rPr>
                <w:del w:id="875"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D93A682" w14:textId="3368A43A" w:rsidR="00973A9E" w:rsidRPr="00973A9E" w:rsidDel="00A704A2" w:rsidRDefault="00973A9E" w:rsidP="00973A9E">
            <w:pPr>
              <w:spacing w:after="0" w:line="240" w:lineRule="auto"/>
              <w:jc w:val="center"/>
              <w:rPr>
                <w:del w:id="876" w:author="Stefanie Lane" w:date="2022-08-26T16:18:00Z"/>
                <w:rFonts w:ascii="Calibri" w:eastAsia="Times New Roman" w:hAnsi="Calibri" w:cs="Calibri"/>
                <w:color w:val="000000"/>
                <w:sz w:val="20"/>
                <w:szCs w:val="20"/>
              </w:rPr>
            </w:pPr>
            <w:del w:id="877"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4A23AD2C" w14:textId="2919A5C2" w:rsidTr="00973A9E">
        <w:trPr>
          <w:trHeight w:val="270"/>
          <w:del w:id="878"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740D75B2" w14:textId="1F93389F" w:rsidR="00973A9E" w:rsidRPr="00973A9E" w:rsidDel="00A704A2" w:rsidRDefault="00973A9E" w:rsidP="00973A9E">
            <w:pPr>
              <w:spacing w:after="0" w:line="240" w:lineRule="auto"/>
              <w:rPr>
                <w:del w:id="879"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8" w:space="0" w:color="auto"/>
              <w:right w:val="nil"/>
            </w:tcBorders>
            <w:shd w:val="clear" w:color="auto" w:fill="auto"/>
            <w:noWrap/>
            <w:vAlign w:val="bottom"/>
            <w:hideMark/>
          </w:tcPr>
          <w:p w14:paraId="436911FE" w14:textId="6DEFDC9D" w:rsidR="00973A9E" w:rsidRPr="00973A9E" w:rsidDel="00A704A2" w:rsidRDefault="00973A9E" w:rsidP="00973A9E">
            <w:pPr>
              <w:spacing w:after="0" w:line="240" w:lineRule="auto"/>
              <w:rPr>
                <w:del w:id="880" w:author="Stefanie Lane" w:date="2022-08-26T16:18:00Z"/>
                <w:rFonts w:ascii="Calibri" w:eastAsia="Times New Roman" w:hAnsi="Calibri" w:cs="Calibri"/>
                <w:i/>
                <w:iCs/>
                <w:sz w:val="20"/>
                <w:szCs w:val="20"/>
              </w:rPr>
            </w:pPr>
            <w:del w:id="881" w:author="Stefanie Lane" w:date="2022-08-26T16:18:00Z">
              <w:r w:rsidRPr="00973A9E" w:rsidDel="00A704A2">
                <w:rPr>
                  <w:rFonts w:ascii="Calibri" w:eastAsia="Times New Roman" w:hAnsi="Calibri" w:cs="Calibri"/>
                  <w:i/>
                  <w:iCs/>
                  <w:sz w:val="20"/>
                  <w:szCs w:val="20"/>
                </w:rPr>
                <w:delText>Hordeum brachyantherum</w:delText>
              </w:r>
            </w:del>
          </w:p>
        </w:tc>
        <w:tc>
          <w:tcPr>
            <w:tcW w:w="681" w:type="dxa"/>
            <w:tcBorders>
              <w:top w:val="single" w:sz="4" w:space="0" w:color="auto"/>
              <w:left w:val="nil"/>
              <w:bottom w:val="single" w:sz="8" w:space="0" w:color="auto"/>
              <w:right w:val="nil"/>
            </w:tcBorders>
            <w:shd w:val="clear" w:color="auto" w:fill="auto"/>
            <w:noWrap/>
            <w:vAlign w:val="bottom"/>
            <w:hideMark/>
          </w:tcPr>
          <w:p w14:paraId="30E41F81" w14:textId="25EF5D5C" w:rsidR="00973A9E" w:rsidRPr="00973A9E" w:rsidDel="00A704A2" w:rsidRDefault="00973A9E" w:rsidP="00973A9E">
            <w:pPr>
              <w:spacing w:after="0" w:line="240" w:lineRule="auto"/>
              <w:jc w:val="center"/>
              <w:rPr>
                <w:del w:id="882" w:author="Stefanie Lane" w:date="2022-08-26T16:18:00Z"/>
                <w:rFonts w:ascii="Calibri" w:eastAsia="Times New Roman" w:hAnsi="Calibri" w:cs="Calibri"/>
                <w:color w:val="000000"/>
                <w:sz w:val="20"/>
                <w:szCs w:val="20"/>
              </w:rPr>
            </w:pPr>
            <w:del w:id="883" w:author="Stefanie Lane" w:date="2022-08-26T16:18:00Z">
              <w:r w:rsidRPr="00973A9E" w:rsidDel="00A704A2">
                <w:rPr>
                  <w:rFonts w:ascii="Calibri" w:eastAsia="Times New Roman" w:hAnsi="Calibri" w:cs="Calibri"/>
                  <w:color w:val="000000"/>
                  <w:sz w:val="20"/>
                  <w:szCs w:val="20"/>
                </w:rPr>
                <w:delText>0.0159</w:delText>
              </w:r>
            </w:del>
          </w:p>
        </w:tc>
        <w:tc>
          <w:tcPr>
            <w:tcW w:w="300" w:type="dxa"/>
            <w:tcBorders>
              <w:top w:val="nil"/>
              <w:left w:val="nil"/>
              <w:bottom w:val="single" w:sz="8" w:space="0" w:color="auto"/>
              <w:right w:val="nil"/>
            </w:tcBorders>
            <w:shd w:val="clear" w:color="auto" w:fill="auto"/>
            <w:noWrap/>
            <w:vAlign w:val="bottom"/>
            <w:hideMark/>
          </w:tcPr>
          <w:p w14:paraId="3A9976B9" w14:textId="6ADD62AB" w:rsidR="00973A9E" w:rsidRPr="00973A9E" w:rsidDel="00A704A2" w:rsidRDefault="00973A9E" w:rsidP="00973A9E">
            <w:pPr>
              <w:spacing w:after="0" w:line="240" w:lineRule="auto"/>
              <w:rPr>
                <w:del w:id="884" w:author="Stefanie Lane" w:date="2022-08-26T16:18:00Z"/>
                <w:rFonts w:ascii="Calibri" w:eastAsia="Times New Roman" w:hAnsi="Calibri" w:cs="Calibri"/>
                <w:color w:val="000000"/>
                <w:sz w:val="20"/>
                <w:szCs w:val="20"/>
              </w:rPr>
            </w:pPr>
            <w:del w:id="885"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C6C6F66" w14:textId="4A1F2891" w:rsidR="00973A9E" w:rsidRPr="00973A9E" w:rsidDel="00A704A2" w:rsidRDefault="00973A9E" w:rsidP="00973A9E">
            <w:pPr>
              <w:spacing w:after="0" w:line="240" w:lineRule="auto"/>
              <w:rPr>
                <w:del w:id="886" w:author="Stefanie Lane" w:date="2022-08-26T16:18:00Z"/>
                <w:rFonts w:ascii="Calibri" w:eastAsia="Times New Roman" w:hAnsi="Calibri" w:cs="Calibri"/>
                <w:color w:val="000000"/>
                <w:sz w:val="20"/>
                <w:szCs w:val="20"/>
              </w:rPr>
            </w:pPr>
            <w:del w:id="887" w:author="Stefanie Lane" w:date="2022-08-26T16:18:00Z">
              <w:r w:rsidRPr="00973A9E" w:rsidDel="00A704A2">
                <w:rPr>
                  <w:rFonts w:ascii="Calibri" w:eastAsia="Times New Roman" w:hAnsi="Calibri" w:cs="Calibri"/>
                  <w:color w:val="000000"/>
                  <w:sz w:val="20"/>
                  <w:szCs w:val="20"/>
                </w:rPr>
                <w:delText> </w:delText>
              </w:r>
            </w:del>
          </w:p>
        </w:tc>
        <w:tc>
          <w:tcPr>
            <w:tcW w:w="691" w:type="dxa"/>
            <w:tcBorders>
              <w:top w:val="nil"/>
              <w:left w:val="nil"/>
              <w:bottom w:val="single" w:sz="8" w:space="0" w:color="auto"/>
              <w:right w:val="nil"/>
            </w:tcBorders>
            <w:shd w:val="clear" w:color="auto" w:fill="auto"/>
            <w:noWrap/>
            <w:vAlign w:val="bottom"/>
            <w:hideMark/>
          </w:tcPr>
          <w:p w14:paraId="56FA6DE0" w14:textId="286412A0" w:rsidR="00973A9E" w:rsidRPr="00973A9E" w:rsidDel="00A704A2" w:rsidRDefault="00973A9E" w:rsidP="00973A9E">
            <w:pPr>
              <w:spacing w:after="0" w:line="240" w:lineRule="auto"/>
              <w:jc w:val="center"/>
              <w:rPr>
                <w:del w:id="888" w:author="Stefanie Lane" w:date="2022-08-26T16:18:00Z"/>
                <w:rFonts w:ascii="Calibri" w:eastAsia="Times New Roman" w:hAnsi="Calibri" w:cs="Calibri"/>
                <w:color w:val="000000"/>
                <w:sz w:val="20"/>
                <w:szCs w:val="20"/>
              </w:rPr>
            </w:pPr>
            <w:del w:id="889" w:author="Stefanie Lane" w:date="2022-08-26T16:18:00Z">
              <w:r w:rsidRPr="00973A9E" w:rsidDel="00A704A2">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605611B3" w14:textId="222B56B3" w:rsidR="00973A9E" w:rsidRPr="00973A9E" w:rsidDel="00A704A2" w:rsidRDefault="00973A9E" w:rsidP="00973A9E">
            <w:pPr>
              <w:spacing w:after="0" w:line="240" w:lineRule="auto"/>
              <w:rPr>
                <w:del w:id="890" w:author="Stefanie Lane" w:date="2022-08-26T16:18:00Z"/>
                <w:rFonts w:ascii="Calibri" w:eastAsia="Times New Roman" w:hAnsi="Calibri" w:cs="Calibri"/>
                <w:color w:val="000000"/>
                <w:sz w:val="20"/>
                <w:szCs w:val="20"/>
              </w:rPr>
            </w:pPr>
            <w:del w:id="891"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60F1EC5F" w14:textId="73A9CAF2" w:rsidR="00973A9E" w:rsidRPr="00973A9E" w:rsidDel="00A704A2" w:rsidRDefault="00973A9E" w:rsidP="00973A9E">
            <w:pPr>
              <w:spacing w:after="0" w:line="240" w:lineRule="auto"/>
              <w:rPr>
                <w:del w:id="892" w:author="Stefanie Lane" w:date="2022-08-26T16:18:00Z"/>
                <w:rFonts w:ascii="Calibri" w:eastAsia="Times New Roman" w:hAnsi="Calibri" w:cs="Calibri"/>
                <w:i/>
                <w:iCs/>
                <w:color w:val="000000"/>
                <w:sz w:val="20"/>
                <w:szCs w:val="20"/>
              </w:rPr>
            </w:pPr>
            <w:del w:id="893" w:author="Stefanie Lane" w:date="2022-08-26T16:18:00Z">
              <w:r w:rsidRPr="00973A9E" w:rsidDel="00A704A2">
                <w:rPr>
                  <w:rFonts w:ascii="Calibri" w:eastAsia="Times New Roman" w:hAnsi="Calibri" w:cs="Calibri"/>
                  <w:i/>
                  <w:iCs/>
                  <w:color w:val="000000"/>
                  <w:sz w:val="20"/>
                  <w:szCs w:val="20"/>
                </w:rPr>
                <w:delText> </w:delText>
              </w:r>
            </w:del>
          </w:p>
        </w:tc>
        <w:tc>
          <w:tcPr>
            <w:tcW w:w="693" w:type="dxa"/>
            <w:tcBorders>
              <w:top w:val="nil"/>
              <w:left w:val="nil"/>
              <w:bottom w:val="single" w:sz="8" w:space="0" w:color="auto"/>
              <w:right w:val="single" w:sz="8" w:space="0" w:color="auto"/>
            </w:tcBorders>
            <w:shd w:val="clear" w:color="auto" w:fill="auto"/>
            <w:noWrap/>
            <w:vAlign w:val="bottom"/>
            <w:hideMark/>
          </w:tcPr>
          <w:p w14:paraId="3C05EB61" w14:textId="53DB8F6A" w:rsidR="00973A9E" w:rsidRPr="00973A9E" w:rsidDel="00A704A2" w:rsidRDefault="00973A9E" w:rsidP="00973A9E">
            <w:pPr>
              <w:spacing w:after="0" w:line="240" w:lineRule="auto"/>
              <w:jc w:val="center"/>
              <w:rPr>
                <w:del w:id="894" w:author="Stefanie Lane" w:date="2022-08-26T16:18:00Z"/>
                <w:rFonts w:ascii="Calibri" w:eastAsia="Times New Roman" w:hAnsi="Calibri" w:cs="Calibri"/>
                <w:color w:val="000000"/>
                <w:sz w:val="20"/>
                <w:szCs w:val="20"/>
              </w:rPr>
            </w:pPr>
            <w:del w:id="895"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0088805B" w14:textId="3BC9308E" w:rsidTr="00973A9E">
        <w:trPr>
          <w:trHeight w:val="270"/>
          <w:del w:id="896" w:author="Stefanie Lane" w:date="2022-08-26T16:18:00Z"/>
        </w:trPr>
        <w:tc>
          <w:tcPr>
            <w:tcW w:w="1080" w:type="dxa"/>
            <w:tcBorders>
              <w:top w:val="nil"/>
              <w:left w:val="nil"/>
              <w:bottom w:val="nil"/>
              <w:right w:val="nil"/>
            </w:tcBorders>
            <w:shd w:val="clear" w:color="auto" w:fill="auto"/>
            <w:vAlign w:val="bottom"/>
            <w:hideMark/>
          </w:tcPr>
          <w:p w14:paraId="55B74F05" w14:textId="57F8CB8E" w:rsidR="00973A9E" w:rsidRPr="00973A9E" w:rsidDel="00A704A2" w:rsidRDefault="00973A9E" w:rsidP="00973A9E">
            <w:pPr>
              <w:spacing w:after="0" w:line="240" w:lineRule="auto"/>
              <w:jc w:val="center"/>
              <w:rPr>
                <w:del w:id="897"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45F4B14" w14:textId="7EA5FCBF" w:rsidR="00973A9E" w:rsidRPr="00973A9E" w:rsidDel="00A704A2" w:rsidRDefault="00973A9E" w:rsidP="00973A9E">
            <w:pPr>
              <w:spacing w:after="0" w:line="240" w:lineRule="auto"/>
              <w:rPr>
                <w:del w:id="898" w:author="Stefanie Lane" w:date="2022-08-26T16:18: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06D03D6C" w14:textId="40DE1662" w:rsidR="00973A9E" w:rsidRPr="00973A9E" w:rsidDel="00A704A2" w:rsidRDefault="00973A9E" w:rsidP="00973A9E">
            <w:pPr>
              <w:spacing w:after="0" w:line="240" w:lineRule="auto"/>
              <w:rPr>
                <w:del w:id="899"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DD11526" w14:textId="230D9621" w:rsidR="00973A9E" w:rsidRPr="00973A9E" w:rsidDel="00A704A2" w:rsidRDefault="00973A9E" w:rsidP="00973A9E">
            <w:pPr>
              <w:spacing w:after="0" w:line="240" w:lineRule="auto"/>
              <w:jc w:val="center"/>
              <w:rPr>
                <w:del w:id="900"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925467E" w14:textId="5B453260" w:rsidR="00973A9E" w:rsidRPr="00973A9E" w:rsidDel="00A704A2" w:rsidRDefault="00973A9E" w:rsidP="00973A9E">
            <w:pPr>
              <w:spacing w:after="0" w:line="240" w:lineRule="auto"/>
              <w:rPr>
                <w:del w:id="901"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060E3B00" w14:textId="08AA642C" w:rsidR="00973A9E" w:rsidRPr="00973A9E" w:rsidDel="00A704A2" w:rsidRDefault="00973A9E" w:rsidP="00973A9E">
            <w:pPr>
              <w:spacing w:after="0" w:line="240" w:lineRule="auto"/>
              <w:rPr>
                <w:del w:id="902"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AFA1FB3" w14:textId="0BD1908E" w:rsidR="00973A9E" w:rsidRPr="00973A9E" w:rsidDel="00A704A2" w:rsidRDefault="00973A9E" w:rsidP="00973A9E">
            <w:pPr>
              <w:spacing w:after="0" w:line="240" w:lineRule="auto"/>
              <w:jc w:val="center"/>
              <w:rPr>
                <w:del w:id="903"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89F18C8" w14:textId="01A33D47" w:rsidR="00973A9E" w:rsidRPr="00973A9E" w:rsidDel="00A704A2" w:rsidRDefault="00973A9E" w:rsidP="00973A9E">
            <w:pPr>
              <w:spacing w:after="0" w:line="240" w:lineRule="auto"/>
              <w:rPr>
                <w:del w:id="904" w:author="Stefanie Lane" w:date="2022-08-26T16:18: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A8662C9" w14:textId="6E728E47" w:rsidR="00973A9E" w:rsidRPr="00973A9E" w:rsidDel="00A704A2" w:rsidRDefault="00973A9E" w:rsidP="00973A9E">
            <w:pPr>
              <w:spacing w:after="0" w:line="240" w:lineRule="auto"/>
              <w:rPr>
                <w:del w:id="905" w:author="Stefanie Lane" w:date="2022-08-26T16:18:00Z"/>
                <w:rFonts w:ascii="Times New Roman" w:eastAsia="Times New Roman" w:hAnsi="Times New Roman" w:cs="Times New Roman"/>
                <w:sz w:val="20"/>
                <w:szCs w:val="20"/>
              </w:rPr>
            </w:pPr>
          </w:p>
        </w:tc>
      </w:tr>
      <w:tr w:rsidR="00973A9E" w:rsidRPr="00973A9E" w:rsidDel="00A704A2" w14:paraId="79D688CB" w14:textId="07702058" w:rsidTr="00973A9E">
        <w:trPr>
          <w:trHeight w:val="260"/>
          <w:del w:id="906" w:author="Stefanie Lane" w:date="2022-08-26T16: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FB0D38A" w14:textId="30589938" w:rsidR="00973A9E" w:rsidRPr="00973A9E" w:rsidDel="00A704A2" w:rsidRDefault="00973A9E" w:rsidP="00973A9E">
            <w:pPr>
              <w:spacing w:after="0" w:line="240" w:lineRule="auto"/>
              <w:jc w:val="center"/>
              <w:rPr>
                <w:del w:id="907" w:author="Stefanie Lane" w:date="2022-08-26T16:18:00Z"/>
                <w:rFonts w:ascii="Calibri" w:eastAsia="Times New Roman" w:hAnsi="Calibri" w:cs="Calibri"/>
                <w:color w:val="000000"/>
                <w:sz w:val="20"/>
                <w:szCs w:val="20"/>
              </w:rPr>
            </w:pPr>
            <w:del w:id="908" w:author="Stefanie Lane" w:date="2022-08-26T16:18:00Z">
              <w:r w:rsidRPr="00973A9E" w:rsidDel="00A704A2">
                <w:rPr>
                  <w:rFonts w:ascii="Calibri" w:eastAsia="Times New Roman" w:hAnsi="Calibri" w:cs="Calibri"/>
                  <w:color w:val="000000"/>
                  <w:sz w:val="20"/>
                  <w:szCs w:val="20"/>
                </w:rPr>
                <w:delText>"Bogbean"</w:delText>
              </w:r>
            </w:del>
          </w:p>
        </w:tc>
        <w:tc>
          <w:tcPr>
            <w:tcW w:w="2959" w:type="dxa"/>
            <w:tcBorders>
              <w:top w:val="single" w:sz="8" w:space="0" w:color="auto"/>
              <w:left w:val="nil"/>
              <w:bottom w:val="nil"/>
              <w:right w:val="nil"/>
            </w:tcBorders>
            <w:shd w:val="clear" w:color="auto" w:fill="auto"/>
            <w:noWrap/>
            <w:vAlign w:val="bottom"/>
            <w:hideMark/>
          </w:tcPr>
          <w:p w14:paraId="0DB01C9E" w14:textId="51FAC6D2" w:rsidR="00973A9E" w:rsidRPr="00973A9E" w:rsidDel="00A704A2" w:rsidRDefault="00973A9E" w:rsidP="00973A9E">
            <w:pPr>
              <w:spacing w:after="0" w:line="240" w:lineRule="auto"/>
              <w:rPr>
                <w:del w:id="909" w:author="Stefanie Lane" w:date="2022-08-26T16:18:00Z"/>
                <w:rFonts w:ascii="Calibri" w:eastAsia="Times New Roman" w:hAnsi="Calibri" w:cs="Calibri"/>
                <w:i/>
                <w:iCs/>
                <w:sz w:val="20"/>
                <w:szCs w:val="20"/>
              </w:rPr>
            </w:pPr>
            <w:del w:id="910" w:author="Stefanie Lane" w:date="2022-08-26T16:18:00Z">
              <w:r w:rsidRPr="00973A9E" w:rsidDel="00A704A2">
                <w:rPr>
                  <w:rFonts w:ascii="Calibri" w:eastAsia="Times New Roman" w:hAnsi="Calibri" w:cs="Calibri"/>
                  <w:i/>
                  <w:iCs/>
                  <w:sz w:val="20"/>
                  <w:szCs w:val="20"/>
                </w:rPr>
                <w:delText>Menyanthes trifoliata</w:delText>
              </w:r>
            </w:del>
          </w:p>
        </w:tc>
        <w:tc>
          <w:tcPr>
            <w:tcW w:w="681" w:type="dxa"/>
            <w:tcBorders>
              <w:top w:val="single" w:sz="8" w:space="0" w:color="auto"/>
              <w:left w:val="nil"/>
              <w:bottom w:val="nil"/>
              <w:right w:val="nil"/>
            </w:tcBorders>
            <w:shd w:val="clear" w:color="auto" w:fill="auto"/>
            <w:noWrap/>
            <w:vAlign w:val="bottom"/>
            <w:hideMark/>
          </w:tcPr>
          <w:p w14:paraId="3846A351" w14:textId="1CAA3916" w:rsidR="00973A9E" w:rsidRPr="00973A9E" w:rsidDel="00A704A2" w:rsidRDefault="00973A9E" w:rsidP="00973A9E">
            <w:pPr>
              <w:spacing w:after="0" w:line="240" w:lineRule="auto"/>
              <w:jc w:val="center"/>
              <w:rPr>
                <w:del w:id="911" w:author="Stefanie Lane" w:date="2022-08-26T16:18:00Z"/>
                <w:rFonts w:ascii="Calibri" w:eastAsia="Times New Roman" w:hAnsi="Calibri" w:cs="Calibri"/>
                <w:color w:val="000000"/>
                <w:sz w:val="20"/>
                <w:szCs w:val="20"/>
              </w:rPr>
            </w:pPr>
            <w:del w:id="912"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08F42851" w14:textId="495CCFD1" w:rsidR="00973A9E" w:rsidRPr="00973A9E" w:rsidDel="00A704A2" w:rsidRDefault="00973A9E" w:rsidP="00973A9E">
            <w:pPr>
              <w:spacing w:after="0" w:line="240" w:lineRule="auto"/>
              <w:rPr>
                <w:del w:id="913" w:author="Stefanie Lane" w:date="2022-08-26T16:18:00Z"/>
                <w:rFonts w:ascii="Calibri" w:eastAsia="Times New Roman" w:hAnsi="Calibri" w:cs="Calibri"/>
                <w:color w:val="000000"/>
                <w:sz w:val="20"/>
                <w:szCs w:val="20"/>
              </w:rPr>
            </w:pPr>
            <w:del w:id="914"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19BB6AF8" w14:textId="089D6211" w:rsidR="00973A9E" w:rsidRPr="00973A9E" w:rsidDel="00A704A2" w:rsidRDefault="00973A9E" w:rsidP="00973A9E">
            <w:pPr>
              <w:spacing w:after="0" w:line="240" w:lineRule="auto"/>
              <w:rPr>
                <w:del w:id="915" w:author="Stefanie Lane" w:date="2022-08-26T16:18:00Z"/>
                <w:rFonts w:ascii="Calibri" w:eastAsia="Times New Roman" w:hAnsi="Calibri" w:cs="Calibri"/>
                <w:i/>
                <w:iCs/>
                <w:color w:val="000000"/>
                <w:sz w:val="20"/>
                <w:szCs w:val="20"/>
              </w:rPr>
            </w:pPr>
            <w:del w:id="916" w:author="Stefanie Lane" w:date="2022-08-26T16:18:00Z">
              <w:r w:rsidRPr="00973A9E" w:rsidDel="00A704A2">
                <w:rPr>
                  <w:rFonts w:ascii="Calibri" w:eastAsia="Times New Roman" w:hAnsi="Calibri" w:cs="Calibri"/>
                  <w:i/>
                  <w:iCs/>
                  <w:color w:val="000000"/>
                  <w:sz w:val="20"/>
                  <w:szCs w:val="20"/>
                </w:rPr>
                <w:delText>Mentha aquatica</w:delText>
              </w:r>
            </w:del>
          </w:p>
        </w:tc>
        <w:tc>
          <w:tcPr>
            <w:tcW w:w="691" w:type="dxa"/>
            <w:tcBorders>
              <w:top w:val="single" w:sz="8" w:space="0" w:color="auto"/>
              <w:left w:val="nil"/>
              <w:bottom w:val="nil"/>
              <w:right w:val="nil"/>
            </w:tcBorders>
            <w:shd w:val="clear" w:color="auto" w:fill="auto"/>
            <w:noWrap/>
            <w:vAlign w:val="bottom"/>
            <w:hideMark/>
          </w:tcPr>
          <w:p w14:paraId="460360C5" w14:textId="18C7D130" w:rsidR="00973A9E" w:rsidRPr="00973A9E" w:rsidDel="00A704A2" w:rsidRDefault="00973A9E" w:rsidP="00973A9E">
            <w:pPr>
              <w:spacing w:after="0" w:line="240" w:lineRule="auto"/>
              <w:jc w:val="center"/>
              <w:rPr>
                <w:del w:id="917" w:author="Stefanie Lane" w:date="2022-08-26T16:18:00Z"/>
                <w:rFonts w:ascii="Calibri" w:eastAsia="Times New Roman" w:hAnsi="Calibri" w:cs="Calibri"/>
                <w:color w:val="000000"/>
                <w:sz w:val="20"/>
                <w:szCs w:val="20"/>
              </w:rPr>
            </w:pPr>
            <w:del w:id="918"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0AA433A5" w14:textId="44B0DBF4" w:rsidR="00973A9E" w:rsidRPr="00973A9E" w:rsidDel="00A704A2" w:rsidRDefault="00973A9E" w:rsidP="00973A9E">
            <w:pPr>
              <w:spacing w:after="0" w:line="240" w:lineRule="auto"/>
              <w:rPr>
                <w:del w:id="919" w:author="Stefanie Lane" w:date="2022-08-26T16:18:00Z"/>
                <w:rFonts w:ascii="Calibri" w:eastAsia="Times New Roman" w:hAnsi="Calibri" w:cs="Calibri"/>
                <w:color w:val="000000"/>
                <w:sz w:val="20"/>
                <w:szCs w:val="20"/>
              </w:rPr>
            </w:pPr>
            <w:del w:id="920"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585DFEC2" w14:textId="4FF2FE59" w:rsidR="00973A9E" w:rsidRPr="00973A9E" w:rsidDel="00A704A2" w:rsidRDefault="00973A9E" w:rsidP="00973A9E">
            <w:pPr>
              <w:spacing w:after="0" w:line="240" w:lineRule="auto"/>
              <w:rPr>
                <w:del w:id="921" w:author="Stefanie Lane" w:date="2022-08-26T16:18:00Z"/>
                <w:rFonts w:ascii="Calibri" w:eastAsia="Times New Roman" w:hAnsi="Calibri" w:cs="Calibri"/>
                <w:i/>
                <w:iCs/>
                <w:sz w:val="20"/>
                <w:szCs w:val="20"/>
              </w:rPr>
            </w:pPr>
            <w:del w:id="922" w:author="Stefanie Lane" w:date="2022-08-26T16:18:00Z">
              <w:r w:rsidRPr="00973A9E" w:rsidDel="00A704A2">
                <w:rPr>
                  <w:rFonts w:ascii="Calibri" w:eastAsia="Times New Roman" w:hAnsi="Calibri" w:cs="Calibri"/>
                  <w:i/>
                  <w:iCs/>
                  <w:sz w:val="20"/>
                  <w:szCs w:val="20"/>
                </w:rPr>
                <w:delText>Menyanthes trifoliata</w:delText>
              </w:r>
            </w:del>
          </w:p>
        </w:tc>
        <w:tc>
          <w:tcPr>
            <w:tcW w:w="693" w:type="dxa"/>
            <w:tcBorders>
              <w:top w:val="single" w:sz="8" w:space="0" w:color="auto"/>
              <w:left w:val="nil"/>
              <w:bottom w:val="nil"/>
              <w:right w:val="single" w:sz="8" w:space="0" w:color="auto"/>
            </w:tcBorders>
            <w:shd w:val="clear" w:color="auto" w:fill="auto"/>
            <w:noWrap/>
            <w:vAlign w:val="bottom"/>
            <w:hideMark/>
          </w:tcPr>
          <w:p w14:paraId="29032CB3" w14:textId="38148CF3" w:rsidR="00973A9E" w:rsidRPr="00973A9E" w:rsidDel="00A704A2" w:rsidRDefault="00973A9E" w:rsidP="00973A9E">
            <w:pPr>
              <w:spacing w:after="0" w:line="240" w:lineRule="auto"/>
              <w:jc w:val="center"/>
              <w:rPr>
                <w:del w:id="923" w:author="Stefanie Lane" w:date="2022-08-26T16:18:00Z"/>
                <w:rFonts w:ascii="Calibri" w:eastAsia="Times New Roman" w:hAnsi="Calibri" w:cs="Calibri"/>
                <w:color w:val="000000"/>
                <w:sz w:val="20"/>
                <w:szCs w:val="20"/>
              </w:rPr>
            </w:pPr>
            <w:del w:id="924"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79D2A87A" w14:textId="38AE05F3" w:rsidTr="00973A9E">
        <w:trPr>
          <w:trHeight w:val="260"/>
          <w:del w:id="925"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364AD5AC" w14:textId="7395902E" w:rsidR="00973A9E" w:rsidRPr="00973A9E" w:rsidDel="00A704A2" w:rsidRDefault="00973A9E" w:rsidP="00973A9E">
            <w:pPr>
              <w:spacing w:after="0" w:line="240" w:lineRule="auto"/>
              <w:rPr>
                <w:del w:id="926"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FF4001F" w14:textId="4BC9281A" w:rsidR="00973A9E" w:rsidRPr="00973A9E" w:rsidDel="00A704A2" w:rsidRDefault="00973A9E" w:rsidP="00973A9E">
            <w:pPr>
              <w:spacing w:after="0" w:line="240" w:lineRule="auto"/>
              <w:rPr>
                <w:del w:id="927" w:author="Stefanie Lane" w:date="2022-08-26T16:18:00Z"/>
                <w:rFonts w:ascii="Calibri" w:eastAsia="Times New Roman" w:hAnsi="Calibri" w:cs="Calibri"/>
                <w:i/>
                <w:iCs/>
                <w:sz w:val="20"/>
                <w:szCs w:val="20"/>
              </w:rPr>
            </w:pPr>
            <w:del w:id="928" w:author="Stefanie Lane" w:date="2022-08-26T16:18:00Z">
              <w:r w:rsidRPr="00973A9E" w:rsidDel="00A704A2">
                <w:rPr>
                  <w:rFonts w:ascii="Calibri" w:eastAsia="Times New Roman" w:hAnsi="Calibri" w:cs="Calibri"/>
                  <w:i/>
                  <w:iCs/>
                  <w:sz w:val="20"/>
                  <w:szCs w:val="20"/>
                </w:rPr>
                <w:delText>Myosotis scorpiodes</w:delText>
              </w:r>
            </w:del>
          </w:p>
        </w:tc>
        <w:tc>
          <w:tcPr>
            <w:tcW w:w="681" w:type="dxa"/>
            <w:tcBorders>
              <w:top w:val="single" w:sz="4" w:space="0" w:color="auto"/>
              <w:left w:val="nil"/>
              <w:bottom w:val="single" w:sz="4" w:space="0" w:color="auto"/>
              <w:right w:val="nil"/>
            </w:tcBorders>
            <w:shd w:val="clear" w:color="auto" w:fill="auto"/>
            <w:noWrap/>
            <w:vAlign w:val="bottom"/>
            <w:hideMark/>
          </w:tcPr>
          <w:p w14:paraId="7EB5A0E4" w14:textId="7F143CCA" w:rsidR="00973A9E" w:rsidRPr="00973A9E" w:rsidDel="00A704A2" w:rsidRDefault="00973A9E" w:rsidP="00973A9E">
            <w:pPr>
              <w:spacing w:after="0" w:line="240" w:lineRule="auto"/>
              <w:jc w:val="center"/>
              <w:rPr>
                <w:del w:id="929" w:author="Stefanie Lane" w:date="2022-08-26T16:18:00Z"/>
                <w:rFonts w:ascii="Calibri" w:eastAsia="Times New Roman" w:hAnsi="Calibri" w:cs="Calibri"/>
                <w:color w:val="000000"/>
                <w:sz w:val="20"/>
                <w:szCs w:val="20"/>
              </w:rPr>
            </w:pPr>
            <w:del w:id="930" w:author="Stefanie Lane" w:date="2022-08-26T16:18:00Z">
              <w:r w:rsidRPr="00973A9E" w:rsidDel="00A704A2">
                <w:rPr>
                  <w:rFonts w:ascii="Calibri" w:eastAsia="Times New Roman" w:hAnsi="Calibri" w:cs="Calibri"/>
                  <w:color w:val="000000"/>
                  <w:sz w:val="20"/>
                  <w:szCs w:val="20"/>
                </w:rPr>
                <w:delText>0.0005</w:delText>
              </w:r>
            </w:del>
          </w:p>
        </w:tc>
        <w:tc>
          <w:tcPr>
            <w:tcW w:w="300" w:type="dxa"/>
            <w:tcBorders>
              <w:top w:val="nil"/>
              <w:left w:val="nil"/>
              <w:bottom w:val="nil"/>
              <w:right w:val="nil"/>
            </w:tcBorders>
            <w:shd w:val="clear" w:color="auto" w:fill="auto"/>
            <w:noWrap/>
            <w:vAlign w:val="bottom"/>
            <w:hideMark/>
          </w:tcPr>
          <w:p w14:paraId="18EA3FF2" w14:textId="466D1F4C" w:rsidR="00973A9E" w:rsidRPr="00973A9E" w:rsidDel="00A704A2" w:rsidRDefault="00973A9E" w:rsidP="00973A9E">
            <w:pPr>
              <w:spacing w:after="0" w:line="240" w:lineRule="auto"/>
              <w:jc w:val="center"/>
              <w:rPr>
                <w:del w:id="931"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DA3D6CA" w14:textId="635681A5" w:rsidR="00973A9E" w:rsidRPr="00973A9E" w:rsidDel="00A704A2" w:rsidRDefault="00973A9E" w:rsidP="00973A9E">
            <w:pPr>
              <w:spacing w:after="0" w:line="240" w:lineRule="auto"/>
              <w:rPr>
                <w:del w:id="932" w:author="Stefanie Lane" w:date="2022-08-26T16:18:00Z"/>
                <w:rFonts w:ascii="Calibri" w:eastAsia="Times New Roman" w:hAnsi="Calibri" w:cs="Calibri"/>
                <w:i/>
                <w:iCs/>
                <w:sz w:val="20"/>
                <w:szCs w:val="20"/>
              </w:rPr>
            </w:pPr>
            <w:del w:id="933" w:author="Stefanie Lane" w:date="2022-08-26T16:18:00Z">
              <w:r w:rsidRPr="00973A9E" w:rsidDel="00A704A2">
                <w:rPr>
                  <w:rFonts w:ascii="Calibri" w:eastAsia="Times New Roman" w:hAnsi="Calibri" w:cs="Calibri"/>
                  <w:i/>
                  <w:iCs/>
                  <w:sz w:val="20"/>
                  <w:szCs w:val="20"/>
                </w:rPr>
                <w:delText>Menyanthes trifoliata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41740635" w14:textId="08B88B62" w:rsidR="00973A9E" w:rsidRPr="00973A9E" w:rsidDel="00A704A2" w:rsidRDefault="00973A9E" w:rsidP="00973A9E">
            <w:pPr>
              <w:spacing w:after="0" w:line="240" w:lineRule="auto"/>
              <w:jc w:val="center"/>
              <w:rPr>
                <w:del w:id="934" w:author="Stefanie Lane" w:date="2022-08-26T16:18:00Z"/>
                <w:rFonts w:ascii="Calibri" w:eastAsia="Times New Roman" w:hAnsi="Calibri" w:cs="Calibri"/>
                <w:color w:val="000000"/>
                <w:sz w:val="20"/>
                <w:szCs w:val="20"/>
              </w:rPr>
            </w:pPr>
            <w:del w:id="935"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1B1EFECA" w14:textId="2AC7EC6B" w:rsidR="00973A9E" w:rsidRPr="00973A9E" w:rsidDel="00A704A2" w:rsidRDefault="00973A9E" w:rsidP="00973A9E">
            <w:pPr>
              <w:spacing w:after="0" w:line="240" w:lineRule="auto"/>
              <w:jc w:val="center"/>
              <w:rPr>
                <w:del w:id="936"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0F215591" w14:textId="018EE77E" w:rsidR="00973A9E" w:rsidRPr="00973A9E" w:rsidDel="00A704A2" w:rsidRDefault="00973A9E" w:rsidP="00973A9E">
            <w:pPr>
              <w:spacing w:after="0" w:line="240" w:lineRule="auto"/>
              <w:rPr>
                <w:del w:id="937" w:author="Stefanie Lane" w:date="2022-08-26T16:18:00Z"/>
                <w:rFonts w:ascii="Calibri" w:eastAsia="Times New Roman" w:hAnsi="Calibri" w:cs="Calibri"/>
                <w:i/>
                <w:iCs/>
                <w:color w:val="000000"/>
                <w:sz w:val="20"/>
                <w:szCs w:val="20"/>
              </w:rPr>
            </w:pPr>
            <w:del w:id="938" w:author="Stefanie Lane" w:date="2022-08-26T16:18:00Z">
              <w:r w:rsidRPr="00973A9E" w:rsidDel="00A704A2">
                <w:rPr>
                  <w:rFonts w:ascii="Calibri" w:eastAsia="Times New Roman" w:hAnsi="Calibri" w:cs="Calibri"/>
                  <w:i/>
                  <w:iCs/>
                  <w:color w:val="000000"/>
                  <w:sz w:val="20"/>
                  <w:szCs w:val="20"/>
                </w:rPr>
                <w:delText>Mentha aquatica</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0CDC4869" w14:textId="625381F9" w:rsidR="00973A9E" w:rsidRPr="00973A9E" w:rsidDel="00A704A2" w:rsidRDefault="00973A9E" w:rsidP="00973A9E">
            <w:pPr>
              <w:spacing w:after="0" w:line="240" w:lineRule="auto"/>
              <w:jc w:val="center"/>
              <w:rPr>
                <w:del w:id="939" w:author="Stefanie Lane" w:date="2022-08-26T16:18:00Z"/>
                <w:rFonts w:ascii="Calibri" w:eastAsia="Times New Roman" w:hAnsi="Calibri" w:cs="Calibri"/>
                <w:color w:val="000000"/>
                <w:sz w:val="20"/>
                <w:szCs w:val="20"/>
              </w:rPr>
            </w:pPr>
            <w:del w:id="940"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75D5883A" w14:textId="6F848DAB" w:rsidTr="00973A9E">
        <w:trPr>
          <w:trHeight w:val="260"/>
          <w:del w:id="941"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21964356" w14:textId="07270E14" w:rsidR="00973A9E" w:rsidRPr="00973A9E" w:rsidDel="00A704A2" w:rsidRDefault="00973A9E" w:rsidP="00973A9E">
            <w:pPr>
              <w:spacing w:after="0" w:line="240" w:lineRule="auto"/>
              <w:rPr>
                <w:del w:id="942"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CA20D31" w14:textId="0053BDBB" w:rsidR="00973A9E" w:rsidRPr="00973A9E" w:rsidDel="00A704A2" w:rsidRDefault="00973A9E" w:rsidP="00973A9E">
            <w:pPr>
              <w:spacing w:after="0" w:line="240" w:lineRule="auto"/>
              <w:rPr>
                <w:del w:id="943" w:author="Stefanie Lane" w:date="2022-08-26T16:18:00Z"/>
                <w:rFonts w:ascii="Calibri" w:eastAsia="Times New Roman" w:hAnsi="Calibri" w:cs="Calibri"/>
                <w:i/>
                <w:iCs/>
                <w:color w:val="000000"/>
                <w:sz w:val="20"/>
                <w:szCs w:val="20"/>
              </w:rPr>
            </w:pPr>
            <w:del w:id="944" w:author="Stefanie Lane" w:date="2022-08-26T16:18:00Z">
              <w:r w:rsidRPr="00973A9E" w:rsidDel="00A704A2">
                <w:rPr>
                  <w:rFonts w:ascii="Calibri" w:eastAsia="Times New Roman" w:hAnsi="Calibri" w:cs="Calibri"/>
                  <w:i/>
                  <w:iCs/>
                  <w:color w:val="000000"/>
                  <w:sz w:val="20"/>
                  <w:szCs w:val="20"/>
                </w:rPr>
                <w:delText>Bidens cernua</w:delText>
              </w:r>
            </w:del>
          </w:p>
        </w:tc>
        <w:tc>
          <w:tcPr>
            <w:tcW w:w="681" w:type="dxa"/>
            <w:tcBorders>
              <w:top w:val="nil"/>
              <w:left w:val="nil"/>
              <w:bottom w:val="nil"/>
              <w:right w:val="nil"/>
            </w:tcBorders>
            <w:shd w:val="clear" w:color="auto" w:fill="auto"/>
            <w:noWrap/>
            <w:vAlign w:val="bottom"/>
            <w:hideMark/>
          </w:tcPr>
          <w:p w14:paraId="0FE0C734" w14:textId="27A265B5" w:rsidR="00973A9E" w:rsidRPr="00973A9E" w:rsidDel="00A704A2" w:rsidRDefault="00973A9E" w:rsidP="00973A9E">
            <w:pPr>
              <w:spacing w:after="0" w:line="240" w:lineRule="auto"/>
              <w:jc w:val="center"/>
              <w:rPr>
                <w:del w:id="945" w:author="Stefanie Lane" w:date="2022-08-26T16:18:00Z"/>
                <w:rFonts w:ascii="Calibri" w:eastAsia="Times New Roman" w:hAnsi="Calibri" w:cs="Calibri"/>
                <w:color w:val="000000"/>
                <w:sz w:val="20"/>
                <w:szCs w:val="20"/>
              </w:rPr>
            </w:pPr>
            <w:del w:id="946" w:author="Stefanie Lane" w:date="2022-08-26T16:18:00Z">
              <w:r w:rsidRPr="00973A9E" w:rsidDel="00A704A2">
                <w:rPr>
                  <w:rFonts w:ascii="Calibri" w:eastAsia="Times New Roman" w:hAnsi="Calibri" w:cs="Calibri"/>
                  <w:color w:val="000000"/>
                  <w:sz w:val="20"/>
                  <w:szCs w:val="20"/>
                </w:rPr>
                <w:delText>0.0007</w:delText>
              </w:r>
            </w:del>
          </w:p>
        </w:tc>
        <w:tc>
          <w:tcPr>
            <w:tcW w:w="300" w:type="dxa"/>
            <w:tcBorders>
              <w:top w:val="nil"/>
              <w:left w:val="nil"/>
              <w:bottom w:val="nil"/>
              <w:right w:val="nil"/>
            </w:tcBorders>
            <w:shd w:val="clear" w:color="auto" w:fill="auto"/>
            <w:noWrap/>
            <w:vAlign w:val="bottom"/>
            <w:hideMark/>
          </w:tcPr>
          <w:p w14:paraId="3D46C46C" w14:textId="1C24A221" w:rsidR="00973A9E" w:rsidRPr="00973A9E" w:rsidDel="00A704A2" w:rsidRDefault="00973A9E" w:rsidP="00973A9E">
            <w:pPr>
              <w:spacing w:after="0" w:line="240" w:lineRule="auto"/>
              <w:jc w:val="center"/>
              <w:rPr>
                <w:del w:id="947"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EEA355B" w14:textId="446C97E4" w:rsidR="00973A9E" w:rsidRPr="00973A9E" w:rsidDel="00A704A2" w:rsidRDefault="00973A9E" w:rsidP="00973A9E">
            <w:pPr>
              <w:spacing w:after="0" w:line="240" w:lineRule="auto"/>
              <w:rPr>
                <w:del w:id="948" w:author="Stefanie Lane" w:date="2022-08-26T16:18:00Z"/>
                <w:rFonts w:ascii="Calibri" w:eastAsia="Times New Roman" w:hAnsi="Calibri" w:cs="Calibri"/>
                <w:sz w:val="20"/>
                <w:szCs w:val="20"/>
              </w:rPr>
            </w:pPr>
            <w:del w:id="949" w:author="Stefanie Lane" w:date="2022-08-26T16:18:00Z">
              <w:r w:rsidRPr="00973A9E" w:rsidDel="00A704A2">
                <w:rPr>
                  <w:rFonts w:ascii="Calibri" w:eastAsia="Times New Roman" w:hAnsi="Calibri" w:cs="Calibri"/>
                  <w:sz w:val="20"/>
                  <w:szCs w:val="20"/>
                </w:rPr>
                <w:delText>Grass (unidentified)</w:delText>
              </w:r>
            </w:del>
          </w:p>
        </w:tc>
        <w:tc>
          <w:tcPr>
            <w:tcW w:w="691" w:type="dxa"/>
            <w:tcBorders>
              <w:top w:val="nil"/>
              <w:left w:val="nil"/>
              <w:bottom w:val="nil"/>
              <w:right w:val="nil"/>
            </w:tcBorders>
            <w:shd w:val="clear" w:color="auto" w:fill="auto"/>
            <w:noWrap/>
            <w:vAlign w:val="bottom"/>
            <w:hideMark/>
          </w:tcPr>
          <w:p w14:paraId="5A0DC0E5" w14:textId="150BDFBF" w:rsidR="00973A9E" w:rsidRPr="00973A9E" w:rsidDel="00A704A2" w:rsidRDefault="00973A9E" w:rsidP="00973A9E">
            <w:pPr>
              <w:spacing w:after="0" w:line="240" w:lineRule="auto"/>
              <w:jc w:val="center"/>
              <w:rPr>
                <w:del w:id="950" w:author="Stefanie Lane" w:date="2022-08-26T16:18:00Z"/>
                <w:rFonts w:ascii="Calibri" w:eastAsia="Times New Roman" w:hAnsi="Calibri" w:cs="Calibri"/>
                <w:color w:val="000000"/>
                <w:sz w:val="20"/>
                <w:szCs w:val="20"/>
              </w:rPr>
            </w:pPr>
            <w:del w:id="951" w:author="Stefanie Lane" w:date="2022-08-26T16:18:00Z">
              <w:r w:rsidRPr="00973A9E" w:rsidDel="00A704A2">
                <w:rPr>
                  <w:rFonts w:ascii="Calibri" w:eastAsia="Times New Roman" w:hAnsi="Calibri" w:cs="Calibri"/>
                  <w:color w:val="000000"/>
                  <w:sz w:val="20"/>
                  <w:szCs w:val="20"/>
                </w:rPr>
                <w:delText>0.0007</w:delText>
              </w:r>
            </w:del>
          </w:p>
        </w:tc>
        <w:tc>
          <w:tcPr>
            <w:tcW w:w="300" w:type="dxa"/>
            <w:tcBorders>
              <w:top w:val="nil"/>
              <w:left w:val="nil"/>
              <w:bottom w:val="nil"/>
              <w:right w:val="nil"/>
            </w:tcBorders>
            <w:shd w:val="clear" w:color="auto" w:fill="auto"/>
            <w:noWrap/>
            <w:vAlign w:val="bottom"/>
            <w:hideMark/>
          </w:tcPr>
          <w:p w14:paraId="5CADED0D" w14:textId="039354AB" w:rsidR="00973A9E" w:rsidRPr="00973A9E" w:rsidDel="00A704A2" w:rsidRDefault="00973A9E" w:rsidP="00973A9E">
            <w:pPr>
              <w:spacing w:after="0" w:line="240" w:lineRule="auto"/>
              <w:jc w:val="center"/>
              <w:rPr>
                <w:del w:id="952"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76C0017" w14:textId="4623D307" w:rsidR="00973A9E" w:rsidRPr="00973A9E" w:rsidDel="00A704A2" w:rsidRDefault="00973A9E" w:rsidP="00973A9E">
            <w:pPr>
              <w:spacing w:after="0" w:line="240" w:lineRule="auto"/>
              <w:rPr>
                <w:del w:id="953" w:author="Stefanie Lane" w:date="2022-08-26T16:18:00Z"/>
                <w:rFonts w:ascii="Calibri" w:eastAsia="Times New Roman" w:hAnsi="Calibri" w:cs="Calibri"/>
                <w:i/>
                <w:iCs/>
                <w:color w:val="000000"/>
                <w:sz w:val="20"/>
                <w:szCs w:val="20"/>
              </w:rPr>
            </w:pPr>
            <w:del w:id="954" w:author="Stefanie Lane" w:date="2022-08-26T16:18:00Z">
              <w:r w:rsidRPr="00973A9E" w:rsidDel="00A704A2">
                <w:rPr>
                  <w:rFonts w:ascii="Calibri" w:eastAsia="Times New Roman" w:hAnsi="Calibri" w:cs="Calibri"/>
                  <w:i/>
                  <w:iCs/>
                  <w:color w:val="000000"/>
                  <w:sz w:val="20"/>
                  <w:szCs w:val="20"/>
                </w:rPr>
                <w:delText>Lysimachia thyrsiflora</w:delText>
              </w:r>
            </w:del>
          </w:p>
        </w:tc>
        <w:tc>
          <w:tcPr>
            <w:tcW w:w="693" w:type="dxa"/>
            <w:tcBorders>
              <w:top w:val="nil"/>
              <w:left w:val="nil"/>
              <w:bottom w:val="nil"/>
              <w:right w:val="single" w:sz="8" w:space="0" w:color="auto"/>
            </w:tcBorders>
            <w:shd w:val="clear" w:color="auto" w:fill="auto"/>
            <w:noWrap/>
            <w:vAlign w:val="bottom"/>
            <w:hideMark/>
          </w:tcPr>
          <w:p w14:paraId="254C2934" w14:textId="67638224" w:rsidR="00973A9E" w:rsidRPr="00973A9E" w:rsidDel="00A704A2" w:rsidRDefault="00973A9E" w:rsidP="00973A9E">
            <w:pPr>
              <w:spacing w:after="0" w:line="240" w:lineRule="auto"/>
              <w:jc w:val="center"/>
              <w:rPr>
                <w:del w:id="955" w:author="Stefanie Lane" w:date="2022-08-26T16:18:00Z"/>
                <w:rFonts w:ascii="Calibri" w:eastAsia="Times New Roman" w:hAnsi="Calibri" w:cs="Calibri"/>
                <w:color w:val="000000"/>
                <w:sz w:val="20"/>
                <w:szCs w:val="20"/>
              </w:rPr>
            </w:pPr>
            <w:del w:id="956"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401A63EA" w14:textId="00C3DC61" w:rsidTr="00973A9E">
        <w:trPr>
          <w:trHeight w:val="260"/>
          <w:del w:id="957"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1BD81F32" w14:textId="4B3BDD38" w:rsidR="00973A9E" w:rsidRPr="00973A9E" w:rsidDel="00A704A2" w:rsidRDefault="00973A9E" w:rsidP="00973A9E">
            <w:pPr>
              <w:spacing w:after="0" w:line="240" w:lineRule="auto"/>
              <w:rPr>
                <w:del w:id="958"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4D317A09" w14:textId="52A2902C" w:rsidR="00973A9E" w:rsidRPr="00973A9E" w:rsidDel="00A704A2" w:rsidRDefault="00973A9E" w:rsidP="00973A9E">
            <w:pPr>
              <w:spacing w:after="0" w:line="240" w:lineRule="auto"/>
              <w:rPr>
                <w:del w:id="959" w:author="Stefanie Lane" w:date="2022-08-26T16:18:00Z"/>
                <w:rFonts w:ascii="Calibri" w:eastAsia="Times New Roman" w:hAnsi="Calibri" w:cs="Calibri"/>
                <w:i/>
                <w:iCs/>
                <w:sz w:val="20"/>
                <w:szCs w:val="20"/>
              </w:rPr>
            </w:pPr>
            <w:del w:id="960" w:author="Stefanie Lane" w:date="2022-08-26T16:18:00Z">
              <w:r w:rsidRPr="00973A9E" w:rsidDel="00A704A2">
                <w:rPr>
                  <w:rFonts w:ascii="Calibri" w:eastAsia="Times New Roman" w:hAnsi="Calibri" w:cs="Calibri"/>
                  <w:i/>
                  <w:iCs/>
                  <w:sz w:val="20"/>
                  <w:szCs w:val="20"/>
                </w:rPr>
                <w:delText>Lythrum salicaria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7E237FEF" w14:textId="4181D83A" w:rsidR="00973A9E" w:rsidRPr="00973A9E" w:rsidDel="00A704A2" w:rsidRDefault="00973A9E" w:rsidP="00973A9E">
            <w:pPr>
              <w:spacing w:after="0" w:line="240" w:lineRule="auto"/>
              <w:jc w:val="center"/>
              <w:rPr>
                <w:del w:id="961" w:author="Stefanie Lane" w:date="2022-08-26T16:18:00Z"/>
                <w:rFonts w:ascii="Calibri" w:eastAsia="Times New Roman" w:hAnsi="Calibri" w:cs="Calibri"/>
                <w:color w:val="000000"/>
                <w:sz w:val="20"/>
                <w:szCs w:val="20"/>
              </w:rPr>
            </w:pPr>
            <w:del w:id="962" w:author="Stefanie Lane" w:date="2022-08-26T16:18:00Z">
              <w:r w:rsidRPr="00973A9E" w:rsidDel="00A704A2">
                <w:rPr>
                  <w:rFonts w:ascii="Calibri" w:eastAsia="Times New Roman" w:hAnsi="Calibri" w:cs="Calibri"/>
                  <w:color w:val="000000"/>
                  <w:sz w:val="20"/>
                  <w:szCs w:val="20"/>
                </w:rPr>
                <w:delText>0.0040</w:delText>
              </w:r>
            </w:del>
          </w:p>
        </w:tc>
        <w:tc>
          <w:tcPr>
            <w:tcW w:w="300" w:type="dxa"/>
            <w:tcBorders>
              <w:top w:val="nil"/>
              <w:left w:val="nil"/>
              <w:bottom w:val="nil"/>
              <w:right w:val="nil"/>
            </w:tcBorders>
            <w:shd w:val="clear" w:color="auto" w:fill="auto"/>
            <w:noWrap/>
            <w:vAlign w:val="bottom"/>
            <w:hideMark/>
          </w:tcPr>
          <w:p w14:paraId="32EFFDC5" w14:textId="2D5106A8" w:rsidR="00973A9E" w:rsidRPr="00973A9E" w:rsidDel="00A704A2" w:rsidRDefault="00973A9E" w:rsidP="00973A9E">
            <w:pPr>
              <w:spacing w:after="0" w:line="240" w:lineRule="auto"/>
              <w:jc w:val="center"/>
              <w:rPr>
                <w:del w:id="963"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BE7317A" w14:textId="18792FDA" w:rsidR="00973A9E" w:rsidRPr="00973A9E" w:rsidDel="00A704A2" w:rsidRDefault="00973A9E" w:rsidP="00973A9E">
            <w:pPr>
              <w:spacing w:after="0" w:line="240" w:lineRule="auto"/>
              <w:rPr>
                <w:del w:id="964" w:author="Stefanie Lane" w:date="2022-08-26T16:18:00Z"/>
                <w:rFonts w:ascii="Calibri" w:eastAsia="Times New Roman" w:hAnsi="Calibri" w:cs="Calibri"/>
                <w:i/>
                <w:iCs/>
                <w:sz w:val="20"/>
                <w:szCs w:val="20"/>
              </w:rPr>
            </w:pPr>
            <w:del w:id="965" w:author="Stefanie Lane" w:date="2022-08-26T16:18:00Z">
              <w:r w:rsidRPr="00973A9E" w:rsidDel="00A704A2">
                <w:rPr>
                  <w:rFonts w:ascii="Calibri" w:eastAsia="Times New Roman" w:hAnsi="Calibri" w:cs="Calibri"/>
                  <w:i/>
                  <w:iCs/>
                  <w:sz w:val="20"/>
                  <w:szCs w:val="20"/>
                </w:rPr>
                <w:delText>Lythrum salicaria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2F61F707" w14:textId="7C2D8958" w:rsidR="00973A9E" w:rsidRPr="00973A9E" w:rsidDel="00A704A2" w:rsidRDefault="00973A9E" w:rsidP="00973A9E">
            <w:pPr>
              <w:spacing w:after="0" w:line="240" w:lineRule="auto"/>
              <w:jc w:val="center"/>
              <w:rPr>
                <w:del w:id="966" w:author="Stefanie Lane" w:date="2022-08-26T16:18:00Z"/>
                <w:rFonts w:ascii="Calibri" w:eastAsia="Times New Roman" w:hAnsi="Calibri" w:cs="Calibri"/>
                <w:color w:val="000000"/>
                <w:sz w:val="20"/>
                <w:szCs w:val="20"/>
              </w:rPr>
            </w:pPr>
            <w:del w:id="967" w:author="Stefanie Lane" w:date="2022-08-26T16:18:00Z">
              <w:r w:rsidRPr="00973A9E" w:rsidDel="00A704A2">
                <w:rPr>
                  <w:rFonts w:ascii="Calibri" w:eastAsia="Times New Roman" w:hAnsi="Calibri" w:cs="Calibri"/>
                  <w:color w:val="000000"/>
                  <w:sz w:val="20"/>
                  <w:szCs w:val="20"/>
                </w:rPr>
                <w:delText>0.0008</w:delText>
              </w:r>
            </w:del>
          </w:p>
        </w:tc>
        <w:tc>
          <w:tcPr>
            <w:tcW w:w="300" w:type="dxa"/>
            <w:tcBorders>
              <w:top w:val="nil"/>
              <w:left w:val="nil"/>
              <w:bottom w:val="nil"/>
              <w:right w:val="nil"/>
            </w:tcBorders>
            <w:shd w:val="clear" w:color="auto" w:fill="auto"/>
            <w:noWrap/>
            <w:vAlign w:val="bottom"/>
            <w:hideMark/>
          </w:tcPr>
          <w:p w14:paraId="5C4E9BFC" w14:textId="79FAFC49" w:rsidR="00973A9E" w:rsidRPr="00973A9E" w:rsidDel="00A704A2" w:rsidRDefault="00973A9E" w:rsidP="00973A9E">
            <w:pPr>
              <w:spacing w:after="0" w:line="240" w:lineRule="auto"/>
              <w:jc w:val="center"/>
              <w:rPr>
                <w:del w:id="968"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EC30796" w14:textId="2CAD7E86" w:rsidR="00973A9E" w:rsidRPr="00973A9E" w:rsidDel="00A704A2" w:rsidRDefault="00973A9E" w:rsidP="00973A9E">
            <w:pPr>
              <w:spacing w:after="0" w:line="240" w:lineRule="auto"/>
              <w:rPr>
                <w:del w:id="969" w:author="Stefanie Lane" w:date="2022-08-26T16:18:00Z"/>
                <w:rFonts w:ascii="Calibri" w:eastAsia="Times New Roman" w:hAnsi="Calibri" w:cs="Calibri"/>
                <w:i/>
                <w:iCs/>
                <w:color w:val="000000"/>
                <w:sz w:val="20"/>
                <w:szCs w:val="20"/>
              </w:rPr>
            </w:pPr>
            <w:del w:id="970" w:author="Stefanie Lane" w:date="2022-08-26T16:18:00Z">
              <w:r w:rsidRPr="00973A9E" w:rsidDel="00A704A2">
                <w:rPr>
                  <w:rFonts w:ascii="Calibri" w:eastAsia="Times New Roman" w:hAnsi="Calibri" w:cs="Calibri"/>
                  <w:i/>
                  <w:iCs/>
                  <w:color w:val="000000"/>
                  <w:sz w:val="20"/>
                  <w:szCs w:val="20"/>
                </w:rPr>
                <w:delText>Galium trifidum</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2B06D4B1" w14:textId="16DB93DA" w:rsidR="00973A9E" w:rsidRPr="00973A9E" w:rsidDel="00A704A2" w:rsidRDefault="00973A9E" w:rsidP="00973A9E">
            <w:pPr>
              <w:spacing w:after="0" w:line="240" w:lineRule="auto"/>
              <w:jc w:val="center"/>
              <w:rPr>
                <w:del w:id="971" w:author="Stefanie Lane" w:date="2022-08-26T16:18:00Z"/>
                <w:rFonts w:ascii="Calibri" w:eastAsia="Times New Roman" w:hAnsi="Calibri" w:cs="Calibri"/>
                <w:color w:val="000000"/>
                <w:sz w:val="20"/>
                <w:szCs w:val="20"/>
              </w:rPr>
            </w:pPr>
            <w:del w:id="972" w:author="Stefanie Lane" w:date="2022-08-26T16:18:00Z">
              <w:r w:rsidRPr="00973A9E" w:rsidDel="00A704A2">
                <w:rPr>
                  <w:rFonts w:ascii="Calibri" w:eastAsia="Times New Roman" w:hAnsi="Calibri" w:cs="Calibri"/>
                  <w:color w:val="000000"/>
                  <w:sz w:val="20"/>
                  <w:szCs w:val="20"/>
                </w:rPr>
                <w:delText>0.0004</w:delText>
              </w:r>
            </w:del>
          </w:p>
        </w:tc>
      </w:tr>
      <w:tr w:rsidR="00973A9E" w:rsidRPr="00973A9E" w:rsidDel="00A704A2" w14:paraId="7A37A627" w14:textId="72D0A535" w:rsidTr="00973A9E">
        <w:trPr>
          <w:trHeight w:val="260"/>
          <w:del w:id="973"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4F77EB23" w14:textId="74EA21F8" w:rsidR="00973A9E" w:rsidRPr="00973A9E" w:rsidDel="00A704A2" w:rsidRDefault="00973A9E" w:rsidP="00973A9E">
            <w:pPr>
              <w:spacing w:after="0" w:line="240" w:lineRule="auto"/>
              <w:rPr>
                <w:del w:id="974"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6848378" w14:textId="552611CB" w:rsidR="00973A9E" w:rsidRPr="00973A9E" w:rsidDel="00A704A2" w:rsidRDefault="00973A9E" w:rsidP="00973A9E">
            <w:pPr>
              <w:spacing w:after="0" w:line="240" w:lineRule="auto"/>
              <w:rPr>
                <w:del w:id="975" w:author="Stefanie Lane" w:date="2022-08-26T16:18:00Z"/>
                <w:rFonts w:ascii="Calibri" w:eastAsia="Times New Roman" w:hAnsi="Calibri" w:cs="Calibri"/>
                <w:i/>
                <w:iCs/>
                <w:color w:val="000000"/>
                <w:sz w:val="20"/>
                <w:szCs w:val="20"/>
              </w:rPr>
            </w:pPr>
            <w:del w:id="976" w:author="Stefanie Lane" w:date="2022-08-26T16:18:00Z">
              <w:r w:rsidRPr="00973A9E" w:rsidDel="00A704A2">
                <w:rPr>
                  <w:rFonts w:ascii="Calibri" w:eastAsia="Times New Roman" w:hAnsi="Calibri" w:cs="Calibri"/>
                  <w:i/>
                  <w:iCs/>
                  <w:color w:val="000000"/>
                  <w:sz w:val="20"/>
                  <w:szCs w:val="20"/>
                </w:rPr>
                <w:delText>Equisetum fluviatile</w:delText>
              </w:r>
            </w:del>
          </w:p>
        </w:tc>
        <w:tc>
          <w:tcPr>
            <w:tcW w:w="681" w:type="dxa"/>
            <w:tcBorders>
              <w:top w:val="nil"/>
              <w:left w:val="nil"/>
              <w:bottom w:val="nil"/>
              <w:right w:val="nil"/>
            </w:tcBorders>
            <w:shd w:val="clear" w:color="auto" w:fill="auto"/>
            <w:noWrap/>
            <w:vAlign w:val="bottom"/>
            <w:hideMark/>
          </w:tcPr>
          <w:p w14:paraId="64B45FB1" w14:textId="308570F0" w:rsidR="00973A9E" w:rsidRPr="00973A9E" w:rsidDel="00A704A2" w:rsidRDefault="00973A9E" w:rsidP="00973A9E">
            <w:pPr>
              <w:spacing w:after="0" w:line="240" w:lineRule="auto"/>
              <w:jc w:val="center"/>
              <w:rPr>
                <w:del w:id="977" w:author="Stefanie Lane" w:date="2022-08-26T16:18:00Z"/>
                <w:rFonts w:ascii="Calibri" w:eastAsia="Times New Roman" w:hAnsi="Calibri" w:cs="Calibri"/>
                <w:color w:val="000000"/>
                <w:sz w:val="20"/>
                <w:szCs w:val="20"/>
              </w:rPr>
            </w:pPr>
            <w:del w:id="978" w:author="Stefanie Lane" w:date="2022-08-26T16:18:00Z">
              <w:r w:rsidRPr="00973A9E" w:rsidDel="00A704A2">
                <w:rPr>
                  <w:rFonts w:ascii="Calibri" w:eastAsia="Times New Roman" w:hAnsi="Calibri" w:cs="Calibri"/>
                  <w:color w:val="000000"/>
                  <w:sz w:val="20"/>
                  <w:szCs w:val="20"/>
                </w:rPr>
                <w:delText>0.0112</w:delText>
              </w:r>
            </w:del>
          </w:p>
        </w:tc>
        <w:tc>
          <w:tcPr>
            <w:tcW w:w="300" w:type="dxa"/>
            <w:tcBorders>
              <w:top w:val="nil"/>
              <w:left w:val="nil"/>
              <w:bottom w:val="nil"/>
              <w:right w:val="nil"/>
            </w:tcBorders>
            <w:shd w:val="clear" w:color="auto" w:fill="auto"/>
            <w:noWrap/>
            <w:vAlign w:val="bottom"/>
            <w:hideMark/>
          </w:tcPr>
          <w:p w14:paraId="76C805FA" w14:textId="0A4A7903" w:rsidR="00973A9E" w:rsidRPr="00973A9E" w:rsidDel="00A704A2" w:rsidRDefault="00973A9E" w:rsidP="00973A9E">
            <w:pPr>
              <w:spacing w:after="0" w:line="240" w:lineRule="auto"/>
              <w:jc w:val="center"/>
              <w:rPr>
                <w:del w:id="979"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29A519C" w14:textId="6611290D" w:rsidR="00973A9E" w:rsidRPr="00973A9E" w:rsidDel="00A704A2" w:rsidRDefault="00973A9E" w:rsidP="00973A9E">
            <w:pPr>
              <w:spacing w:after="0" w:line="240" w:lineRule="auto"/>
              <w:rPr>
                <w:del w:id="980" w:author="Stefanie Lane" w:date="2022-08-26T16:18:00Z"/>
                <w:rFonts w:ascii="Calibri" w:eastAsia="Times New Roman" w:hAnsi="Calibri" w:cs="Calibri"/>
                <w:i/>
                <w:iCs/>
                <w:color w:val="000000"/>
                <w:sz w:val="20"/>
                <w:szCs w:val="20"/>
              </w:rPr>
            </w:pPr>
            <w:del w:id="981" w:author="Stefanie Lane" w:date="2022-08-26T16:18:00Z">
              <w:r w:rsidRPr="00973A9E" w:rsidDel="00A704A2">
                <w:rPr>
                  <w:rFonts w:ascii="Calibri" w:eastAsia="Times New Roman" w:hAnsi="Calibri" w:cs="Calibri"/>
                  <w:i/>
                  <w:iCs/>
                  <w:color w:val="000000"/>
                  <w:sz w:val="20"/>
                  <w:szCs w:val="20"/>
                </w:rPr>
                <w:delText>Juncus articulatus</w:delText>
              </w:r>
            </w:del>
          </w:p>
        </w:tc>
        <w:tc>
          <w:tcPr>
            <w:tcW w:w="691" w:type="dxa"/>
            <w:tcBorders>
              <w:top w:val="nil"/>
              <w:left w:val="nil"/>
              <w:bottom w:val="nil"/>
              <w:right w:val="nil"/>
            </w:tcBorders>
            <w:shd w:val="clear" w:color="auto" w:fill="auto"/>
            <w:noWrap/>
            <w:vAlign w:val="bottom"/>
            <w:hideMark/>
          </w:tcPr>
          <w:p w14:paraId="2539CF60" w14:textId="3B60C412" w:rsidR="00973A9E" w:rsidRPr="00973A9E" w:rsidDel="00A704A2" w:rsidRDefault="00973A9E" w:rsidP="00973A9E">
            <w:pPr>
              <w:spacing w:after="0" w:line="240" w:lineRule="auto"/>
              <w:jc w:val="center"/>
              <w:rPr>
                <w:del w:id="982" w:author="Stefanie Lane" w:date="2022-08-26T16:18:00Z"/>
                <w:rFonts w:ascii="Calibri" w:eastAsia="Times New Roman" w:hAnsi="Calibri" w:cs="Calibri"/>
                <w:color w:val="000000"/>
                <w:sz w:val="20"/>
                <w:szCs w:val="20"/>
              </w:rPr>
            </w:pPr>
            <w:del w:id="983" w:author="Stefanie Lane" w:date="2022-08-26T16:18:00Z">
              <w:r w:rsidRPr="00973A9E" w:rsidDel="00A704A2">
                <w:rPr>
                  <w:rFonts w:ascii="Calibri" w:eastAsia="Times New Roman" w:hAnsi="Calibri" w:cs="Calibri"/>
                  <w:color w:val="000000"/>
                  <w:sz w:val="20"/>
                  <w:szCs w:val="20"/>
                </w:rPr>
                <w:delText>0.0003</w:delText>
              </w:r>
            </w:del>
          </w:p>
        </w:tc>
        <w:tc>
          <w:tcPr>
            <w:tcW w:w="300" w:type="dxa"/>
            <w:tcBorders>
              <w:top w:val="nil"/>
              <w:left w:val="nil"/>
              <w:bottom w:val="nil"/>
              <w:right w:val="nil"/>
            </w:tcBorders>
            <w:shd w:val="clear" w:color="auto" w:fill="auto"/>
            <w:noWrap/>
            <w:vAlign w:val="bottom"/>
            <w:hideMark/>
          </w:tcPr>
          <w:p w14:paraId="35D55989" w14:textId="0A4EB30B" w:rsidR="00973A9E" w:rsidRPr="00973A9E" w:rsidDel="00A704A2" w:rsidRDefault="00973A9E" w:rsidP="00973A9E">
            <w:pPr>
              <w:spacing w:after="0" w:line="240" w:lineRule="auto"/>
              <w:jc w:val="center"/>
              <w:rPr>
                <w:del w:id="984"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4D8B76F" w14:textId="521A957F" w:rsidR="00973A9E" w:rsidRPr="00973A9E" w:rsidDel="00A704A2" w:rsidRDefault="00973A9E" w:rsidP="00973A9E">
            <w:pPr>
              <w:spacing w:after="0" w:line="240" w:lineRule="auto"/>
              <w:rPr>
                <w:del w:id="985" w:author="Stefanie Lane" w:date="2022-08-26T16:18:00Z"/>
                <w:rFonts w:ascii="Calibri" w:eastAsia="Times New Roman" w:hAnsi="Calibri" w:cs="Calibri"/>
                <w:i/>
                <w:iCs/>
                <w:color w:val="000000"/>
                <w:sz w:val="20"/>
                <w:szCs w:val="20"/>
              </w:rPr>
            </w:pPr>
            <w:del w:id="986" w:author="Stefanie Lane" w:date="2022-08-26T16:18:00Z">
              <w:r w:rsidRPr="00973A9E" w:rsidDel="00A704A2">
                <w:rPr>
                  <w:rFonts w:ascii="Calibri" w:eastAsia="Times New Roman" w:hAnsi="Calibri" w:cs="Calibri"/>
                  <w:i/>
                  <w:iCs/>
                  <w:color w:val="000000"/>
                  <w:sz w:val="20"/>
                  <w:szCs w:val="20"/>
                </w:rPr>
                <w:delText>Myosotis scorpioides</w:delText>
              </w:r>
            </w:del>
          </w:p>
        </w:tc>
        <w:tc>
          <w:tcPr>
            <w:tcW w:w="693" w:type="dxa"/>
            <w:tcBorders>
              <w:top w:val="nil"/>
              <w:left w:val="nil"/>
              <w:bottom w:val="nil"/>
              <w:right w:val="single" w:sz="8" w:space="0" w:color="auto"/>
            </w:tcBorders>
            <w:shd w:val="clear" w:color="auto" w:fill="auto"/>
            <w:noWrap/>
            <w:vAlign w:val="bottom"/>
            <w:hideMark/>
          </w:tcPr>
          <w:p w14:paraId="1901EEED" w14:textId="60E60167" w:rsidR="00973A9E" w:rsidRPr="00973A9E" w:rsidDel="00A704A2" w:rsidRDefault="00973A9E" w:rsidP="00973A9E">
            <w:pPr>
              <w:spacing w:after="0" w:line="240" w:lineRule="auto"/>
              <w:jc w:val="center"/>
              <w:rPr>
                <w:del w:id="987" w:author="Stefanie Lane" w:date="2022-08-26T16:18:00Z"/>
                <w:rFonts w:ascii="Calibri" w:eastAsia="Times New Roman" w:hAnsi="Calibri" w:cs="Calibri"/>
                <w:color w:val="000000"/>
                <w:sz w:val="20"/>
                <w:szCs w:val="20"/>
              </w:rPr>
            </w:pPr>
            <w:del w:id="988" w:author="Stefanie Lane" w:date="2022-08-26T16:18:00Z">
              <w:r w:rsidRPr="00973A9E" w:rsidDel="00A704A2">
                <w:rPr>
                  <w:rFonts w:ascii="Calibri" w:eastAsia="Times New Roman" w:hAnsi="Calibri" w:cs="Calibri"/>
                  <w:color w:val="000000"/>
                  <w:sz w:val="20"/>
                  <w:szCs w:val="20"/>
                </w:rPr>
                <w:delText>0.0062</w:delText>
              </w:r>
            </w:del>
          </w:p>
        </w:tc>
      </w:tr>
      <w:tr w:rsidR="00973A9E" w:rsidRPr="00973A9E" w:rsidDel="00A704A2" w14:paraId="6B057F51" w14:textId="426943D2" w:rsidTr="00973A9E">
        <w:trPr>
          <w:trHeight w:val="260"/>
          <w:del w:id="989"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43EE1EE1" w14:textId="495EC575" w:rsidR="00973A9E" w:rsidRPr="00973A9E" w:rsidDel="00A704A2" w:rsidRDefault="00973A9E" w:rsidP="00973A9E">
            <w:pPr>
              <w:spacing w:after="0" w:line="240" w:lineRule="auto"/>
              <w:rPr>
                <w:del w:id="990"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21236931" w14:textId="53CA0639" w:rsidR="00973A9E" w:rsidRPr="00973A9E" w:rsidDel="00A704A2" w:rsidRDefault="00973A9E" w:rsidP="00973A9E">
            <w:pPr>
              <w:spacing w:after="0" w:line="240" w:lineRule="auto"/>
              <w:rPr>
                <w:del w:id="991" w:author="Stefanie Lane" w:date="2022-08-26T16:18:00Z"/>
                <w:rFonts w:ascii="Calibri" w:eastAsia="Times New Roman" w:hAnsi="Calibri" w:cs="Calibri"/>
                <w:i/>
                <w:iCs/>
                <w:color w:val="000000"/>
                <w:sz w:val="20"/>
                <w:szCs w:val="20"/>
              </w:rPr>
            </w:pPr>
            <w:del w:id="992" w:author="Stefanie Lane" w:date="2022-08-26T16:18:00Z">
              <w:r w:rsidRPr="00973A9E" w:rsidDel="00A704A2">
                <w:rPr>
                  <w:rFonts w:ascii="Calibri" w:eastAsia="Times New Roman" w:hAnsi="Calibri" w:cs="Calibri"/>
                  <w:i/>
                  <w:iCs/>
                  <w:color w:val="000000"/>
                  <w:sz w:val="20"/>
                  <w:szCs w:val="20"/>
                </w:rPr>
                <w:delText>Lysimachia thyrsiflora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66875344" w14:textId="085DA80E" w:rsidR="00973A9E" w:rsidRPr="00973A9E" w:rsidDel="00A704A2" w:rsidRDefault="00973A9E" w:rsidP="00973A9E">
            <w:pPr>
              <w:spacing w:after="0" w:line="240" w:lineRule="auto"/>
              <w:jc w:val="center"/>
              <w:rPr>
                <w:del w:id="993" w:author="Stefanie Lane" w:date="2022-08-26T16:18:00Z"/>
                <w:rFonts w:ascii="Calibri" w:eastAsia="Times New Roman" w:hAnsi="Calibri" w:cs="Calibri"/>
                <w:color w:val="000000"/>
                <w:sz w:val="20"/>
                <w:szCs w:val="20"/>
              </w:rPr>
            </w:pPr>
            <w:del w:id="994" w:author="Stefanie Lane" w:date="2022-08-26T16:18:00Z">
              <w:r w:rsidRPr="00973A9E" w:rsidDel="00A704A2">
                <w:rPr>
                  <w:rFonts w:ascii="Calibri" w:eastAsia="Times New Roman" w:hAnsi="Calibri" w:cs="Calibri"/>
                  <w:color w:val="000000"/>
                  <w:sz w:val="20"/>
                  <w:szCs w:val="20"/>
                </w:rPr>
                <w:delText>0.0104</w:delText>
              </w:r>
            </w:del>
          </w:p>
        </w:tc>
        <w:tc>
          <w:tcPr>
            <w:tcW w:w="300" w:type="dxa"/>
            <w:tcBorders>
              <w:top w:val="nil"/>
              <w:left w:val="nil"/>
              <w:bottom w:val="nil"/>
              <w:right w:val="nil"/>
            </w:tcBorders>
            <w:shd w:val="clear" w:color="auto" w:fill="auto"/>
            <w:noWrap/>
            <w:vAlign w:val="bottom"/>
            <w:hideMark/>
          </w:tcPr>
          <w:p w14:paraId="70924911" w14:textId="0C04D16B" w:rsidR="00973A9E" w:rsidRPr="00973A9E" w:rsidDel="00A704A2" w:rsidRDefault="00973A9E" w:rsidP="00973A9E">
            <w:pPr>
              <w:spacing w:after="0" w:line="240" w:lineRule="auto"/>
              <w:jc w:val="center"/>
              <w:rPr>
                <w:del w:id="995"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70A0A8F" w14:textId="2FE2AF6B" w:rsidR="00973A9E" w:rsidRPr="00973A9E" w:rsidDel="00A704A2" w:rsidRDefault="00973A9E" w:rsidP="00973A9E">
            <w:pPr>
              <w:spacing w:after="0" w:line="240" w:lineRule="auto"/>
              <w:rPr>
                <w:del w:id="996" w:author="Stefanie Lane" w:date="2022-08-26T16:18:00Z"/>
                <w:rFonts w:ascii="Calibri" w:eastAsia="Times New Roman" w:hAnsi="Calibri" w:cs="Calibri"/>
                <w:i/>
                <w:iCs/>
                <w:color w:val="000000"/>
                <w:sz w:val="20"/>
                <w:szCs w:val="20"/>
              </w:rPr>
            </w:pPr>
            <w:del w:id="997" w:author="Stefanie Lane" w:date="2022-08-26T16:18:00Z">
              <w:r w:rsidRPr="00973A9E" w:rsidDel="00A704A2">
                <w:rPr>
                  <w:rFonts w:ascii="Calibri" w:eastAsia="Times New Roman" w:hAnsi="Calibri" w:cs="Calibri"/>
                  <w:i/>
                  <w:iCs/>
                  <w:color w:val="000000"/>
                  <w:sz w:val="20"/>
                  <w:szCs w:val="20"/>
                </w:rPr>
                <w:delText>Equisetum fluviatile</w:delText>
              </w:r>
            </w:del>
          </w:p>
        </w:tc>
        <w:tc>
          <w:tcPr>
            <w:tcW w:w="691" w:type="dxa"/>
            <w:tcBorders>
              <w:top w:val="single" w:sz="4" w:space="0" w:color="auto"/>
              <w:left w:val="nil"/>
              <w:bottom w:val="single" w:sz="4" w:space="0" w:color="auto"/>
              <w:right w:val="nil"/>
            </w:tcBorders>
            <w:shd w:val="clear" w:color="auto" w:fill="auto"/>
            <w:noWrap/>
            <w:vAlign w:val="bottom"/>
            <w:hideMark/>
          </w:tcPr>
          <w:p w14:paraId="1743F3AE" w14:textId="26706288" w:rsidR="00973A9E" w:rsidRPr="00973A9E" w:rsidDel="00A704A2" w:rsidRDefault="00973A9E" w:rsidP="00973A9E">
            <w:pPr>
              <w:spacing w:after="0" w:line="240" w:lineRule="auto"/>
              <w:jc w:val="center"/>
              <w:rPr>
                <w:del w:id="998" w:author="Stefanie Lane" w:date="2022-08-26T16:18:00Z"/>
                <w:rFonts w:ascii="Calibri" w:eastAsia="Times New Roman" w:hAnsi="Calibri" w:cs="Calibri"/>
                <w:color w:val="000000"/>
                <w:sz w:val="20"/>
                <w:szCs w:val="20"/>
              </w:rPr>
            </w:pPr>
            <w:del w:id="999" w:author="Stefanie Lane" w:date="2022-08-26T16:18:00Z">
              <w:r w:rsidRPr="00973A9E" w:rsidDel="00A704A2">
                <w:rPr>
                  <w:rFonts w:ascii="Calibri" w:eastAsia="Times New Roman" w:hAnsi="Calibri" w:cs="Calibri"/>
                  <w:color w:val="000000"/>
                  <w:sz w:val="20"/>
                  <w:szCs w:val="20"/>
                </w:rPr>
                <w:delText>0.0010</w:delText>
              </w:r>
            </w:del>
          </w:p>
        </w:tc>
        <w:tc>
          <w:tcPr>
            <w:tcW w:w="300" w:type="dxa"/>
            <w:tcBorders>
              <w:top w:val="nil"/>
              <w:left w:val="nil"/>
              <w:bottom w:val="nil"/>
              <w:right w:val="nil"/>
            </w:tcBorders>
            <w:shd w:val="clear" w:color="auto" w:fill="auto"/>
            <w:noWrap/>
            <w:vAlign w:val="bottom"/>
            <w:hideMark/>
          </w:tcPr>
          <w:p w14:paraId="24E82AFC" w14:textId="4080B9E6" w:rsidR="00973A9E" w:rsidRPr="00973A9E" w:rsidDel="00A704A2" w:rsidRDefault="00973A9E" w:rsidP="00973A9E">
            <w:pPr>
              <w:spacing w:after="0" w:line="240" w:lineRule="auto"/>
              <w:jc w:val="center"/>
              <w:rPr>
                <w:del w:id="1000"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9C5D80A" w14:textId="256872C4" w:rsidR="00973A9E" w:rsidRPr="00973A9E" w:rsidDel="00A704A2" w:rsidRDefault="00973A9E" w:rsidP="00973A9E">
            <w:pPr>
              <w:spacing w:after="0" w:line="240" w:lineRule="auto"/>
              <w:rPr>
                <w:del w:id="1001" w:author="Stefanie Lane" w:date="2022-08-26T16:18:00Z"/>
                <w:rFonts w:ascii="Calibri" w:eastAsia="Times New Roman" w:hAnsi="Calibri" w:cs="Calibri"/>
                <w:i/>
                <w:iCs/>
                <w:color w:val="000000"/>
                <w:sz w:val="20"/>
                <w:szCs w:val="20"/>
              </w:rPr>
            </w:pPr>
            <w:del w:id="1002" w:author="Stefanie Lane" w:date="2022-08-26T16:18:00Z">
              <w:r w:rsidRPr="00973A9E" w:rsidDel="00A704A2">
                <w:rPr>
                  <w:rFonts w:ascii="Calibri" w:eastAsia="Times New Roman" w:hAnsi="Calibri" w:cs="Calibri"/>
                  <w:i/>
                  <w:iCs/>
                  <w:color w:val="000000"/>
                  <w:sz w:val="20"/>
                  <w:szCs w:val="20"/>
                </w:rPr>
                <w:delText>Juncus articulatus</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35FDF750" w14:textId="3307843F" w:rsidR="00973A9E" w:rsidRPr="00973A9E" w:rsidDel="00A704A2" w:rsidRDefault="00973A9E" w:rsidP="00973A9E">
            <w:pPr>
              <w:spacing w:after="0" w:line="240" w:lineRule="auto"/>
              <w:jc w:val="center"/>
              <w:rPr>
                <w:del w:id="1003" w:author="Stefanie Lane" w:date="2022-08-26T16:18:00Z"/>
                <w:rFonts w:ascii="Calibri" w:eastAsia="Times New Roman" w:hAnsi="Calibri" w:cs="Calibri"/>
                <w:color w:val="000000"/>
                <w:sz w:val="20"/>
                <w:szCs w:val="20"/>
              </w:rPr>
            </w:pPr>
            <w:del w:id="1004" w:author="Stefanie Lane" w:date="2022-08-26T16:18:00Z">
              <w:r w:rsidRPr="00973A9E" w:rsidDel="00A704A2">
                <w:rPr>
                  <w:rFonts w:ascii="Calibri" w:eastAsia="Times New Roman" w:hAnsi="Calibri" w:cs="Calibri"/>
                  <w:color w:val="000000"/>
                  <w:sz w:val="20"/>
                  <w:szCs w:val="20"/>
                </w:rPr>
                <w:delText>0.0128</w:delText>
              </w:r>
            </w:del>
          </w:p>
        </w:tc>
      </w:tr>
      <w:tr w:rsidR="00973A9E" w:rsidRPr="00973A9E" w:rsidDel="00A704A2" w14:paraId="048DF9A9" w14:textId="1E6C378C" w:rsidTr="00973A9E">
        <w:trPr>
          <w:trHeight w:val="260"/>
          <w:del w:id="1005"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4CF23CAA" w14:textId="5B5BAE72" w:rsidR="00973A9E" w:rsidRPr="00973A9E" w:rsidDel="00A704A2" w:rsidRDefault="00973A9E" w:rsidP="00973A9E">
            <w:pPr>
              <w:spacing w:after="0" w:line="240" w:lineRule="auto"/>
              <w:rPr>
                <w:del w:id="1006"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040E1184" w14:textId="67403F7A" w:rsidR="00973A9E" w:rsidRPr="00973A9E" w:rsidDel="00A704A2" w:rsidRDefault="00973A9E" w:rsidP="00973A9E">
            <w:pPr>
              <w:spacing w:after="0" w:line="240" w:lineRule="auto"/>
              <w:jc w:val="center"/>
              <w:rPr>
                <w:del w:id="1007" w:author="Stefanie Lane" w:date="2022-08-26T16:18: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2AC29A92" w14:textId="26D01306" w:rsidR="00973A9E" w:rsidRPr="00973A9E" w:rsidDel="00A704A2" w:rsidRDefault="00973A9E" w:rsidP="00973A9E">
            <w:pPr>
              <w:spacing w:after="0" w:line="240" w:lineRule="auto"/>
              <w:rPr>
                <w:del w:id="1008"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6B08D90" w14:textId="17768FA5" w:rsidR="00973A9E" w:rsidRPr="00973A9E" w:rsidDel="00A704A2" w:rsidRDefault="00973A9E" w:rsidP="00973A9E">
            <w:pPr>
              <w:spacing w:after="0" w:line="240" w:lineRule="auto"/>
              <w:jc w:val="center"/>
              <w:rPr>
                <w:del w:id="1009"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E337B78" w14:textId="3A7164D7" w:rsidR="00973A9E" w:rsidRPr="00973A9E" w:rsidDel="00A704A2" w:rsidRDefault="00973A9E" w:rsidP="00973A9E">
            <w:pPr>
              <w:spacing w:after="0" w:line="240" w:lineRule="auto"/>
              <w:rPr>
                <w:del w:id="1010" w:author="Stefanie Lane" w:date="2022-08-26T16:18:00Z"/>
                <w:rFonts w:ascii="Calibri" w:eastAsia="Times New Roman" w:hAnsi="Calibri" w:cs="Calibri"/>
                <w:i/>
                <w:iCs/>
                <w:color w:val="000000"/>
                <w:sz w:val="20"/>
                <w:szCs w:val="20"/>
              </w:rPr>
            </w:pPr>
            <w:del w:id="1011" w:author="Stefanie Lane" w:date="2022-08-26T16:18:00Z">
              <w:r w:rsidRPr="00973A9E" w:rsidDel="00A704A2">
                <w:rPr>
                  <w:rFonts w:ascii="Calibri" w:eastAsia="Times New Roman" w:hAnsi="Calibri" w:cs="Calibri"/>
                  <w:i/>
                  <w:iCs/>
                  <w:color w:val="000000"/>
                  <w:sz w:val="20"/>
                  <w:szCs w:val="20"/>
                </w:rPr>
                <w:delText>Myosotis scorpioides</w:delText>
              </w:r>
            </w:del>
          </w:p>
        </w:tc>
        <w:tc>
          <w:tcPr>
            <w:tcW w:w="691" w:type="dxa"/>
            <w:tcBorders>
              <w:top w:val="nil"/>
              <w:left w:val="nil"/>
              <w:bottom w:val="nil"/>
              <w:right w:val="nil"/>
            </w:tcBorders>
            <w:shd w:val="clear" w:color="auto" w:fill="auto"/>
            <w:noWrap/>
            <w:vAlign w:val="bottom"/>
            <w:hideMark/>
          </w:tcPr>
          <w:p w14:paraId="5814803C" w14:textId="2B3652EA" w:rsidR="00973A9E" w:rsidRPr="00973A9E" w:rsidDel="00A704A2" w:rsidRDefault="00973A9E" w:rsidP="00973A9E">
            <w:pPr>
              <w:spacing w:after="0" w:line="240" w:lineRule="auto"/>
              <w:jc w:val="center"/>
              <w:rPr>
                <w:del w:id="1012" w:author="Stefanie Lane" w:date="2022-08-26T16:18:00Z"/>
                <w:rFonts w:ascii="Calibri" w:eastAsia="Times New Roman" w:hAnsi="Calibri" w:cs="Calibri"/>
                <w:color w:val="000000"/>
                <w:sz w:val="20"/>
                <w:szCs w:val="20"/>
              </w:rPr>
            </w:pPr>
            <w:del w:id="1013" w:author="Stefanie Lane" w:date="2022-08-26T16:18:00Z">
              <w:r w:rsidRPr="00973A9E" w:rsidDel="00A704A2">
                <w:rPr>
                  <w:rFonts w:ascii="Calibri" w:eastAsia="Times New Roman" w:hAnsi="Calibri" w:cs="Calibri"/>
                  <w:color w:val="000000"/>
                  <w:sz w:val="20"/>
                  <w:szCs w:val="20"/>
                </w:rPr>
                <w:delText>0.0033</w:delText>
              </w:r>
            </w:del>
          </w:p>
        </w:tc>
        <w:tc>
          <w:tcPr>
            <w:tcW w:w="300" w:type="dxa"/>
            <w:tcBorders>
              <w:top w:val="nil"/>
              <w:left w:val="nil"/>
              <w:bottom w:val="nil"/>
              <w:right w:val="nil"/>
            </w:tcBorders>
            <w:shd w:val="clear" w:color="auto" w:fill="auto"/>
            <w:noWrap/>
            <w:vAlign w:val="bottom"/>
            <w:hideMark/>
          </w:tcPr>
          <w:p w14:paraId="25886F3E" w14:textId="5E17A76F" w:rsidR="00973A9E" w:rsidRPr="00973A9E" w:rsidDel="00A704A2" w:rsidRDefault="00973A9E" w:rsidP="00973A9E">
            <w:pPr>
              <w:spacing w:after="0" w:line="240" w:lineRule="auto"/>
              <w:jc w:val="center"/>
              <w:rPr>
                <w:del w:id="1014"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E205125" w14:textId="4C7F31A7" w:rsidR="00973A9E" w:rsidRPr="00973A9E" w:rsidDel="00A704A2" w:rsidRDefault="00973A9E" w:rsidP="00973A9E">
            <w:pPr>
              <w:spacing w:after="0" w:line="240" w:lineRule="auto"/>
              <w:rPr>
                <w:del w:id="1015"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8D5FE6A" w14:textId="46A0B5D3" w:rsidR="00973A9E" w:rsidRPr="00973A9E" w:rsidDel="00A704A2" w:rsidRDefault="00973A9E" w:rsidP="00973A9E">
            <w:pPr>
              <w:spacing w:after="0" w:line="240" w:lineRule="auto"/>
              <w:jc w:val="center"/>
              <w:rPr>
                <w:del w:id="1016" w:author="Stefanie Lane" w:date="2022-08-26T16:18:00Z"/>
                <w:rFonts w:ascii="Calibri" w:eastAsia="Times New Roman" w:hAnsi="Calibri" w:cs="Calibri"/>
                <w:color w:val="000000"/>
                <w:sz w:val="20"/>
                <w:szCs w:val="20"/>
              </w:rPr>
            </w:pPr>
            <w:del w:id="1017"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1016AA8A" w14:textId="139E7202" w:rsidTr="00973A9E">
        <w:trPr>
          <w:trHeight w:val="260"/>
          <w:del w:id="1018"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55AF7101" w14:textId="389BABCF" w:rsidR="00973A9E" w:rsidRPr="00973A9E" w:rsidDel="00A704A2" w:rsidRDefault="00973A9E" w:rsidP="00973A9E">
            <w:pPr>
              <w:spacing w:after="0" w:line="240" w:lineRule="auto"/>
              <w:rPr>
                <w:del w:id="1019"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68F1E70" w14:textId="471AF5A5" w:rsidR="00973A9E" w:rsidRPr="00973A9E" w:rsidDel="00A704A2" w:rsidRDefault="00973A9E" w:rsidP="00973A9E">
            <w:pPr>
              <w:spacing w:after="0" w:line="240" w:lineRule="auto"/>
              <w:jc w:val="center"/>
              <w:rPr>
                <w:del w:id="1020" w:author="Stefanie Lane" w:date="2022-08-26T16:18: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7B8F77D0" w14:textId="704EA5C9" w:rsidR="00973A9E" w:rsidRPr="00973A9E" w:rsidDel="00A704A2" w:rsidRDefault="00973A9E" w:rsidP="00973A9E">
            <w:pPr>
              <w:spacing w:after="0" w:line="240" w:lineRule="auto"/>
              <w:rPr>
                <w:del w:id="1021"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9F4718E" w14:textId="143B10F9" w:rsidR="00973A9E" w:rsidRPr="00973A9E" w:rsidDel="00A704A2" w:rsidRDefault="00973A9E" w:rsidP="00973A9E">
            <w:pPr>
              <w:spacing w:after="0" w:line="240" w:lineRule="auto"/>
              <w:jc w:val="center"/>
              <w:rPr>
                <w:del w:id="1022" w:author="Stefanie Lane" w:date="2022-08-26T16:18:00Z"/>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1B52C54" w14:textId="3906EB29" w:rsidR="00973A9E" w:rsidRPr="00973A9E" w:rsidDel="00A704A2" w:rsidRDefault="00973A9E" w:rsidP="00973A9E">
            <w:pPr>
              <w:spacing w:after="0" w:line="240" w:lineRule="auto"/>
              <w:rPr>
                <w:del w:id="1023" w:author="Stefanie Lane" w:date="2022-08-26T16:18:00Z"/>
                <w:rFonts w:ascii="Calibri" w:eastAsia="Times New Roman" w:hAnsi="Calibri" w:cs="Calibri"/>
                <w:i/>
                <w:iCs/>
                <w:sz w:val="20"/>
                <w:szCs w:val="20"/>
              </w:rPr>
            </w:pPr>
            <w:del w:id="1024" w:author="Stefanie Lane" w:date="2022-08-26T16:18:00Z">
              <w:r w:rsidRPr="00973A9E" w:rsidDel="00A704A2">
                <w:rPr>
                  <w:rFonts w:ascii="Calibri" w:eastAsia="Times New Roman" w:hAnsi="Calibri" w:cs="Calibri"/>
                  <w:i/>
                  <w:iCs/>
                  <w:sz w:val="20"/>
                  <w:szCs w:val="20"/>
                </w:rPr>
                <w:delText>Eleocharis palustris</w:delText>
              </w:r>
            </w:del>
          </w:p>
        </w:tc>
        <w:tc>
          <w:tcPr>
            <w:tcW w:w="691" w:type="dxa"/>
            <w:tcBorders>
              <w:top w:val="single" w:sz="4" w:space="0" w:color="auto"/>
              <w:left w:val="nil"/>
              <w:bottom w:val="single" w:sz="4" w:space="0" w:color="auto"/>
              <w:right w:val="nil"/>
            </w:tcBorders>
            <w:shd w:val="clear" w:color="auto" w:fill="auto"/>
            <w:noWrap/>
            <w:vAlign w:val="bottom"/>
            <w:hideMark/>
          </w:tcPr>
          <w:p w14:paraId="5E7260E4" w14:textId="59786167" w:rsidR="00973A9E" w:rsidRPr="00973A9E" w:rsidDel="00A704A2" w:rsidRDefault="00973A9E" w:rsidP="00973A9E">
            <w:pPr>
              <w:spacing w:after="0" w:line="240" w:lineRule="auto"/>
              <w:jc w:val="center"/>
              <w:rPr>
                <w:del w:id="1025" w:author="Stefanie Lane" w:date="2022-08-26T16:18:00Z"/>
                <w:rFonts w:ascii="Calibri" w:eastAsia="Times New Roman" w:hAnsi="Calibri" w:cs="Calibri"/>
                <w:color w:val="000000"/>
                <w:sz w:val="20"/>
                <w:szCs w:val="20"/>
              </w:rPr>
            </w:pPr>
            <w:del w:id="1026" w:author="Stefanie Lane" w:date="2022-08-26T16:18:00Z">
              <w:r w:rsidRPr="00973A9E" w:rsidDel="00A704A2">
                <w:rPr>
                  <w:rFonts w:ascii="Calibri" w:eastAsia="Times New Roman" w:hAnsi="Calibri" w:cs="Calibri"/>
                  <w:color w:val="000000"/>
                  <w:sz w:val="20"/>
                  <w:szCs w:val="20"/>
                </w:rPr>
                <w:delText>0.0215</w:delText>
              </w:r>
            </w:del>
          </w:p>
        </w:tc>
        <w:tc>
          <w:tcPr>
            <w:tcW w:w="300" w:type="dxa"/>
            <w:tcBorders>
              <w:top w:val="nil"/>
              <w:left w:val="nil"/>
              <w:bottom w:val="nil"/>
              <w:right w:val="nil"/>
            </w:tcBorders>
            <w:shd w:val="clear" w:color="auto" w:fill="auto"/>
            <w:noWrap/>
            <w:vAlign w:val="bottom"/>
            <w:hideMark/>
          </w:tcPr>
          <w:p w14:paraId="64FBE484" w14:textId="7A3DA0A1" w:rsidR="00973A9E" w:rsidRPr="00973A9E" w:rsidDel="00A704A2" w:rsidRDefault="00973A9E" w:rsidP="00973A9E">
            <w:pPr>
              <w:spacing w:after="0" w:line="240" w:lineRule="auto"/>
              <w:jc w:val="center"/>
              <w:rPr>
                <w:del w:id="1027"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E7A860E" w14:textId="29483621" w:rsidR="00973A9E" w:rsidRPr="00973A9E" w:rsidDel="00A704A2" w:rsidRDefault="00973A9E" w:rsidP="00973A9E">
            <w:pPr>
              <w:spacing w:after="0" w:line="240" w:lineRule="auto"/>
              <w:rPr>
                <w:del w:id="1028"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2D75825B" w14:textId="52514A5B" w:rsidR="00973A9E" w:rsidRPr="00973A9E" w:rsidDel="00A704A2" w:rsidRDefault="00973A9E" w:rsidP="00973A9E">
            <w:pPr>
              <w:spacing w:after="0" w:line="240" w:lineRule="auto"/>
              <w:jc w:val="center"/>
              <w:rPr>
                <w:del w:id="1029" w:author="Stefanie Lane" w:date="2022-08-26T16:18:00Z"/>
                <w:rFonts w:ascii="Calibri" w:eastAsia="Times New Roman" w:hAnsi="Calibri" w:cs="Calibri"/>
                <w:color w:val="000000"/>
                <w:sz w:val="20"/>
                <w:szCs w:val="20"/>
              </w:rPr>
            </w:pPr>
            <w:del w:id="1030"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3FF08276" w14:textId="79A89BA1" w:rsidTr="00973A9E">
        <w:trPr>
          <w:trHeight w:val="260"/>
          <w:del w:id="1031"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50991C91" w14:textId="40886E40" w:rsidR="00973A9E" w:rsidRPr="00973A9E" w:rsidDel="00A704A2" w:rsidRDefault="00973A9E" w:rsidP="00973A9E">
            <w:pPr>
              <w:spacing w:after="0" w:line="240" w:lineRule="auto"/>
              <w:rPr>
                <w:del w:id="1032"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CE9B581" w14:textId="4CFA5794" w:rsidR="00973A9E" w:rsidRPr="00973A9E" w:rsidDel="00A704A2" w:rsidRDefault="00973A9E" w:rsidP="00973A9E">
            <w:pPr>
              <w:spacing w:after="0" w:line="240" w:lineRule="auto"/>
              <w:jc w:val="center"/>
              <w:rPr>
                <w:del w:id="1033" w:author="Stefanie Lane" w:date="2022-08-26T16:18: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4CE4CCA3" w14:textId="3AFEA9CC" w:rsidR="00973A9E" w:rsidRPr="00973A9E" w:rsidDel="00A704A2" w:rsidRDefault="00973A9E" w:rsidP="00973A9E">
            <w:pPr>
              <w:spacing w:after="0" w:line="240" w:lineRule="auto"/>
              <w:rPr>
                <w:del w:id="1034"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08B5A97" w14:textId="56C4D990" w:rsidR="00973A9E" w:rsidRPr="00973A9E" w:rsidDel="00A704A2" w:rsidRDefault="00973A9E" w:rsidP="00973A9E">
            <w:pPr>
              <w:spacing w:after="0" w:line="240" w:lineRule="auto"/>
              <w:jc w:val="center"/>
              <w:rPr>
                <w:del w:id="1035" w:author="Stefanie Lane" w:date="2022-08-26T16:18:00Z"/>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7D1F105E" w14:textId="58DB5D13" w:rsidR="00973A9E" w:rsidRPr="00973A9E" w:rsidDel="00A704A2" w:rsidRDefault="00973A9E" w:rsidP="00973A9E">
            <w:pPr>
              <w:spacing w:after="0" w:line="240" w:lineRule="auto"/>
              <w:rPr>
                <w:del w:id="1036" w:author="Stefanie Lane" w:date="2022-08-26T16:18:00Z"/>
                <w:rFonts w:ascii="Calibri" w:eastAsia="Times New Roman" w:hAnsi="Calibri" w:cs="Calibri"/>
                <w:i/>
                <w:iCs/>
                <w:sz w:val="20"/>
                <w:szCs w:val="20"/>
              </w:rPr>
            </w:pPr>
            <w:del w:id="1037" w:author="Stefanie Lane" w:date="2022-08-26T16:18:00Z">
              <w:r w:rsidRPr="00973A9E" w:rsidDel="00A704A2">
                <w:rPr>
                  <w:rFonts w:ascii="Calibri" w:eastAsia="Times New Roman" w:hAnsi="Calibri" w:cs="Calibri"/>
                  <w:i/>
                  <w:iCs/>
                  <w:sz w:val="20"/>
                  <w:szCs w:val="20"/>
                </w:rPr>
                <w:delText>Equisetum variegatum</w:delText>
              </w:r>
            </w:del>
          </w:p>
        </w:tc>
        <w:tc>
          <w:tcPr>
            <w:tcW w:w="691" w:type="dxa"/>
            <w:tcBorders>
              <w:top w:val="nil"/>
              <w:left w:val="nil"/>
              <w:bottom w:val="single" w:sz="4" w:space="0" w:color="auto"/>
              <w:right w:val="nil"/>
            </w:tcBorders>
            <w:shd w:val="clear" w:color="auto" w:fill="auto"/>
            <w:noWrap/>
            <w:vAlign w:val="bottom"/>
            <w:hideMark/>
          </w:tcPr>
          <w:p w14:paraId="2BC3EB39" w14:textId="728E9417" w:rsidR="00973A9E" w:rsidRPr="00973A9E" w:rsidDel="00A704A2" w:rsidRDefault="00973A9E" w:rsidP="00973A9E">
            <w:pPr>
              <w:spacing w:after="0" w:line="240" w:lineRule="auto"/>
              <w:jc w:val="center"/>
              <w:rPr>
                <w:del w:id="1038" w:author="Stefanie Lane" w:date="2022-08-26T16:18:00Z"/>
                <w:rFonts w:ascii="Calibri" w:eastAsia="Times New Roman" w:hAnsi="Calibri" w:cs="Calibri"/>
                <w:color w:val="000000"/>
                <w:sz w:val="20"/>
                <w:szCs w:val="20"/>
              </w:rPr>
            </w:pPr>
            <w:del w:id="1039" w:author="Stefanie Lane" w:date="2022-08-26T16:18:00Z">
              <w:r w:rsidRPr="00973A9E" w:rsidDel="00A704A2">
                <w:rPr>
                  <w:rFonts w:ascii="Calibri" w:eastAsia="Times New Roman" w:hAnsi="Calibri" w:cs="Calibri"/>
                  <w:color w:val="000000"/>
                  <w:sz w:val="20"/>
                  <w:szCs w:val="20"/>
                </w:rPr>
                <w:delText>0.0485</w:delText>
              </w:r>
            </w:del>
          </w:p>
        </w:tc>
        <w:tc>
          <w:tcPr>
            <w:tcW w:w="300" w:type="dxa"/>
            <w:tcBorders>
              <w:top w:val="nil"/>
              <w:left w:val="nil"/>
              <w:bottom w:val="nil"/>
              <w:right w:val="nil"/>
            </w:tcBorders>
            <w:shd w:val="clear" w:color="auto" w:fill="auto"/>
            <w:noWrap/>
            <w:vAlign w:val="bottom"/>
            <w:hideMark/>
          </w:tcPr>
          <w:p w14:paraId="1623BF81" w14:textId="62D42FAA" w:rsidR="00973A9E" w:rsidRPr="00973A9E" w:rsidDel="00A704A2" w:rsidRDefault="00973A9E" w:rsidP="00973A9E">
            <w:pPr>
              <w:spacing w:after="0" w:line="240" w:lineRule="auto"/>
              <w:jc w:val="center"/>
              <w:rPr>
                <w:del w:id="1040"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4766A83" w14:textId="01356999" w:rsidR="00973A9E" w:rsidRPr="00973A9E" w:rsidDel="00A704A2" w:rsidRDefault="00973A9E" w:rsidP="00973A9E">
            <w:pPr>
              <w:spacing w:after="0" w:line="240" w:lineRule="auto"/>
              <w:rPr>
                <w:del w:id="1041"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7DE11BB2" w14:textId="7920C814" w:rsidR="00973A9E" w:rsidRPr="00973A9E" w:rsidDel="00A704A2" w:rsidRDefault="00973A9E" w:rsidP="00973A9E">
            <w:pPr>
              <w:spacing w:after="0" w:line="240" w:lineRule="auto"/>
              <w:jc w:val="center"/>
              <w:rPr>
                <w:del w:id="1042" w:author="Stefanie Lane" w:date="2022-08-26T16:18:00Z"/>
                <w:rFonts w:ascii="Calibri" w:eastAsia="Times New Roman" w:hAnsi="Calibri" w:cs="Calibri"/>
                <w:color w:val="000000"/>
                <w:sz w:val="20"/>
                <w:szCs w:val="20"/>
              </w:rPr>
            </w:pPr>
            <w:del w:id="1043"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372C37E8" w14:textId="3113F7C6" w:rsidTr="00973A9E">
        <w:trPr>
          <w:trHeight w:val="270"/>
          <w:del w:id="1044"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08C9BA05" w14:textId="54675850" w:rsidR="00973A9E" w:rsidRPr="00973A9E" w:rsidDel="00A704A2" w:rsidRDefault="00973A9E" w:rsidP="00973A9E">
            <w:pPr>
              <w:spacing w:after="0" w:line="240" w:lineRule="auto"/>
              <w:rPr>
                <w:del w:id="1045" w:author="Stefanie Lane" w:date="2022-08-26T16:18: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3DF1FA6E" w14:textId="1BB3D366" w:rsidR="00973A9E" w:rsidRPr="00973A9E" w:rsidDel="00A704A2" w:rsidRDefault="00973A9E" w:rsidP="00973A9E">
            <w:pPr>
              <w:spacing w:after="0" w:line="240" w:lineRule="auto"/>
              <w:rPr>
                <w:del w:id="1046" w:author="Stefanie Lane" w:date="2022-08-26T16:18:00Z"/>
                <w:rFonts w:ascii="Calibri" w:eastAsia="Times New Roman" w:hAnsi="Calibri" w:cs="Calibri"/>
                <w:color w:val="000000"/>
                <w:sz w:val="20"/>
                <w:szCs w:val="20"/>
              </w:rPr>
            </w:pPr>
            <w:del w:id="1047" w:author="Stefanie Lane" w:date="2022-08-26T16:18:00Z">
              <w:r w:rsidRPr="00973A9E" w:rsidDel="00A704A2">
                <w:rPr>
                  <w:rFonts w:ascii="Calibri" w:eastAsia="Times New Roman" w:hAnsi="Calibri" w:cs="Calibri"/>
                  <w:color w:val="000000"/>
                  <w:sz w:val="20"/>
                  <w:szCs w:val="20"/>
                </w:rPr>
                <w:delText> </w:delText>
              </w:r>
            </w:del>
          </w:p>
        </w:tc>
        <w:tc>
          <w:tcPr>
            <w:tcW w:w="681" w:type="dxa"/>
            <w:tcBorders>
              <w:top w:val="nil"/>
              <w:left w:val="nil"/>
              <w:bottom w:val="single" w:sz="8" w:space="0" w:color="auto"/>
              <w:right w:val="nil"/>
            </w:tcBorders>
            <w:shd w:val="clear" w:color="auto" w:fill="auto"/>
            <w:noWrap/>
            <w:vAlign w:val="bottom"/>
            <w:hideMark/>
          </w:tcPr>
          <w:p w14:paraId="072112AD" w14:textId="5CC1BDD4" w:rsidR="00973A9E" w:rsidRPr="00973A9E" w:rsidDel="00A704A2" w:rsidRDefault="00973A9E" w:rsidP="00973A9E">
            <w:pPr>
              <w:spacing w:after="0" w:line="240" w:lineRule="auto"/>
              <w:jc w:val="center"/>
              <w:rPr>
                <w:del w:id="1048" w:author="Stefanie Lane" w:date="2022-08-26T16:18:00Z"/>
                <w:rFonts w:ascii="Calibri" w:eastAsia="Times New Roman" w:hAnsi="Calibri" w:cs="Calibri"/>
                <w:color w:val="000000"/>
                <w:sz w:val="20"/>
                <w:szCs w:val="20"/>
              </w:rPr>
            </w:pPr>
            <w:del w:id="1049" w:author="Stefanie Lane" w:date="2022-08-26T16:18:00Z">
              <w:r w:rsidRPr="00973A9E" w:rsidDel="00A704A2">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1AD6199E" w14:textId="0F9C5CB0" w:rsidR="00973A9E" w:rsidRPr="00973A9E" w:rsidDel="00A704A2" w:rsidRDefault="00973A9E" w:rsidP="00973A9E">
            <w:pPr>
              <w:spacing w:after="0" w:line="240" w:lineRule="auto"/>
              <w:rPr>
                <w:del w:id="1050" w:author="Stefanie Lane" w:date="2022-08-26T16:18:00Z"/>
                <w:rFonts w:ascii="Calibri" w:eastAsia="Times New Roman" w:hAnsi="Calibri" w:cs="Calibri"/>
                <w:color w:val="000000"/>
                <w:sz w:val="20"/>
                <w:szCs w:val="20"/>
              </w:rPr>
            </w:pPr>
            <w:del w:id="1051"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2A180AA" w14:textId="7C9C8A46" w:rsidR="00973A9E" w:rsidRPr="00973A9E" w:rsidDel="00A704A2" w:rsidRDefault="00973A9E" w:rsidP="00973A9E">
            <w:pPr>
              <w:spacing w:after="0" w:line="240" w:lineRule="auto"/>
              <w:rPr>
                <w:del w:id="1052" w:author="Stefanie Lane" w:date="2022-08-26T16:18:00Z"/>
                <w:rFonts w:ascii="Calibri" w:eastAsia="Times New Roman" w:hAnsi="Calibri" w:cs="Calibri"/>
                <w:i/>
                <w:iCs/>
                <w:sz w:val="20"/>
                <w:szCs w:val="20"/>
              </w:rPr>
            </w:pPr>
            <w:del w:id="1053" w:author="Stefanie Lane" w:date="2022-08-26T16:18:00Z">
              <w:r w:rsidRPr="00973A9E" w:rsidDel="00A704A2">
                <w:rPr>
                  <w:rFonts w:ascii="Calibri" w:eastAsia="Times New Roman" w:hAnsi="Calibri" w:cs="Calibri"/>
                  <w:i/>
                  <w:iCs/>
                  <w:sz w:val="20"/>
                  <w:szCs w:val="20"/>
                </w:rPr>
                <w:delText>Deschampsia caespitosa</w:delText>
              </w:r>
            </w:del>
          </w:p>
        </w:tc>
        <w:tc>
          <w:tcPr>
            <w:tcW w:w="691" w:type="dxa"/>
            <w:tcBorders>
              <w:top w:val="nil"/>
              <w:left w:val="nil"/>
              <w:bottom w:val="single" w:sz="8" w:space="0" w:color="auto"/>
              <w:right w:val="nil"/>
            </w:tcBorders>
            <w:shd w:val="clear" w:color="auto" w:fill="auto"/>
            <w:noWrap/>
            <w:vAlign w:val="bottom"/>
            <w:hideMark/>
          </w:tcPr>
          <w:p w14:paraId="28D1D16D" w14:textId="1C71A46E" w:rsidR="00973A9E" w:rsidRPr="00973A9E" w:rsidDel="00A704A2" w:rsidRDefault="00973A9E" w:rsidP="00973A9E">
            <w:pPr>
              <w:spacing w:after="0" w:line="240" w:lineRule="auto"/>
              <w:jc w:val="center"/>
              <w:rPr>
                <w:del w:id="1054" w:author="Stefanie Lane" w:date="2022-08-26T16:18:00Z"/>
                <w:rFonts w:ascii="Calibri" w:eastAsia="Times New Roman" w:hAnsi="Calibri" w:cs="Calibri"/>
                <w:color w:val="000000"/>
                <w:sz w:val="20"/>
                <w:szCs w:val="20"/>
              </w:rPr>
            </w:pPr>
            <w:del w:id="1055" w:author="Stefanie Lane" w:date="2022-08-26T16:18:00Z">
              <w:r w:rsidRPr="00973A9E" w:rsidDel="00A704A2">
                <w:rPr>
                  <w:rFonts w:ascii="Calibri" w:eastAsia="Times New Roman" w:hAnsi="Calibri" w:cs="Calibri"/>
                  <w:color w:val="000000"/>
                  <w:sz w:val="20"/>
                  <w:szCs w:val="20"/>
                </w:rPr>
                <w:delText>0.0292</w:delText>
              </w:r>
            </w:del>
          </w:p>
        </w:tc>
        <w:tc>
          <w:tcPr>
            <w:tcW w:w="300" w:type="dxa"/>
            <w:tcBorders>
              <w:top w:val="nil"/>
              <w:left w:val="nil"/>
              <w:bottom w:val="single" w:sz="8" w:space="0" w:color="auto"/>
              <w:right w:val="nil"/>
            </w:tcBorders>
            <w:shd w:val="clear" w:color="auto" w:fill="auto"/>
            <w:noWrap/>
            <w:vAlign w:val="bottom"/>
            <w:hideMark/>
          </w:tcPr>
          <w:p w14:paraId="145C0A02" w14:textId="4EBDD352" w:rsidR="00973A9E" w:rsidRPr="00973A9E" w:rsidDel="00A704A2" w:rsidRDefault="00973A9E" w:rsidP="00973A9E">
            <w:pPr>
              <w:spacing w:after="0" w:line="240" w:lineRule="auto"/>
              <w:rPr>
                <w:del w:id="1056" w:author="Stefanie Lane" w:date="2022-08-26T16:18:00Z"/>
                <w:rFonts w:ascii="Calibri" w:eastAsia="Times New Roman" w:hAnsi="Calibri" w:cs="Calibri"/>
                <w:color w:val="000000"/>
                <w:sz w:val="20"/>
                <w:szCs w:val="20"/>
              </w:rPr>
            </w:pPr>
            <w:del w:id="1057"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29F8A62D" w14:textId="6360D5F1" w:rsidR="00973A9E" w:rsidRPr="00973A9E" w:rsidDel="00A704A2" w:rsidRDefault="00973A9E" w:rsidP="00973A9E">
            <w:pPr>
              <w:spacing w:after="0" w:line="240" w:lineRule="auto"/>
              <w:rPr>
                <w:del w:id="1058" w:author="Stefanie Lane" w:date="2022-08-26T16:18:00Z"/>
                <w:rFonts w:ascii="Calibri" w:eastAsia="Times New Roman" w:hAnsi="Calibri" w:cs="Calibri"/>
                <w:color w:val="000000"/>
                <w:sz w:val="20"/>
                <w:szCs w:val="20"/>
              </w:rPr>
            </w:pPr>
            <w:del w:id="1059" w:author="Stefanie Lane" w:date="2022-08-26T16:18:00Z">
              <w:r w:rsidRPr="00973A9E" w:rsidDel="00A704A2">
                <w:rPr>
                  <w:rFonts w:ascii="Calibri" w:eastAsia="Times New Roman" w:hAnsi="Calibri" w:cs="Calibri"/>
                  <w:color w:val="000000"/>
                  <w:sz w:val="20"/>
                  <w:szCs w:val="20"/>
                </w:rPr>
                <w:delText> </w:delText>
              </w:r>
            </w:del>
          </w:p>
        </w:tc>
        <w:tc>
          <w:tcPr>
            <w:tcW w:w="693" w:type="dxa"/>
            <w:tcBorders>
              <w:top w:val="nil"/>
              <w:left w:val="nil"/>
              <w:bottom w:val="single" w:sz="8" w:space="0" w:color="auto"/>
              <w:right w:val="single" w:sz="8" w:space="0" w:color="auto"/>
            </w:tcBorders>
            <w:shd w:val="clear" w:color="auto" w:fill="auto"/>
            <w:noWrap/>
            <w:vAlign w:val="bottom"/>
            <w:hideMark/>
          </w:tcPr>
          <w:p w14:paraId="430BCFB5" w14:textId="14FC60A3" w:rsidR="00973A9E" w:rsidRPr="00973A9E" w:rsidDel="00A704A2" w:rsidRDefault="00973A9E" w:rsidP="00973A9E">
            <w:pPr>
              <w:spacing w:after="0" w:line="240" w:lineRule="auto"/>
              <w:jc w:val="center"/>
              <w:rPr>
                <w:del w:id="1060" w:author="Stefanie Lane" w:date="2022-08-26T16:18:00Z"/>
                <w:rFonts w:ascii="Calibri" w:eastAsia="Times New Roman" w:hAnsi="Calibri" w:cs="Calibri"/>
                <w:color w:val="000000"/>
                <w:sz w:val="20"/>
                <w:szCs w:val="20"/>
              </w:rPr>
            </w:pPr>
            <w:del w:id="1061" w:author="Stefanie Lane" w:date="2022-08-26T16:18:00Z">
              <w:r w:rsidRPr="00973A9E" w:rsidDel="00A704A2">
                <w:rPr>
                  <w:rFonts w:ascii="Calibri" w:eastAsia="Times New Roman" w:hAnsi="Calibri" w:cs="Calibri"/>
                  <w:color w:val="000000"/>
                  <w:sz w:val="20"/>
                  <w:szCs w:val="20"/>
                </w:rPr>
                <w:delText> </w:delText>
              </w:r>
            </w:del>
          </w:p>
        </w:tc>
      </w:tr>
    </w:tbl>
    <w:p w14:paraId="6DD777E0" w14:textId="468A1397" w:rsidR="00AD4549" w:rsidDel="00A704A2" w:rsidRDefault="00AD4549" w:rsidP="00AD4549">
      <w:pPr>
        <w:rPr>
          <w:del w:id="1062" w:author="Stefanie Lane" w:date="2022-08-26T16:18:00Z"/>
        </w:rPr>
      </w:pPr>
    </w:p>
    <w:p w14:paraId="69F2EA2C" w14:textId="37D39B27" w:rsidR="00AD4549" w:rsidDel="00A704A2" w:rsidRDefault="00AD4549" w:rsidP="00AD4549">
      <w:pPr>
        <w:rPr>
          <w:del w:id="1063" w:author="Stefanie Lane" w:date="2022-08-26T16:18:00Z"/>
        </w:rPr>
      </w:pPr>
    </w:p>
    <w:p w14:paraId="5C70E60F" w14:textId="2EED6866" w:rsidR="00AD4549" w:rsidDel="00A704A2" w:rsidRDefault="00AD4549" w:rsidP="00AD4549">
      <w:pPr>
        <w:rPr>
          <w:del w:id="1064" w:author="Stefanie Lane" w:date="2022-08-26T16:19:00Z"/>
        </w:rPr>
        <w:sectPr w:rsidR="00AD4549" w:rsidDel="00A704A2" w:rsidSect="00AD4549">
          <w:pgSz w:w="15840" w:h="12240" w:orient="landscape"/>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drawing>
          <wp:inline distT="0" distB="0" distL="0" distR="0" wp14:anchorId="561A21B6" wp14:editId="0A0474CB">
            <wp:extent cx="5186045" cy="677359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041"/>
                    <a:stretch/>
                  </pic:blipFill>
                  <pic:spPr bwMode="auto">
                    <a:xfrm>
                      <a:off x="0" y="0"/>
                      <a:ext cx="5186626" cy="6774353"/>
                    </a:xfrm>
                    <a:prstGeom prst="rect">
                      <a:avLst/>
                    </a:prstGeom>
                    <a:noFill/>
                    <a:ln>
                      <a:noFill/>
                    </a:ln>
                    <a:extLst>
                      <a:ext uri="{53640926-AAD7-44D8-BBD7-CCE9431645EC}">
                        <a14:shadowObscured xmlns:a14="http://schemas.microsoft.com/office/drawing/2010/main"/>
                      </a:ext>
                    </a:extLst>
                  </pic:spPr>
                </pic:pic>
              </a:graphicData>
            </a:graphic>
          </wp:inline>
        </w:drawing>
      </w:r>
    </w:p>
    <w:p w14:paraId="41572129" w14:textId="259B6126" w:rsidR="0089145E" w:rsidRDefault="001646E3" w:rsidP="007D52A9">
      <w:pPr>
        <w:pStyle w:val="Caption"/>
      </w:pPr>
      <w:bookmarkStart w:id="1065" w:name="_Ref103862754"/>
      <w:r>
        <w:t xml:space="preserve">Figure </w:t>
      </w:r>
      <w:fldSimple w:instr=" SEQ Figure \* ARABIC ">
        <w:r w:rsidR="007C5BD3">
          <w:rPr>
            <w:noProof/>
          </w:rPr>
          <w:t>3</w:t>
        </w:r>
      </w:fldSimple>
      <w:bookmarkEnd w:id="1065"/>
      <w:del w:id="1066" w:author="Stefanie Lane" w:date="2022-08-29T19:16:00Z">
        <w:r w:rsidDel="001A34D2">
          <w:delText>.</w:delText>
        </w:r>
      </w:del>
      <w:r>
        <w:t xml:space="preserve"> </w:t>
      </w:r>
      <w:ins w:id="1067" w:author="Stefanie Lane" w:date="2022-08-29T16:30:00Z">
        <w:r w:rsidR="00E740DA">
          <w:t xml:space="preserve">Assemblage-defining </w:t>
        </w:r>
      </w:ins>
      <w:ins w:id="1068" w:author="Stefanie Lane" w:date="2022-08-29T16:33:00Z">
        <w:r w:rsidR="00A7560C">
          <w:t xml:space="preserve">species </w:t>
        </w:r>
      </w:ins>
      <w:ins w:id="1069" w:author="Stefanie Lane" w:date="2022-08-29T17:48:00Z">
        <w:r w:rsidR="009C3F5B">
          <w:t xml:space="preserve">(at left, each panel) </w:t>
        </w:r>
      </w:ins>
      <w:ins w:id="1070" w:author="Stefanie Lane" w:date="2022-08-29T16:30:00Z">
        <w:r w:rsidR="00E740DA">
          <w:t>decrease in abundance</w:t>
        </w:r>
      </w:ins>
      <w:ins w:id="1071" w:author="Stefanie Lane" w:date="2022-08-29T16:31:00Z">
        <w:r w:rsidR="00E740DA">
          <w:t xml:space="preserve"> over time, while </w:t>
        </w:r>
        <w:r w:rsidR="00D70B30">
          <w:t xml:space="preserve">several </w:t>
        </w:r>
        <w:r w:rsidR="00E740DA">
          <w:t>exotic species</w:t>
        </w:r>
      </w:ins>
      <w:ins w:id="1072" w:author="Stefanie Lane" w:date="2022-08-29T16:34:00Z">
        <w:r w:rsidR="00F73E9C">
          <w:t xml:space="preserve"> (denoted by (*))</w:t>
        </w:r>
      </w:ins>
      <w:ins w:id="1073" w:author="Stefanie Lane" w:date="2022-08-29T16:31:00Z">
        <w:r w:rsidR="00D70B30">
          <w:t xml:space="preserve"> have increased in cover abundance since 1979</w:t>
        </w:r>
      </w:ins>
      <w:ins w:id="1074" w:author="Stefanie Lane" w:date="2022-08-29T16:30:00Z">
        <w:r w:rsidR="00E740DA">
          <w:t xml:space="preserve"> </w:t>
        </w:r>
      </w:ins>
      <w:del w:id="1075" w:author="Stefanie Lane" w:date="2022-08-29T16:32:00Z">
        <w:r w:rsidR="00F03A3F" w:rsidDel="00D70B30">
          <w:delText>Changes in m</w:delText>
        </w:r>
        <w:r w:rsidR="00014D08" w:rsidDel="00D70B30">
          <w:delText xml:space="preserve">ean cover abundance of indicator species </w:delText>
        </w:r>
        <w:r w:rsidR="00614FDC" w:rsidDel="00D70B30">
          <w:delText xml:space="preserve">most </w:delText>
        </w:r>
        <w:r w:rsidR="00014D08" w:rsidDel="00D70B30">
          <w:delText xml:space="preserve">significantly driving assemblage </w:delText>
        </w:r>
        <w:r w:rsidR="00192CAF" w:rsidDel="00D70B30">
          <w:delText>associations over time</w:delText>
        </w:r>
        <w:r w:rsidR="00351298" w:rsidDel="00D70B30">
          <w:delText xml:space="preserve">; blue-listed species </w:delText>
        </w:r>
        <w:r w:rsidR="00351298" w:rsidDel="00D70B30">
          <w:rPr>
            <w:i w:val="0"/>
          </w:rPr>
          <w:delText>Sidalcea hendersonii</w:delText>
        </w:r>
        <w:r w:rsidR="00351298" w:rsidDel="00D70B30">
          <w:delText xml:space="preserve"> included for special status interest</w:delText>
        </w:r>
        <w:r w:rsidR="00192CAF" w:rsidDel="00D70B30">
          <w:delText xml:space="preserve">. </w:delText>
        </w:r>
      </w:del>
      <w:del w:id="1076" w:author="Stefanie Lane" w:date="2022-08-29T16:34:00Z">
        <w:r w:rsidR="00513926" w:rsidDel="00F73E9C">
          <w:delText>Species names followed by (*)</w:delText>
        </w:r>
        <w:r w:rsidR="001F1D23" w:rsidDel="00F73E9C">
          <w:delText xml:space="preserve"> </w:delText>
        </w:r>
        <w:r w:rsidR="007079F9" w:rsidDel="00F73E9C">
          <w:delText>are</w:delText>
        </w:r>
        <w:r w:rsidR="004F1DD3" w:rsidDel="00F73E9C">
          <w:delText xml:space="preserve"> exotic</w:delText>
        </w:r>
        <w:r w:rsidR="007079F9" w:rsidDel="00F73E9C">
          <w:delText xml:space="preserve"> introductions from</w:delText>
        </w:r>
        <w:r w:rsidR="001F1D23" w:rsidDel="00F73E9C">
          <w:delText xml:space="preserve"> Eurasia</w:delText>
        </w:r>
        <w:r w:rsidR="00513926" w:rsidDel="00F73E9C">
          <w:delText xml:space="preserve">. </w:delText>
        </w:r>
      </w:del>
      <w:del w:id="1077" w:author="Stefanie Lane" w:date="2022-08-29T16:32:00Z">
        <w:r w:rsidR="00192CAF" w:rsidDel="00D70B30">
          <w:delText>Notably, each of the assemblage-defining species (</w:delText>
        </w:r>
        <w:r w:rsidR="00192CAF" w:rsidRPr="00DC704D" w:rsidDel="00D70B30">
          <w:rPr>
            <w:i w:val="0"/>
          </w:rPr>
          <w:delText>C. lyngbyei, F. arundinaceae, and M. trifoliata</w:delText>
        </w:r>
        <w:r w:rsidR="00192CAF" w:rsidDel="00D70B30">
          <w:delText xml:space="preserve">) </w:delText>
        </w:r>
        <w:r w:rsidR="00933E4A" w:rsidDel="00D70B30">
          <w:delText>decrease in mean abundance in 201</w:delText>
        </w:r>
        <w:r w:rsidR="005F174E" w:rsidDel="00D70B30">
          <w:delText>9</w:delText>
        </w:r>
        <w:r w:rsidR="00933E4A" w:rsidDel="00D70B30">
          <w:delText xml:space="preserve">. </w:delText>
        </w:r>
        <w:r w:rsidR="00F8031D" w:rsidDel="00D70B30">
          <w:delText>By 2019, i</w:delText>
        </w:r>
        <w:r w:rsidR="00933E4A" w:rsidDel="00D70B30">
          <w:delText xml:space="preserve">nvasive species </w:delText>
        </w:r>
        <w:r w:rsidR="00933E4A" w:rsidRPr="00DC704D" w:rsidDel="00D70B30">
          <w:rPr>
            <w:i w:val="0"/>
          </w:rPr>
          <w:delText>P. arundinaceae</w:delText>
        </w:r>
        <w:r w:rsidR="00933E4A" w:rsidDel="00D70B30">
          <w:delText xml:space="preserve"> more than triples its </w:delText>
        </w:r>
        <w:r w:rsidR="00F8031D" w:rsidDel="00D70B30">
          <w:delText xml:space="preserve">abundance in the Fescue assemblage. </w:delText>
        </w:r>
        <w:r w:rsidR="00192CAF" w:rsidDel="00D70B30">
          <w:delText xml:space="preserve"> </w:delText>
        </w:r>
      </w:del>
      <w:bookmarkStart w:id="1078" w:name="_Ref103083520"/>
      <w:r w:rsidR="0089145E">
        <w:br w:type="page"/>
      </w:r>
    </w:p>
    <w:p w14:paraId="728AB9E1" w14:textId="19EDEFA3" w:rsidR="00023622" w:rsidRPr="0022148A" w:rsidDel="00736096" w:rsidRDefault="00023622" w:rsidP="00023622">
      <w:pPr>
        <w:pStyle w:val="Caption"/>
        <w:rPr>
          <w:del w:id="1079" w:author="Stefanie Lane" w:date="2022-08-29T18:41:00Z"/>
          <w:i w:val="0"/>
          <w:iCs w:val="0"/>
          <w:color w:val="auto"/>
          <w:sz w:val="22"/>
          <w:szCs w:val="22"/>
        </w:rPr>
      </w:pPr>
      <w:bookmarkStart w:id="1080" w:name="_Ref104813833"/>
      <w:bookmarkStart w:id="1081" w:name="_Hlk106053533"/>
      <w:bookmarkEnd w:id="1078"/>
      <w:del w:id="1082" w:author="Stefanie Lane" w:date="2022-08-29T18:41:00Z">
        <w:r w:rsidDel="00736096">
          <w:lastRenderedPageBreak/>
          <w:delText xml:space="preserve">Table </w:delText>
        </w:r>
        <w:r w:rsidR="00B6163D" w:rsidDel="00736096">
          <w:fldChar w:fldCharType="begin"/>
        </w:r>
        <w:r w:rsidR="00B6163D" w:rsidDel="00736096">
          <w:delInstrText xml:space="preserve"> SEQ Table \* ARABIC </w:delInstrText>
        </w:r>
        <w:r w:rsidR="00B6163D" w:rsidDel="00736096">
          <w:fldChar w:fldCharType="separate"/>
        </w:r>
      </w:del>
      <w:del w:id="1083" w:author="Stefanie Lane" w:date="2022-08-26T16:20:00Z">
        <w:r w:rsidR="00615FBC" w:rsidDel="007C5BD3">
          <w:rPr>
            <w:noProof/>
          </w:rPr>
          <w:delText>2</w:delText>
        </w:r>
      </w:del>
      <w:del w:id="1084" w:author="Stefanie Lane" w:date="2022-08-29T18:41:00Z">
        <w:r w:rsidR="00B6163D" w:rsidDel="00736096">
          <w:rPr>
            <w:noProof/>
          </w:rPr>
          <w:fldChar w:fldCharType="end"/>
        </w:r>
        <w:bookmarkEnd w:id="1080"/>
        <w:r w:rsidRPr="00C2460B" w:rsidDel="00736096">
          <w:delText xml:space="preserve">. </w:delText>
        </w:r>
        <w:r w:rsidRPr="00C2460B" w:rsidDel="00736096">
          <w:rPr>
            <w:rFonts w:ascii="Calibri" w:eastAsia="Calibri" w:hAnsi="Calibri" w:cs="Calibri"/>
            <w:iCs w:val="0"/>
            <w:color w:val="44546A"/>
          </w:rPr>
          <w:delTex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delText>
        </w:r>
        <w:r w:rsidR="00F7211B" w:rsidDel="00736096">
          <w:rPr>
            <w:rFonts w:ascii="Calibri" w:eastAsia="Calibri" w:hAnsi="Calibri" w:cs="Calibri"/>
            <w:iCs w:val="0"/>
            <w:color w:val="44546A"/>
          </w:rPr>
          <w:delText xml:space="preserve"> Plot loss did not appear to have an effect on diversity components, as tested by bootstrapping a minimum of 1</w:delText>
        </w:r>
        <w:r w:rsidR="006E0F29" w:rsidDel="00736096">
          <w:rPr>
            <w:rFonts w:ascii="Calibri" w:eastAsia="Calibri" w:hAnsi="Calibri" w:cs="Calibri"/>
            <w:iCs w:val="0"/>
            <w:color w:val="44546A"/>
          </w:rPr>
          <w:delText>8</w:delText>
        </w:r>
        <w:r w:rsidR="00F7211B" w:rsidDel="00736096">
          <w:rPr>
            <w:rFonts w:ascii="Calibri" w:eastAsia="Calibri" w:hAnsi="Calibri" w:cs="Calibri"/>
            <w:iCs w:val="0"/>
            <w:color w:val="44546A"/>
          </w:rPr>
          <w:delText xml:space="preserve"> plots per assemblage each year </w:delText>
        </w:r>
        <w:r w:rsidR="00C858BE" w:rsidDel="00736096">
          <w:rPr>
            <w:rFonts w:ascii="Calibri" w:eastAsia="Calibri" w:hAnsi="Calibri" w:cs="Calibri"/>
            <w:iCs w:val="0"/>
            <w:color w:val="44546A"/>
          </w:rPr>
          <w:delText>(</w:delText>
        </w:r>
        <w:r w:rsidR="00C858BE" w:rsidDel="00736096">
          <w:delText xml:space="preserve">Table </w:delText>
        </w:r>
        <w:r w:rsidR="00C858BE" w:rsidDel="00736096">
          <w:rPr>
            <w:noProof/>
          </w:rPr>
          <w:delText>5</w:delText>
        </w:r>
        <w:r w:rsidR="00A55689" w:rsidDel="00736096">
          <w:rPr>
            <w:rFonts w:ascii="Calibri" w:eastAsia="Calibri" w:hAnsi="Calibri" w:cs="Calibri"/>
            <w:iCs w:val="0"/>
            <w:color w:val="44546A"/>
          </w:rPr>
          <w:delText xml:space="preserve">). </w:delText>
        </w:r>
        <w:r w:rsidR="00F7211B" w:rsidDel="00736096">
          <w:rPr>
            <w:rFonts w:ascii="Calibri" w:eastAsia="Calibri" w:hAnsi="Calibri" w:cs="Calibri"/>
            <w:iCs w:val="0"/>
            <w:color w:val="44546A"/>
          </w:rPr>
          <w:delText xml:space="preserve"> </w:delText>
        </w:r>
      </w:del>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rsidDel="00736096" w14:paraId="7DB1E542" w14:textId="1770D553" w:rsidTr="00446B55">
        <w:trPr>
          <w:trHeight w:val="470"/>
          <w:jc w:val="center"/>
          <w:del w:id="1085" w:author="Stefanie Lane" w:date="2022-08-29T18:41:00Z"/>
        </w:trPr>
        <w:tc>
          <w:tcPr>
            <w:tcW w:w="1080" w:type="dxa"/>
            <w:tcBorders>
              <w:top w:val="nil"/>
              <w:left w:val="nil"/>
              <w:bottom w:val="nil"/>
              <w:right w:val="nil"/>
            </w:tcBorders>
            <w:shd w:val="clear" w:color="auto" w:fill="auto"/>
            <w:noWrap/>
            <w:vAlign w:val="bottom"/>
            <w:hideMark/>
          </w:tcPr>
          <w:p w14:paraId="4F09DC02" w14:textId="580F033D" w:rsidR="00023622" w:rsidRPr="00823843" w:rsidDel="00736096" w:rsidRDefault="00023622" w:rsidP="00446B55">
            <w:pPr>
              <w:spacing w:after="0" w:line="240" w:lineRule="auto"/>
              <w:rPr>
                <w:del w:id="1086" w:author="Stefanie Lane" w:date="2022-08-29T18:41:00Z"/>
                <w:rFonts w:ascii="Times New Roman" w:eastAsia="Times New Roman" w:hAnsi="Times New Roman" w:cs="Times New Roman"/>
                <w:sz w:val="24"/>
                <w:szCs w:val="24"/>
              </w:rPr>
            </w:pPr>
            <w:bookmarkStart w:id="1087" w:name="_Hlk106053541"/>
            <w:bookmarkEnd w:id="1081"/>
          </w:p>
        </w:tc>
        <w:tc>
          <w:tcPr>
            <w:tcW w:w="1540" w:type="dxa"/>
            <w:gridSpan w:val="2"/>
            <w:tcBorders>
              <w:top w:val="nil"/>
              <w:left w:val="nil"/>
              <w:bottom w:val="nil"/>
              <w:right w:val="nil"/>
            </w:tcBorders>
            <w:shd w:val="clear" w:color="auto" w:fill="auto"/>
            <w:vAlign w:val="center"/>
            <w:hideMark/>
          </w:tcPr>
          <w:p w14:paraId="484A0886" w14:textId="52FC1423" w:rsidR="00023622" w:rsidRPr="00823843" w:rsidDel="00736096" w:rsidRDefault="00023622" w:rsidP="00446B55">
            <w:pPr>
              <w:spacing w:after="0" w:line="240" w:lineRule="auto"/>
              <w:jc w:val="center"/>
              <w:rPr>
                <w:del w:id="1088" w:author="Stefanie Lane" w:date="2022-08-29T18:41:00Z"/>
                <w:rFonts w:ascii="Calibri" w:eastAsia="Times New Roman" w:hAnsi="Calibri" w:cs="Calibri"/>
                <w:b/>
                <w:bCs/>
                <w:color w:val="000000"/>
                <w:sz w:val="20"/>
                <w:szCs w:val="20"/>
              </w:rPr>
            </w:pPr>
            <w:del w:id="1089" w:author="Stefanie Lane" w:date="2022-08-29T18:41:00Z">
              <w:r w:rsidRPr="00823843" w:rsidDel="00736096">
                <w:rPr>
                  <w:rFonts w:ascii="Calibri" w:eastAsia="Times New Roman" w:hAnsi="Calibri" w:cs="Calibri"/>
                  <w:b/>
                  <w:bCs/>
                  <w:color w:val="000000"/>
                  <w:sz w:val="20"/>
                  <w:szCs w:val="20"/>
                </w:rPr>
                <w:delText>Plot-level components</w:delText>
              </w:r>
            </w:del>
          </w:p>
        </w:tc>
        <w:tc>
          <w:tcPr>
            <w:tcW w:w="300" w:type="dxa"/>
            <w:tcBorders>
              <w:top w:val="nil"/>
              <w:left w:val="nil"/>
              <w:bottom w:val="nil"/>
              <w:right w:val="nil"/>
            </w:tcBorders>
            <w:shd w:val="clear" w:color="auto" w:fill="auto"/>
            <w:vAlign w:val="center"/>
            <w:hideMark/>
          </w:tcPr>
          <w:p w14:paraId="5B35E7AD" w14:textId="2B9D6420" w:rsidR="00023622" w:rsidRPr="00823843" w:rsidDel="00736096" w:rsidRDefault="00023622" w:rsidP="00446B55">
            <w:pPr>
              <w:spacing w:after="0" w:line="240" w:lineRule="auto"/>
              <w:jc w:val="center"/>
              <w:rPr>
                <w:del w:id="1090" w:author="Stefanie Lane" w:date="2022-08-29T18:41: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5016D832" w:rsidR="00023622" w:rsidRPr="00823843" w:rsidDel="00736096" w:rsidRDefault="00023622" w:rsidP="00446B55">
            <w:pPr>
              <w:spacing w:after="0" w:line="240" w:lineRule="auto"/>
              <w:jc w:val="center"/>
              <w:rPr>
                <w:del w:id="1091" w:author="Stefanie Lane" w:date="2022-08-29T18:41:00Z"/>
                <w:rFonts w:ascii="Calibri" w:eastAsia="Times New Roman" w:hAnsi="Calibri" w:cs="Calibri"/>
                <w:b/>
                <w:bCs/>
                <w:color w:val="000000"/>
                <w:sz w:val="20"/>
                <w:szCs w:val="20"/>
              </w:rPr>
            </w:pPr>
            <w:del w:id="1092" w:author="Stefanie Lane" w:date="2022-08-29T18:41:00Z">
              <w:r w:rsidRPr="00823843" w:rsidDel="00736096">
                <w:rPr>
                  <w:rFonts w:ascii="Calibri" w:eastAsia="Times New Roman" w:hAnsi="Calibri" w:cs="Calibri"/>
                  <w:b/>
                  <w:bCs/>
                  <w:color w:val="000000"/>
                  <w:sz w:val="20"/>
                  <w:szCs w:val="20"/>
                </w:rPr>
                <w:delText>Diversity components</w:delText>
              </w:r>
            </w:del>
          </w:p>
        </w:tc>
      </w:tr>
      <w:tr w:rsidR="00023622" w:rsidRPr="00823843" w:rsidDel="00736096" w14:paraId="5E53E4F2" w14:textId="377532EB" w:rsidTr="00446B55">
        <w:trPr>
          <w:trHeight w:val="780"/>
          <w:jc w:val="center"/>
          <w:del w:id="1093" w:author="Stefanie Lane" w:date="2022-08-29T18:41:00Z"/>
        </w:trPr>
        <w:tc>
          <w:tcPr>
            <w:tcW w:w="1080" w:type="dxa"/>
            <w:tcBorders>
              <w:top w:val="single" w:sz="4" w:space="0" w:color="auto"/>
              <w:left w:val="nil"/>
              <w:bottom w:val="single" w:sz="4" w:space="0" w:color="auto"/>
              <w:right w:val="nil"/>
            </w:tcBorders>
            <w:shd w:val="clear" w:color="auto" w:fill="auto"/>
            <w:vAlign w:val="center"/>
            <w:hideMark/>
          </w:tcPr>
          <w:p w14:paraId="2CB512A2" w14:textId="5EB49EDA" w:rsidR="00023622" w:rsidRPr="00823843" w:rsidDel="00736096" w:rsidRDefault="00023622" w:rsidP="00446B55">
            <w:pPr>
              <w:spacing w:after="0" w:line="240" w:lineRule="auto"/>
              <w:jc w:val="center"/>
              <w:rPr>
                <w:del w:id="1094" w:author="Stefanie Lane" w:date="2022-08-29T18:41:00Z"/>
                <w:rFonts w:ascii="Calibri" w:eastAsia="Times New Roman" w:hAnsi="Calibri" w:cs="Calibri"/>
                <w:b/>
                <w:bCs/>
                <w:color w:val="000000"/>
                <w:sz w:val="20"/>
                <w:szCs w:val="20"/>
              </w:rPr>
            </w:pPr>
            <w:del w:id="1095" w:author="Stefanie Lane" w:date="2022-08-29T18:41:00Z">
              <w:r w:rsidRPr="00823843" w:rsidDel="00736096">
                <w:rPr>
                  <w:rFonts w:ascii="Calibri" w:eastAsia="Times New Roman" w:hAnsi="Calibri" w:cs="Calibri"/>
                  <w:b/>
                  <w:bCs/>
                  <w:color w:val="000000"/>
                  <w:sz w:val="20"/>
                  <w:szCs w:val="20"/>
                </w:rPr>
                <w:delText>Assemblage</w:delText>
              </w:r>
            </w:del>
          </w:p>
        </w:tc>
        <w:tc>
          <w:tcPr>
            <w:tcW w:w="840" w:type="dxa"/>
            <w:tcBorders>
              <w:top w:val="single" w:sz="4" w:space="0" w:color="auto"/>
              <w:left w:val="nil"/>
              <w:bottom w:val="single" w:sz="4" w:space="0" w:color="auto"/>
              <w:right w:val="nil"/>
            </w:tcBorders>
            <w:shd w:val="clear" w:color="auto" w:fill="auto"/>
            <w:vAlign w:val="center"/>
            <w:hideMark/>
          </w:tcPr>
          <w:p w14:paraId="39989BDB" w14:textId="54DF5204" w:rsidR="00023622" w:rsidRPr="00823843" w:rsidDel="00736096" w:rsidRDefault="00023622" w:rsidP="00446B55">
            <w:pPr>
              <w:spacing w:after="0" w:line="240" w:lineRule="auto"/>
              <w:jc w:val="center"/>
              <w:rPr>
                <w:del w:id="1096" w:author="Stefanie Lane" w:date="2022-08-29T18:41:00Z"/>
                <w:rFonts w:ascii="Calibri" w:eastAsia="Times New Roman" w:hAnsi="Calibri" w:cs="Calibri"/>
                <w:b/>
                <w:bCs/>
                <w:color w:val="000000"/>
                <w:sz w:val="20"/>
                <w:szCs w:val="20"/>
              </w:rPr>
            </w:pPr>
            <w:del w:id="1097" w:author="Stefanie Lane" w:date="2022-08-29T18:41:00Z">
              <w:r w:rsidRPr="00823843" w:rsidDel="00736096">
                <w:rPr>
                  <w:rFonts w:ascii="Calibri" w:eastAsia="Times New Roman" w:hAnsi="Calibri" w:cs="Calibri"/>
                  <w:b/>
                  <w:bCs/>
                  <w:color w:val="000000"/>
                  <w:sz w:val="20"/>
                  <w:szCs w:val="20"/>
                </w:rPr>
                <w:delText>No. quadrats</w:delText>
              </w:r>
            </w:del>
          </w:p>
        </w:tc>
        <w:tc>
          <w:tcPr>
            <w:tcW w:w="700" w:type="dxa"/>
            <w:tcBorders>
              <w:top w:val="single" w:sz="4" w:space="0" w:color="auto"/>
              <w:left w:val="nil"/>
              <w:bottom w:val="single" w:sz="4" w:space="0" w:color="auto"/>
              <w:right w:val="nil"/>
            </w:tcBorders>
            <w:shd w:val="clear" w:color="auto" w:fill="auto"/>
            <w:vAlign w:val="center"/>
            <w:hideMark/>
          </w:tcPr>
          <w:p w14:paraId="2E9FF395" w14:textId="165A41B7" w:rsidR="00023622" w:rsidRPr="00823843" w:rsidDel="00736096" w:rsidRDefault="00023622" w:rsidP="00446B55">
            <w:pPr>
              <w:spacing w:after="0" w:line="240" w:lineRule="auto"/>
              <w:jc w:val="center"/>
              <w:rPr>
                <w:del w:id="1098" w:author="Stefanie Lane" w:date="2022-08-29T18:41:00Z"/>
                <w:rFonts w:ascii="Calibri" w:eastAsia="Times New Roman" w:hAnsi="Calibri" w:cs="Calibri"/>
                <w:b/>
                <w:bCs/>
                <w:color w:val="000000"/>
                <w:sz w:val="20"/>
                <w:szCs w:val="20"/>
              </w:rPr>
            </w:pPr>
            <w:del w:id="1099" w:author="Stefanie Lane" w:date="2022-08-29T18:41:00Z">
              <w:r w:rsidRPr="00823843" w:rsidDel="00736096">
                <w:rPr>
                  <w:rFonts w:ascii="Calibri" w:eastAsia="Times New Roman" w:hAnsi="Calibri" w:cs="Calibri"/>
                  <w:b/>
                  <w:bCs/>
                  <w:color w:val="000000"/>
                  <w:sz w:val="20"/>
                  <w:szCs w:val="20"/>
                </w:rPr>
                <w:delText>No. species</w:delText>
              </w:r>
            </w:del>
          </w:p>
        </w:tc>
        <w:tc>
          <w:tcPr>
            <w:tcW w:w="300" w:type="dxa"/>
            <w:tcBorders>
              <w:top w:val="nil"/>
              <w:left w:val="nil"/>
              <w:bottom w:val="nil"/>
              <w:right w:val="nil"/>
            </w:tcBorders>
            <w:shd w:val="clear" w:color="auto" w:fill="auto"/>
            <w:vAlign w:val="center"/>
            <w:hideMark/>
          </w:tcPr>
          <w:p w14:paraId="4950587F" w14:textId="1F97D04A" w:rsidR="00023622" w:rsidRPr="00823843" w:rsidDel="00736096" w:rsidRDefault="00023622" w:rsidP="00446B55">
            <w:pPr>
              <w:spacing w:after="0" w:line="240" w:lineRule="auto"/>
              <w:jc w:val="center"/>
              <w:rPr>
                <w:del w:id="1100" w:author="Stefanie Lane" w:date="2022-08-29T18:41: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1E1E7350" w:rsidR="00023622" w:rsidRPr="00823843" w:rsidDel="00736096" w:rsidRDefault="00023622" w:rsidP="00446B55">
            <w:pPr>
              <w:spacing w:after="0" w:line="240" w:lineRule="auto"/>
              <w:jc w:val="center"/>
              <w:rPr>
                <w:del w:id="1101" w:author="Stefanie Lane" w:date="2022-08-29T18:41:00Z"/>
                <w:rFonts w:ascii="Calibri" w:eastAsia="Times New Roman" w:hAnsi="Calibri" w:cs="Calibri"/>
                <w:b/>
                <w:bCs/>
                <w:color w:val="000000"/>
                <w:sz w:val="20"/>
                <w:szCs w:val="20"/>
              </w:rPr>
            </w:pPr>
            <w:del w:id="1102" w:author="Stefanie Lane" w:date="2022-08-29T18:41:00Z">
              <w:r w:rsidRPr="00823843" w:rsidDel="00736096">
                <w:rPr>
                  <w:rFonts w:ascii="Calibri" w:eastAsia="Times New Roman" w:hAnsi="Calibri" w:cs="Calibri"/>
                  <w:b/>
                  <w:bCs/>
                  <w:color w:val="000000"/>
                  <w:sz w:val="20"/>
                  <w:szCs w:val="20"/>
                </w:rPr>
                <w:delText>α diversity</w:delText>
              </w:r>
            </w:del>
          </w:p>
        </w:tc>
        <w:tc>
          <w:tcPr>
            <w:tcW w:w="800" w:type="dxa"/>
            <w:tcBorders>
              <w:top w:val="single" w:sz="4" w:space="0" w:color="auto"/>
              <w:left w:val="nil"/>
              <w:bottom w:val="single" w:sz="4" w:space="0" w:color="auto"/>
              <w:right w:val="nil"/>
            </w:tcBorders>
            <w:shd w:val="clear" w:color="auto" w:fill="auto"/>
            <w:vAlign w:val="center"/>
            <w:hideMark/>
          </w:tcPr>
          <w:p w14:paraId="38DE4D24" w14:textId="113A8208" w:rsidR="00023622" w:rsidRPr="00823843" w:rsidDel="00736096" w:rsidRDefault="00023622" w:rsidP="00446B55">
            <w:pPr>
              <w:spacing w:after="0" w:line="240" w:lineRule="auto"/>
              <w:jc w:val="center"/>
              <w:rPr>
                <w:del w:id="1103" w:author="Stefanie Lane" w:date="2022-08-29T18:41:00Z"/>
                <w:rFonts w:ascii="Calibri" w:eastAsia="Times New Roman" w:hAnsi="Calibri" w:cs="Calibri"/>
                <w:b/>
                <w:bCs/>
                <w:color w:val="000000"/>
                <w:sz w:val="20"/>
                <w:szCs w:val="20"/>
              </w:rPr>
            </w:pPr>
            <w:del w:id="1104" w:author="Stefanie Lane" w:date="2022-08-29T18:41:00Z">
              <w:r w:rsidRPr="00823843" w:rsidDel="00736096">
                <w:rPr>
                  <w:rFonts w:ascii="Calibri" w:eastAsia="Times New Roman" w:hAnsi="Calibri" w:cs="Calibri"/>
                  <w:b/>
                  <w:bCs/>
                  <w:color w:val="000000"/>
                  <w:sz w:val="20"/>
                  <w:szCs w:val="20"/>
                </w:rPr>
                <w:delText>α diversity sd</w:delText>
              </w:r>
            </w:del>
          </w:p>
        </w:tc>
        <w:tc>
          <w:tcPr>
            <w:tcW w:w="800" w:type="dxa"/>
            <w:tcBorders>
              <w:top w:val="single" w:sz="4" w:space="0" w:color="auto"/>
              <w:left w:val="nil"/>
              <w:bottom w:val="single" w:sz="4" w:space="0" w:color="auto"/>
              <w:right w:val="nil"/>
            </w:tcBorders>
            <w:shd w:val="clear" w:color="auto" w:fill="auto"/>
            <w:vAlign w:val="center"/>
            <w:hideMark/>
          </w:tcPr>
          <w:p w14:paraId="43423765" w14:textId="0C9B28B4" w:rsidR="00023622" w:rsidRPr="00823843" w:rsidDel="00736096" w:rsidRDefault="00023622" w:rsidP="00446B55">
            <w:pPr>
              <w:spacing w:after="0" w:line="240" w:lineRule="auto"/>
              <w:jc w:val="center"/>
              <w:rPr>
                <w:del w:id="1105" w:author="Stefanie Lane" w:date="2022-08-29T18:41:00Z"/>
                <w:rFonts w:ascii="Calibri" w:eastAsia="Times New Roman" w:hAnsi="Calibri" w:cs="Calibri"/>
                <w:b/>
                <w:bCs/>
                <w:color w:val="000000"/>
                <w:sz w:val="20"/>
                <w:szCs w:val="20"/>
              </w:rPr>
            </w:pPr>
            <w:del w:id="1106" w:author="Stefanie Lane" w:date="2022-08-29T18:41:00Z">
              <w:r w:rsidRPr="00823843" w:rsidDel="00736096">
                <w:rPr>
                  <w:rFonts w:ascii="Calibri" w:eastAsia="Times New Roman" w:hAnsi="Calibri" w:cs="Calibri"/>
                  <w:b/>
                  <w:bCs/>
                  <w:color w:val="000000"/>
                  <w:sz w:val="20"/>
                  <w:szCs w:val="20"/>
                </w:rPr>
                <w:delText>β diversity</w:delText>
              </w:r>
            </w:del>
          </w:p>
        </w:tc>
      </w:tr>
      <w:tr w:rsidR="00023622" w:rsidRPr="00823843" w:rsidDel="00736096" w14:paraId="77932D0E" w14:textId="0A5CAC0A" w:rsidTr="00446B55">
        <w:trPr>
          <w:trHeight w:val="290"/>
          <w:jc w:val="center"/>
          <w:del w:id="1107" w:author="Stefanie Lane" w:date="2022-08-29T18:41:00Z"/>
        </w:trPr>
        <w:tc>
          <w:tcPr>
            <w:tcW w:w="1080" w:type="dxa"/>
            <w:tcBorders>
              <w:top w:val="nil"/>
              <w:left w:val="nil"/>
              <w:bottom w:val="nil"/>
              <w:right w:val="nil"/>
            </w:tcBorders>
            <w:shd w:val="clear" w:color="auto" w:fill="auto"/>
            <w:vAlign w:val="bottom"/>
            <w:hideMark/>
          </w:tcPr>
          <w:p w14:paraId="53830E26" w14:textId="262F3DAF" w:rsidR="00023622" w:rsidRPr="00823843" w:rsidDel="00736096" w:rsidRDefault="00023622" w:rsidP="00446B55">
            <w:pPr>
              <w:spacing w:after="0" w:line="240" w:lineRule="auto"/>
              <w:rPr>
                <w:del w:id="1108" w:author="Stefanie Lane" w:date="2022-08-29T18:41:00Z"/>
                <w:rFonts w:ascii="Calibri" w:eastAsia="Times New Roman" w:hAnsi="Calibri" w:cs="Calibri"/>
                <w:b/>
                <w:bCs/>
                <w:color w:val="000000"/>
                <w:sz w:val="20"/>
                <w:szCs w:val="20"/>
              </w:rPr>
            </w:pPr>
            <w:del w:id="1109" w:author="Stefanie Lane" w:date="2022-08-29T18:41:00Z">
              <w:r w:rsidRPr="00823843" w:rsidDel="00736096">
                <w:rPr>
                  <w:rFonts w:ascii="Calibri" w:eastAsia="Times New Roman" w:hAnsi="Calibri" w:cs="Calibri"/>
                  <w:b/>
                  <w:bCs/>
                  <w:color w:val="000000"/>
                  <w:sz w:val="20"/>
                  <w:szCs w:val="20"/>
                </w:rPr>
                <w:delText>Sedge</w:delText>
              </w:r>
            </w:del>
          </w:p>
        </w:tc>
        <w:tc>
          <w:tcPr>
            <w:tcW w:w="840" w:type="dxa"/>
            <w:tcBorders>
              <w:top w:val="nil"/>
              <w:left w:val="nil"/>
              <w:bottom w:val="nil"/>
              <w:right w:val="nil"/>
            </w:tcBorders>
            <w:shd w:val="clear" w:color="auto" w:fill="auto"/>
            <w:noWrap/>
            <w:vAlign w:val="bottom"/>
            <w:hideMark/>
          </w:tcPr>
          <w:p w14:paraId="65C2B9C5" w14:textId="7D5E3405" w:rsidR="00023622" w:rsidRPr="00823843" w:rsidDel="00736096" w:rsidRDefault="00023622" w:rsidP="00446B55">
            <w:pPr>
              <w:spacing w:after="0" w:line="240" w:lineRule="auto"/>
              <w:rPr>
                <w:del w:id="1110"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21FE8EAB" w:rsidR="00023622" w:rsidRPr="00823843" w:rsidDel="00736096" w:rsidRDefault="00023622" w:rsidP="00446B55">
            <w:pPr>
              <w:spacing w:after="0" w:line="240" w:lineRule="auto"/>
              <w:rPr>
                <w:del w:id="1111"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3DB3EA7F" w:rsidR="00023622" w:rsidRPr="00823843" w:rsidDel="00736096" w:rsidRDefault="00023622" w:rsidP="00446B55">
            <w:pPr>
              <w:spacing w:after="0" w:line="240" w:lineRule="auto"/>
              <w:rPr>
                <w:del w:id="111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3A37E2B4" w:rsidR="00023622" w:rsidRPr="00823843" w:rsidDel="00736096" w:rsidRDefault="00023622" w:rsidP="00446B55">
            <w:pPr>
              <w:spacing w:after="0" w:line="240" w:lineRule="auto"/>
              <w:rPr>
                <w:del w:id="111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0D00E1B2" w:rsidR="00023622" w:rsidRPr="00823843" w:rsidDel="00736096" w:rsidRDefault="00023622" w:rsidP="00446B55">
            <w:pPr>
              <w:spacing w:after="0" w:line="240" w:lineRule="auto"/>
              <w:rPr>
                <w:del w:id="111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5DF1605" w:rsidR="00023622" w:rsidRPr="00823843" w:rsidDel="00736096" w:rsidRDefault="00023622" w:rsidP="00446B55">
            <w:pPr>
              <w:spacing w:after="0" w:line="240" w:lineRule="auto"/>
              <w:rPr>
                <w:del w:id="1115" w:author="Stefanie Lane" w:date="2022-08-29T18:41:00Z"/>
                <w:rFonts w:ascii="Times New Roman" w:eastAsia="Times New Roman" w:hAnsi="Times New Roman" w:cs="Times New Roman"/>
                <w:sz w:val="20"/>
                <w:szCs w:val="20"/>
              </w:rPr>
            </w:pPr>
          </w:p>
        </w:tc>
      </w:tr>
      <w:tr w:rsidR="00023622" w:rsidRPr="00823843" w:rsidDel="00736096" w14:paraId="0DCB4267" w14:textId="58089262" w:rsidTr="00446B55">
        <w:trPr>
          <w:trHeight w:val="290"/>
          <w:jc w:val="center"/>
          <w:del w:id="1116"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2040B69B" w:rsidR="00023622" w:rsidRPr="00823843" w:rsidDel="00736096" w:rsidRDefault="00023622" w:rsidP="00446B55">
            <w:pPr>
              <w:spacing w:after="0" w:line="240" w:lineRule="auto"/>
              <w:jc w:val="right"/>
              <w:rPr>
                <w:del w:id="1117" w:author="Stefanie Lane" w:date="2022-08-29T18:41:00Z"/>
                <w:rFonts w:ascii="Calibri" w:eastAsia="Times New Roman" w:hAnsi="Calibri" w:cs="Calibri"/>
                <w:color w:val="000000"/>
                <w:sz w:val="20"/>
                <w:szCs w:val="20"/>
              </w:rPr>
            </w:pPr>
            <w:del w:id="1118"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6DAA09E9" w:rsidR="00023622" w:rsidRPr="00823843" w:rsidDel="00736096" w:rsidRDefault="00023622" w:rsidP="00446B55">
            <w:pPr>
              <w:spacing w:after="0" w:line="240" w:lineRule="auto"/>
              <w:jc w:val="center"/>
              <w:rPr>
                <w:del w:id="1119" w:author="Stefanie Lane" w:date="2022-08-29T18:41:00Z"/>
                <w:rFonts w:ascii="Calibri" w:eastAsia="Times New Roman" w:hAnsi="Calibri" w:cs="Calibri"/>
                <w:color w:val="000000"/>
                <w:sz w:val="20"/>
                <w:szCs w:val="20"/>
              </w:rPr>
            </w:pPr>
            <w:del w:id="1120" w:author="Stefanie Lane" w:date="2022-08-29T18:41:00Z">
              <w:r w:rsidRPr="00823843" w:rsidDel="00736096">
                <w:rPr>
                  <w:rFonts w:ascii="Calibri" w:eastAsia="Times New Roman" w:hAnsi="Calibri" w:cs="Calibri"/>
                  <w:color w:val="000000"/>
                  <w:sz w:val="20"/>
                  <w:szCs w:val="20"/>
                </w:rPr>
                <w:delText>34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2F4B12ED" w:rsidR="00023622" w:rsidRPr="00823843" w:rsidDel="00736096" w:rsidRDefault="00023622" w:rsidP="00446B55">
            <w:pPr>
              <w:spacing w:after="0" w:line="240" w:lineRule="auto"/>
              <w:jc w:val="center"/>
              <w:rPr>
                <w:del w:id="1121" w:author="Stefanie Lane" w:date="2022-08-29T18:41:00Z"/>
                <w:rFonts w:ascii="Calibri" w:eastAsia="Times New Roman" w:hAnsi="Calibri" w:cs="Calibri"/>
                <w:color w:val="000000"/>
                <w:sz w:val="20"/>
                <w:szCs w:val="20"/>
              </w:rPr>
            </w:pPr>
            <w:del w:id="1122" w:author="Stefanie Lane" w:date="2022-08-29T18:41:00Z">
              <w:r w:rsidRPr="00823843" w:rsidDel="00736096">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1146445E" w14:textId="6E21DB7F" w:rsidR="00023622" w:rsidRPr="00823843" w:rsidDel="00736096" w:rsidRDefault="00023622" w:rsidP="00446B55">
            <w:pPr>
              <w:spacing w:after="0" w:line="240" w:lineRule="auto"/>
              <w:jc w:val="center"/>
              <w:rPr>
                <w:del w:id="1123"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23EE8954" w:rsidR="00023622" w:rsidRPr="00823843" w:rsidDel="00736096" w:rsidRDefault="00023622" w:rsidP="00446B55">
            <w:pPr>
              <w:spacing w:after="0" w:line="240" w:lineRule="auto"/>
              <w:jc w:val="center"/>
              <w:rPr>
                <w:del w:id="1124" w:author="Stefanie Lane" w:date="2022-08-29T18:41:00Z"/>
                <w:rFonts w:ascii="Calibri" w:eastAsia="Times New Roman" w:hAnsi="Calibri" w:cs="Calibri"/>
                <w:color w:val="000000"/>
                <w:sz w:val="20"/>
                <w:szCs w:val="20"/>
              </w:rPr>
            </w:pPr>
            <w:del w:id="1125" w:author="Stefanie Lane" w:date="2022-08-29T18:41:00Z">
              <w:r w:rsidRPr="00823843" w:rsidDel="00736096">
                <w:rPr>
                  <w:rFonts w:ascii="Calibri" w:eastAsia="Times New Roman" w:hAnsi="Calibri" w:cs="Calibri"/>
                  <w:color w:val="000000"/>
                  <w:sz w:val="20"/>
                  <w:szCs w:val="20"/>
                </w:rPr>
                <w:delText>8.74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11172E77" w:rsidR="00023622" w:rsidRPr="00823843" w:rsidDel="00736096" w:rsidRDefault="00023622" w:rsidP="00446B55">
            <w:pPr>
              <w:spacing w:after="0" w:line="240" w:lineRule="auto"/>
              <w:jc w:val="center"/>
              <w:rPr>
                <w:del w:id="1126" w:author="Stefanie Lane" w:date="2022-08-29T18:41:00Z"/>
                <w:rFonts w:ascii="Calibri" w:eastAsia="Times New Roman" w:hAnsi="Calibri" w:cs="Calibri"/>
                <w:color w:val="000000"/>
                <w:sz w:val="20"/>
                <w:szCs w:val="20"/>
              </w:rPr>
            </w:pPr>
            <w:del w:id="1127" w:author="Stefanie Lane" w:date="2022-08-29T18:41:00Z">
              <w:r w:rsidRPr="00823843" w:rsidDel="00736096">
                <w:rPr>
                  <w:rFonts w:ascii="Calibri" w:eastAsia="Times New Roman" w:hAnsi="Calibri" w:cs="Calibri"/>
                  <w:color w:val="000000"/>
                  <w:sz w:val="20"/>
                  <w:szCs w:val="20"/>
                </w:rPr>
                <w:delText>2.45</w:delText>
              </w:r>
            </w:del>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415E41A1" w:rsidR="00023622" w:rsidRPr="00823843" w:rsidDel="00736096" w:rsidRDefault="00023622" w:rsidP="00446B55">
            <w:pPr>
              <w:spacing w:after="0" w:line="240" w:lineRule="auto"/>
              <w:jc w:val="center"/>
              <w:rPr>
                <w:del w:id="1128" w:author="Stefanie Lane" w:date="2022-08-29T18:41:00Z"/>
                <w:rFonts w:ascii="Calibri" w:eastAsia="Times New Roman" w:hAnsi="Calibri" w:cs="Calibri"/>
                <w:color w:val="000000"/>
                <w:sz w:val="20"/>
                <w:szCs w:val="20"/>
              </w:rPr>
            </w:pPr>
            <w:del w:id="1129" w:author="Stefanie Lane" w:date="2022-08-29T18:41:00Z">
              <w:r w:rsidRPr="00823843" w:rsidDel="00736096">
                <w:rPr>
                  <w:rFonts w:ascii="Calibri" w:eastAsia="Times New Roman" w:hAnsi="Calibri" w:cs="Calibri"/>
                  <w:color w:val="000000"/>
                  <w:sz w:val="20"/>
                  <w:szCs w:val="20"/>
                </w:rPr>
                <w:delText>3.89</w:delText>
              </w:r>
            </w:del>
          </w:p>
        </w:tc>
      </w:tr>
      <w:tr w:rsidR="00023622" w:rsidRPr="00823843" w:rsidDel="00736096" w14:paraId="5302ECBA" w14:textId="0B619199" w:rsidTr="00446B55">
        <w:trPr>
          <w:trHeight w:val="290"/>
          <w:jc w:val="center"/>
          <w:del w:id="1130" w:author="Stefanie Lane" w:date="2022-08-29T18:41:00Z"/>
        </w:trPr>
        <w:tc>
          <w:tcPr>
            <w:tcW w:w="1080" w:type="dxa"/>
            <w:tcBorders>
              <w:top w:val="nil"/>
              <w:left w:val="nil"/>
              <w:bottom w:val="nil"/>
              <w:right w:val="nil"/>
            </w:tcBorders>
            <w:shd w:val="clear" w:color="auto" w:fill="auto"/>
            <w:noWrap/>
            <w:vAlign w:val="bottom"/>
            <w:hideMark/>
          </w:tcPr>
          <w:p w14:paraId="49BF1A6C" w14:textId="5BE48BB9" w:rsidR="00023622" w:rsidRPr="00823843" w:rsidDel="00736096" w:rsidRDefault="00023622" w:rsidP="00446B55">
            <w:pPr>
              <w:spacing w:after="0" w:line="240" w:lineRule="auto"/>
              <w:jc w:val="right"/>
              <w:rPr>
                <w:del w:id="1131" w:author="Stefanie Lane" w:date="2022-08-29T18:41:00Z"/>
                <w:rFonts w:ascii="Calibri" w:eastAsia="Times New Roman" w:hAnsi="Calibri" w:cs="Calibri"/>
                <w:color w:val="000000"/>
                <w:sz w:val="20"/>
                <w:szCs w:val="20"/>
              </w:rPr>
            </w:pPr>
            <w:del w:id="1132"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43657322" w14:textId="69D1150A" w:rsidR="00023622" w:rsidRPr="00823843" w:rsidDel="00736096" w:rsidRDefault="00023622" w:rsidP="00446B55">
            <w:pPr>
              <w:spacing w:after="0" w:line="240" w:lineRule="auto"/>
              <w:jc w:val="center"/>
              <w:rPr>
                <w:del w:id="1133" w:author="Stefanie Lane" w:date="2022-08-29T18:41:00Z"/>
                <w:rFonts w:ascii="Calibri" w:eastAsia="Times New Roman" w:hAnsi="Calibri" w:cs="Calibri"/>
                <w:color w:val="000000"/>
                <w:sz w:val="20"/>
                <w:szCs w:val="20"/>
              </w:rPr>
            </w:pPr>
            <w:del w:id="1134" w:author="Stefanie Lane" w:date="2022-08-29T18:41:00Z">
              <w:r w:rsidRPr="00823843" w:rsidDel="00736096">
                <w:rPr>
                  <w:rFonts w:ascii="Calibri" w:eastAsia="Times New Roman" w:hAnsi="Calibri" w:cs="Calibri"/>
                  <w:color w:val="000000"/>
                  <w:sz w:val="20"/>
                  <w:szCs w:val="20"/>
                </w:rPr>
                <w:delText>31</w:delText>
              </w:r>
            </w:del>
          </w:p>
        </w:tc>
        <w:tc>
          <w:tcPr>
            <w:tcW w:w="700" w:type="dxa"/>
            <w:tcBorders>
              <w:top w:val="nil"/>
              <w:left w:val="nil"/>
              <w:bottom w:val="nil"/>
              <w:right w:val="nil"/>
            </w:tcBorders>
            <w:shd w:val="clear" w:color="auto" w:fill="auto"/>
            <w:noWrap/>
            <w:vAlign w:val="bottom"/>
            <w:hideMark/>
          </w:tcPr>
          <w:p w14:paraId="25FEA749" w14:textId="152122DC" w:rsidR="00023622" w:rsidRPr="00823843" w:rsidDel="00736096" w:rsidRDefault="00023622" w:rsidP="00446B55">
            <w:pPr>
              <w:spacing w:after="0" w:line="240" w:lineRule="auto"/>
              <w:jc w:val="center"/>
              <w:rPr>
                <w:del w:id="1135" w:author="Stefanie Lane" w:date="2022-08-29T18:41:00Z"/>
                <w:rFonts w:ascii="Calibri" w:eastAsia="Times New Roman" w:hAnsi="Calibri" w:cs="Calibri"/>
                <w:color w:val="000000"/>
                <w:sz w:val="20"/>
                <w:szCs w:val="20"/>
              </w:rPr>
            </w:pPr>
            <w:del w:id="1136" w:author="Stefanie Lane" w:date="2022-08-29T18:41:00Z">
              <w:r w:rsidRPr="00823843" w:rsidDel="00736096">
                <w:rPr>
                  <w:rFonts w:ascii="Calibri" w:eastAsia="Times New Roman" w:hAnsi="Calibri" w:cs="Calibri"/>
                  <w:color w:val="000000"/>
                  <w:sz w:val="20"/>
                  <w:szCs w:val="20"/>
                </w:rPr>
                <w:delText>35</w:delText>
              </w:r>
            </w:del>
          </w:p>
        </w:tc>
        <w:tc>
          <w:tcPr>
            <w:tcW w:w="300" w:type="dxa"/>
            <w:tcBorders>
              <w:top w:val="nil"/>
              <w:left w:val="nil"/>
              <w:bottom w:val="nil"/>
              <w:right w:val="nil"/>
            </w:tcBorders>
            <w:shd w:val="clear" w:color="auto" w:fill="auto"/>
            <w:noWrap/>
            <w:vAlign w:val="bottom"/>
            <w:hideMark/>
          </w:tcPr>
          <w:p w14:paraId="35645D62" w14:textId="33431FEC" w:rsidR="00023622" w:rsidRPr="00823843" w:rsidDel="00736096" w:rsidRDefault="00023622" w:rsidP="00446B55">
            <w:pPr>
              <w:spacing w:after="0" w:line="240" w:lineRule="auto"/>
              <w:jc w:val="center"/>
              <w:rPr>
                <w:del w:id="1137"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312C7DF2" w:rsidR="00023622" w:rsidRPr="00823843" w:rsidDel="00736096" w:rsidRDefault="00023622" w:rsidP="00446B55">
            <w:pPr>
              <w:spacing w:after="0" w:line="240" w:lineRule="auto"/>
              <w:jc w:val="center"/>
              <w:rPr>
                <w:del w:id="1138" w:author="Stefanie Lane" w:date="2022-08-29T18:41:00Z"/>
                <w:rFonts w:ascii="Calibri" w:eastAsia="Times New Roman" w:hAnsi="Calibri" w:cs="Calibri"/>
                <w:color w:val="000000"/>
                <w:sz w:val="20"/>
                <w:szCs w:val="20"/>
              </w:rPr>
            </w:pPr>
            <w:del w:id="1139" w:author="Stefanie Lane" w:date="2022-08-29T18:41:00Z">
              <w:r w:rsidRPr="00823843" w:rsidDel="00736096">
                <w:rPr>
                  <w:rFonts w:ascii="Calibri" w:eastAsia="Times New Roman" w:hAnsi="Calibri" w:cs="Calibri"/>
                  <w:color w:val="000000"/>
                  <w:sz w:val="20"/>
                  <w:szCs w:val="20"/>
                </w:rPr>
                <w:delText>8.26</w:delText>
              </w:r>
            </w:del>
          </w:p>
        </w:tc>
        <w:tc>
          <w:tcPr>
            <w:tcW w:w="800" w:type="dxa"/>
            <w:tcBorders>
              <w:top w:val="nil"/>
              <w:left w:val="nil"/>
              <w:bottom w:val="single" w:sz="4" w:space="0" w:color="auto"/>
              <w:right w:val="nil"/>
            </w:tcBorders>
            <w:shd w:val="clear" w:color="auto" w:fill="auto"/>
            <w:noWrap/>
            <w:vAlign w:val="bottom"/>
            <w:hideMark/>
          </w:tcPr>
          <w:p w14:paraId="6FF94118" w14:textId="12E88542" w:rsidR="00023622" w:rsidRPr="00823843" w:rsidDel="00736096" w:rsidRDefault="00023622" w:rsidP="00446B55">
            <w:pPr>
              <w:spacing w:after="0" w:line="240" w:lineRule="auto"/>
              <w:jc w:val="center"/>
              <w:rPr>
                <w:del w:id="1140" w:author="Stefanie Lane" w:date="2022-08-29T18:41:00Z"/>
                <w:rFonts w:ascii="Calibri" w:eastAsia="Times New Roman" w:hAnsi="Calibri" w:cs="Calibri"/>
                <w:color w:val="000000"/>
                <w:sz w:val="20"/>
                <w:szCs w:val="20"/>
              </w:rPr>
            </w:pPr>
            <w:del w:id="1141" w:author="Stefanie Lane" w:date="2022-08-29T18:41:00Z">
              <w:r w:rsidRPr="00823843" w:rsidDel="00736096">
                <w:rPr>
                  <w:rFonts w:ascii="Calibri" w:eastAsia="Times New Roman" w:hAnsi="Calibri" w:cs="Calibri"/>
                  <w:color w:val="000000"/>
                  <w:sz w:val="20"/>
                  <w:szCs w:val="20"/>
                </w:rPr>
                <w:delText>1.98</w:delText>
              </w:r>
            </w:del>
          </w:p>
        </w:tc>
        <w:tc>
          <w:tcPr>
            <w:tcW w:w="800" w:type="dxa"/>
            <w:tcBorders>
              <w:top w:val="nil"/>
              <w:left w:val="nil"/>
              <w:bottom w:val="single" w:sz="4" w:space="0" w:color="auto"/>
              <w:right w:val="nil"/>
            </w:tcBorders>
            <w:shd w:val="clear" w:color="auto" w:fill="auto"/>
            <w:noWrap/>
            <w:vAlign w:val="bottom"/>
            <w:hideMark/>
          </w:tcPr>
          <w:p w14:paraId="48432583" w14:textId="7D4CEE5E" w:rsidR="00023622" w:rsidRPr="00823843" w:rsidDel="00736096" w:rsidRDefault="00023622" w:rsidP="00446B55">
            <w:pPr>
              <w:spacing w:after="0" w:line="240" w:lineRule="auto"/>
              <w:jc w:val="center"/>
              <w:rPr>
                <w:del w:id="1142" w:author="Stefanie Lane" w:date="2022-08-29T18:41:00Z"/>
                <w:rFonts w:ascii="Calibri" w:eastAsia="Times New Roman" w:hAnsi="Calibri" w:cs="Calibri"/>
                <w:color w:val="000000"/>
                <w:sz w:val="20"/>
                <w:szCs w:val="20"/>
              </w:rPr>
            </w:pPr>
            <w:del w:id="1143" w:author="Stefanie Lane" w:date="2022-08-29T18:41:00Z">
              <w:r w:rsidRPr="00823843" w:rsidDel="00736096">
                <w:rPr>
                  <w:rFonts w:ascii="Calibri" w:eastAsia="Times New Roman" w:hAnsi="Calibri" w:cs="Calibri"/>
                  <w:color w:val="000000"/>
                  <w:sz w:val="20"/>
                  <w:szCs w:val="20"/>
                </w:rPr>
                <w:delText>4.24</w:delText>
              </w:r>
            </w:del>
          </w:p>
        </w:tc>
      </w:tr>
      <w:tr w:rsidR="00023622" w:rsidRPr="00823843" w:rsidDel="00736096" w14:paraId="000FDCCD" w14:textId="709FC3E5" w:rsidTr="00446B55">
        <w:trPr>
          <w:trHeight w:val="290"/>
          <w:jc w:val="center"/>
          <w:del w:id="1144"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391B6164" w:rsidR="00023622" w:rsidRPr="00823843" w:rsidDel="00736096" w:rsidRDefault="00023622" w:rsidP="00446B55">
            <w:pPr>
              <w:spacing w:after="0" w:line="240" w:lineRule="auto"/>
              <w:jc w:val="right"/>
              <w:rPr>
                <w:del w:id="1145" w:author="Stefanie Lane" w:date="2022-08-29T18:41:00Z"/>
                <w:rFonts w:ascii="Calibri" w:eastAsia="Times New Roman" w:hAnsi="Calibri" w:cs="Calibri"/>
                <w:color w:val="000000"/>
                <w:sz w:val="20"/>
                <w:szCs w:val="20"/>
              </w:rPr>
            </w:pPr>
            <w:del w:id="1146"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70D90CCD" w14:textId="6A7405C1" w:rsidR="00023622" w:rsidRPr="00823843" w:rsidDel="00736096" w:rsidRDefault="00023622" w:rsidP="00446B55">
            <w:pPr>
              <w:spacing w:after="0" w:line="240" w:lineRule="auto"/>
              <w:jc w:val="center"/>
              <w:rPr>
                <w:del w:id="1147" w:author="Stefanie Lane" w:date="2022-08-29T18:41:00Z"/>
                <w:rFonts w:ascii="Calibri" w:eastAsia="Times New Roman" w:hAnsi="Calibri" w:cs="Calibri"/>
                <w:color w:val="000000"/>
                <w:sz w:val="20"/>
                <w:szCs w:val="20"/>
              </w:rPr>
            </w:pPr>
            <w:del w:id="1148" w:author="Stefanie Lane" w:date="2022-08-29T18:41:00Z">
              <w:r w:rsidRPr="00823843" w:rsidDel="00736096">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000DA172" w:rsidR="00023622" w:rsidRPr="00823843" w:rsidDel="00736096" w:rsidRDefault="00023622" w:rsidP="00446B55">
            <w:pPr>
              <w:spacing w:after="0" w:line="240" w:lineRule="auto"/>
              <w:jc w:val="center"/>
              <w:rPr>
                <w:del w:id="1149" w:author="Stefanie Lane" w:date="2022-08-29T18:41:00Z"/>
                <w:rFonts w:ascii="Calibri" w:eastAsia="Times New Roman" w:hAnsi="Calibri" w:cs="Calibri"/>
                <w:color w:val="000000"/>
                <w:sz w:val="20"/>
                <w:szCs w:val="20"/>
              </w:rPr>
            </w:pPr>
            <w:del w:id="1150" w:author="Stefanie Lane" w:date="2022-08-29T18:41:00Z">
              <w:r w:rsidRPr="00823843" w:rsidDel="00736096">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421AF3FB" w14:textId="25F74E35" w:rsidR="00023622" w:rsidRPr="00823843" w:rsidDel="00736096" w:rsidRDefault="00023622" w:rsidP="00446B55">
            <w:pPr>
              <w:spacing w:after="0" w:line="240" w:lineRule="auto"/>
              <w:jc w:val="center"/>
              <w:rPr>
                <w:del w:id="1151"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1B801F26" w:rsidR="00023622" w:rsidRPr="00823843" w:rsidDel="00736096" w:rsidRDefault="00023622" w:rsidP="00446B55">
            <w:pPr>
              <w:spacing w:after="0" w:line="240" w:lineRule="auto"/>
              <w:jc w:val="center"/>
              <w:rPr>
                <w:del w:id="1152" w:author="Stefanie Lane" w:date="2022-08-29T18:41:00Z"/>
                <w:rFonts w:ascii="Calibri" w:eastAsia="Times New Roman" w:hAnsi="Calibri" w:cs="Calibri"/>
                <w:color w:val="000000"/>
                <w:sz w:val="20"/>
                <w:szCs w:val="20"/>
              </w:rPr>
            </w:pPr>
            <w:del w:id="1153" w:author="Stefanie Lane" w:date="2022-08-29T18:41:00Z">
              <w:r w:rsidRPr="00823843" w:rsidDel="00736096">
                <w:rPr>
                  <w:rFonts w:ascii="Calibri" w:eastAsia="Times New Roman" w:hAnsi="Calibri" w:cs="Calibri"/>
                  <w:color w:val="000000"/>
                  <w:sz w:val="20"/>
                  <w:szCs w:val="20"/>
                </w:rPr>
                <w:delText>7.89</w:delText>
              </w:r>
            </w:del>
          </w:p>
        </w:tc>
        <w:tc>
          <w:tcPr>
            <w:tcW w:w="800" w:type="dxa"/>
            <w:tcBorders>
              <w:top w:val="nil"/>
              <w:left w:val="nil"/>
              <w:bottom w:val="single" w:sz="4" w:space="0" w:color="auto"/>
              <w:right w:val="nil"/>
            </w:tcBorders>
            <w:shd w:val="clear" w:color="auto" w:fill="auto"/>
            <w:noWrap/>
            <w:vAlign w:val="bottom"/>
            <w:hideMark/>
          </w:tcPr>
          <w:p w14:paraId="10AE7F9C" w14:textId="1D37B864" w:rsidR="00023622" w:rsidRPr="00823843" w:rsidDel="00736096" w:rsidRDefault="00023622" w:rsidP="00446B55">
            <w:pPr>
              <w:spacing w:after="0" w:line="240" w:lineRule="auto"/>
              <w:jc w:val="center"/>
              <w:rPr>
                <w:del w:id="1154" w:author="Stefanie Lane" w:date="2022-08-29T18:41:00Z"/>
                <w:rFonts w:ascii="Calibri" w:eastAsia="Times New Roman" w:hAnsi="Calibri" w:cs="Calibri"/>
                <w:color w:val="000000"/>
                <w:sz w:val="20"/>
                <w:szCs w:val="20"/>
              </w:rPr>
            </w:pPr>
            <w:del w:id="1155" w:author="Stefanie Lane" w:date="2022-08-29T18:41:00Z">
              <w:r w:rsidRPr="00823843" w:rsidDel="00736096">
                <w:rPr>
                  <w:rFonts w:ascii="Calibri" w:eastAsia="Times New Roman" w:hAnsi="Calibri" w:cs="Calibri"/>
                  <w:color w:val="000000"/>
                  <w:sz w:val="20"/>
                  <w:szCs w:val="20"/>
                </w:rPr>
                <w:delText>2.69</w:delText>
              </w:r>
            </w:del>
          </w:p>
        </w:tc>
        <w:tc>
          <w:tcPr>
            <w:tcW w:w="800" w:type="dxa"/>
            <w:tcBorders>
              <w:top w:val="nil"/>
              <w:left w:val="nil"/>
              <w:bottom w:val="single" w:sz="4" w:space="0" w:color="auto"/>
              <w:right w:val="nil"/>
            </w:tcBorders>
            <w:shd w:val="clear" w:color="auto" w:fill="auto"/>
            <w:noWrap/>
            <w:vAlign w:val="bottom"/>
            <w:hideMark/>
          </w:tcPr>
          <w:p w14:paraId="11623820" w14:textId="7DA9A805" w:rsidR="00023622" w:rsidRPr="00823843" w:rsidDel="00736096" w:rsidRDefault="00023622" w:rsidP="00446B55">
            <w:pPr>
              <w:spacing w:after="0" w:line="240" w:lineRule="auto"/>
              <w:jc w:val="center"/>
              <w:rPr>
                <w:del w:id="1156" w:author="Stefanie Lane" w:date="2022-08-29T18:41:00Z"/>
                <w:rFonts w:ascii="Calibri" w:eastAsia="Times New Roman" w:hAnsi="Calibri" w:cs="Calibri"/>
                <w:color w:val="000000"/>
                <w:sz w:val="20"/>
                <w:szCs w:val="20"/>
              </w:rPr>
            </w:pPr>
            <w:del w:id="1157" w:author="Stefanie Lane" w:date="2022-08-29T18:41:00Z">
              <w:r w:rsidRPr="00823843" w:rsidDel="00736096">
                <w:rPr>
                  <w:rFonts w:ascii="Calibri" w:eastAsia="Times New Roman" w:hAnsi="Calibri" w:cs="Calibri"/>
                  <w:color w:val="000000"/>
                  <w:sz w:val="20"/>
                  <w:szCs w:val="20"/>
                </w:rPr>
                <w:delText>4.31</w:delText>
              </w:r>
            </w:del>
          </w:p>
        </w:tc>
      </w:tr>
      <w:tr w:rsidR="00023622" w:rsidRPr="00823843" w:rsidDel="00736096" w14:paraId="4037084A" w14:textId="772828FD" w:rsidTr="00446B55">
        <w:trPr>
          <w:trHeight w:val="200"/>
          <w:jc w:val="center"/>
          <w:del w:id="1158" w:author="Stefanie Lane" w:date="2022-08-29T18:41:00Z"/>
        </w:trPr>
        <w:tc>
          <w:tcPr>
            <w:tcW w:w="1080" w:type="dxa"/>
            <w:tcBorders>
              <w:top w:val="nil"/>
              <w:left w:val="nil"/>
              <w:bottom w:val="nil"/>
              <w:right w:val="nil"/>
            </w:tcBorders>
            <w:shd w:val="clear" w:color="auto" w:fill="auto"/>
            <w:noWrap/>
            <w:vAlign w:val="bottom"/>
            <w:hideMark/>
          </w:tcPr>
          <w:p w14:paraId="7B964849" w14:textId="3C2B209A" w:rsidR="00023622" w:rsidRPr="00823843" w:rsidDel="00736096" w:rsidRDefault="00023622" w:rsidP="00446B55">
            <w:pPr>
              <w:spacing w:after="0" w:line="240" w:lineRule="auto"/>
              <w:jc w:val="center"/>
              <w:rPr>
                <w:del w:id="1159"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5D8E89E3" w:rsidR="00023622" w:rsidRPr="00823843" w:rsidDel="00736096" w:rsidRDefault="00023622" w:rsidP="00446B55">
            <w:pPr>
              <w:spacing w:after="0" w:line="240" w:lineRule="auto"/>
              <w:rPr>
                <w:del w:id="1160"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404CB06B" w:rsidR="00023622" w:rsidRPr="00823843" w:rsidDel="00736096" w:rsidRDefault="00023622" w:rsidP="00446B55">
            <w:pPr>
              <w:spacing w:after="0" w:line="240" w:lineRule="auto"/>
              <w:rPr>
                <w:del w:id="1161"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5918C260" w:rsidR="00023622" w:rsidRPr="00823843" w:rsidDel="00736096" w:rsidRDefault="00023622" w:rsidP="00446B55">
            <w:pPr>
              <w:spacing w:after="0" w:line="240" w:lineRule="auto"/>
              <w:rPr>
                <w:del w:id="116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25E5BDFC" w:rsidR="00023622" w:rsidRPr="00823843" w:rsidDel="00736096" w:rsidRDefault="00023622" w:rsidP="00446B55">
            <w:pPr>
              <w:spacing w:after="0" w:line="240" w:lineRule="auto"/>
              <w:rPr>
                <w:del w:id="116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9B62F9B" w:rsidR="00023622" w:rsidRPr="00823843" w:rsidDel="00736096" w:rsidRDefault="00023622" w:rsidP="00446B55">
            <w:pPr>
              <w:spacing w:after="0" w:line="240" w:lineRule="auto"/>
              <w:rPr>
                <w:del w:id="116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5D4D3CF3" w:rsidR="00023622" w:rsidRPr="00823843" w:rsidDel="00736096" w:rsidRDefault="00023622" w:rsidP="00446B55">
            <w:pPr>
              <w:spacing w:after="0" w:line="240" w:lineRule="auto"/>
              <w:rPr>
                <w:del w:id="1165" w:author="Stefanie Lane" w:date="2022-08-29T18:41:00Z"/>
                <w:rFonts w:ascii="Times New Roman" w:eastAsia="Times New Roman" w:hAnsi="Times New Roman" w:cs="Times New Roman"/>
                <w:sz w:val="20"/>
                <w:szCs w:val="20"/>
              </w:rPr>
            </w:pPr>
          </w:p>
        </w:tc>
      </w:tr>
      <w:tr w:rsidR="00023622" w:rsidRPr="00823843" w:rsidDel="00736096" w14:paraId="66C32909" w14:textId="7A340CAE" w:rsidTr="00446B55">
        <w:trPr>
          <w:trHeight w:val="290"/>
          <w:jc w:val="center"/>
          <w:del w:id="1166" w:author="Stefanie Lane" w:date="2022-08-29T18:41:00Z"/>
        </w:trPr>
        <w:tc>
          <w:tcPr>
            <w:tcW w:w="1080" w:type="dxa"/>
            <w:tcBorders>
              <w:top w:val="nil"/>
              <w:left w:val="nil"/>
              <w:bottom w:val="nil"/>
              <w:right w:val="nil"/>
            </w:tcBorders>
            <w:shd w:val="clear" w:color="auto" w:fill="auto"/>
            <w:noWrap/>
            <w:vAlign w:val="bottom"/>
            <w:hideMark/>
          </w:tcPr>
          <w:p w14:paraId="1A45DCEC" w14:textId="5AB975A2" w:rsidR="00023622" w:rsidRPr="00823843" w:rsidDel="00736096" w:rsidRDefault="00023622" w:rsidP="00446B55">
            <w:pPr>
              <w:spacing w:after="0" w:line="240" w:lineRule="auto"/>
              <w:rPr>
                <w:del w:id="1167" w:author="Stefanie Lane" w:date="2022-08-29T18:41:00Z"/>
                <w:rFonts w:ascii="Calibri" w:eastAsia="Times New Roman" w:hAnsi="Calibri" w:cs="Calibri"/>
                <w:b/>
                <w:bCs/>
                <w:color w:val="000000"/>
                <w:sz w:val="20"/>
                <w:szCs w:val="20"/>
              </w:rPr>
            </w:pPr>
            <w:del w:id="1168" w:author="Stefanie Lane" w:date="2022-08-29T18:41:00Z">
              <w:r w:rsidRPr="00823843" w:rsidDel="00736096">
                <w:rPr>
                  <w:rFonts w:ascii="Calibri" w:eastAsia="Times New Roman" w:hAnsi="Calibri" w:cs="Calibri"/>
                  <w:b/>
                  <w:bCs/>
                  <w:color w:val="000000"/>
                  <w:sz w:val="20"/>
                  <w:szCs w:val="20"/>
                </w:rPr>
                <w:delText>Fescue</w:delText>
              </w:r>
            </w:del>
          </w:p>
        </w:tc>
        <w:tc>
          <w:tcPr>
            <w:tcW w:w="840" w:type="dxa"/>
            <w:tcBorders>
              <w:top w:val="nil"/>
              <w:left w:val="nil"/>
              <w:bottom w:val="nil"/>
              <w:right w:val="nil"/>
            </w:tcBorders>
            <w:shd w:val="clear" w:color="auto" w:fill="auto"/>
            <w:noWrap/>
            <w:vAlign w:val="bottom"/>
            <w:hideMark/>
          </w:tcPr>
          <w:p w14:paraId="0538FBA4" w14:textId="17E2AE48" w:rsidR="00023622" w:rsidRPr="00823843" w:rsidDel="00736096" w:rsidRDefault="00023622" w:rsidP="00446B55">
            <w:pPr>
              <w:spacing w:after="0" w:line="240" w:lineRule="auto"/>
              <w:rPr>
                <w:del w:id="1169"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6E44BF3E" w:rsidR="00023622" w:rsidRPr="00823843" w:rsidDel="00736096" w:rsidRDefault="00023622" w:rsidP="00446B55">
            <w:pPr>
              <w:spacing w:after="0" w:line="240" w:lineRule="auto"/>
              <w:rPr>
                <w:del w:id="1170"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5E69AB7A" w:rsidR="00023622" w:rsidRPr="00823843" w:rsidDel="00736096" w:rsidRDefault="00023622" w:rsidP="00446B55">
            <w:pPr>
              <w:spacing w:after="0" w:line="240" w:lineRule="auto"/>
              <w:rPr>
                <w:del w:id="117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16E44E33" w:rsidR="00023622" w:rsidRPr="00823843" w:rsidDel="00736096" w:rsidRDefault="00023622" w:rsidP="00446B55">
            <w:pPr>
              <w:spacing w:after="0" w:line="240" w:lineRule="auto"/>
              <w:rPr>
                <w:del w:id="117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4F98BD10" w:rsidR="00023622" w:rsidRPr="00823843" w:rsidDel="00736096" w:rsidRDefault="00023622" w:rsidP="00446B55">
            <w:pPr>
              <w:spacing w:after="0" w:line="240" w:lineRule="auto"/>
              <w:rPr>
                <w:del w:id="117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3199F40B" w:rsidR="00023622" w:rsidRPr="00823843" w:rsidDel="00736096" w:rsidRDefault="00023622" w:rsidP="00446B55">
            <w:pPr>
              <w:spacing w:after="0" w:line="240" w:lineRule="auto"/>
              <w:rPr>
                <w:del w:id="1174" w:author="Stefanie Lane" w:date="2022-08-29T18:41:00Z"/>
                <w:rFonts w:ascii="Times New Roman" w:eastAsia="Times New Roman" w:hAnsi="Times New Roman" w:cs="Times New Roman"/>
                <w:sz w:val="20"/>
                <w:szCs w:val="20"/>
              </w:rPr>
            </w:pPr>
          </w:p>
        </w:tc>
      </w:tr>
      <w:tr w:rsidR="00023622" w:rsidRPr="00823843" w:rsidDel="00736096" w14:paraId="06F14BB6" w14:textId="396B3EA3" w:rsidTr="00446B55">
        <w:trPr>
          <w:trHeight w:val="290"/>
          <w:jc w:val="center"/>
          <w:del w:id="1175"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39D76260" w:rsidR="00023622" w:rsidRPr="00823843" w:rsidDel="00736096" w:rsidRDefault="00023622" w:rsidP="00446B55">
            <w:pPr>
              <w:spacing w:after="0" w:line="240" w:lineRule="auto"/>
              <w:jc w:val="right"/>
              <w:rPr>
                <w:del w:id="1176" w:author="Stefanie Lane" w:date="2022-08-29T18:41:00Z"/>
                <w:rFonts w:ascii="Calibri" w:eastAsia="Times New Roman" w:hAnsi="Calibri" w:cs="Calibri"/>
                <w:color w:val="000000"/>
                <w:sz w:val="20"/>
                <w:szCs w:val="20"/>
              </w:rPr>
            </w:pPr>
            <w:del w:id="1177"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16E5DDC3" w:rsidR="00023622" w:rsidRPr="00823843" w:rsidDel="00736096" w:rsidRDefault="00023622" w:rsidP="00446B55">
            <w:pPr>
              <w:spacing w:after="0" w:line="240" w:lineRule="auto"/>
              <w:jc w:val="center"/>
              <w:rPr>
                <w:del w:id="1178" w:author="Stefanie Lane" w:date="2022-08-29T18:41:00Z"/>
                <w:rFonts w:ascii="Calibri" w:eastAsia="Times New Roman" w:hAnsi="Calibri" w:cs="Calibri"/>
                <w:color w:val="000000"/>
                <w:sz w:val="20"/>
                <w:szCs w:val="20"/>
              </w:rPr>
            </w:pPr>
            <w:del w:id="1179" w:author="Stefanie Lane" w:date="2022-08-29T18:41:00Z">
              <w:r w:rsidRPr="00823843" w:rsidDel="00736096">
                <w:rPr>
                  <w:rFonts w:ascii="Calibri" w:eastAsia="Times New Roman" w:hAnsi="Calibri" w:cs="Calibri"/>
                  <w:color w:val="000000"/>
                  <w:sz w:val="20"/>
                  <w:szCs w:val="20"/>
                </w:rPr>
                <w:delText>29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0B793000" w:rsidR="00023622" w:rsidRPr="00823843" w:rsidDel="00736096" w:rsidRDefault="00023622" w:rsidP="00446B55">
            <w:pPr>
              <w:spacing w:after="0" w:line="240" w:lineRule="auto"/>
              <w:jc w:val="center"/>
              <w:rPr>
                <w:del w:id="1180" w:author="Stefanie Lane" w:date="2022-08-29T18:41:00Z"/>
                <w:rFonts w:ascii="Calibri" w:eastAsia="Times New Roman" w:hAnsi="Calibri" w:cs="Calibri"/>
                <w:color w:val="000000"/>
                <w:sz w:val="20"/>
                <w:szCs w:val="20"/>
              </w:rPr>
            </w:pPr>
            <w:del w:id="1181" w:author="Stefanie Lane" w:date="2022-08-29T18:41:00Z">
              <w:r w:rsidRPr="00823843" w:rsidDel="00736096">
                <w:rPr>
                  <w:rFonts w:ascii="Calibri" w:eastAsia="Times New Roman" w:hAnsi="Calibri" w:cs="Calibri"/>
                  <w:color w:val="000000"/>
                  <w:sz w:val="20"/>
                  <w:szCs w:val="20"/>
                </w:rPr>
                <w:delText>47</w:delText>
              </w:r>
            </w:del>
          </w:p>
        </w:tc>
        <w:tc>
          <w:tcPr>
            <w:tcW w:w="300" w:type="dxa"/>
            <w:tcBorders>
              <w:top w:val="nil"/>
              <w:left w:val="nil"/>
              <w:bottom w:val="nil"/>
              <w:right w:val="nil"/>
            </w:tcBorders>
            <w:shd w:val="clear" w:color="auto" w:fill="auto"/>
            <w:noWrap/>
            <w:vAlign w:val="bottom"/>
            <w:hideMark/>
          </w:tcPr>
          <w:p w14:paraId="1E4ABE53" w14:textId="43331F48" w:rsidR="00023622" w:rsidRPr="00823843" w:rsidDel="00736096" w:rsidRDefault="00023622" w:rsidP="00446B55">
            <w:pPr>
              <w:spacing w:after="0" w:line="240" w:lineRule="auto"/>
              <w:jc w:val="center"/>
              <w:rPr>
                <w:del w:id="1182"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1B43D83D" w:rsidR="00023622" w:rsidRPr="00823843" w:rsidDel="00736096" w:rsidRDefault="00023622" w:rsidP="00446B55">
            <w:pPr>
              <w:spacing w:after="0" w:line="240" w:lineRule="auto"/>
              <w:jc w:val="center"/>
              <w:rPr>
                <w:del w:id="1183" w:author="Stefanie Lane" w:date="2022-08-29T18:41:00Z"/>
                <w:rFonts w:ascii="Calibri" w:eastAsia="Times New Roman" w:hAnsi="Calibri" w:cs="Calibri"/>
                <w:color w:val="000000"/>
                <w:sz w:val="20"/>
                <w:szCs w:val="20"/>
              </w:rPr>
            </w:pPr>
            <w:del w:id="1184" w:author="Stefanie Lane" w:date="2022-08-29T18:41:00Z">
              <w:r w:rsidRPr="00823843" w:rsidDel="00736096">
                <w:rPr>
                  <w:rFonts w:ascii="Calibri" w:eastAsia="Times New Roman" w:hAnsi="Calibri" w:cs="Calibri"/>
                  <w:color w:val="000000"/>
                  <w:sz w:val="20"/>
                  <w:szCs w:val="20"/>
                </w:rPr>
                <w:delText>12.83</w:delText>
              </w:r>
            </w:del>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14CB4FCA" w:rsidR="00023622" w:rsidRPr="00823843" w:rsidDel="00736096" w:rsidRDefault="00023622" w:rsidP="00446B55">
            <w:pPr>
              <w:spacing w:after="0" w:line="240" w:lineRule="auto"/>
              <w:jc w:val="center"/>
              <w:rPr>
                <w:del w:id="1185" w:author="Stefanie Lane" w:date="2022-08-29T18:41:00Z"/>
                <w:rFonts w:ascii="Calibri" w:eastAsia="Times New Roman" w:hAnsi="Calibri" w:cs="Calibri"/>
                <w:color w:val="000000"/>
                <w:sz w:val="20"/>
                <w:szCs w:val="20"/>
              </w:rPr>
            </w:pPr>
            <w:del w:id="1186" w:author="Stefanie Lane" w:date="2022-08-29T18:41:00Z">
              <w:r w:rsidRPr="00823843" w:rsidDel="00736096">
                <w:rPr>
                  <w:rFonts w:ascii="Calibri" w:eastAsia="Times New Roman" w:hAnsi="Calibri" w:cs="Calibri"/>
                  <w:color w:val="000000"/>
                  <w:sz w:val="20"/>
                  <w:szCs w:val="20"/>
                </w:rPr>
                <w:delText>3.87</w:delText>
              </w:r>
            </w:del>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56C0B1A1" w:rsidR="00023622" w:rsidRPr="00823843" w:rsidDel="00736096" w:rsidRDefault="00023622" w:rsidP="00446B55">
            <w:pPr>
              <w:spacing w:after="0" w:line="240" w:lineRule="auto"/>
              <w:jc w:val="center"/>
              <w:rPr>
                <w:del w:id="1187" w:author="Stefanie Lane" w:date="2022-08-29T18:41:00Z"/>
                <w:rFonts w:ascii="Calibri" w:eastAsia="Times New Roman" w:hAnsi="Calibri" w:cs="Calibri"/>
                <w:color w:val="000000"/>
                <w:sz w:val="20"/>
                <w:szCs w:val="20"/>
              </w:rPr>
            </w:pPr>
            <w:del w:id="1188" w:author="Stefanie Lane" w:date="2022-08-29T18:41:00Z">
              <w:r w:rsidRPr="00823843" w:rsidDel="00736096">
                <w:rPr>
                  <w:rFonts w:ascii="Calibri" w:eastAsia="Times New Roman" w:hAnsi="Calibri" w:cs="Calibri"/>
                  <w:color w:val="000000"/>
                  <w:sz w:val="20"/>
                  <w:szCs w:val="20"/>
                </w:rPr>
                <w:delText>3.66</w:delText>
              </w:r>
            </w:del>
          </w:p>
        </w:tc>
      </w:tr>
      <w:tr w:rsidR="00023622" w:rsidRPr="00823843" w:rsidDel="00736096" w14:paraId="3F01C35E" w14:textId="553886CE" w:rsidTr="00446B55">
        <w:trPr>
          <w:trHeight w:val="290"/>
          <w:jc w:val="center"/>
          <w:del w:id="1189" w:author="Stefanie Lane" w:date="2022-08-29T18:41:00Z"/>
        </w:trPr>
        <w:tc>
          <w:tcPr>
            <w:tcW w:w="1080" w:type="dxa"/>
            <w:tcBorders>
              <w:top w:val="nil"/>
              <w:left w:val="nil"/>
              <w:bottom w:val="nil"/>
              <w:right w:val="nil"/>
            </w:tcBorders>
            <w:shd w:val="clear" w:color="auto" w:fill="auto"/>
            <w:noWrap/>
            <w:vAlign w:val="bottom"/>
            <w:hideMark/>
          </w:tcPr>
          <w:p w14:paraId="71F243FB" w14:textId="624EC230" w:rsidR="00023622" w:rsidRPr="00823843" w:rsidDel="00736096" w:rsidRDefault="00023622" w:rsidP="00446B55">
            <w:pPr>
              <w:spacing w:after="0" w:line="240" w:lineRule="auto"/>
              <w:jc w:val="right"/>
              <w:rPr>
                <w:del w:id="1190" w:author="Stefanie Lane" w:date="2022-08-29T18:41:00Z"/>
                <w:rFonts w:ascii="Calibri" w:eastAsia="Times New Roman" w:hAnsi="Calibri" w:cs="Calibri"/>
                <w:color w:val="000000"/>
                <w:sz w:val="20"/>
                <w:szCs w:val="20"/>
              </w:rPr>
            </w:pPr>
            <w:del w:id="1191"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7626DD3B" w14:textId="027C9684" w:rsidR="00023622" w:rsidRPr="00823843" w:rsidDel="00736096" w:rsidRDefault="00023622" w:rsidP="00446B55">
            <w:pPr>
              <w:spacing w:after="0" w:line="240" w:lineRule="auto"/>
              <w:jc w:val="center"/>
              <w:rPr>
                <w:del w:id="1192" w:author="Stefanie Lane" w:date="2022-08-29T18:41:00Z"/>
                <w:rFonts w:ascii="Calibri" w:eastAsia="Times New Roman" w:hAnsi="Calibri" w:cs="Calibri"/>
                <w:color w:val="000000"/>
                <w:sz w:val="20"/>
                <w:szCs w:val="20"/>
              </w:rPr>
            </w:pPr>
            <w:del w:id="1193" w:author="Stefanie Lane" w:date="2022-08-29T18:41:00Z">
              <w:r w:rsidRPr="00823843" w:rsidDel="00736096">
                <w:rPr>
                  <w:rFonts w:ascii="Calibri" w:eastAsia="Times New Roman" w:hAnsi="Calibri" w:cs="Calibri"/>
                  <w:color w:val="000000"/>
                  <w:sz w:val="20"/>
                  <w:szCs w:val="20"/>
                </w:rPr>
                <w:delText>33</w:delText>
              </w:r>
            </w:del>
          </w:p>
        </w:tc>
        <w:tc>
          <w:tcPr>
            <w:tcW w:w="700" w:type="dxa"/>
            <w:tcBorders>
              <w:top w:val="nil"/>
              <w:left w:val="nil"/>
              <w:bottom w:val="nil"/>
              <w:right w:val="nil"/>
            </w:tcBorders>
            <w:shd w:val="clear" w:color="auto" w:fill="auto"/>
            <w:noWrap/>
            <w:vAlign w:val="bottom"/>
            <w:hideMark/>
          </w:tcPr>
          <w:p w14:paraId="4C0213BF" w14:textId="00A6E8B9" w:rsidR="00023622" w:rsidRPr="00823843" w:rsidDel="00736096" w:rsidRDefault="00023622" w:rsidP="00446B55">
            <w:pPr>
              <w:spacing w:after="0" w:line="240" w:lineRule="auto"/>
              <w:jc w:val="center"/>
              <w:rPr>
                <w:del w:id="1194" w:author="Stefanie Lane" w:date="2022-08-29T18:41:00Z"/>
                <w:rFonts w:ascii="Calibri" w:eastAsia="Times New Roman" w:hAnsi="Calibri" w:cs="Calibri"/>
                <w:color w:val="000000"/>
                <w:sz w:val="20"/>
                <w:szCs w:val="20"/>
              </w:rPr>
            </w:pPr>
            <w:del w:id="1195" w:author="Stefanie Lane" w:date="2022-08-29T18:41:00Z">
              <w:r w:rsidRPr="00823843" w:rsidDel="00736096">
                <w:rPr>
                  <w:rFonts w:ascii="Calibri" w:eastAsia="Times New Roman" w:hAnsi="Calibri" w:cs="Calibri"/>
                  <w:color w:val="000000"/>
                  <w:sz w:val="20"/>
                  <w:szCs w:val="20"/>
                </w:rPr>
                <w:delText>41</w:delText>
              </w:r>
            </w:del>
          </w:p>
        </w:tc>
        <w:tc>
          <w:tcPr>
            <w:tcW w:w="300" w:type="dxa"/>
            <w:tcBorders>
              <w:top w:val="nil"/>
              <w:left w:val="nil"/>
              <w:bottom w:val="nil"/>
              <w:right w:val="nil"/>
            </w:tcBorders>
            <w:shd w:val="clear" w:color="auto" w:fill="auto"/>
            <w:noWrap/>
            <w:vAlign w:val="bottom"/>
            <w:hideMark/>
          </w:tcPr>
          <w:p w14:paraId="06BC7536" w14:textId="1E3ABF7A" w:rsidR="00023622" w:rsidRPr="00823843" w:rsidDel="00736096" w:rsidRDefault="00023622" w:rsidP="00446B55">
            <w:pPr>
              <w:spacing w:after="0" w:line="240" w:lineRule="auto"/>
              <w:jc w:val="center"/>
              <w:rPr>
                <w:del w:id="1196"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4ED0739F" w:rsidR="00023622" w:rsidRPr="00823843" w:rsidDel="00736096" w:rsidRDefault="00023622" w:rsidP="00446B55">
            <w:pPr>
              <w:spacing w:after="0" w:line="240" w:lineRule="auto"/>
              <w:jc w:val="center"/>
              <w:rPr>
                <w:del w:id="1197" w:author="Stefanie Lane" w:date="2022-08-29T18:41:00Z"/>
                <w:rFonts w:ascii="Calibri" w:eastAsia="Times New Roman" w:hAnsi="Calibri" w:cs="Calibri"/>
                <w:color w:val="000000"/>
                <w:sz w:val="20"/>
                <w:szCs w:val="20"/>
              </w:rPr>
            </w:pPr>
            <w:del w:id="1198" w:author="Stefanie Lane" w:date="2022-08-29T18:41:00Z">
              <w:r w:rsidRPr="00823843" w:rsidDel="00736096">
                <w:rPr>
                  <w:rFonts w:ascii="Calibri" w:eastAsia="Times New Roman" w:hAnsi="Calibri" w:cs="Calibri"/>
                  <w:color w:val="000000"/>
                  <w:sz w:val="20"/>
                  <w:szCs w:val="20"/>
                </w:rPr>
                <w:delText>9.69</w:delText>
              </w:r>
            </w:del>
          </w:p>
        </w:tc>
        <w:tc>
          <w:tcPr>
            <w:tcW w:w="800" w:type="dxa"/>
            <w:tcBorders>
              <w:top w:val="nil"/>
              <w:left w:val="nil"/>
              <w:bottom w:val="single" w:sz="4" w:space="0" w:color="auto"/>
              <w:right w:val="nil"/>
            </w:tcBorders>
            <w:shd w:val="clear" w:color="auto" w:fill="auto"/>
            <w:noWrap/>
            <w:vAlign w:val="bottom"/>
            <w:hideMark/>
          </w:tcPr>
          <w:p w14:paraId="3D10BDCD" w14:textId="2DF06C53" w:rsidR="00023622" w:rsidRPr="00823843" w:rsidDel="00736096" w:rsidRDefault="00023622" w:rsidP="00446B55">
            <w:pPr>
              <w:spacing w:after="0" w:line="240" w:lineRule="auto"/>
              <w:jc w:val="center"/>
              <w:rPr>
                <w:del w:id="1199" w:author="Stefanie Lane" w:date="2022-08-29T18:41:00Z"/>
                <w:rFonts w:ascii="Calibri" w:eastAsia="Times New Roman" w:hAnsi="Calibri" w:cs="Calibri"/>
                <w:color w:val="000000"/>
                <w:sz w:val="20"/>
                <w:szCs w:val="20"/>
              </w:rPr>
            </w:pPr>
            <w:del w:id="1200" w:author="Stefanie Lane" w:date="2022-08-29T18:41:00Z">
              <w:r w:rsidRPr="00823843" w:rsidDel="00736096">
                <w:rPr>
                  <w:rFonts w:ascii="Calibri" w:eastAsia="Times New Roman" w:hAnsi="Calibri" w:cs="Calibri"/>
                  <w:color w:val="000000"/>
                  <w:sz w:val="20"/>
                  <w:szCs w:val="20"/>
                </w:rPr>
                <w:delText>3.96</w:delText>
              </w:r>
            </w:del>
          </w:p>
        </w:tc>
        <w:tc>
          <w:tcPr>
            <w:tcW w:w="800" w:type="dxa"/>
            <w:tcBorders>
              <w:top w:val="nil"/>
              <w:left w:val="nil"/>
              <w:bottom w:val="single" w:sz="4" w:space="0" w:color="auto"/>
              <w:right w:val="nil"/>
            </w:tcBorders>
            <w:shd w:val="clear" w:color="auto" w:fill="auto"/>
            <w:noWrap/>
            <w:vAlign w:val="bottom"/>
            <w:hideMark/>
          </w:tcPr>
          <w:p w14:paraId="464E2582" w14:textId="7B7867F1" w:rsidR="00023622" w:rsidRPr="00823843" w:rsidDel="00736096" w:rsidRDefault="00023622" w:rsidP="00446B55">
            <w:pPr>
              <w:spacing w:after="0" w:line="240" w:lineRule="auto"/>
              <w:jc w:val="center"/>
              <w:rPr>
                <w:del w:id="1201" w:author="Stefanie Lane" w:date="2022-08-29T18:41:00Z"/>
                <w:rFonts w:ascii="Calibri" w:eastAsia="Times New Roman" w:hAnsi="Calibri" w:cs="Calibri"/>
                <w:color w:val="000000"/>
                <w:sz w:val="20"/>
                <w:szCs w:val="20"/>
              </w:rPr>
            </w:pPr>
            <w:del w:id="1202" w:author="Stefanie Lane" w:date="2022-08-29T18:41:00Z">
              <w:r w:rsidRPr="00823843" w:rsidDel="00736096">
                <w:rPr>
                  <w:rFonts w:ascii="Calibri" w:eastAsia="Times New Roman" w:hAnsi="Calibri" w:cs="Calibri"/>
                  <w:color w:val="000000"/>
                  <w:sz w:val="20"/>
                  <w:szCs w:val="20"/>
                </w:rPr>
                <w:delText>4.23</w:delText>
              </w:r>
            </w:del>
          </w:p>
        </w:tc>
      </w:tr>
      <w:tr w:rsidR="00023622" w:rsidRPr="00823843" w:rsidDel="00736096" w14:paraId="0B1F5C66" w14:textId="75B4F3FB" w:rsidTr="00446B55">
        <w:trPr>
          <w:trHeight w:val="290"/>
          <w:jc w:val="center"/>
          <w:del w:id="1203"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4986938" w:rsidR="00023622" w:rsidRPr="00823843" w:rsidDel="00736096" w:rsidRDefault="00023622" w:rsidP="00446B55">
            <w:pPr>
              <w:spacing w:after="0" w:line="240" w:lineRule="auto"/>
              <w:jc w:val="right"/>
              <w:rPr>
                <w:del w:id="1204" w:author="Stefanie Lane" w:date="2022-08-29T18:41:00Z"/>
                <w:rFonts w:ascii="Calibri" w:eastAsia="Times New Roman" w:hAnsi="Calibri" w:cs="Calibri"/>
                <w:color w:val="000000"/>
                <w:sz w:val="20"/>
                <w:szCs w:val="20"/>
              </w:rPr>
            </w:pPr>
            <w:del w:id="1205"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373BB929" w14:textId="16098820" w:rsidR="00023622" w:rsidRPr="00823843" w:rsidDel="00736096" w:rsidRDefault="00023622" w:rsidP="00446B55">
            <w:pPr>
              <w:spacing w:after="0" w:line="240" w:lineRule="auto"/>
              <w:jc w:val="center"/>
              <w:rPr>
                <w:del w:id="1206" w:author="Stefanie Lane" w:date="2022-08-29T18:41:00Z"/>
                <w:rFonts w:ascii="Calibri" w:eastAsia="Times New Roman" w:hAnsi="Calibri" w:cs="Calibri"/>
                <w:color w:val="000000"/>
                <w:sz w:val="20"/>
                <w:szCs w:val="20"/>
              </w:rPr>
            </w:pPr>
            <w:del w:id="1207" w:author="Stefanie Lane" w:date="2022-08-29T18:41:00Z">
              <w:r w:rsidRPr="00823843" w:rsidDel="00736096">
                <w:rPr>
                  <w:rFonts w:ascii="Calibri" w:eastAsia="Times New Roman" w:hAnsi="Calibri" w:cs="Calibri"/>
                  <w:color w:val="000000"/>
                  <w:sz w:val="20"/>
                  <w:szCs w:val="20"/>
                </w:rPr>
                <w:delText>18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06B7F3FE" w:rsidR="00023622" w:rsidRPr="00823843" w:rsidDel="00736096" w:rsidRDefault="00023622" w:rsidP="00446B55">
            <w:pPr>
              <w:spacing w:after="0" w:line="240" w:lineRule="auto"/>
              <w:jc w:val="center"/>
              <w:rPr>
                <w:del w:id="1208" w:author="Stefanie Lane" w:date="2022-08-29T18:41:00Z"/>
                <w:rFonts w:ascii="Calibri" w:eastAsia="Times New Roman" w:hAnsi="Calibri" w:cs="Calibri"/>
                <w:color w:val="000000"/>
                <w:sz w:val="20"/>
                <w:szCs w:val="20"/>
              </w:rPr>
            </w:pPr>
            <w:del w:id="1209" w:author="Stefanie Lane" w:date="2022-08-29T18:41:00Z">
              <w:r w:rsidRPr="00823843" w:rsidDel="00736096">
                <w:rPr>
                  <w:rFonts w:ascii="Calibri" w:eastAsia="Times New Roman" w:hAnsi="Calibri" w:cs="Calibri"/>
                  <w:color w:val="000000"/>
                  <w:sz w:val="20"/>
                  <w:szCs w:val="20"/>
                </w:rPr>
                <w:delText>27</w:delText>
              </w:r>
            </w:del>
          </w:p>
        </w:tc>
        <w:tc>
          <w:tcPr>
            <w:tcW w:w="300" w:type="dxa"/>
            <w:tcBorders>
              <w:top w:val="nil"/>
              <w:left w:val="nil"/>
              <w:bottom w:val="nil"/>
              <w:right w:val="nil"/>
            </w:tcBorders>
            <w:shd w:val="clear" w:color="auto" w:fill="auto"/>
            <w:noWrap/>
            <w:vAlign w:val="bottom"/>
            <w:hideMark/>
          </w:tcPr>
          <w:p w14:paraId="3B79904B" w14:textId="5A180BDF" w:rsidR="00023622" w:rsidRPr="00823843" w:rsidDel="00736096" w:rsidRDefault="00023622" w:rsidP="00446B55">
            <w:pPr>
              <w:spacing w:after="0" w:line="240" w:lineRule="auto"/>
              <w:jc w:val="center"/>
              <w:rPr>
                <w:del w:id="1210"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678C577B" w:rsidR="00023622" w:rsidRPr="00823843" w:rsidDel="00736096" w:rsidRDefault="00023622" w:rsidP="00446B55">
            <w:pPr>
              <w:spacing w:after="0" w:line="240" w:lineRule="auto"/>
              <w:jc w:val="center"/>
              <w:rPr>
                <w:del w:id="1211" w:author="Stefanie Lane" w:date="2022-08-29T18:41:00Z"/>
                <w:rFonts w:ascii="Calibri" w:eastAsia="Times New Roman" w:hAnsi="Calibri" w:cs="Calibri"/>
                <w:color w:val="000000"/>
                <w:sz w:val="20"/>
                <w:szCs w:val="20"/>
              </w:rPr>
            </w:pPr>
            <w:del w:id="1212" w:author="Stefanie Lane" w:date="2022-08-29T18:41:00Z">
              <w:r w:rsidRPr="00823843" w:rsidDel="00736096">
                <w:rPr>
                  <w:rFonts w:ascii="Calibri" w:eastAsia="Times New Roman" w:hAnsi="Calibri" w:cs="Calibri"/>
                  <w:color w:val="000000"/>
                  <w:sz w:val="20"/>
                  <w:szCs w:val="20"/>
                </w:rPr>
                <w:delText>5.83</w:delText>
              </w:r>
            </w:del>
          </w:p>
        </w:tc>
        <w:tc>
          <w:tcPr>
            <w:tcW w:w="800" w:type="dxa"/>
            <w:tcBorders>
              <w:top w:val="nil"/>
              <w:left w:val="nil"/>
              <w:bottom w:val="single" w:sz="4" w:space="0" w:color="auto"/>
              <w:right w:val="nil"/>
            </w:tcBorders>
            <w:shd w:val="clear" w:color="auto" w:fill="auto"/>
            <w:noWrap/>
            <w:vAlign w:val="bottom"/>
            <w:hideMark/>
          </w:tcPr>
          <w:p w14:paraId="67D72A58" w14:textId="0E04F1FD" w:rsidR="00023622" w:rsidRPr="00823843" w:rsidDel="00736096" w:rsidRDefault="00023622" w:rsidP="00446B55">
            <w:pPr>
              <w:spacing w:after="0" w:line="240" w:lineRule="auto"/>
              <w:jc w:val="center"/>
              <w:rPr>
                <w:del w:id="1213" w:author="Stefanie Lane" w:date="2022-08-29T18:41:00Z"/>
                <w:rFonts w:ascii="Calibri" w:eastAsia="Times New Roman" w:hAnsi="Calibri" w:cs="Calibri"/>
                <w:color w:val="000000"/>
                <w:sz w:val="20"/>
                <w:szCs w:val="20"/>
              </w:rPr>
            </w:pPr>
            <w:del w:id="1214" w:author="Stefanie Lane" w:date="2022-08-29T18:41:00Z">
              <w:r w:rsidRPr="00823843" w:rsidDel="00736096">
                <w:rPr>
                  <w:rFonts w:ascii="Calibri" w:eastAsia="Times New Roman" w:hAnsi="Calibri" w:cs="Calibri"/>
                  <w:color w:val="000000"/>
                  <w:sz w:val="20"/>
                  <w:szCs w:val="20"/>
                </w:rPr>
                <w:delText>2.79</w:delText>
              </w:r>
            </w:del>
          </w:p>
        </w:tc>
        <w:tc>
          <w:tcPr>
            <w:tcW w:w="800" w:type="dxa"/>
            <w:tcBorders>
              <w:top w:val="nil"/>
              <w:left w:val="nil"/>
              <w:bottom w:val="single" w:sz="4" w:space="0" w:color="auto"/>
              <w:right w:val="nil"/>
            </w:tcBorders>
            <w:shd w:val="clear" w:color="auto" w:fill="auto"/>
            <w:noWrap/>
            <w:vAlign w:val="bottom"/>
            <w:hideMark/>
          </w:tcPr>
          <w:p w14:paraId="44805A92" w14:textId="6EC42464" w:rsidR="00023622" w:rsidRPr="00823843" w:rsidDel="00736096" w:rsidRDefault="00023622" w:rsidP="00446B55">
            <w:pPr>
              <w:spacing w:after="0" w:line="240" w:lineRule="auto"/>
              <w:jc w:val="center"/>
              <w:rPr>
                <w:del w:id="1215" w:author="Stefanie Lane" w:date="2022-08-29T18:41:00Z"/>
                <w:rFonts w:ascii="Calibri" w:eastAsia="Times New Roman" w:hAnsi="Calibri" w:cs="Calibri"/>
                <w:color w:val="000000"/>
                <w:sz w:val="20"/>
                <w:szCs w:val="20"/>
              </w:rPr>
            </w:pPr>
            <w:del w:id="1216" w:author="Stefanie Lane" w:date="2022-08-29T18:41:00Z">
              <w:r w:rsidRPr="00823843" w:rsidDel="00736096">
                <w:rPr>
                  <w:rFonts w:ascii="Calibri" w:eastAsia="Times New Roman" w:hAnsi="Calibri" w:cs="Calibri"/>
                  <w:color w:val="000000"/>
                  <w:sz w:val="20"/>
                  <w:szCs w:val="20"/>
                </w:rPr>
                <w:delText>4.63</w:delText>
              </w:r>
            </w:del>
          </w:p>
        </w:tc>
      </w:tr>
      <w:tr w:rsidR="00023622" w:rsidRPr="00823843" w:rsidDel="00736096" w14:paraId="1A0F9A69" w14:textId="411702FC" w:rsidTr="00446B55">
        <w:trPr>
          <w:trHeight w:val="200"/>
          <w:jc w:val="center"/>
          <w:del w:id="1217" w:author="Stefanie Lane" w:date="2022-08-29T18:41:00Z"/>
        </w:trPr>
        <w:tc>
          <w:tcPr>
            <w:tcW w:w="1080" w:type="dxa"/>
            <w:tcBorders>
              <w:top w:val="nil"/>
              <w:left w:val="nil"/>
              <w:bottom w:val="nil"/>
              <w:right w:val="nil"/>
            </w:tcBorders>
            <w:shd w:val="clear" w:color="auto" w:fill="auto"/>
            <w:noWrap/>
            <w:vAlign w:val="bottom"/>
            <w:hideMark/>
          </w:tcPr>
          <w:p w14:paraId="4D2861DD" w14:textId="3A00D480" w:rsidR="00023622" w:rsidRPr="00823843" w:rsidDel="00736096" w:rsidRDefault="00023622" w:rsidP="00446B55">
            <w:pPr>
              <w:spacing w:after="0" w:line="240" w:lineRule="auto"/>
              <w:jc w:val="center"/>
              <w:rPr>
                <w:del w:id="1218"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4CE51721" w:rsidR="00023622" w:rsidRPr="00823843" w:rsidDel="00736096" w:rsidRDefault="00023622" w:rsidP="00446B55">
            <w:pPr>
              <w:spacing w:after="0" w:line="240" w:lineRule="auto"/>
              <w:rPr>
                <w:del w:id="1219"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0BB524A8" w:rsidR="00023622" w:rsidRPr="00823843" w:rsidDel="00736096" w:rsidRDefault="00023622" w:rsidP="00446B55">
            <w:pPr>
              <w:spacing w:after="0" w:line="240" w:lineRule="auto"/>
              <w:rPr>
                <w:del w:id="1220"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3F4C0870" w:rsidR="00023622" w:rsidRPr="00823843" w:rsidDel="00736096" w:rsidRDefault="00023622" w:rsidP="00446B55">
            <w:pPr>
              <w:spacing w:after="0" w:line="240" w:lineRule="auto"/>
              <w:rPr>
                <w:del w:id="122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62EC8E7F" w:rsidR="00023622" w:rsidRPr="00823843" w:rsidDel="00736096" w:rsidRDefault="00023622" w:rsidP="00446B55">
            <w:pPr>
              <w:spacing w:after="0" w:line="240" w:lineRule="auto"/>
              <w:rPr>
                <w:del w:id="122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282387DD" w:rsidR="00023622" w:rsidRPr="00823843" w:rsidDel="00736096" w:rsidRDefault="00023622" w:rsidP="00446B55">
            <w:pPr>
              <w:spacing w:after="0" w:line="240" w:lineRule="auto"/>
              <w:rPr>
                <w:del w:id="122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61FE812" w:rsidR="00023622" w:rsidRPr="00823843" w:rsidDel="00736096" w:rsidRDefault="00023622" w:rsidP="00446B55">
            <w:pPr>
              <w:spacing w:after="0" w:line="240" w:lineRule="auto"/>
              <w:rPr>
                <w:del w:id="1224" w:author="Stefanie Lane" w:date="2022-08-29T18:41:00Z"/>
                <w:rFonts w:ascii="Times New Roman" w:eastAsia="Times New Roman" w:hAnsi="Times New Roman" w:cs="Times New Roman"/>
                <w:sz w:val="20"/>
                <w:szCs w:val="20"/>
              </w:rPr>
            </w:pPr>
          </w:p>
        </w:tc>
      </w:tr>
      <w:tr w:rsidR="00023622" w:rsidRPr="00823843" w:rsidDel="00736096" w14:paraId="2506D424" w14:textId="4BF20448" w:rsidTr="00446B55">
        <w:trPr>
          <w:trHeight w:val="290"/>
          <w:jc w:val="center"/>
          <w:del w:id="1225" w:author="Stefanie Lane" w:date="2022-08-29T18:41:00Z"/>
        </w:trPr>
        <w:tc>
          <w:tcPr>
            <w:tcW w:w="1080" w:type="dxa"/>
            <w:tcBorders>
              <w:top w:val="nil"/>
              <w:left w:val="nil"/>
              <w:bottom w:val="nil"/>
              <w:right w:val="nil"/>
            </w:tcBorders>
            <w:shd w:val="clear" w:color="auto" w:fill="auto"/>
            <w:noWrap/>
            <w:vAlign w:val="bottom"/>
            <w:hideMark/>
          </w:tcPr>
          <w:p w14:paraId="63A35E06" w14:textId="140411E6" w:rsidR="00023622" w:rsidRPr="00823843" w:rsidDel="00736096" w:rsidRDefault="00023622" w:rsidP="00446B55">
            <w:pPr>
              <w:spacing w:after="0" w:line="240" w:lineRule="auto"/>
              <w:rPr>
                <w:del w:id="1226" w:author="Stefanie Lane" w:date="2022-08-29T18:41:00Z"/>
                <w:rFonts w:ascii="Calibri" w:eastAsia="Times New Roman" w:hAnsi="Calibri" w:cs="Calibri"/>
                <w:b/>
                <w:bCs/>
                <w:color w:val="000000"/>
                <w:sz w:val="20"/>
                <w:szCs w:val="20"/>
              </w:rPr>
            </w:pPr>
            <w:del w:id="1227" w:author="Stefanie Lane" w:date="2022-08-29T18:41:00Z">
              <w:r w:rsidRPr="00823843" w:rsidDel="00736096">
                <w:rPr>
                  <w:rFonts w:ascii="Calibri" w:eastAsia="Times New Roman" w:hAnsi="Calibri" w:cs="Calibri"/>
                  <w:b/>
                  <w:bCs/>
                  <w:color w:val="000000"/>
                  <w:sz w:val="20"/>
                  <w:szCs w:val="20"/>
                </w:rPr>
                <w:delText>Bogbean</w:delText>
              </w:r>
            </w:del>
          </w:p>
        </w:tc>
        <w:tc>
          <w:tcPr>
            <w:tcW w:w="840" w:type="dxa"/>
            <w:tcBorders>
              <w:top w:val="nil"/>
              <w:left w:val="nil"/>
              <w:bottom w:val="nil"/>
              <w:right w:val="nil"/>
            </w:tcBorders>
            <w:shd w:val="clear" w:color="auto" w:fill="auto"/>
            <w:noWrap/>
            <w:vAlign w:val="bottom"/>
            <w:hideMark/>
          </w:tcPr>
          <w:p w14:paraId="0D5AE8A5" w14:textId="7B2F7181" w:rsidR="00023622" w:rsidRPr="00823843" w:rsidDel="00736096" w:rsidRDefault="00023622" w:rsidP="00446B55">
            <w:pPr>
              <w:spacing w:after="0" w:line="240" w:lineRule="auto"/>
              <w:rPr>
                <w:del w:id="1228"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6622509B" w:rsidR="00023622" w:rsidRPr="00823843" w:rsidDel="00736096" w:rsidRDefault="00023622" w:rsidP="00446B55">
            <w:pPr>
              <w:spacing w:after="0" w:line="240" w:lineRule="auto"/>
              <w:rPr>
                <w:del w:id="1229"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4D7B3621" w:rsidR="00023622" w:rsidRPr="00823843" w:rsidDel="00736096" w:rsidRDefault="00023622" w:rsidP="00446B55">
            <w:pPr>
              <w:spacing w:after="0" w:line="240" w:lineRule="auto"/>
              <w:rPr>
                <w:del w:id="1230"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0AD87871" w:rsidR="00023622" w:rsidRPr="00823843" w:rsidDel="00736096" w:rsidRDefault="00023622" w:rsidP="00446B55">
            <w:pPr>
              <w:spacing w:after="0" w:line="240" w:lineRule="auto"/>
              <w:rPr>
                <w:del w:id="123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2D914278" w:rsidR="00023622" w:rsidRPr="00823843" w:rsidDel="00736096" w:rsidRDefault="00023622" w:rsidP="00446B55">
            <w:pPr>
              <w:spacing w:after="0" w:line="240" w:lineRule="auto"/>
              <w:rPr>
                <w:del w:id="123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38AFD102" w:rsidR="00023622" w:rsidRPr="00823843" w:rsidDel="00736096" w:rsidRDefault="00023622" w:rsidP="00446B55">
            <w:pPr>
              <w:spacing w:after="0" w:line="240" w:lineRule="auto"/>
              <w:rPr>
                <w:del w:id="1233" w:author="Stefanie Lane" w:date="2022-08-29T18:41:00Z"/>
                <w:rFonts w:ascii="Times New Roman" w:eastAsia="Times New Roman" w:hAnsi="Times New Roman" w:cs="Times New Roman"/>
                <w:sz w:val="20"/>
                <w:szCs w:val="20"/>
              </w:rPr>
            </w:pPr>
          </w:p>
        </w:tc>
      </w:tr>
      <w:tr w:rsidR="00023622" w:rsidRPr="00823843" w:rsidDel="00736096" w14:paraId="14C7C70D" w14:textId="642D4BDB" w:rsidTr="00446B55">
        <w:trPr>
          <w:trHeight w:val="290"/>
          <w:jc w:val="center"/>
          <w:del w:id="1234"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1E9B0DBC" w:rsidR="00023622" w:rsidRPr="00823843" w:rsidDel="00736096" w:rsidRDefault="00023622" w:rsidP="00446B55">
            <w:pPr>
              <w:spacing w:after="0" w:line="240" w:lineRule="auto"/>
              <w:jc w:val="right"/>
              <w:rPr>
                <w:del w:id="1235" w:author="Stefanie Lane" w:date="2022-08-29T18:41:00Z"/>
                <w:rFonts w:ascii="Calibri" w:eastAsia="Times New Roman" w:hAnsi="Calibri" w:cs="Calibri"/>
                <w:color w:val="000000"/>
                <w:sz w:val="20"/>
                <w:szCs w:val="20"/>
              </w:rPr>
            </w:pPr>
            <w:del w:id="1236"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3D6A9507" w:rsidR="00023622" w:rsidRPr="00823843" w:rsidDel="00736096" w:rsidRDefault="00023622" w:rsidP="00446B55">
            <w:pPr>
              <w:spacing w:after="0" w:line="240" w:lineRule="auto"/>
              <w:jc w:val="center"/>
              <w:rPr>
                <w:del w:id="1237" w:author="Stefanie Lane" w:date="2022-08-29T18:41:00Z"/>
                <w:rFonts w:ascii="Calibri" w:eastAsia="Times New Roman" w:hAnsi="Calibri" w:cs="Calibri"/>
                <w:color w:val="000000"/>
                <w:sz w:val="20"/>
                <w:szCs w:val="20"/>
              </w:rPr>
            </w:pPr>
            <w:del w:id="1238" w:author="Stefanie Lane" w:date="2022-08-29T18:41:00Z">
              <w:r w:rsidRPr="00823843" w:rsidDel="00736096">
                <w:rPr>
                  <w:rFonts w:ascii="Calibri" w:eastAsia="Times New Roman" w:hAnsi="Calibri" w:cs="Calibri"/>
                  <w:color w:val="000000"/>
                  <w:sz w:val="20"/>
                  <w:szCs w:val="20"/>
                </w:rPr>
                <w:delText>19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3CE3FC11" w:rsidR="00023622" w:rsidRPr="00823843" w:rsidDel="00736096" w:rsidRDefault="00023622" w:rsidP="00446B55">
            <w:pPr>
              <w:spacing w:after="0" w:line="240" w:lineRule="auto"/>
              <w:jc w:val="center"/>
              <w:rPr>
                <w:del w:id="1239" w:author="Stefanie Lane" w:date="2022-08-29T18:41:00Z"/>
                <w:rFonts w:ascii="Calibri" w:eastAsia="Times New Roman" w:hAnsi="Calibri" w:cs="Calibri"/>
                <w:color w:val="000000"/>
                <w:sz w:val="20"/>
                <w:szCs w:val="20"/>
              </w:rPr>
            </w:pPr>
            <w:del w:id="1240" w:author="Stefanie Lane" w:date="2022-08-29T18:41:00Z">
              <w:r w:rsidRPr="00823843" w:rsidDel="00736096">
                <w:rPr>
                  <w:rFonts w:ascii="Calibri" w:eastAsia="Times New Roman" w:hAnsi="Calibri" w:cs="Calibri"/>
                  <w:color w:val="000000"/>
                  <w:sz w:val="20"/>
                  <w:szCs w:val="20"/>
                </w:rPr>
                <w:delText>32</w:delText>
              </w:r>
            </w:del>
          </w:p>
        </w:tc>
        <w:tc>
          <w:tcPr>
            <w:tcW w:w="300" w:type="dxa"/>
            <w:tcBorders>
              <w:top w:val="nil"/>
              <w:left w:val="nil"/>
              <w:bottom w:val="nil"/>
              <w:right w:val="nil"/>
            </w:tcBorders>
            <w:shd w:val="clear" w:color="auto" w:fill="auto"/>
            <w:noWrap/>
            <w:vAlign w:val="bottom"/>
            <w:hideMark/>
          </w:tcPr>
          <w:p w14:paraId="213F8D2E" w14:textId="1149FFCE" w:rsidR="00023622" w:rsidRPr="00823843" w:rsidDel="00736096" w:rsidRDefault="00023622" w:rsidP="00446B55">
            <w:pPr>
              <w:spacing w:after="0" w:line="240" w:lineRule="auto"/>
              <w:jc w:val="center"/>
              <w:rPr>
                <w:del w:id="1241"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5EE73D54" w:rsidR="00023622" w:rsidRPr="00823843" w:rsidDel="00736096" w:rsidRDefault="00023622" w:rsidP="00446B55">
            <w:pPr>
              <w:spacing w:after="0" w:line="240" w:lineRule="auto"/>
              <w:jc w:val="center"/>
              <w:rPr>
                <w:del w:id="1242" w:author="Stefanie Lane" w:date="2022-08-29T18:41:00Z"/>
                <w:rFonts w:ascii="Calibri" w:eastAsia="Times New Roman" w:hAnsi="Calibri" w:cs="Calibri"/>
                <w:color w:val="000000"/>
                <w:sz w:val="20"/>
                <w:szCs w:val="20"/>
              </w:rPr>
            </w:pPr>
            <w:del w:id="1243" w:author="Stefanie Lane" w:date="2022-08-29T18:41:00Z">
              <w:r w:rsidRPr="00823843" w:rsidDel="00736096">
                <w:rPr>
                  <w:rFonts w:ascii="Calibri" w:eastAsia="Times New Roman" w:hAnsi="Calibri" w:cs="Calibri"/>
                  <w:color w:val="000000"/>
                  <w:sz w:val="20"/>
                  <w:szCs w:val="20"/>
                </w:rPr>
                <w:delText>12.84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6828A1E5" w:rsidR="00023622" w:rsidRPr="00823843" w:rsidDel="00736096" w:rsidRDefault="00023622" w:rsidP="00446B55">
            <w:pPr>
              <w:spacing w:after="0" w:line="240" w:lineRule="auto"/>
              <w:jc w:val="center"/>
              <w:rPr>
                <w:del w:id="1244" w:author="Stefanie Lane" w:date="2022-08-29T18:41:00Z"/>
                <w:rFonts w:ascii="Calibri" w:eastAsia="Times New Roman" w:hAnsi="Calibri" w:cs="Calibri"/>
                <w:color w:val="000000"/>
                <w:sz w:val="20"/>
                <w:szCs w:val="20"/>
              </w:rPr>
            </w:pPr>
            <w:del w:id="1245" w:author="Stefanie Lane" w:date="2022-08-29T18:41:00Z">
              <w:r w:rsidRPr="00823843" w:rsidDel="00736096">
                <w:rPr>
                  <w:rFonts w:ascii="Calibri" w:eastAsia="Times New Roman" w:hAnsi="Calibri" w:cs="Calibri"/>
                  <w:color w:val="000000"/>
                  <w:sz w:val="20"/>
                  <w:szCs w:val="20"/>
                </w:rPr>
                <w:delText>3.61</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9D7BAFC" w:rsidR="00023622" w:rsidRPr="00823843" w:rsidDel="00736096" w:rsidRDefault="00023622" w:rsidP="00446B55">
            <w:pPr>
              <w:spacing w:after="0" w:line="240" w:lineRule="auto"/>
              <w:jc w:val="center"/>
              <w:rPr>
                <w:del w:id="1246" w:author="Stefanie Lane" w:date="2022-08-29T18:41:00Z"/>
                <w:rFonts w:ascii="Calibri" w:eastAsia="Times New Roman" w:hAnsi="Calibri" w:cs="Calibri"/>
                <w:color w:val="000000"/>
                <w:sz w:val="20"/>
                <w:szCs w:val="20"/>
              </w:rPr>
            </w:pPr>
            <w:del w:id="1247" w:author="Stefanie Lane" w:date="2022-08-29T18:41:00Z">
              <w:r w:rsidRPr="00823843" w:rsidDel="00736096">
                <w:rPr>
                  <w:rFonts w:ascii="Calibri" w:eastAsia="Times New Roman" w:hAnsi="Calibri" w:cs="Calibri"/>
                  <w:color w:val="000000"/>
                  <w:sz w:val="20"/>
                  <w:szCs w:val="20"/>
                </w:rPr>
                <w:delText>2.49</w:delText>
              </w:r>
            </w:del>
          </w:p>
        </w:tc>
      </w:tr>
      <w:tr w:rsidR="00023622" w:rsidRPr="00823843" w:rsidDel="00736096" w14:paraId="4FDDA322" w14:textId="79D0E1C8" w:rsidTr="00446B55">
        <w:trPr>
          <w:trHeight w:val="290"/>
          <w:jc w:val="center"/>
          <w:del w:id="1248" w:author="Stefanie Lane" w:date="2022-08-29T18:41:00Z"/>
        </w:trPr>
        <w:tc>
          <w:tcPr>
            <w:tcW w:w="1080" w:type="dxa"/>
            <w:tcBorders>
              <w:top w:val="nil"/>
              <w:left w:val="nil"/>
              <w:bottom w:val="nil"/>
              <w:right w:val="nil"/>
            </w:tcBorders>
            <w:shd w:val="clear" w:color="auto" w:fill="auto"/>
            <w:noWrap/>
            <w:vAlign w:val="bottom"/>
            <w:hideMark/>
          </w:tcPr>
          <w:p w14:paraId="4F2C0A26" w14:textId="38C40992" w:rsidR="00023622" w:rsidRPr="00823843" w:rsidDel="00736096" w:rsidRDefault="00023622" w:rsidP="00446B55">
            <w:pPr>
              <w:spacing w:after="0" w:line="240" w:lineRule="auto"/>
              <w:jc w:val="right"/>
              <w:rPr>
                <w:del w:id="1249" w:author="Stefanie Lane" w:date="2022-08-29T18:41:00Z"/>
                <w:rFonts w:ascii="Calibri" w:eastAsia="Times New Roman" w:hAnsi="Calibri" w:cs="Calibri"/>
                <w:color w:val="000000"/>
                <w:sz w:val="20"/>
                <w:szCs w:val="20"/>
              </w:rPr>
            </w:pPr>
            <w:del w:id="1250"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678E3822" w14:textId="53AFE6ED" w:rsidR="00023622" w:rsidRPr="00823843" w:rsidDel="00736096" w:rsidRDefault="00023622" w:rsidP="00446B55">
            <w:pPr>
              <w:spacing w:after="0" w:line="240" w:lineRule="auto"/>
              <w:jc w:val="center"/>
              <w:rPr>
                <w:del w:id="1251" w:author="Stefanie Lane" w:date="2022-08-29T18:41:00Z"/>
                <w:rFonts w:ascii="Calibri" w:eastAsia="Times New Roman" w:hAnsi="Calibri" w:cs="Calibri"/>
                <w:color w:val="000000"/>
                <w:sz w:val="20"/>
                <w:szCs w:val="20"/>
              </w:rPr>
            </w:pPr>
            <w:del w:id="1252" w:author="Stefanie Lane" w:date="2022-08-29T18:41:00Z">
              <w:r w:rsidRPr="00823843" w:rsidDel="00736096">
                <w:rPr>
                  <w:rFonts w:ascii="Calibri" w:eastAsia="Times New Roman" w:hAnsi="Calibri" w:cs="Calibri"/>
                  <w:color w:val="000000"/>
                  <w:sz w:val="20"/>
                  <w:szCs w:val="20"/>
                </w:rPr>
                <w:delText>18</w:delText>
              </w:r>
            </w:del>
          </w:p>
        </w:tc>
        <w:tc>
          <w:tcPr>
            <w:tcW w:w="700" w:type="dxa"/>
            <w:tcBorders>
              <w:top w:val="nil"/>
              <w:left w:val="nil"/>
              <w:bottom w:val="nil"/>
              <w:right w:val="nil"/>
            </w:tcBorders>
            <w:shd w:val="clear" w:color="auto" w:fill="auto"/>
            <w:noWrap/>
            <w:vAlign w:val="bottom"/>
            <w:hideMark/>
          </w:tcPr>
          <w:p w14:paraId="560C5282" w14:textId="1E3AF77A" w:rsidR="00023622" w:rsidRPr="00823843" w:rsidDel="00736096" w:rsidRDefault="00023622" w:rsidP="00446B55">
            <w:pPr>
              <w:spacing w:after="0" w:line="240" w:lineRule="auto"/>
              <w:jc w:val="center"/>
              <w:rPr>
                <w:del w:id="1253" w:author="Stefanie Lane" w:date="2022-08-29T18:41:00Z"/>
                <w:rFonts w:ascii="Calibri" w:eastAsia="Times New Roman" w:hAnsi="Calibri" w:cs="Calibri"/>
                <w:color w:val="000000"/>
                <w:sz w:val="20"/>
                <w:szCs w:val="20"/>
              </w:rPr>
            </w:pPr>
            <w:del w:id="1254" w:author="Stefanie Lane" w:date="2022-08-29T18:41:00Z">
              <w:r w:rsidRPr="00823843" w:rsidDel="00736096">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31C61D1E" w14:textId="5734D3F1" w:rsidR="00023622" w:rsidRPr="00823843" w:rsidDel="00736096" w:rsidRDefault="00023622" w:rsidP="00446B55">
            <w:pPr>
              <w:spacing w:after="0" w:line="240" w:lineRule="auto"/>
              <w:jc w:val="center"/>
              <w:rPr>
                <w:del w:id="1255"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20B3AF7A" w:rsidR="00023622" w:rsidRPr="00823843" w:rsidDel="00736096" w:rsidRDefault="00023622" w:rsidP="00446B55">
            <w:pPr>
              <w:spacing w:after="0" w:line="240" w:lineRule="auto"/>
              <w:jc w:val="center"/>
              <w:rPr>
                <w:del w:id="1256" w:author="Stefanie Lane" w:date="2022-08-29T18:41:00Z"/>
                <w:rFonts w:ascii="Calibri" w:eastAsia="Times New Roman" w:hAnsi="Calibri" w:cs="Calibri"/>
                <w:color w:val="000000"/>
                <w:sz w:val="20"/>
                <w:szCs w:val="20"/>
              </w:rPr>
            </w:pPr>
            <w:del w:id="1257" w:author="Stefanie Lane" w:date="2022-08-29T18:41:00Z">
              <w:r w:rsidRPr="00823843" w:rsidDel="00736096">
                <w:rPr>
                  <w:rFonts w:ascii="Calibri" w:eastAsia="Times New Roman" w:hAnsi="Calibri" w:cs="Calibri"/>
                  <w:color w:val="000000"/>
                  <w:sz w:val="20"/>
                  <w:szCs w:val="20"/>
                </w:rPr>
                <w:delText>11.50</w:delText>
              </w:r>
            </w:del>
          </w:p>
        </w:tc>
        <w:tc>
          <w:tcPr>
            <w:tcW w:w="800" w:type="dxa"/>
            <w:tcBorders>
              <w:top w:val="nil"/>
              <w:left w:val="nil"/>
              <w:bottom w:val="single" w:sz="4" w:space="0" w:color="auto"/>
              <w:right w:val="nil"/>
            </w:tcBorders>
            <w:shd w:val="clear" w:color="auto" w:fill="auto"/>
            <w:noWrap/>
            <w:vAlign w:val="bottom"/>
            <w:hideMark/>
          </w:tcPr>
          <w:p w14:paraId="7EDABD10" w14:textId="285F9684" w:rsidR="00023622" w:rsidRPr="00823843" w:rsidDel="00736096" w:rsidRDefault="00023622" w:rsidP="00446B55">
            <w:pPr>
              <w:spacing w:after="0" w:line="240" w:lineRule="auto"/>
              <w:jc w:val="center"/>
              <w:rPr>
                <w:del w:id="1258" w:author="Stefanie Lane" w:date="2022-08-29T18:41:00Z"/>
                <w:rFonts w:ascii="Calibri" w:eastAsia="Times New Roman" w:hAnsi="Calibri" w:cs="Calibri"/>
                <w:color w:val="000000"/>
                <w:sz w:val="20"/>
                <w:szCs w:val="20"/>
              </w:rPr>
            </w:pPr>
            <w:del w:id="1259" w:author="Stefanie Lane" w:date="2022-08-29T18:41:00Z">
              <w:r w:rsidRPr="00823843" w:rsidDel="00736096">
                <w:rPr>
                  <w:rFonts w:ascii="Calibri" w:eastAsia="Times New Roman" w:hAnsi="Calibri" w:cs="Calibri"/>
                  <w:color w:val="000000"/>
                  <w:sz w:val="20"/>
                  <w:szCs w:val="20"/>
                </w:rPr>
                <w:delText>2.92</w:delText>
              </w:r>
            </w:del>
          </w:p>
        </w:tc>
        <w:tc>
          <w:tcPr>
            <w:tcW w:w="800" w:type="dxa"/>
            <w:tcBorders>
              <w:top w:val="nil"/>
              <w:left w:val="nil"/>
              <w:bottom w:val="single" w:sz="4" w:space="0" w:color="auto"/>
              <w:right w:val="nil"/>
            </w:tcBorders>
            <w:shd w:val="clear" w:color="auto" w:fill="auto"/>
            <w:noWrap/>
            <w:vAlign w:val="bottom"/>
            <w:hideMark/>
          </w:tcPr>
          <w:p w14:paraId="2893F9A9" w14:textId="761E0C75" w:rsidR="00023622" w:rsidRPr="00823843" w:rsidDel="00736096" w:rsidRDefault="00023622" w:rsidP="00446B55">
            <w:pPr>
              <w:spacing w:after="0" w:line="240" w:lineRule="auto"/>
              <w:jc w:val="center"/>
              <w:rPr>
                <w:del w:id="1260" w:author="Stefanie Lane" w:date="2022-08-29T18:41:00Z"/>
                <w:rFonts w:ascii="Calibri" w:eastAsia="Times New Roman" w:hAnsi="Calibri" w:cs="Calibri"/>
                <w:color w:val="000000"/>
                <w:sz w:val="20"/>
                <w:szCs w:val="20"/>
              </w:rPr>
            </w:pPr>
            <w:del w:id="1261" w:author="Stefanie Lane" w:date="2022-08-29T18:41:00Z">
              <w:r w:rsidRPr="00823843" w:rsidDel="00736096">
                <w:rPr>
                  <w:rFonts w:ascii="Calibri" w:eastAsia="Times New Roman" w:hAnsi="Calibri" w:cs="Calibri"/>
                  <w:color w:val="000000"/>
                  <w:sz w:val="20"/>
                  <w:szCs w:val="20"/>
                </w:rPr>
                <w:delText>3.13</w:delText>
              </w:r>
            </w:del>
          </w:p>
        </w:tc>
      </w:tr>
      <w:tr w:rsidR="00023622" w:rsidRPr="00823843" w:rsidDel="00736096" w14:paraId="788A119A" w14:textId="7E40F02A" w:rsidTr="00446B55">
        <w:trPr>
          <w:trHeight w:val="290"/>
          <w:jc w:val="center"/>
          <w:del w:id="1262"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5D72AA78" w:rsidR="00023622" w:rsidRPr="00823843" w:rsidDel="00736096" w:rsidRDefault="00023622" w:rsidP="00446B55">
            <w:pPr>
              <w:spacing w:after="0" w:line="240" w:lineRule="auto"/>
              <w:jc w:val="right"/>
              <w:rPr>
                <w:del w:id="1263" w:author="Stefanie Lane" w:date="2022-08-29T18:41:00Z"/>
                <w:rFonts w:ascii="Calibri" w:eastAsia="Times New Roman" w:hAnsi="Calibri" w:cs="Calibri"/>
                <w:color w:val="000000"/>
                <w:sz w:val="20"/>
                <w:szCs w:val="20"/>
              </w:rPr>
            </w:pPr>
            <w:del w:id="1264"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0DB030AD" w14:textId="13029E54" w:rsidR="00023622" w:rsidRPr="00823843" w:rsidDel="00736096" w:rsidRDefault="00023622" w:rsidP="00446B55">
            <w:pPr>
              <w:spacing w:after="0" w:line="240" w:lineRule="auto"/>
              <w:jc w:val="center"/>
              <w:rPr>
                <w:del w:id="1265" w:author="Stefanie Lane" w:date="2022-08-29T18:41:00Z"/>
                <w:rFonts w:ascii="Calibri" w:eastAsia="Times New Roman" w:hAnsi="Calibri" w:cs="Calibri"/>
                <w:color w:val="000000"/>
                <w:sz w:val="20"/>
                <w:szCs w:val="20"/>
              </w:rPr>
            </w:pPr>
            <w:del w:id="1266" w:author="Stefanie Lane" w:date="2022-08-29T18:41:00Z">
              <w:r w:rsidRPr="00823843" w:rsidDel="00736096">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6680C319" w:rsidR="00023622" w:rsidRPr="00823843" w:rsidDel="00736096" w:rsidRDefault="00023622" w:rsidP="00446B55">
            <w:pPr>
              <w:spacing w:after="0" w:line="240" w:lineRule="auto"/>
              <w:jc w:val="center"/>
              <w:rPr>
                <w:del w:id="1267" w:author="Stefanie Lane" w:date="2022-08-29T18:41:00Z"/>
                <w:rFonts w:ascii="Calibri" w:eastAsia="Times New Roman" w:hAnsi="Calibri" w:cs="Calibri"/>
                <w:color w:val="000000"/>
                <w:sz w:val="20"/>
                <w:szCs w:val="20"/>
              </w:rPr>
            </w:pPr>
            <w:del w:id="1268" w:author="Stefanie Lane" w:date="2022-08-29T18:41:00Z">
              <w:r w:rsidRPr="00823843" w:rsidDel="00736096">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5595FE1C" w14:textId="74C973F7" w:rsidR="00023622" w:rsidRPr="00823843" w:rsidDel="00736096" w:rsidRDefault="00023622" w:rsidP="00446B55">
            <w:pPr>
              <w:spacing w:after="0" w:line="240" w:lineRule="auto"/>
              <w:jc w:val="center"/>
              <w:rPr>
                <w:del w:id="1269"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6F72BB6C" w:rsidR="00023622" w:rsidRPr="00823843" w:rsidDel="00736096" w:rsidRDefault="00023622" w:rsidP="00446B55">
            <w:pPr>
              <w:spacing w:after="0" w:line="240" w:lineRule="auto"/>
              <w:jc w:val="center"/>
              <w:rPr>
                <w:del w:id="1270" w:author="Stefanie Lane" w:date="2022-08-29T18:41:00Z"/>
                <w:rFonts w:ascii="Calibri" w:eastAsia="Times New Roman" w:hAnsi="Calibri" w:cs="Calibri"/>
                <w:color w:val="000000"/>
                <w:sz w:val="20"/>
                <w:szCs w:val="20"/>
              </w:rPr>
            </w:pPr>
            <w:del w:id="1271" w:author="Stefanie Lane" w:date="2022-08-29T18:41:00Z">
              <w:r w:rsidRPr="00823843" w:rsidDel="00736096">
                <w:rPr>
                  <w:rFonts w:ascii="Calibri" w:eastAsia="Times New Roman" w:hAnsi="Calibri" w:cs="Calibri"/>
                  <w:color w:val="000000"/>
                  <w:sz w:val="20"/>
                  <w:szCs w:val="20"/>
                </w:rPr>
                <w:delText>10.46</w:delText>
              </w:r>
            </w:del>
          </w:p>
        </w:tc>
        <w:tc>
          <w:tcPr>
            <w:tcW w:w="800" w:type="dxa"/>
            <w:tcBorders>
              <w:top w:val="nil"/>
              <w:left w:val="nil"/>
              <w:bottom w:val="single" w:sz="4" w:space="0" w:color="auto"/>
              <w:right w:val="nil"/>
            </w:tcBorders>
            <w:shd w:val="clear" w:color="auto" w:fill="auto"/>
            <w:noWrap/>
            <w:vAlign w:val="bottom"/>
            <w:hideMark/>
          </w:tcPr>
          <w:p w14:paraId="6A6DA1F5" w14:textId="1F8CFF45" w:rsidR="00023622" w:rsidRPr="00823843" w:rsidDel="00736096" w:rsidRDefault="00023622" w:rsidP="00446B55">
            <w:pPr>
              <w:spacing w:after="0" w:line="240" w:lineRule="auto"/>
              <w:jc w:val="center"/>
              <w:rPr>
                <w:del w:id="1272" w:author="Stefanie Lane" w:date="2022-08-29T18:41:00Z"/>
                <w:rFonts w:ascii="Calibri" w:eastAsia="Times New Roman" w:hAnsi="Calibri" w:cs="Calibri"/>
                <w:color w:val="000000"/>
                <w:sz w:val="20"/>
                <w:szCs w:val="20"/>
              </w:rPr>
            </w:pPr>
            <w:del w:id="1273" w:author="Stefanie Lane" w:date="2022-08-29T18:41:00Z">
              <w:r w:rsidRPr="00823843" w:rsidDel="00736096">
                <w:rPr>
                  <w:rFonts w:ascii="Calibri" w:eastAsia="Times New Roman" w:hAnsi="Calibri" w:cs="Calibri"/>
                  <w:color w:val="000000"/>
                  <w:sz w:val="20"/>
                  <w:szCs w:val="20"/>
                </w:rPr>
                <w:delText>1.90</w:delText>
              </w:r>
            </w:del>
          </w:p>
        </w:tc>
        <w:tc>
          <w:tcPr>
            <w:tcW w:w="800" w:type="dxa"/>
            <w:tcBorders>
              <w:top w:val="nil"/>
              <w:left w:val="nil"/>
              <w:bottom w:val="single" w:sz="4" w:space="0" w:color="auto"/>
              <w:right w:val="nil"/>
            </w:tcBorders>
            <w:shd w:val="clear" w:color="auto" w:fill="auto"/>
            <w:noWrap/>
            <w:vAlign w:val="bottom"/>
            <w:hideMark/>
          </w:tcPr>
          <w:p w14:paraId="0AEB1B7C" w14:textId="7F29B63B" w:rsidR="00023622" w:rsidRPr="00823843" w:rsidDel="00736096" w:rsidRDefault="00023622" w:rsidP="00446B55">
            <w:pPr>
              <w:spacing w:after="0" w:line="240" w:lineRule="auto"/>
              <w:jc w:val="center"/>
              <w:rPr>
                <w:del w:id="1274" w:author="Stefanie Lane" w:date="2022-08-29T18:41:00Z"/>
                <w:rFonts w:ascii="Calibri" w:eastAsia="Times New Roman" w:hAnsi="Calibri" w:cs="Calibri"/>
                <w:color w:val="000000"/>
                <w:sz w:val="20"/>
                <w:szCs w:val="20"/>
              </w:rPr>
            </w:pPr>
            <w:del w:id="1275" w:author="Stefanie Lane" w:date="2022-08-29T18:41:00Z">
              <w:r w:rsidRPr="00823843" w:rsidDel="00736096">
                <w:rPr>
                  <w:rFonts w:ascii="Calibri" w:eastAsia="Times New Roman" w:hAnsi="Calibri" w:cs="Calibri"/>
                  <w:color w:val="000000"/>
                  <w:sz w:val="20"/>
                  <w:szCs w:val="20"/>
                </w:rPr>
                <w:delText>3.25</w:delText>
              </w:r>
            </w:del>
          </w:p>
        </w:tc>
      </w:tr>
      <w:tr w:rsidR="00023622" w:rsidRPr="00823843" w:rsidDel="00736096" w14:paraId="1EBC75D3" w14:textId="72CA096E" w:rsidTr="00446B55">
        <w:trPr>
          <w:trHeight w:val="200"/>
          <w:jc w:val="center"/>
          <w:del w:id="1276" w:author="Stefanie Lane" w:date="2022-08-29T18:41:00Z"/>
        </w:trPr>
        <w:tc>
          <w:tcPr>
            <w:tcW w:w="1080" w:type="dxa"/>
            <w:tcBorders>
              <w:top w:val="nil"/>
              <w:left w:val="nil"/>
              <w:bottom w:val="nil"/>
              <w:right w:val="nil"/>
            </w:tcBorders>
            <w:shd w:val="clear" w:color="auto" w:fill="auto"/>
            <w:noWrap/>
            <w:vAlign w:val="bottom"/>
            <w:hideMark/>
          </w:tcPr>
          <w:p w14:paraId="63D22B91" w14:textId="1C4A697B" w:rsidR="00023622" w:rsidRPr="00823843" w:rsidDel="00736096" w:rsidRDefault="00023622" w:rsidP="00446B55">
            <w:pPr>
              <w:spacing w:after="0" w:line="240" w:lineRule="auto"/>
              <w:jc w:val="center"/>
              <w:rPr>
                <w:del w:id="1277"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6DBD4EA6" w:rsidR="00023622" w:rsidRPr="00823843" w:rsidDel="00736096" w:rsidRDefault="00023622" w:rsidP="00446B55">
            <w:pPr>
              <w:spacing w:after="0" w:line="240" w:lineRule="auto"/>
              <w:rPr>
                <w:del w:id="1278"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127F34A3" w:rsidR="00023622" w:rsidRPr="00823843" w:rsidDel="00736096" w:rsidRDefault="00023622" w:rsidP="00446B55">
            <w:pPr>
              <w:spacing w:after="0" w:line="240" w:lineRule="auto"/>
              <w:rPr>
                <w:del w:id="1279"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35130E48" w:rsidR="00023622" w:rsidRPr="00823843" w:rsidDel="00736096" w:rsidRDefault="00023622" w:rsidP="00446B55">
            <w:pPr>
              <w:spacing w:after="0" w:line="240" w:lineRule="auto"/>
              <w:rPr>
                <w:del w:id="1280"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3717BB6B" w:rsidR="00023622" w:rsidRPr="00823843" w:rsidDel="00736096" w:rsidRDefault="00023622" w:rsidP="00446B55">
            <w:pPr>
              <w:spacing w:after="0" w:line="240" w:lineRule="auto"/>
              <w:rPr>
                <w:del w:id="128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247DDADA" w:rsidR="00023622" w:rsidRPr="00823843" w:rsidDel="00736096" w:rsidRDefault="00023622" w:rsidP="00446B55">
            <w:pPr>
              <w:spacing w:after="0" w:line="240" w:lineRule="auto"/>
              <w:rPr>
                <w:del w:id="128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0B41B504" w:rsidR="00023622" w:rsidRPr="00823843" w:rsidDel="00736096" w:rsidRDefault="00023622" w:rsidP="00446B55">
            <w:pPr>
              <w:spacing w:after="0" w:line="240" w:lineRule="auto"/>
              <w:rPr>
                <w:del w:id="1283" w:author="Stefanie Lane" w:date="2022-08-29T18:41:00Z"/>
                <w:rFonts w:ascii="Times New Roman" w:eastAsia="Times New Roman" w:hAnsi="Times New Roman" w:cs="Times New Roman"/>
                <w:sz w:val="20"/>
                <w:szCs w:val="20"/>
              </w:rPr>
            </w:pPr>
          </w:p>
        </w:tc>
      </w:tr>
      <w:tr w:rsidR="00023622" w:rsidRPr="00823843" w:rsidDel="00736096" w14:paraId="1D5ABD31" w14:textId="0502DB6B" w:rsidTr="00446B55">
        <w:trPr>
          <w:trHeight w:val="290"/>
          <w:jc w:val="center"/>
          <w:del w:id="1284" w:author="Stefanie Lane" w:date="2022-08-29T18:41:00Z"/>
        </w:trPr>
        <w:tc>
          <w:tcPr>
            <w:tcW w:w="1080" w:type="dxa"/>
            <w:tcBorders>
              <w:top w:val="nil"/>
              <w:left w:val="nil"/>
              <w:bottom w:val="nil"/>
              <w:right w:val="nil"/>
            </w:tcBorders>
            <w:shd w:val="clear" w:color="auto" w:fill="auto"/>
            <w:noWrap/>
            <w:vAlign w:val="bottom"/>
            <w:hideMark/>
          </w:tcPr>
          <w:p w14:paraId="3F00F479" w14:textId="4BD8BCE4" w:rsidR="00023622" w:rsidRPr="00823843" w:rsidDel="00736096" w:rsidRDefault="00023622" w:rsidP="00446B55">
            <w:pPr>
              <w:spacing w:after="0" w:line="240" w:lineRule="auto"/>
              <w:rPr>
                <w:del w:id="1285" w:author="Stefanie Lane" w:date="2022-08-29T18:41:00Z"/>
                <w:rFonts w:ascii="Calibri" w:eastAsia="Times New Roman" w:hAnsi="Calibri" w:cs="Calibri"/>
                <w:b/>
                <w:bCs/>
                <w:color w:val="000000"/>
                <w:sz w:val="20"/>
                <w:szCs w:val="20"/>
              </w:rPr>
            </w:pPr>
            <w:del w:id="1286" w:author="Stefanie Lane" w:date="2022-08-29T18:41:00Z">
              <w:r w:rsidRPr="00823843" w:rsidDel="00736096">
                <w:rPr>
                  <w:rFonts w:ascii="Calibri" w:eastAsia="Times New Roman" w:hAnsi="Calibri" w:cs="Calibri"/>
                  <w:b/>
                  <w:bCs/>
                  <w:color w:val="000000"/>
                  <w:sz w:val="20"/>
                  <w:szCs w:val="20"/>
                </w:rPr>
                <w:delText>Total</w:delText>
              </w:r>
            </w:del>
          </w:p>
        </w:tc>
        <w:tc>
          <w:tcPr>
            <w:tcW w:w="840" w:type="dxa"/>
            <w:tcBorders>
              <w:top w:val="nil"/>
              <w:left w:val="nil"/>
              <w:bottom w:val="nil"/>
              <w:right w:val="nil"/>
            </w:tcBorders>
            <w:shd w:val="clear" w:color="auto" w:fill="auto"/>
            <w:noWrap/>
            <w:vAlign w:val="bottom"/>
            <w:hideMark/>
          </w:tcPr>
          <w:p w14:paraId="22AF911D" w14:textId="54D36173" w:rsidR="00023622" w:rsidRPr="00823843" w:rsidDel="00736096" w:rsidRDefault="00023622" w:rsidP="00446B55">
            <w:pPr>
              <w:spacing w:after="0" w:line="240" w:lineRule="auto"/>
              <w:rPr>
                <w:del w:id="1287"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4C4E64D3" w:rsidR="00023622" w:rsidRPr="00823843" w:rsidDel="00736096" w:rsidRDefault="00023622" w:rsidP="00446B55">
            <w:pPr>
              <w:spacing w:after="0" w:line="240" w:lineRule="auto"/>
              <w:rPr>
                <w:del w:id="1288"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67EC9A4" w:rsidR="00023622" w:rsidRPr="00823843" w:rsidDel="00736096" w:rsidRDefault="00023622" w:rsidP="00446B55">
            <w:pPr>
              <w:spacing w:after="0" w:line="240" w:lineRule="auto"/>
              <w:rPr>
                <w:del w:id="1289"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90A945B" w:rsidR="00023622" w:rsidRPr="00823843" w:rsidDel="00736096" w:rsidRDefault="00023622" w:rsidP="00446B55">
            <w:pPr>
              <w:spacing w:after="0" w:line="240" w:lineRule="auto"/>
              <w:rPr>
                <w:del w:id="1290"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25EA69F6" w:rsidR="00023622" w:rsidRPr="00823843" w:rsidDel="00736096" w:rsidRDefault="00023622" w:rsidP="00446B55">
            <w:pPr>
              <w:spacing w:after="0" w:line="240" w:lineRule="auto"/>
              <w:rPr>
                <w:del w:id="129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2CEFC26F" w:rsidR="00023622" w:rsidRPr="00823843" w:rsidDel="00736096" w:rsidRDefault="00023622" w:rsidP="00446B55">
            <w:pPr>
              <w:spacing w:after="0" w:line="240" w:lineRule="auto"/>
              <w:rPr>
                <w:del w:id="1292" w:author="Stefanie Lane" w:date="2022-08-29T18:41:00Z"/>
                <w:rFonts w:ascii="Times New Roman" w:eastAsia="Times New Roman" w:hAnsi="Times New Roman" w:cs="Times New Roman"/>
                <w:sz w:val="20"/>
                <w:szCs w:val="20"/>
              </w:rPr>
            </w:pPr>
          </w:p>
        </w:tc>
      </w:tr>
      <w:tr w:rsidR="00023622" w:rsidRPr="00823843" w:rsidDel="00736096" w14:paraId="30306640" w14:textId="04198B73" w:rsidTr="00446B55">
        <w:trPr>
          <w:trHeight w:val="290"/>
          <w:jc w:val="center"/>
          <w:del w:id="1293"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59A84919" w:rsidR="00023622" w:rsidRPr="00823843" w:rsidDel="00736096" w:rsidRDefault="00023622" w:rsidP="00446B55">
            <w:pPr>
              <w:spacing w:after="0" w:line="240" w:lineRule="auto"/>
              <w:jc w:val="right"/>
              <w:rPr>
                <w:del w:id="1294" w:author="Stefanie Lane" w:date="2022-08-29T18:41:00Z"/>
                <w:rFonts w:ascii="Calibri" w:eastAsia="Times New Roman" w:hAnsi="Calibri" w:cs="Calibri"/>
                <w:color w:val="000000"/>
                <w:sz w:val="20"/>
                <w:szCs w:val="20"/>
              </w:rPr>
            </w:pPr>
            <w:del w:id="1295"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28092AE3" w:rsidR="00023622" w:rsidRPr="00823843" w:rsidDel="00736096" w:rsidRDefault="00023622" w:rsidP="00446B55">
            <w:pPr>
              <w:spacing w:after="0" w:line="240" w:lineRule="auto"/>
              <w:jc w:val="center"/>
              <w:rPr>
                <w:del w:id="1296" w:author="Stefanie Lane" w:date="2022-08-29T18:41:00Z"/>
                <w:rFonts w:ascii="Calibri" w:eastAsia="Times New Roman" w:hAnsi="Calibri" w:cs="Calibri"/>
                <w:color w:val="000000"/>
                <w:sz w:val="20"/>
                <w:szCs w:val="20"/>
              </w:rPr>
            </w:pPr>
            <w:del w:id="1297" w:author="Stefanie Lane" w:date="2022-08-29T18:41:00Z">
              <w:r w:rsidRPr="00823843" w:rsidDel="00736096">
                <w:rPr>
                  <w:rFonts w:ascii="Calibri" w:eastAsia="Times New Roman" w:hAnsi="Calibri" w:cs="Calibri"/>
                  <w:color w:val="000000"/>
                  <w:sz w:val="20"/>
                  <w:szCs w:val="20"/>
                </w:rPr>
                <w:delText>82</w:delText>
              </w:r>
            </w:del>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02BF0209" w:rsidR="00023622" w:rsidRPr="00823843" w:rsidDel="00736096" w:rsidRDefault="00023622" w:rsidP="00446B55">
            <w:pPr>
              <w:spacing w:after="0" w:line="240" w:lineRule="auto"/>
              <w:jc w:val="center"/>
              <w:rPr>
                <w:del w:id="1298" w:author="Stefanie Lane" w:date="2022-08-29T18:41:00Z"/>
                <w:rFonts w:ascii="Calibri" w:eastAsia="Times New Roman" w:hAnsi="Calibri" w:cs="Calibri"/>
                <w:color w:val="000000"/>
                <w:sz w:val="20"/>
                <w:szCs w:val="20"/>
              </w:rPr>
            </w:pPr>
            <w:del w:id="1299" w:author="Stefanie Lane" w:date="2022-08-29T18:41:00Z">
              <w:r w:rsidRPr="00823843" w:rsidDel="00736096">
                <w:rPr>
                  <w:rFonts w:ascii="Calibri" w:eastAsia="Times New Roman" w:hAnsi="Calibri" w:cs="Calibri"/>
                  <w:color w:val="000000"/>
                  <w:sz w:val="20"/>
                  <w:szCs w:val="20"/>
                </w:rPr>
                <w:delText>48</w:delText>
              </w:r>
            </w:del>
          </w:p>
        </w:tc>
        <w:tc>
          <w:tcPr>
            <w:tcW w:w="300" w:type="dxa"/>
            <w:tcBorders>
              <w:top w:val="nil"/>
              <w:left w:val="nil"/>
              <w:bottom w:val="nil"/>
              <w:right w:val="nil"/>
            </w:tcBorders>
            <w:shd w:val="clear" w:color="auto" w:fill="auto"/>
            <w:noWrap/>
            <w:vAlign w:val="bottom"/>
            <w:hideMark/>
          </w:tcPr>
          <w:p w14:paraId="4FCC90A8" w14:textId="74BDD641" w:rsidR="00023622" w:rsidRPr="00823843" w:rsidDel="00736096" w:rsidRDefault="00023622" w:rsidP="00446B55">
            <w:pPr>
              <w:spacing w:after="0" w:line="240" w:lineRule="auto"/>
              <w:jc w:val="center"/>
              <w:rPr>
                <w:del w:id="1300"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31D1644B" w:rsidR="00023622" w:rsidRPr="00823843" w:rsidDel="00736096" w:rsidRDefault="00023622" w:rsidP="00446B55">
            <w:pPr>
              <w:spacing w:after="0" w:line="240" w:lineRule="auto"/>
              <w:jc w:val="center"/>
              <w:rPr>
                <w:del w:id="1301" w:author="Stefanie Lane" w:date="2022-08-29T18:41:00Z"/>
                <w:rFonts w:ascii="Calibri" w:eastAsia="Times New Roman" w:hAnsi="Calibri" w:cs="Calibri"/>
                <w:color w:val="000000"/>
                <w:sz w:val="20"/>
                <w:szCs w:val="20"/>
              </w:rPr>
            </w:pPr>
            <w:del w:id="1302" w:author="Stefanie Lane" w:date="2022-08-29T18:41:00Z">
              <w:r w:rsidRPr="00823843" w:rsidDel="00736096">
                <w:rPr>
                  <w:rFonts w:ascii="Calibri" w:eastAsia="Times New Roman" w:hAnsi="Calibri" w:cs="Calibri"/>
                  <w:color w:val="000000"/>
                  <w:sz w:val="20"/>
                  <w:szCs w:val="20"/>
                </w:rPr>
                <w:delText>9.96</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49015235" w:rsidR="00023622" w:rsidRPr="00823843" w:rsidDel="00736096" w:rsidRDefault="00023622" w:rsidP="00446B55">
            <w:pPr>
              <w:spacing w:after="0" w:line="240" w:lineRule="auto"/>
              <w:jc w:val="center"/>
              <w:rPr>
                <w:del w:id="1303" w:author="Stefanie Lane" w:date="2022-08-29T18:41:00Z"/>
                <w:rFonts w:ascii="Calibri" w:eastAsia="Times New Roman" w:hAnsi="Calibri" w:cs="Calibri"/>
                <w:color w:val="000000"/>
                <w:sz w:val="20"/>
                <w:szCs w:val="20"/>
              </w:rPr>
            </w:pPr>
            <w:del w:id="1304" w:author="Stefanie Lane" w:date="2022-08-29T18:41:00Z">
              <w:r w:rsidRPr="00823843" w:rsidDel="00736096">
                <w:rPr>
                  <w:rFonts w:ascii="Calibri" w:eastAsia="Times New Roman" w:hAnsi="Calibri" w:cs="Calibri"/>
                  <w:color w:val="000000"/>
                  <w:sz w:val="20"/>
                  <w:szCs w:val="20"/>
                </w:rPr>
                <w:delText>3.41</w:delText>
              </w:r>
            </w:del>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52BBA799" w:rsidR="00023622" w:rsidRPr="00823843" w:rsidDel="00736096" w:rsidRDefault="00023622" w:rsidP="00446B55">
            <w:pPr>
              <w:spacing w:after="0" w:line="240" w:lineRule="auto"/>
              <w:jc w:val="center"/>
              <w:rPr>
                <w:del w:id="1305" w:author="Stefanie Lane" w:date="2022-08-29T18:41:00Z"/>
                <w:rFonts w:ascii="Calibri" w:eastAsia="Times New Roman" w:hAnsi="Calibri" w:cs="Calibri"/>
                <w:color w:val="000000"/>
                <w:sz w:val="20"/>
                <w:szCs w:val="20"/>
              </w:rPr>
            </w:pPr>
            <w:del w:id="1306" w:author="Stefanie Lane" w:date="2022-08-29T18:41:00Z">
              <w:r w:rsidRPr="00823843" w:rsidDel="00736096">
                <w:rPr>
                  <w:rFonts w:ascii="Calibri" w:eastAsia="Times New Roman" w:hAnsi="Calibri" w:cs="Calibri"/>
                  <w:color w:val="000000"/>
                  <w:sz w:val="20"/>
                  <w:szCs w:val="20"/>
                </w:rPr>
                <w:delText>4.82</w:delText>
              </w:r>
            </w:del>
          </w:p>
        </w:tc>
      </w:tr>
      <w:tr w:rsidR="00023622" w:rsidRPr="00823843" w:rsidDel="00736096" w14:paraId="581F9D20" w14:textId="10EC44CA" w:rsidTr="00446B55">
        <w:trPr>
          <w:trHeight w:val="290"/>
          <w:jc w:val="center"/>
          <w:del w:id="1307" w:author="Stefanie Lane" w:date="2022-08-29T18:41:00Z"/>
        </w:trPr>
        <w:tc>
          <w:tcPr>
            <w:tcW w:w="1080" w:type="dxa"/>
            <w:tcBorders>
              <w:top w:val="nil"/>
              <w:left w:val="nil"/>
              <w:bottom w:val="nil"/>
              <w:right w:val="nil"/>
            </w:tcBorders>
            <w:shd w:val="clear" w:color="auto" w:fill="auto"/>
            <w:noWrap/>
            <w:vAlign w:val="bottom"/>
            <w:hideMark/>
          </w:tcPr>
          <w:p w14:paraId="4BCF8289" w14:textId="63077FB6" w:rsidR="00023622" w:rsidRPr="00823843" w:rsidDel="00736096" w:rsidRDefault="00023622" w:rsidP="00446B55">
            <w:pPr>
              <w:spacing w:after="0" w:line="240" w:lineRule="auto"/>
              <w:jc w:val="right"/>
              <w:rPr>
                <w:del w:id="1308" w:author="Stefanie Lane" w:date="2022-08-29T18:41:00Z"/>
                <w:rFonts w:ascii="Calibri" w:eastAsia="Times New Roman" w:hAnsi="Calibri" w:cs="Calibri"/>
                <w:color w:val="000000"/>
                <w:sz w:val="20"/>
                <w:szCs w:val="20"/>
              </w:rPr>
            </w:pPr>
            <w:del w:id="1309"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72CFA113" w14:textId="31BB4727" w:rsidR="00023622" w:rsidRPr="00823843" w:rsidDel="00736096" w:rsidRDefault="00023622" w:rsidP="00446B55">
            <w:pPr>
              <w:spacing w:after="0" w:line="240" w:lineRule="auto"/>
              <w:jc w:val="center"/>
              <w:rPr>
                <w:del w:id="1310" w:author="Stefanie Lane" w:date="2022-08-29T18:41:00Z"/>
                <w:rFonts w:ascii="Calibri" w:eastAsia="Times New Roman" w:hAnsi="Calibri" w:cs="Calibri"/>
                <w:color w:val="000000"/>
                <w:sz w:val="20"/>
                <w:szCs w:val="20"/>
              </w:rPr>
            </w:pPr>
            <w:del w:id="1311" w:author="Stefanie Lane" w:date="2022-08-29T18:41:00Z">
              <w:r w:rsidRPr="00823843" w:rsidDel="00736096">
                <w:rPr>
                  <w:rFonts w:ascii="Calibri" w:eastAsia="Times New Roman" w:hAnsi="Calibri" w:cs="Calibri"/>
                  <w:color w:val="000000"/>
                  <w:sz w:val="20"/>
                  <w:szCs w:val="20"/>
                </w:rPr>
                <w:delText>82</w:delText>
              </w:r>
            </w:del>
          </w:p>
        </w:tc>
        <w:tc>
          <w:tcPr>
            <w:tcW w:w="700" w:type="dxa"/>
            <w:tcBorders>
              <w:top w:val="nil"/>
              <w:left w:val="nil"/>
              <w:bottom w:val="nil"/>
              <w:right w:val="nil"/>
            </w:tcBorders>
            <w:shd w:val="clear" w:color="auto" w:fill="auto"/>
            <w:noWrap/>
            <w:vAlign w:val="bottom"/>
            <w:hideMark/>
          </w:tcPr>
          <w:p w14:paraId="226357E8" w14:textId="78A57B6E" w:rsidR="00023622" w:rsidRPr="00823843" w:rsidDel="00736096" w:rsidRDefault="00023622" w:rsidP="00446B55">
            <w:pPr>
              <w:spacing w:after="0" w:line="240" w:lineRule="auto"/>
              <w:jc w:val="center"/>
              <w:rPr>
                <w:del w:id="1312" w:author="Stefanie Lane" w:date="2022-08-29T18:41:00Z"/>
                <w:rFonts w:ascii="Calibri" w:eastAsia="Times New Roman" w:hAnsi="Calibri" w:cs="Calibri"/>
                <w:color w:val="000000"/>
                <w:sz w:val="20"/>
                <w:szCs w:val="20"/>
              </w:rPr>
            </w:pPr>
            <w:del w:id="1313" w:author="Stefanie Lane" w:date="2022-08-29T18:41:00Z">
              <w:r w:rsidRPr="00823843" w:rsidDel="00736096">
                <w:rPr>
                  <w:rFonts w:ascii="Calibri" w:eastAsia="Times New Roman" w:hAnsi="Calibri" w:cs="Calibri"/>
                  <w:color w:val="000000"/>
                  <w:sz w:val="20"/>
                  <w:szCs w:val="20"/>
                </w:rPr>
                <w:delText>45</w:delText>
              </w:r>
            </w:del>
          </w:p>
        </w:tc>
        <w:tc>
          <w:tcPr>
            <w:tcW w:w="300" w:type="dxa"/>
            <w:tcBorders>
              <w:top w:val="nil"/>
              <w:left w:val="nil"/>
              <w:bottom w:val="nil"/>
              <w:right w:val="nil"/>
            </w:tcBorders>
            <w:shd w:val="clear" w:color="auto" w:fill="auto"/>
            <w:noWrap/>
            <w:vAlign w:val="bottom"/>
            <w:hideMark/>
          </w:tcPr>
          <w:p w14:paraId="58301873" w14:textId="7F7D2A1C" w:rsidR="00023622" w:rsidRPr="00823843" w:rsidDel="00736096" w:rsidRDefault="00023622" w:rsidP="00446B55">
            <w:pPr>
              <w:spacing w:after="0" w:line="240" w:lineRule="auto"/>
              <w:jc w:val="center"/>
              <w:rPr>
                <w:del w:id="1314" w:author="Stefanie Lane" w:date="2022-08-29T18:41: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FC57DD0" w:rsidR="00023622" w:rsidRPr="00823843" w:rsidDel="00736096" w:rsidRDefault="00023622" w:rsidP="00446B55">
            <w:pPr>
              <w:spacing w:after="0" w:line="240" w:lineRule="auto"/>
              <w:jc w:val="center"/>
              <w:rPr>
                <w:del w:id="1315" w:author="Stefanie Lane" w:date="2022-08-29T18:41:00Z"/>
                <w:rFonts w:ascii="Calibri" w:eastAsia="Times New Roman" w:hAnsi="Calibri" w:cs="Calibri"/>
                <w:color w:val="000000"/>
                <w:sz w:val="20"/>
                <w:szCs w:val="20"/>
              </w:rPr>
            </w:pPr>
            <w:del w:id="1316" w:author="Stefanie Lane" w:date="2022-08-29T18:41:00Z">
              <w:r w:rsidRPr="00823843" w:rsidDel="00736096">
                <w:rPr>
                  <w:rFonts w:ascii="Calibri" w:eastAsia="Times New Roman" w:hAnsi="Calibri" w:cs="Calibri"/>
                  <w:color w:val="000000"/>
                  <w:sz w:val="20"/>
                  <w:szCs w:val="20"/>
                </w:rPr>
                <w:delText>9.55</w:delText>
              </w:r>
            </w:del>
          </w:p>
        </w:tc>
        <w:tc>
          <w:tcPr>
            <w:tcW w:w="800" w:type="dxa"/>
            <w:tcBorders>
              <w:top w:val="nil"/>
              <w:left w:val="nil"/>
              <w:bottom w:val="nil"/>
              <w:right w:val="nil"/>
            </w:tcBorders>
            <w:shd w:val="clear" w:color="auto" w:fill="auto"/>
            <w:noWrap/>
            <w:vAlign w:val="bottom"/>
            <w:hideMark/>
          </w:tcPr>
          <w:p w14:paraId="1711F0E3" w14:textId="56788853" w:rsidR="00023622" w:rsidRPr="00823843" w:rsidDel="00736096" w:rsidRDefault="00023622" w:rsidP="00446B55">
            <w:pPr>
              <w:spacing w:after="0" w:line="240" w:lineRule="auto"/>
              <w:jc w:val="center"/>
              <w:rPr>
                <w:del w:id="1317" w:author="Stefanie Lane" w:date="2022-08-29T18:41:00Z"/>
                <w:rFonts w:ascii="Calibri" w:eastAsia="Times New Roman" w:hAnsi="Calibri" w:cs="Calibri"/>
                <w:color w:val="000000"/>
                <w:sz w:val="20"/>
                <w:szCs w:val="20"/>
              </w:rPr>
            </w:pPr>
            <w:del w:id="1318" w:author="Stefanie Lane" w:date="2022-08-29T18:41:00Z">
              <w:r w:rsidRPr="00823843" w:rsidDel="00736096">
                <w:rPr>
                  <w:rFonts w:ascii="Calibri" w:eastAsia="Times New Roman" w:hAnsi="Calibri" w:cs="Calibri"/>
                  <w:color w:val="000000"/>
                  <w:sz w:val="20"/>
                  <w:szCs w:val="20"/>
                </w:rPr>
                <w:delText>3.30</w:delText>
              </w:r>
            </w:del>
          </w:p>
        </w:tc>
        <w:tc>
          <w:tcPr>
            <w:tcW w:w="800" w:type="dxa"/>
            <w:tcBorders>
              <w:top w:val="nil"/>
              <w:left w:val="nil"/>
              <w:bottom w:val="nil"/>
              <w:right w:val="nil"/>
            </w:tcBorders>
            <w:shd w:val="clear" w:color="auto" w:fill="auto"/>
            <w:noWrap/>
            <w:vAlign w:val="bottom"/>
            <w:hideMark/>
          </w:tcPr>
          <w:p w14:paraId="2652F8CD" w14:textId="6912CA6A" w:rsidR="00023622" w:rsidRPr="00823843" w:rsidDel="00736096" w:rsidRDefault="00023622" w:rsidP="00446B55">
            <w:pPr>
              <w:spacing w:after="0" w:line="240" w:lineRule="auto"/>
              <w:jc w:val="center"/>
              <w:rPr>
                <w:del w:id="1319" w:author="Stefanie Lane" w:date="2022-08-29T18:41:00Z"/>
                <w:rFonts w:ascii="Calibri" w:eastAsia="Times New Roman" w:hAnsi="Calibri" w:cs="Calibri"/>
                <w:color w:val="000000"/>
                <w:sz w:val="20"/>
                <w:szCs w:val="20"/>
              </w:rPr>
            </w:pPr>
            <w:del w:id="1320" w:author="Stefanie Lane" w:date="2022-08-29T18:41:00Z">
              <w:r w:rsidRPr="00823843" w:rsidDel="00736096">
                <w:rPr>
                  <w:rFonts w:ascii="Calibri" w:eastAsia="Times New Roman" w:hAnsi="Calibri" w:cs="Calibri"/>
                  <w:color w:val="000000"/>
                  <w:sz w:val="20"/>
                  <w:szCs w:val="20"/>
                </w:rPr>
                <w:delText>4.71</w:delText>
              </w:r>
            </w:del>
          </w:p>
        </w:tc>
      </w:tr>
      <w:tr w:rsidR="00023622" w:rsidRPr="00823843" w:rsidDel="00736096" w14:paraId="379D4431" w14:textId="723E70AF" w:rsidTr="00446B55">
        <w:trPr>
          <w:trHeight w:val="290"/>
          <w:jc w:val="center"/>
          <w:del w:id="1321"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5317ABA9" w:rsidR="00023622" w:rsidRPr="00823843" w:rsidDel="00736096" w:rsidRDefault="00023622" w:rsidP="00446B55">
            <w:pPr>
              <w:spacing w:after="0" w:line="240" w:lineRule="auto"/>
              <w:jc w:val="right"/>
              <w:rPr>
                <w:del w:id="1322" w:author="Stefanie Lane" w:date="2022-08-29T18:41:00Z"/>
                <w:rFonts w:ascii="Calibri" w:eastAsia="Times New Roman" w:hAnsi="Calibri" w:cs="Calibri"/>
                <w:color w:val="000000"/>
                <w:sz w:val="20"/>
                <w:szCs w:val="20"/>
              </w:rPr>
            </w:pPr>
            <w:del w:id="1323"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38B588EE" w14:textId="4E2147AA" w:rsidR="00023622" w:rsidRPr="00823843" w:rsidDel="00736096" w:rsidRDefault="00023622" w:rsidP="00446B55">
            <w:pPr>
              <w:spacing w:after="0" w:line="240" w:lineRule="auto"/>
              <w:jc w:val="center"/>
              <w:rPr>
                <w:del w:id="1324" w:author="Stefanie Lane" w:date="2022-08-29T18:41:00Z"/>
                <w:rFonts w:ascii="Calibri" w:eastAsia="Times New Roman" w:hAnsi="Calibri" w:cs="Calibri"/>
                <w:color w:val="000000"/>
                <w:sz w:val="20"/>
                <w:szCs w:val="20"/>
              </w:rPr>
            </w:pPr>
            <w:del w:id="1325" w:author="Stefanie Lane" w:date="2022-08-29T18:41:00Z">
              <w:r w:rsidRPr="00823843" w:rsidDel="00736096">
                <w:rPr>
                  <w:rFonts w:ascii="Calibri" w:eastAsia="Times New Roman" w:hAnsi="Calibri" w:cs="Calibri"/>
                  <w:color w:val="000000"/>
                  <w:sz w:val="20"/>
                  <w:szCs w:val="20"/>
                </w:rPr>
                <w:delText>74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6DC7135B" w:rsidR="00023622" w:rsidRPr="00823843" w:rsidDel="00736096" w:rsidRDefault="00023622" w:rsidP="00446B55">
            <w:pPr>
              <w:spacing w:after="0" w:line="240" w:lineRule="auto"/>
              <w:jc w:val="center"/>
              <w:rPr>
                <w:del w:id="1326" w:author="Stefanie Lane" w:date="2022-08-29T18:41:00Z"/>
                <w:rFonts w:ascii="Calibri" w:eastAsia="Times New Roman" w:hAnsi="Calibri" w:cs="Calibri"/>
                <w:color w:val="000000"/>
                <w:sz w:val="20"/>
                <w:szCs w:val="20"/>
              </w:rPr>
            </w:pPr>
            <w:del w:id="1327" w:author="Stefanie Lane" w:date="2022-08-29T18:41:00Z">
              <w:r w:rsidRPr="00823843" w:rsidDel="00736096">
                <w:rPr>
                  <w:rFonts w:ascii="Calibri" w:eastAsia="Times New Roman" w:hAnsi="Calibri" w:cs="Calibri"/>
                  <w:color w:val="000000"/>
                  <w:sz w:val="20"/>
                  <w:szCs w:val="20"/>
                </w:rPr>
                <w:delText>43</w:delText>
              </w:r>
            </w:del>
          </w:p>
        </w:tc>
        <w:tc>
          <w:tcPr>
            <w:tcW w:w="300" w:type="dxa"/>
            <w:tcBorders>
              <w:top w:val="nil"/>
              <w:left w:val="nil"/>
              <w:bottom w:val="nil"/>
              <w:right w:val="nil"/>
            </w:tcBorders>
            <w:shd w:val="clear" w:color="auto" w:fill="auto"/>
            <w:noWrap/>
            <w:vAlign w:val="bottom"/>
            <w:hideMark/>
          </w:tcPr>
          <w:p w14:paraId="33207911" w14:textId="093E78A8" w:rsidR="00023622" w:rsidRPr="00823843" w:rsidDel="00736096" w:rsidRDefault="00023622" w:rsidP="00446B55">
            <w:pPr>
              <w:spacing w:after="0" w:line="240" w:lineRule="auto"/>
              <w:jc w:val="center"/>
              <w:rPr>
                <w:del w:id="1328"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3CA77C67" w:rsidR="00023622" w:rsidRPr="00823843" w:rsidDel="00736096" w:rsidRDefault="00023622" w:rsidP="00446B55">
            <w:pPr>
              <w:spacing w:after="0" w:line="240" w:lineRule="auto"/>
              <w:jc w:val="center"/>
              <w:rPr>
                <w:del w:id="1329" w:author="Stefanie Lane" w:date="2022-08-29T18:41:00Z"/>
                <w:rFonts w:ascii="Calibri" w:eastAsia="Times New Roman" w:hAnsi="Calibri" w:cs="Calibri"/>
                <w:color w:val="000000"/>
                <w:sz w:val="20"/>
                <w:szCs w:val="20"/>
              </w:rPr>
            </w:pPr>
            <w:del w:id="1330" w:author="Stefanie Lane" w:date="2022-08-29T18:41:00Z">
              <w:r w:rsidRPr="00823843" w:rsidDel="00736096">
                <w:rPr>
                  <w:rFonts w:ascii="Calibri" w:eastAsia="Times New Roman" w:hAnsi="Calibri" w:cs="Calibri"/>
                  <w:color w:val="000000"/>
                  <w:sz w:val="20"/>
                  <w:szCs w:val="20"/>
                </w:rPr>
                <w:delText>8.36</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005C5E2D" w:rsidR="00023622" w:rsidRPr="00823843" w:rsidDel="00736096" w:rsidRDefault="00023622" w:rsidP="00446B55">
            <w:pPr>
              <w:spacing w:after="0" w:line="240" w:lineRule="auto"/>
              <w:jc w:val="center"/>
              <w:rPr>
                <w:del w:id="1331" w:author="Stefanie Lane" w:date="2022-08-29T18:41:00Z"/>
                <w:rFonts w:ascii="Calibri" w:eastAsia="Times New Roman" w:hAnsi="Calibri" w:cs="Calibri"/>
                <w:color w:val="000000"/>
                <w:sz w:val="20"/>
                <w:szCs w:val="20"/>
              </w:rPr>
            </w:pPr>
            <w:del w:id="1332" w:author="Stefanie Lane" w:date="2022-08-29T18:41:00Z">
              <w:r w:rsidRPr="00823843" w:rsidDel="00736096">
                <w:rPr>
                  <w:rFonts w:ascii="Calibri" w:eastAsia="Times New Roman" w:hAnsi="Calibri" w:cs="Calibri"/>
                  <w:color w:val="000000"/>
                  <w:sz w:val="20"/>
                  <w:szCs w:val="20"/>
                </w:rPr>
                <w:delText>3.03</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295A742" w:rsidR="00023622" w:rsidRPr="00823843" w:rsidDel="00736096" w:rsidRDefault="00023622" w:rsidP="00446B55">
            <w:pPr>
              <w:spacing w:after="0" w:line="240" w:lineRule="auto"/>
              <w:jc w:val="center"/>
              <w:rPr>
                <w:del w:id="1333" w:author="Stefanie Lane" w:date="2022-08-29T18:41:00Z"/>
                <w:rFonts w:ascii="Calibri" w:eastAsia="Times New Roman" w:hAnsi="Calibri" w:cs="Calibri"/>
                <w:color w:val="000000"/>
                <w:sz w:val="20"/>
                <w:szCs w:val="20"/>
              </w:rPr>
            </w:pPr>
            <w:del w:id="1334" w:author="Stefanie Lane" w:date="2022-08-29T18:41:00Z">
              <w:r w:rsidRPr="00823843" w:rsidDel="00736096">
                <w:rPr>
                  <w:rFonts w:ascii="Calibri" w:eastAsia="Times New Roman" w:hAnsi="Calibri" w:cs="Calibri"/>
                  <w:color w:val="000000"/>
                  <w:sz w:val="20"/>
                  <w:szCs w:val="20"/>
                </w:rPr>
                <w:delText>5.14</w:delText>
              </w:r>
            </w:del>
          </w:p>
        </w:tc>
      </w:tr>
      <w:bookmarkEnd w:id="1087"/>
    </w:tbl>
    <w:p w14:paraId="0BF4DB13" w14:textId="3D8198F8" w:rsidR="00023622" w:rsidDel="005744F3" w:rsidRDefault="00023622" w:rsidP="000E6E42">
      <w:pPr>
        <w:pStyle w:val="Heading1"/>
        <w:rPr>
          <w:del w:id="1335" w:author="Stefanie Lane" w:date="2022-08-29T19:01:00Z"/>
        </w:rPr>
        <w:pPrChange w:id="1336" w:author="Stefanie Lane" w:date="2022-08-29T19:01:00Z">
          <w:pPr/>
        </w:pPrChange>
      </w:pPr>
    </w:p>
    <w:p w14:paraId="2D0619B0" w14:textId="17E1A657" w:rsidR="00436FFB" w:rsidDel="000E6E42" w:rsidRDefault="00436FFB" w:rsidP="000E6E42">
      <w:pPr>
        <w:pStyle w:val="Heading1"/>
        <w:rPr>
          <w:del w:id="1337" w:author="Stefanie Lane" w:date="2022-08-29T19:01:00Z"/>
        </w:rPr>
        <w:pPrChange w:id="1338" w:author="Stefanie Lane" w:date="2022-08-29T19:01:00Z">
          <w:pPr/>
        </w:pPrChange>
      </w:pPr>
      <w:del w:id="1339" w:author="Stefanie Lane" w:date="2022-08-29T19:01:00Z">
        <w:r w:rsidDel="000E6E42">
          <w:br w:type="page"/>
        </w:r>
      </w:del>
    </w:p>
    <w:p w14:paraId="29E24FE9" w14:textId="20105127" w:rsidR="00436FFB" w:rsidRDefault="00436FFB" w:rsidP="000E6E42">
      <w:pPr>
        <w:pStyle w:val="Heading1"/>
        <w:pPrChange w:id="1340" w:author="Stefanie Lane" w:date="2022-08-29T19:01:00Z">
          <w:pPr>
            <w:pStyle w:val="Heading1"/>
          </w:pPr>
        </w:pPrChange>
      </w:pPr>
      <w:bookmarkStart w:id="1341" w:name="_Hlk112157303"/>
      <w:r>
        <w:t xml:space="preserve">Discussion </w:t>
      </w:r>
    </w:p>
    <w:bookmarkEnd w:id="1341"/>
    <w:p w14:paraId="206DADBF" w14:textId="2737D308" w:rsidR="00BE39A7" w:rsidRDefault="00BE39A7" w:rsidP="00BE39A7">
      <w:pPr>
        <w:ind w:firstLine="720"/>
      </w:pPr>
      <w:r>
        <w:t xml:space="preserve">Despite conservation status and </w:t>
      </w:r>
      <w:del w:id="1342" w:author="Stefanie Lane" w:date="2022-08-29T18:18:00Z">
        <w:r w:rsidDel="00DA31C7">
          <w:delText xml:space="preserve">broad </w:delText>
        </w:r>
      </w:del>
      <w:ins w:id="1343" w:author="Stefanie Lane" w:date="2022-08-29T18:18:00Z">
        <w:r w:rsidR="00DA31C7">
          <w:t xml:space="preserve">general </w:t>
        </w:r>
      </w:ins>
      <w:r>
        <w:t xml:space="preserve">resilience of this ecosystem we found there have been substantive changes in species composition over time, potentially indicating broader-scale processes affected by regional pressures. We found the three species most significantly characterizing the three main plant assemblages, Sedge, Fescue and Bogbean, have remained the same over the past 40 years, supporting our expectation that these characteristic species should not change in the absence of significant environmental disturbance. </w:t>
      </w:r>
      <w:del w:id="1344" w:author="Stefanie Lane" w:date="2022-08-26T15:19:00Z">
        <w:r w:rsidRPr="00306F95" w:rsidDel="00306F95">
          <w:delText>Also, in line with our expectations, w</w:delText>
        </w:r>
      </w:del>
      <w:ins w:id="1345" w:author="Stefanie Lane" w:date="2022-08-26T15:19:00Z">
        <w:r w:rsidR="00306F95" w:rsidRPr="00306F95">
          <w:rPr>
            <w:rPrChange w:id="1346" w:author="Stefanie Lane" w:date="2022-08-26T15:20:00Z">
              <w:rPr>
                <w:strike/>
              </w:rPr>
            </w:rPrChange>
          </w:rPr>
          <w:t>W</w:t>
        </w:r>
      </w:ins>
      <w:r w:rsidRPr="00306F95">
        <w:t>e observed a decline of native species richness accompanied by an increased richness and abundance of exotic species</w:t>
      </w:r>
      <w:ins w:id="1347" w:author="Stefanie Lane" w:date="2022-08-26T15:20:00Z">
        <w:r w:rsidR="00306F95" w:rsidRPr="00306F95">
          <w:t>, which may indicate a loss of community stability</w:t>
        </w:r>
      </w:ins>
      <w:r w:rsidRPr="00306F95">
        <w:t xml:space="preserve">. </w:t>
      </w:r>
      <w:r>
        <w:t xml:space="preserve">This </w:t>
      </w:r>
      <w:del w:id="1348" w:author="Stefanie Lane" w:date="2022-08-26T15:19:00Z">
        <w:r w:rsidDel="00DB3B41">
          <w:delText>has</w:delText>
        </w:r>
      </w:del>
      <w:ins w:id="1349" w:author="Stefanie Lane" w:date="2022-08-26T15:19:00Z">
        <w:r w:rsidR="00DB3B41">
          <w:t>potential instability may further be evidenced by</w:t>
        </w:r>
      </w:ins>
      <w:del w:id="1350" w:author="Stefanie Lane" w:date="2022-08-26T15:19:00Z">
        <w:r w:rsidDel="00DB3B41">
          <w:delText xml:space="preserve"> led to</w:delText>
        </w:r>
      </w:del>
      <w:ins w:id="1351" w:author="Stefanie Lane" w:date="2022-08-26T15:19:00Z">
        <w:r w:rsidR="00DB3B41">
          <w:t xml:space="preserve"> the</w:t>
        </w:r>
      </w:ins>
      <w:r>
        <w:t xml:space="preserve"> homogenization of cover abundance within assemblages, greater dissimilarity between assemblages, and overall loss of secondary indicator species for the Sedge and Fescue assemblages. Our results present another compelling case example of broader global trends of species </w:t>
      </w:r>
      <w:del w:id="1352" w:author="Stefanie Lane" w:date="2022-08-26T15:19:00Z">
        <w:r w:rsidDel="00306F95">
          <w:delText>homogenization</w:delText>
        </w:r>
      </w:del>
      <w:ins w:id="1353" w:author="Stefanie Lane" w:date="2022-08-26T15:19:00Z">
        <w:r w:rsidR="00306F95">
          <w:t>biodiversity loss</w:t>
        </w:r>
      </w:ins>
      <w:r>
        <w:t xml:space="preserve">, and are of </w:t>
      </w:r>
      <w:ins w:id="1354" w:author="Stefanie Lane" w:date="2022-08-29T18:52:00Z">
        <w:r w:rsidR="009C3D6D">
          <w:t xml:space="preserve">conservation </w:t>
        </w:r>
      </w:ins>
      <w:del w:id="1355" w:author="Stefanie Lane" w:date="2022-08-29T18:52:00Z">
        <w:r w:rsidDel="009C3D6D">
          <w:delText xml:space="preserve">critical </w:delText>
        </w:r>
      </w:del>
      <w:r>
        <w:t xml:space="preserve">concern </w:t>
      </w:r>
      <w:del w:id="1356" w:author="Stefanie Lane" w:date="2022-08-29T18:52:00Z">
        <w:r w:rsidDel="009C3D6D">
          <w:delText xml:space="preserve">to </w:delText>
        </w:r>
      </w:del>
      <w:ins w:id="1357" w:author="Stefanie Lane" w:date="2022-08-29T18:52:00Z">
        <w:r w:rsidR="009C3D6D">
          <w:t>for</w:t>
        </w:r>
        <w:r w:rsidR="009C3D6D">
          <w:t xml:space="preserve"> </w:t>
        </w:r>
      </w:ins>
      <w:del w:id="1358" w:author="Stefanie Lane" w:date="2022-08-29T18:51:00Z">
        <w:r w:rsidDel="00746A34">
          <w:delText xml:space="preserve">local </w:delText>
        </w:r>
      </w:del>
      <w:ins w:id="1359" w:author="Stefanie Lane" w:date="2022-08-29T18:51:00Z">
        <w:r w:rsidR="00746A34">
          <w:t>estuary</w:t>
        </w:r>
        <w:r w:rsidR="00746A34">
          <w:t xml:space="preserve"> </w:t>
        </w:r>
      </w:ins>
      <w:del w:id="1360" w:author="Stefanie Lane" w:date="2022-08-29T18:52:00Z">
        <w:r w:rsidDel="009C3D6D">
          <w:delText xml:space="preserve">conservation </w:delText>
        </w:r>
      </w:del>
      <w:ins w:id="1361" w:author="Stefanie Lane" w:date="2022-08-29T18:52:00Z">
        <w:r w:rsidR="009C3D6D">
          <w:t xml:space="preserve">management </w:t>
        </w:r>
      </w:ins>
      <w:r>
        <w:t>objectives</w:t>
      </w:r>
      <w:del w:id="1362" w:author="Stefanie Lane" w:date="2022-08-29T18:51:00Z">
        <w:r w:rsidDel="009C3D6D">
          <w:delText xml:space="preserve"> in the Fraser River Estuary for salmon, water birds</w:delText>
        </w:r>
      </w:del>
      <w:ins w:id="1363" w:author="Stefanie Lane" w:date="2022-08-29T18:51:00Z">
        <w:r w:rsidR="009C3D6D">
          <w:t xml:space="preserve"> </w:t>
        </w:r>
      </w:ins>
      <w:ins w:id="1364" w:author="Stefanie Lane" w:date="2022-08-29T18:52:00Z">
        <w:r w:rsidR="009C3D6D">
          <w:t>of</w:t>
        </w:r>
      </w:ins>
      <w:ins w:id="1365" w:author="Stefanie Lane" w:date="2022-08-29T18:51:00Z">
        <w:r w:rsidR="009C3D6D">
          <w:t xml:space="preserve"> wildlife </w:t>
        </w:r>
      </w:ins>
      <w:ins w:id="1366" w:author="Stefanie Lane" w:date="2022-08-29T18:52:00Z">
        <w:r w:rsidR="009C3D6D">
          <w:t>habitat</w:t>
        </w:r>
      </w:ins>
      <w:ins w:id="1367" w:author="Stefanie Lane" w:date="2022-08-29T18:51:00Z">
        <w:r w:rsidR="009C3D6D">
          <w:t xml:space="preserve"> </w:t>
        </w:r>
      </w:ins>
      <w:del w:id="1368" w:author="Stefanie Lane" w:date="2022-08-29T18:52:00Z">
        <w:r w:rsidDel="009C3D6D">
          <w:delText xml:space="preserve">, </w:delText>
        </w:r>
      </w:del>
      <w:r>
        <w:t xml:space="preserve">and shoreline stability. </w:t>
      </w:r>
    </w:p>
    <w:p w14:paraId="2AAF3ADA" w14:textId="3673D90F" w:rsidR="00BE39A7" w:rsidRDefault="00BE39A7" w:rsidP="00BE39A7">
      <w:pPr>
        <w:ind w:firstLine="360"/>
      </w:pPr>
      <w:r>
        <w:t>The biodiversity loss of native species richness</w:t>
      </w:r>
      <w:ins w:id="1369" w:author="Stefanie Lane" w:date="2022-08-29T17:46:00Z">
        <w:r w:rsidR="00DC317A">
          <w:t xml:space="preserve"> and abund</w:t>
        </w:r>
        <w:r w:rsidR="00DC317A" w:rsidRPr="00DC317A">
          <w:rPr>
            <w:rPrChange w:id="1370" w:author="Stefanie Lane" w:date="2022-08-29T17:47:00Z">
              <w:rPr/>
            </w:rPrChange>
          </w:rPr>
          <w:t>ance</w:t>
        </w:r>
      </w:ins>
      <w:r w:rsidRPr="00DC317A">
        <w:rPr>
          <w:rPrChange w:id="1371" w:author="Stefanie Lane" w:date="2022-08-29T17:47:00Z">
            <w:rPr/>
          </w:rPrChange>
        </w:rPr>
        <w:t xml:space="preserve"> could </w:t>
      </w:r>
      <w:del w:id="1372" w:author="Stefanie Lane" w:date="2022-08-29T17:45:00Z">
        <w:r w:rsidRPr="00DC317A" w:rsidDel="00ED4FD3">
          <w:rPr>
            <w:rPrChange w:id="1373" w:author="Stefanie Lane" w:date="2022-08-29T17:47:00Z">
              <w:rPr/>
            </w:rPrChange>
          </w:rPr>
          <w:delText xml:space="preserve">potentially </w:delText>
        </w:r>
      </w:del>
      <w:del w:id="1374" w:author="Stefanie Lane" w:date="2022-08-29T17:46:00Z">
        <w:r w:rsidRPr="00DC317A" w:rsidDel="00DC317A">
          <w:rPr>
            <w:rPrChange w:id="1375" w:author="Stefanie Lane" w:date="2022-08-29T17:47:00Z">
              <w:rPr/>
            </w:rPrChange>
          </w:rPr>
          <w:delText>indicate</w:delText>
        </w:r>
      </w:del>
      <w:ins w:id="1376" w:author="Stefanie Lane" w:date="2022-08-29T17:46:00Z">
        <w:r w:rsidR="00DC317A" w:rsidRPr="00DC317A">
          <w:rPr>
            <w:rPrChange w:id="1377" w:author="Stefanie Lane" w:date="2022-08-29T17:47:00Z">
              <w:rPr>
                <w:highlight w:val="cyan"/>
              </w:rPr>
            </w:rPrChange>
          </w:rPr>
          <w:t>lead to</w:t>
        </w:r>
      </w:ins>
      <w:r w:rsidRPr="00DC317A">
        <w:rPr>
          <w:rPrChange w:id="1378" w:author="Stefanie Lane" w:date="2022-08-29T17:47:00Z">
            <w:rPr/>
          </w:rPrChange>
        </w:rPr>
        <w:t xml:space="preserve"> </w:t>
      </w:r>
      <w:del w:id="1379" w:author="Stefanie Lane" w:date="2022-08-29T17:45:00Z">
        <w:r w:rsidRPr="00DC317A" w:rsidDel="0043332E">
          <w:rPr>
            <w:rPrChange w:id="1380" w:author="Stefanie Lane" w:date="2022-08-29T17:47:00Z">
              <w:rPr/>
            </w:rPrChange>
          </w:rPr>
          <w:delText xml:space="preserve">loss </w:delText>
        </w:r>
      </w:del>
      <w:ins w:id="1381" w:author="Stefanie Lane" w:date="2022-08-29T17:45:00Z">
        <w:r w:rsidR="0043332E" w:rsidRPr="00DC317A">
          <w:rPr>
            <w:rPrChange w:id="1382" w:author="Stefanie Lane" w:date="2022-08-29T17:47:00Z">
              <w:rPr>
                <w:highlight w:val="cyan"/>
              </w:rPr>
            </w:rPrChange>
          </w:rPr>
          <w:t>altered bi</w:t>
        </w:r>
      </w:ins>
      <w:ins w:id="1383" w:author="Stefanie Lane" w:date="2022-08-29T17:46:00Z">
        <w:r w:rsidR="0043332E" w:rsidRPr="00DC317A">
          <w:rPr>
            <w:rPrChange w:id="1384" w:author="Stefanie Lane" w:date="2022-08-29T17:47:00Z">
              <w:rPr>
                <w:highlight w:val="cyan"/>
              </w:rPr>
            </w:rPrChange>
          </w:rPr>
          <w:t>otic interactions</w:t>
        </w:r>
      </w:ins>
      <w:ins w:id="1385" w:author="Stefanie Lane" w:date="2022-08-29T18:19:00Z">
        <w:r w:rsidR="00BD25FC">
          <w:t xml:space="preserve"> and</w:t>
        </w:r>
      </w:ins>
      <w:ins w:id="1386" w:author="Stefanie Lane" w:date="2022-08-29T18:20:00Z">
        <w:r w:rsidR="00BD25FC">
          <w:t xml:space="preserve"> subsequent</w:t>
        </w:r>
      </w:ins>
      <w:ins w:id="1387" w:author="Stefanie Lane" w:date="2022-08-29T17:46:00Z">
        <w:r w:rsidR="0043332E" w:rsidRPr="00DC317A">
          <w:rPr>
            <w:rPrChange w:id="1388" w:author="Stefanie Lane" w:date="2022-08-29T17:47:00Z">
              <w:rPr>
                <w:highlight w:val="cyan"/>
              </w:rPr>
            </w:rPrChange>
          </w:rPr>
          <w:t xml:space="preserve"> </w:t>
        </w:r>
      </w:ins>
      <w:ins w:id="1389" w:author="Stefanie Lane" w:date="2022-08-29T17:45:00Z">
        <w:r w:rsidR="0043332E" w:rsidRPr="00DC317A">
          <w:rPr>
            <w:rPrChange w:id="1390" w:author="Stefanie Lane" w:date="2022-08-29T17:47:00Z">
              <w:rPr>
                <w:highlight w:val="cyan"/>
              </w:rPr>
            </w:rPrChange>
          </w:rPr>
          <w:t xml:space="preserve">ecosystem function </w:t>
        </w:r>
      </w:ins>
      <w:del w:id="1391" w:author="Stefanie Lane" w:date="2022-08-29T17:45:00Z">
        <w:r w:rsidRPr="00DC317A" w:rsidDel="0043332E">
          <w:rPr>
            <w:rPrChange w:id="1392" w:author="Stefanie Lane" w:date="2022-08-29T17:47:00Z">
              <w:rPr/>
            </w:rPrChange>
          </w:rPr>
          <w:delText xml:space="preserve">of functional redundancy (and thus resilience) within the assemblage or marsh community as a whole, although </w:delText>
        </w:r>
      </w:del>
      <w:del w:id="1393" w:author="Stefanie Lane" w:date="2022-08-26T15:45:00Z">
        <w:r w:rsidRPr="00DC317A" w:rsidDel="0098597F">
          <w:rPr>
            <w:strike/>
            <w:rPrChange w:id="1394" w:author="Stefanie Lane" w:date="2022-08-29T17:47:00Z">
              <w:rPr/>
            </w:rPrChange>
          </w:rPr>
          <w:delText>many species gained and lost between years were comparable in terms of generalized plant function. That is,</w:delText>
        </w:r>
        <w:r w:rsidRPr="00DC317A" w:rsidDel="0098597F">
          <w:rPr>
            <w:rPrChange w:id="1395" w:author="Stefanie Lane" w:date="2022-08-29T17:47:00Z">
              <w:rPr/>
            </w:rPrChange>
          </w:rPr>
          <w:delText xml:space="preserve"> </w:delText>
        </w:r>
      </w:del>
      <w:del w:id="1396" w:author="Stefanie Lane" w:date="2022-08-29T17:45:00Z">
        <w:r w:rsidRPr="00DC317A" w:rsidDel="0043332E">
          <w:rPr>
            <w:rPrChange w:id="1397" w:author="Stefanie Lane" w:date="2022-08-29T17:47:00Z">
              <w:rPr/>
            </w:rPrChange>
          </w:rPr>
          <w:delText>the exchange of one perennial graminoid or forb species for another may not result in community-wide functional changes</w:delText>
        </w:r>
      </w:del>
      <w:r w:rsidR="00DC317A" w:rsidRPr="00DC317A">
        <w:rPr>
          <w:rPrChange w:id="1398" w:author="Stefanie Lane" w:date="2022-08-29T17:47:00Z">
            <w:rPr>
              <w:highlight w:val="cyan"/>
            </w:rPr>
          </w:rPrChange>
        </w:rPr>
        <w:fldChar w:fldCharType="begin"/>
      </w:r>
      <w:r w:rsidR="00DC317A" w:rsidRPr="00DC317A">
        <w:rPr>
          <w:rPrChange w:id="1399" w:author="Stefanie Lane" w:date="2022-08-29T17:47:00Z">
            <w:rPr>
              <w:highlight w:val="cyan"/>
            </w:rPr>
          </w:rPrChange>
        </w:rPr>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DC317A">
        <w:rPr>
          <w:rPrChange w:id="1400" w:author="Stefanie Lane" w:date="2022-08-29T17:47:00Z">
            <w:rPr>
              <w:highlight w:val="cyan"/>
            </w:rPr>
          </w:rPrChange>
        </w:rPr>
        <w:fldChar w:fldCharType="separate"/>
      </w:r>
      <w:r w:rsidR="00DC317A" w:rsidRPr="00DC317A">
        <w:rPr>
          <w:rFonts w:ascii="Calibri" w:hAnsi="Calibri" w:cs="Calibri"/>
          <w:rPrChange w:id="1401" w:author="Stefanie Lane" w:date="2022-08-29T17:47:00Z">
            <w:rPr>
              <w:rFonts w:ascii="Calibri" w:hAnsi="Calibri" w:cs="Calibri"/>
              <w:highlight w:val="cyan"/>
            </w:rPr>
          </w:rPrChange>
        </w:rPr>
        <w:t>(Waller et al., 2020)</w:t>
      </w:r>
      <w:r w:rsidR="00DC317A" w:rsidRPr="00DC317A">
        <w:rPr>
          <w:rPrChange w:id="1402" w:author="Stefanie Lane" w:date="2022-08-29T17:47:00Z">
            <w:rPr>
              <w:highlight w:val="cyan"/>
            </w:rPr>
          </w:rPrChange>
        </w:rPr>
        <w:fldChar w:fldCharType="end"/>
      </w:r>
      <w:r w:rsidRPr="00DC317A">
        <w:rPr>
          <w:rPrChange w:id="1403" w:author="Stefanie Lane" w:date="2022-08-29T17:47:00Z">
            <w:rPr/>
          </w:rPrChange>
        </w:rPr>
        <w:t>. One functional group to note were the woody species</w:t>
      </w:r>
      <w:del w:id="1404" w:author="Stefanie Lane" w:date="2022-08-29T18:20:00Z">
        <w:r w:rsidRPr="00DC317A" w:rsidDel="00BD25FC">
          <w:rPr>
            <w:rPrChange w:id="1405" w:author="Stefanie Lane" w:date="2022-08-29T17:47:00Z">
              <w:rPr/>
            </w:rPrChange>
          </w:rPr>
          <w:delText xml:space="preserve"> gained and lost</w:delText>
        </w:r>
      </w:del>
      <w:r w:rsidRPr="00DC317A">
        <w:rPr>
          <w:rPrChange w:id="1406" w:author="Stefanie Lane" w:date="2022-08-29T17:47:00Z">
            <w:rPr/>
          </w:rPrChange>
        </w:rPr>
        <w:t>, as woody species traits convey diff</w:t>
      </w:r>
      <w:r w:rsidRPr="009B1A8A">
        <w:rPr>
          <w:rPrChange w:id="1407" w:author="Stefanie Lane" w:date="2022-08-28T17:03:00Z">
            <w:rPr/>
          </w:rPrChange>
        </w:rPr>
        <w:t>erent st</w:t>
      </w:r>
      <w:r>
        <w:t>ructural habitat qualities than herbaceous species. Willow (</w:t>
      </w:r>
      <w:r>
        <w:rPr>
          <w:i/>
        </w:rPr>
        <w:t xml:space="preserve">Salix </w:t>
      </w:r>
      <w:r>
        <w:t>sp.) was most prevalent in the Fescue assemblage in 1979, but was most abundant in the</w:t>
      </w:r>
      <w:r w:rsidR="00CA06BF">
        <w:t xml:space="preserve"> </w:t>
      </w:r>
      <w:r>
        <w:t xml:space="preserve">Sedge assemblage in 2019. This could suggest long-term shifts in edaphic factors and/or the </w:t>
      </w:r>
      <w:del w:id="1408" w:author="Stefanie Lane" w:date="2022-08-29T18:53:00Z">
        <w:r w:rsidDel="005A5EAC">
          <w:delText xml:space="preserve">subsequent </w:delText>
        </w:r>
      </w:del>
      <w:ins w:id="1409" w:author="Stefanie Lane" w:date="2022-08-29T18:53:00Z">
        <w:r w:rsidR="005A5EAC">
          <w:t>competitive</w:t>
        </w:r>
        <w:r w:rsidR="005A5EAC">
          <w:t xml:space="preserve"> </w:t>
        </w:r>
      </w:ins>
      <w:r>
        <w:t>encroachment of exotic reed canary grass (</w:t>
      </w:r>
      <w:del w:id="1410" w:author="Stefanie Lane" w:date="2022-08-26T15:41:00Z">
        <w:r w:rsidDel="00AF13B8">
          <w:delText xml:space="preserve">“RCG,” </w:delText>
        </w:r>
      </w:del>
      <w:r>
        <w:rPr>
          <w:i/>
        </w:rPr>
        <w:t>Phalaris arundinaceae</w:t>
      </w:r>
      <w:r>
        <w:t>), making the Fescue assemblage less hospitable to willow</w:t>
      </w:r>
      <w:ins w:id="1411" w:author="Stefanie Lane" w:date="2022-08-26T15:42:00Z">
        <w:r w:rsidR="00AF13B8">
          <w:t xml:space="preserve"> recruitment</w:t>
        </w:r>
      </w:ins>
      <w:r>
        <w:t xml:space="preserve">. </w:t>
      </w:r>
      <w:ins w:id="1412" w:author="Stefanie Lane" w:date="2022-08-28T16:52:00Z">
        <w:r w:rsidR="00086D6C">
          <w:t>Alternatively, this could indicate that environmental conditions are becoming more similar</w:t>
        </w:r>
      </w:ins>
      <w:ins w:id="1413" w:author="Stefanie Lane" w:date="2022-08-29T18:20:00Z">
        <w:r w:rsidR="00AD0FF4">
          <w:t xml:space="preserve"> between the two assemblages</w:t>
        </w:r>
      </w:ins>
      <w:ins w:id="1414" w:author="Stefanie Lane" w:date="2022-08-28T16:52:00Z">
        <w:r w:rsidR="00086D6C">
          <w:t xml:space="preserve">, as evidenced by the </w:t>
        </w:r>
        <w:r w:rsidR="00AB7C6D">
          <w:t>clustering of the Fescue and</w:t>
        </w:r>
      </w:ins>
      <w:ins w:id="1415" w:author="Stefanie Lane" w:date="2022-08-28T16:53:00Z">
        <w:r w:rsidR="00AB7C6D">
          <w:t xml:space="preserve"> Sedge groups on the same branch in the 2019 dendrogram (</w:t>
        </w:r>
      </w:ins>
      <w:ins w:id="1416" w:author="Stefanie Lane" w:date="2022-08-28T17:04:00Z">
        <w:r w:rsidR="00C46A58">
          <w:fldChar w:fldCharType="begin"/>
        </w:r>
        <w:r w:rsidR="00C46A58">
          <w:instrText xml:space="preserve"> REF _Ref94197029 \h </w:instrText>
        </w:r>
      </w:ins>
      <w:r w:rsidR="00C46A58">
        <w:fldChar w:fldCharType="separate"/>
      </w:r>
      <w:ins w:id="1417" w:author="Stefanie Lane" w:date="2022-08-28T17:04:00Z">
        <w:r w:rsidR="00C46A58">
          <w:t xml:space="preserve">Figure </w:t>
        </w:r>
        <w:r w:rsidR="00C46A58">
          <w:rPr>
            <w:noProof/>
          </w:rPr>
          <w:t>2</w:t>
        </w:r>
        <w:r w:rsidR="00C46A58">
          <w:fldChar w:fldCharType="end"/>
        </w:r>
      </w:ins>
      <w:ins w:id="1418" w:author="Stefanie Lane" w:date="2022-08-28T16:53:00Z">
        <w:r w:rsidR="00AB7C6D">
          <w:t>).</w:t>
        </w:r>
      </w:ins>
      <w:ins w:id="1419" w:author="Stefanie Lane" w:date="2022-08-28T16:52:00Z">
        <w:r w:rsidR="00086D6C">
          <w:t xml:space="preserve"> </w:t>
        </w:r>
      </w:ins>
      <w:r>
        <w:t>Th</w:t>
      </w:r>
      <w:ins w:id="1420" w:author="Stefanie Lane" w:date="2022-08-26T16:44:00Z">
        <w:r w:rsidR="00565D1D">
          <w:t>us, the</w:t>
        </w:r>
      </w:ins>
      <w:del w:id="1421" w:author="Stefanie Lane" w:date="2022-08-26T16:44:00Z">
        <w:r w:rsidDel="00565D1D">
          <w:delText>e</w:delText>
        </w:r>
      </w:del>
      <w:r>
        <w:t xml:space="preserve"> </w:t>
      </w:r>
      <w:ins w:id="1422" w:author="Stefanie Lane" w:date="2022-08-29T18:21:00Z">
        <w:r w:rsidR="00AD0FF4">
          <w:t xml:space="preserve">changing </w:t>
        </w:r>
      </w:ins>
      <w:r>
        <w:t xml:space="preserve">identity of </w:t>
      </w:r>
      <w:del w:id="1423" w:author="Stefanie Lane" w:date="2022-08-28T16:56:00Z">
        <w:r w:rsidDel="00492DA7">
          <w:delText xml:space="preserve">the shifting indicator </w:delText>
        </w:r>
      </w:del>
      <w:r>
        <w:t>species</w:t>
      </w:r>
      <w:ins w:id="1424" w:author="Stefanie Lane" w:date="2022-08-29T18:21:00Z">
        <w:r w:rsidR="00AD0FF4">
          <w:t xml:space="preserve"> or functional traits in an</w:t>
        </w:r>
      </w:ins>
      <w:ins w:id="1425" w:author="Stefanie Lane" w:date="2022-08-26T15:46:00Z">
        <w:r w:rsidR="00843EDC">
          <w:t xml:space="preserve"> assemblage</w:t>
        </w:r>
      </w:ins>
      <w:r>
        <w:t xml:space="preserve"> may </w:t>
      </w:r>
      <w:del w:id="1426" w:author="Stefanie Lane" w:date="2022-08-26T15:44:00Z">
        <w:r w:rsidDel="00FF6556">
          <w:delText xml:space="preserve">also </w:delText>
        </w:r>
      </w:del>
      <w:r>
        <w:t>offer clues to changing abiotic conditions</w:t>
      </w:r>
      <w:ins w:id="1427" w:author="Stefanie Lane" w:date="2022-08-26T15:53:00Z">
        <w:r w:rsidR="004D05CA">
          <w:t xml:space="preserve"> </w:t>
        </w:r>
      </w:ins>
      <w:del w:id="1428" w:author="Stefanie Lane" w:date="2022-08-26T15:52:00Z">
        <w:r w:rsidDel="004D05CA">
          <w:delText xml:space="preserve"> or </w:delText>
        </w:r>
      </w:del>
      <w:del w:id="1429" w:author="Stefanie Lane" w:date="2022-08-28T16:53:00Z">
        <w:r w:rsidDel="00D04874">
          <w:delText>functional</w:delText>
        </w:r>
      </w:del>
      <w:del w:id="1430" w:author="Stefanie Lane" w:date="2022-08-28T16:54:00Z">
        <w:r w:rsidDel="00D04874">
          <w:delText xml:space="preserve"> traits</w:delText>
        </w:r>
      </w:del>
      <w:ins w:id="1431" w:author="Stefanie Lane" w:date="2022-08-28T16:54:00Z">
        <w:r w:rsidR="00D04874">
          <w:t>within or between assemblages</w:t>
        </w:r>
      </w:ins>
      <w:r>
        <w:t xml:space="preserve">. </w:t>
      </w:r>
      <w:del w:id="1432" w:author="Stefanie Lane" w:date="2022-08-26T16:44:00Z">
        <w:r w:rsidDel="00845EA1">
          <w:delText xml:space="preserve">For </w:delText>
        </w:r>
      </w:del>
      <w:ins w:id="1433" w:author="Stefanie Lane" w:date="2022-08-26T16:44:00Z">
        <w:r w:rsidR="00845EA1">
          <w:t xml:space="preserve">By further </w:t>
        </w:r>
      </w:ins>
      <w:r>
        <w:t>example, the indicator species analysis for the Sedge assemblage in 1979 included indicators of hi</w:t>
      </w:r>
      <w:r w:rsidRPr="00020B45">
        <w:rPr>
          <w:rPrChange w:id="1434" w:author="Stefanie Lane" w:date="2022-08-28T16:58:00Z">
            <w:rPr/>
          </w:rPrChange>
        </w:rPr>
        <w:t>ghly saturated so</w:t>
      </w:r>
      <w:r>
        <w:t>ils (</w:t>
      </w:r>
      <w:r>
        <w:rPr>
          <w:i/>
        </w:rPr>
        <w:t>Sagittaria latifolia, Schoenoplectus tabernaemontani</w:t>
      </w:r>
      <w:r>
        <w:t>), but in 1999 the assemblage indicators included species tolerant of drier conditions (</w:t>
      </w:r>
      <w:r>
        <w:rPr>
          <w:i/>
        </w:rPr>
        <w:t>Agrostis stolonifera, Impatiens capensis</w:t>
      </w:r>
      <w:r>
        <w:t>)</w:t>
      </w:r>
      <w:ins w:id="1435" w:author="Stefanie Lane" w:date="2022-08-26T15:22:00Z">
        <w:r w:rsidR="00876513">
          <w:t xml:space="preserve"> (</w:t>
        </w:r>
      </w:ins>
      <w:ins w:id="1436" w:author="Stefanie Lane" w:date="2022-08-29T18:54:00Z">
        <w:r w:rsidR="006F7223">
          <w:fldChar w:fldCharType="begin"/>
        </w:r>
        <w:r w:rsidR="006F7223">
          <w:instrText xml:space="preserve"> REF _Ref103170147 \h </w:instrText>
        </w:r>
      </w:ins>
      <w:r w:rsidR="006F7223">
        <w:fldChar w:fldCharType="separate"/>
      </w:r>
      <w:ins w:id="1437" w:author="Stefanie Lane" w:date="2022-08-29T18:54:00Z">
        <w:r w:rsidR="006F7223">
          <w:t xml:space="preserve">Table </w:t>
        </w:r>
        <w:r w:rsidR="006F7223">
          <w:rPr>
            <w:noProof/>
          </w:rPr>
          <w:t>7</w:t>
        </w:r>
        <w:r w:rsidR="006F7223">
          <w:fldChar w:fldCharType="end"/>
        </w:r>
      </w:ins>
      <w:ins w:id="1438" w:author="Stefanie Lane" w:date="2022-08-26T15:22:00Z">
        <w:r w:rsidR="00876513">
          <w:t>)</w:t>
        </w:r>
      </w:ins>
      <w:r>
        <w:t>.</w:t>
      </w:r>
      <w:ins w:id="1439" w:author="Stefanie Lane" w:date="2022-08-26T15:54:00Z">
        <w:r w:rsidR="00D4353A">
          <w:t xml:space="preserve"> </w:t>
        </w:r>
      </w:ins>
      <w:ins w:id="1440" w:author="Stefanie Lane" w:date="2022-08-28T16:56:00Z">
        <w:r w:rsidR="00492DA7">
          <w:t>Besides edaphic qualities, this could be indicative of</w:t>
        </w:r>
      </w:ins>
      <w:ins w:id="1441" w:author="Stefanie Lane" w:date="2022-08-28T16:57:00Z">
        <w:r w:rsidR="0027229B">
          <w:t xml:space="preserve"> </w:t>
        </w:r>
        <w:r w:rsidR="00492DA7">
          <w:t>channel morphology</w:t>
        </w:r>
        <w:r w:rsidR="0027229B">
          <w:t xml:space="preserve"> changes</w:t>
        </w:r>
        <w:r w:rsidR="00492DA7">
          <w:t xml:space="preserve">, such as </w:t>
        </w:r>
        <w:r w:rsidR="0027229B">
          <w:t xml:space="preserve">loss </w:t>
        </w:r>
      </w:ins>
      <w:ins w:id="1442" w:author="Stefanie Lane" w:date="2022-08-28T16:58:00Z">
        <w:r w:rsidR="0027229B">
          <w:t xml:space="preserve">or movement </w:t>
        </w:r>
      </w:ins>
      <w:ins w:id="1443" w:author="Stefanie Lane" w:date="2022-08-28T16:57:00Z">
        <w:r w:rsidR="0027229B">
          <w:t>of</w:t>
        </w:r>
      </w:ins>
      <w:ins w:id="1444" w:author="Stefanie Lane" w:date="2022-08-29T18:55:00Z">
        <w:r w:rsidR="00701643">
          <w:t xml:space="preserve"> </w:t>
        </w:r>
      </w:ins>
      <w:ins w:id="1445" w:author="Stefanie Lane" w:date="2022-08-28T16:57:00Z">
        <w:r w:rsidR="0027229B">
          <w:t>slumping banks</w:t>
        </w:r>
      </w:ins>
      <w:ins w:id="1446" w:author="Stefanie Lane" w:date="2022-08-29T18:21:00Z">
        <w:r w:rsidR="007D1EBB">
          <w:t xml:space="preserve"> </w:t>
        </w:r>
      </w:ins>
      <w:ins w:id="1447" w:author="Stefanie Lane" w:date="2022-08-29T18:55:00Z">
        <w:r w:rsidR="00701643">
          <w:t>vegetated by</w:t>
        </w:r>
      </w:ins>
      <w:ins w:id="1448" w:author="Stefanie Lane" w:date="2022-08-29T18:21:00Z">
        <w:r w:rsidR="007D1EBB">
          <w:t xml:space="preserve"> </w:t>
        </w:r>
      </w:ins>
      <w:ins w:id="1449" w:author="Stefanie Lane" w:date="2022-08-29T18:22:00Z">
        <w:r w:rsidR="007D1EBB">
          <w:t>aquatic emergent plants</w:t>
        </w:r>
      </w:ins>
      <w:ins w:id="1450" w:author="Stefanie Lane" w:date="2022-08-28T16:58:00Z">
        <w:r w:rsidR="00020B45">
          <w:t xml:space="preserve">. </w:t>
        </w:r>
      </w:ins>
      <w:ins w:id="1451" w:author="Stefanie Lane" w:date="2022-08-26T15:54:00Z">
        <w:r w:rsidR="00D4353A">
          <w:t xml:space="preserve">A reduced </w:t>
        </w:r>
      </w:ins>
      <w:ins w:id="1452" w:author="Stefanie Lane" w:date="2022-08-26T15:56:00Z">
        <w:r w:rsidR="00816C57">
          <w:t xml:space="preserve">ecological </w:t>
        </w:r>
      </w:ins>
      <w:ins w:id="1453" w:author="Stefanie Lane" w:date="2022-08-26T15:54:00Z">
        <w:r w:rsidR="00D4353A">
          <w:t>emphasis on identi</w:t>
        </w:r>
      </w:ins>
      <w:ins w:id="1454" w:author="Stefanie Lane" w:date="2022-08-29T18:22:00Z">
        <w:r w:rsidR="007D1EBB">
          <w:t>t</w:t>
        </w:r>
      </w:ins>
      <w:ins w:id="1455" w:author="Stefanie Lane" w:date="2022-08-26T15:54:00Z">
        <w:r w:rsidR="00D4353A">
          <w:t xml:space="preserve">y of species turnover </w:t>
        </w:r>
      </w:ins>
      <w:ins w:id="1456" w:author="Stefanie Lane" w:date="2022-08-26T15:55:00Z">
        <w:r w:rsidR="00AF19D2">
          <w:t xml:space="preserve">could be </w:t>
        </w:r>
      </w:ins>
      <w:ins w:id="1457" w:author="Stefanie Lane" w:date="2022-08-26T15:56:00Z">
        <w:r w:rsidR="00816C57">
          <w:t>evidenced in</w:t>
        </w:r>
      </w:ins>
      <w:ins w:id="1458" w:author="Stefanie Lane" w:date="2022-08-26T15:54:00Z">
        <w:r w:rsidR="00D4353A">
          <w:t xml:space="preserve"> the</w:t>
        </w:r>
      </w:ins>
      <w:ins w:id="1459" w:author="Stefanie Lane" w:date="2022-08-26T15:50:00Z">
        <w:r w:rsidR="006270A2">
          <w:t xml:space="preserve"> Bogbean assemblage</w:t>
        </w:r>
      </w:ins>
      <w:ins w:id="1460" w:author="Stefanie Lane" w:date="2022-08-26T15:54:00Z">
        <w:r w:rsidR="00D4353A">
          <w:t>, which</w:t>
        </w:r>
      </w:ins>
      <w:ins w:id="1461" w:author="Stefanie Lane" w:date="2022-08-26T15:50:00Z">
        <w:r w:rsidR="006270A2">
          <w:t xml:space="preserve"> maintained four forb indicator species</w:t>
        </w:r>
      </w:ins>
      <w:ins w:id="1462" w:author="Stefanie Lane" w:date="2022-08-26T15:51:00Z">
        <w:r w:rsidR="00FB2867">
          <w:t xml:space="preserve"> and </w:t>
        </w:r>
      </w:ins>
      <w:ins w:id="1463" w:author="Stefanie Lane" w:date="2022-08-26T15:50:00Z">
        <w:r w:rsidR="00FB2867">
          <w:t>at least one fern ally</w:t>
        </w:r>
      </w:ins>
      <w:ins w:id="1464" w:author="Stefanie Lane" w:date="2022-08-26T15:51:00Z">
        <w:r w:rsidR="00FB2867">
          <w:t xml:space="preserve"> of its </w:t>
        </w:r>
      </w:ins>
      <w:ins w:id="1465" w:author="Stefanie Lane" w:date="2022-08-26T15:52:00Z">
        <w:r w:rsidR="00A47155">
          <w:t>6-10 indicator species</w:t>
        </w:r>
      </w:ins>
      <w:ins w:id="1466" w:author="Stefanie Lane" w:date="2022-08-26T15:51:00Z">
        <w:r w:rsidR="00FB2867">
          <w:t xml:space="preserve"> all observation years. </w:t>
        </w:r>
      </w:ins>
      <w:del w:id="1467" w:author="Stefanie Lane" w:date="2022-08-26T15:51:00Z">
        <w:r w:rsidDel="00FB2867">
          <w:delText xml:space="preserve"> </w:delText>
        </w:r>
      </w:del>
      <w:del w:id="1468" w:author="Stefanie Lane" w:date="2022-08-26T15:52:00Z">
        <w:r w:rsidDel="00A47155">
          <w:rPr>
            <w:i/>
          </w:rPr>
          <w:delText>[</w:delText>
        </w:r>
        <w:r w:rsidRPr="002F718E" w:rsidDel="00A47155">
          <w:rPr>
            <w:i/>
            <w:highlight w:val="lightGray"/>
          </w:rPr>
          <w:delText>that’s all, folks?</w:delText>
        </w:r>
        <w:r w:rsidDel="00A47155">
          <w:rPr>
            <w:i/>
          </w:rPr>
          <w:delText xml:space="preserve">] </w:delText>
        </w:r>
      </w:del>
      <w:r>
        <w:t xml:space="preserve">The turnover of secondary indicator species may simply represent high interannual variation in species compositional abundance, despite being a perennial-dominated community. However, greater homogeneity of cover abundance within assemblages, and greater compositional abundance distinction between assemblages may result directly from overall loss of native floristic richness. These trends of high turnover and loss of richness may indicate greater susceptibility to invasion </w:t>
      </w:r>
      <w:r w:rsidRPr="008D464D">
        <w:rPr>
          <w:rFonts w:ascii="Calibri" w:hAnsi="Calibri" w:cs="Calibri"/>
          <w:szCs w:val="24"/>
        </w:rPr>
        <w:t>(</w:t>
      </w:r>
      <w:proofErr w:type="spellStart"/>
      <w:r w:rsidRPr="008D464D">
        <w:rPr>
          <w:rFonts w:ascii="Calibri" w:hAnsi="Calibri" w:cs="Calibri"/>
          <w:szCs w:val="24"/>
        </w:rPr>
        <w:t>Kuiters</w:t>
      </w:r>
      <w:proofErr w:type="spellEnd"/>
      <w:r w:rsidRPr="008D464D">
        <w:rPr>
          <w:rFonts w:ascii="Calibri" w:hAnsi="Calibri" w:cs="Calibri"/>
          <w:szCs w:val="24"/>
        </w:rPr>
        <w:t xml:space="preserve">, </w:t>
      </w:r>
      <w:r>
        <w:rPr>
          <w:rFonts w:ascii="Calibri" w:hAnsi="Calibri" w:cs="Calibri"/>
          <w:i/>
          <w:szCs w:val="24"/>
        </w:rPr>
        <w:t>et al.</w:t>
      </w:r>
      <w:r w:rsidRPr="008D464D">
        <w:rPr>
          <w:rFonts w:ascii="Calibri" w:hAnsi="Calibri" w:cs="Calibri"/>
          <w:szCs w:val="24"/>
        </w:rPr>
        <w:t>, 2009)</w:t>
      </w:r>
      <w:r>
        <w:rPr>
          <w:rFonts w:ascii="Calibri" w:hAnsi="Calibri" w:cs="Calibri"/>
          <w:szCs w:val="24"/>
        </w:rPr>
        <w:t>, and thus a loss of resistance over time to exotic species encroachment</w:t>
      </w:r>
      <w:r w:rsidRPr="006359FF">
        <w:rPr>
          <w:rFonts w:ascii="Calibri" w:hAnsi="Calibri" w:cs="Calibri"/>
          <w:szCs w:val="24"/>
        </w:rPr>
        <w:t xml:space="preserve">.  </w:t>
      </w:r>
      <w:r w:rsidRPr="006359FF">
        <w:t xml:space="preserve">Over time the ratio of native to exotic cover </w:t>
      </w:r>
      <w:del w:id="1469" w:author="Stefanie Lane" w:date="2022-08-29T19:27:00Z">
        <w:r w:rsidRPr="006359FF" w:rsidDel="00AB7CBC">
          <w:delText>within assemblage</w:delText>
        </w:r>
      </w:del>
      <w:del w:id="1470" w:author="Stefanie Lane" w:date="2022-08-26T16:46:00Z">
        <w:r w:rsidRPr="006359FF" w:rsidDel="006941AD">
          <w:delText>s</w:delText>
        </w:r>
      </w:del>
      <w:del w:id="1471" w:author="Stefanie Lane" w:date="2022-08-29T19:27:00Z">
        <w:r w:rsidRPr="006359FF" w:rsidDel="00AB7CBC">
          <w:delText xml:space="preserve"> </w:delText>
        </w:r>
      </w:del>
      <w:ins w:id="1472" w:author="Stefanie Lane" w:date="2022-08-29T19:27:00Z">
        <w:r w:rsidR="00AB7CBC">
          <w:t xml:space="preserve">across Ladner Marsh </w:t>
        </w:r>
      </w:ins>
      <w:r w:rsidRPr="006359FF">
        <w:t>declined</w:t>
      </w:r>
      <w:ins w:id="1473" w:author="Stefanie Lane" w:date="2022-08-29T19:28:00Z">
        <w:r w:rsidR="00CD7B22">
          <w:t xml:space="preserve"> </w:t>
        </w:r>
        <w:r w:rsidR="00CD7B22" w:rsidRPr="006359FF">
          <w:t>(</w:t>
        </w:r>
        <w:r w:rsidR="00CD7B22">
          <w:fldChar w:fldCharType="begin"/>
        </w:r>
        <w:r w:rsidR="00CD7B22">
          <w:instrText xml:space="preserve"> REF _Ref110786433 \h </w:instrText>
        </w:r>
        <w:r w:rsidR="00CD7B22">
          <w:fldChar w:fldCharType="separate"/>
        </w:r>
        <w:r w:rsidR="00CD7B22">
          <w:t xml:space="preserve">Figure </w:t>
        </w:r>
        <w:r w:rsidR="00CD7B22">
          <w:rPr>
            <w:noProof/>
          </w:rPr>
          <w:t>5</w:t>
        </w:r>
        <w:r w:rsidR="00CD7B22">
          <w:fldChar w:fldCharType="end"/>
        </w:r>
        <w:r w:rsidR="00CD7B22" w:rsidRPr="006359FF">
          <w:t>)</w:t>
        </w:r>
      </w:ins>
      <w:r w:rsidRPr="006359FF">
        <w:t>, although few species (native or exotic) represent the majority of cover within the assemblage</w:t>
      </w:r>
      <w:ins w:id="1474" w:author="Stefanie Lane" w:date="2022-08-29T19:28:00Z">
        <w:r w:rsidR="00CD7B22">
          <w:t xml:space="preserve"> (</w:t>
        </w:r>
        <w:r w:rsidR="00CD7B22">
          <w:fldChar w:fldCharType="begin"/>
        </w:r>
        <w:r w:rsidR="00CD7B22">
          <w:instrText xml:space="preserve"> REF _Ref103170147 \h </w:instrText>
        </w:r>
      </w:ins>
      <w:r w:rsidR="00CD7B22">
        <w:fldChar w:fldCharType="separate"/>
      </w:r>
      <w:ins w:id="1475" w:author="Stefanie Lane" w:date="2022-08-29T19:28:00Z">
        <w:r w:rsidR="00CD7B22">
          <w:t xml:space="preserve">Table </w:t>
        </w:r>
        <w:r w:rsidR="00CD7B22">
          <w:rPr>
            <w:noProof/>
          </w:rPr>
          <w:t>7</w:t>
        </w:r>
        <w:r w:rsidR="00CD7B22">
          <w:fldChar w:fldCharType="end"/>
        </w:r>
        <w:r w:rsidR="00CD7B22">
          <w:t>)</w:t>
        </w:r>
      </w:ins>
      <w:del w:id="1476" w:author="Stefanie Lane" w:date="2022-08-29T19:28:00Z">
        <w:r w:rsidRPr="006359FF" w:rsidDel="00CD7B22">
          <w:delText xml:space="preserve"> (</w:delText>
        </w:r>
      </w:del>
      <w:del w:id="1477" w:author="Stefanie Lane" w:date="2022-08-29T18:59:00Z">
        <w:r w:rsidRPr="006359FF" w:rsidDel="009E678D">
          <w:delText xml:space="preserve">Figure </w:delText>
        </w:r>
        <w:r w:rsidRPr="006359FF" w:rsidDel="009E678D">
          <w:rPr>
            <w:noProof/>
          </w:rPr>
          <w:delText>5</w:delText>
        </w:r>
        <w:r w:rsidRPr="006359FF" w:rsidDel="009E678D">
          <w:delText>b</w:delText>
        </w:r>
      </w:del>
      <w:del w:id="1478" w:author="Stefanie Lane" w:date="2022-08-29T19:28:00Z">
        <w:r w:rsidRPr="006359FF" w:rsidDel="00CD7B22">
          <w:delText>)</w:delText>
        </w:r>
      </w:del>
      <w:r w:rsidRPr="006359FF">
        <w:t xml:space="preserve">. Exotic species of </w:t>
      </w:r>
      <w:ins w:id="1479" w:author="Stefanie Lane" w:date="2022-08-29T18:23:00Z">
        <w:r w:rsidR="009B56EB">
          <w:t xml:space="preserve">significant </w:t>
        </w:r>
      </w:ins>
      <w:del w:id="1480" w:author="Stefanie Lane" w:date="2022-08-29T18:23:00Z">
        <w:r w:rsidRPr="006359FF" w:rsidDel="00B83ED7">
          <w:delText xml:space="preserve">local </w:delText>
        </w:r>
      </w:del>
      <w:r w:rsidRPr="006359FF">
        <w:t xml:space="preserve">management concern (e.g., </w:t>
      </w:r>
      <w:ins w:id="1481" w:author="Stefanie Lane" w:date="2022-08-26T15:57:00Z">
        <w:r w:rsidR="0027015A">
          <w:rPr>
            <w:i/>
          </w:rPr>
          <w:t>P. arundinaceae</w:t>
        </w:r>
        <w:r w:rsidR="0027015A">
          <w:t xml:space="preserve">, </w:t>
        </w:r>
      </w:ins>
      <w:del w:id="1482" w:author="Stefanie Lane" w:date="2022-08-26T15:57:00Z">
        <w:r w:rsidRPr="006359FF" w:rsidDel="0027015A">
          <w:delText>RCG, yellow flag iris (</w:delText>
        </w:r>
        <w:r w:rsidRPr="006359FF" w:rsidDel="0027015A">
          <w:rPr>
            <w:i/>
          </w:rPr>
          <w:delText>Iris</w:delText>
        </w:r>
      </w:del>
      <w:ins w:id="1483" w:author="Stefanie Lane" w:date="2022-08-26T15:57:00Z">
        <w:r w:rsidR="0027015A">
          <w:rPr>
            <w:i/>
          </w:rPr>
          <w:t>I.</w:t>
        </w:r>
      </w:ins>
      <w:r w:rsidRPr="006359FF">
        <w:rPr>
          <w:i/>
        </w:rPr>
        <w:t xml:space="preserve"> pseudacorus</w:t>
      </w:r>
      <w:r w:rsidRPr="006359FF">
        <w:t xml:space="preserve">)) were </w:t>
      </w:r>
      <w:r w:rsidRPr="006359FF">
        <w:rPr>
          <w:u w:val="single"/>
        </w:rPr>
        <w:t>&lt;</w:t>
      </w:r>
      <w:r w:rsidRPr="006359FF">
        <w:t xml:space="preserve"> 25% mean plot cover in 2019, however these species are notorious for </w:t>
      </w:r>
      <w:del w:id="1484" w:author="Stefanie Lane" w:date="2022-08-29T19:28:00Z">
        <w:r w:rsidRPr="006359FF" w:rsidDel="00E72694">
          <w:delText xml:space="preserve">quickly </w:delText>
        </w:r>
      </w:del>
      <w:r w:rsidRPr="006359FF">
        <w:t xml:space="preserve">spreading to the point of near-exclusion of other species (especially natives) </w:t>
      </w:r>
      <w:r w:rsidRPr="006359FF">
        <w:fldChar w:fldCharType="begin"/>
      </w:r>
      <w:r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Pr="006359FF">
        <w:fldChar w:fldCharType="separate"/>
      </w:r>
      <w:r w:rsidR="000335B7" w:rsidRPr="000335B7">
        <w:rPr>
          <w:rFonts w:ascii="Calibri" w:hAnsi="Calibri" w:cs="Calibri"/>
        </w:rPr>
        <w:t>(</w:t>
      </w:r>
      <w:proofErr w:type="spellStart"/>
      <w:r w:rsidR="000335B7" w:rsidRPr="000335B7">
        <w:rPr>
          <w:rFonts w:ascii="Calibri" w:hAnsi="Calibri" w:cs="Calibri"/>
        </w:rPr>
        <w:t>Apfelbaum</w:t>
      </w:r>
      <w:proofErr w:type="spellEnd"/>
      <w:r w:rsidR="000335B7" w:rsidRPr="000335B7">
        <w:rPr>
          <w:rFonts w:ascii="Calibri" w:hAnsi="Calibri" w:cs="Calibri"/>
        </w:rPr>
        <w:t xml:space="preserve"> &amp; </w:t>
      </w:r>
      <w:proofErr w:type="spellStart"/>
      <w:r w:rsidR="000335B7" w:rsidRPr="000335B7">
        <w:rPr>
          <w:rFonts w:ascii="Calibri" w:hAnsi="Calibri" w:cs="Calibri"/>
        </w:rPr>
        <w:t>Sams</w:t>
      </w:r>
      <w:proofErr w:type="spellEnd"/>
      <w:r w:rsidR="000335B7" w:rsidRPr="000335B7">
        <w:rPr>
          <w:rFonts w:ascii="Calibri" w:hAnsi="Calibri" w:cs="Calibri"/>
        </w:rPr>
        <w:t>, 1987; Sinks et al., 2021)</w:t>
      </w:r>
      <w:r w:rsidRPr="006359FF">
        <w:fldChar w:fldCharType="end"/>
      </w:r>
      <w:r w:rsidRPr="006359FF">
        <w:t xml:space="preserve">. </w:t>
      </w:r>
    </w:p>
    <w:p w14:paraId="1F717518" w14:textId="4843EC1C" w:rsidR="00BE39A7" w:rsidRDefault="002946C0" w:rsidP="00BE39A7">
      <w:pPr>
        <w:ind w:firstLine="720"/>
      </w:pPr>
      <w:ins w:id="1485" w:author="Stefanie Lane" w:date="2022-08-28T16:59:00Z">
        <w:r>
          <w:lastRenderedPageBreak/>
          <w:t>The presence or persistence of species</w:t>
        </w:r>
      </w:ins>
      <w:ins w:id="1486" w:author="Stefanie Lane" w:date="2022-08-29T18:24:00Z">
        <w:r w:rsidR="008712CB">
          <w:t>-specific</w:t>
        </w:r>
        <w:r w:rsidR="009B56EB">
          <w:t xml:space="preserve"> optimal abiotic conditions </w:t>
        </w:r>
      </w:ins>
      <w:ins w:id="1487" w:author="Stefanie Lane" w:date="2022-08-28T16:59:00Z">
        <w:r>
          <w:t>may largely be driven by soil char</w:t>
        </w:r>
      </w:ins>
      <w:ins w:id="1488" w:author="Stefanie Lane" w:date="2022-08-28T17:00:00Z">
        <w:r>
          <w:t>acteristics</w:t>
        </w:r>
        <w:r w:rsidR="00D2631E">
          <w:t xml:space="preserve"> and related </w:t>
        </w:r>
        <w:r>
          <w:t xml:space="preserve">sedimentation processes. </w:t>
        </w:r>
      </w:ins>
      <w:r w:rsidR="00BE39A7">
        <w:t xml:space="preserve">Loss of sediment within estuaries including the Fraser River Estuary is driven by a combination of factors, such as increased impervious cover, bank </w:t>
      </w:r>
      <w:proofErr w:type="spellStart"/>
      <w:r w:rsidR="00BE39A7">
        <w:t>dyking</w:t>
      </w:r>
      <w:proofErr w:type="spellEnd"/>
      <w:r w:rsidR="00BE39A7">
        <w:t xml:space="preserve"> or armoring, and channel dredging </w:t>
      </w:r>
      <w:r w:rsidR="00BE39A7">
        <w:fldChar w:fldCharType="begin"/>
      </w:r>
      <w:r w:rsidR="00BE39A7">
        <w:instrText xml:space="preserve"> ADDIN ZOTERO_ITEM CSL_CITATION {"citationID":"DHpdUV8W","properties":{"formattedCitation":"(Atkins et al., 2016)","plainCitation":"(Atkins et al., 2016)","noteIndex":0},"citationItems":[{"id":2597,"uris":["http://zotero.org/users/6092945/items/CCL5N5AY"],"itemData":{"id":2597,"type":"article-journal","abstract":"The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Research","DOI":"https://doi.org/10.2112/SI75-159.1","ISSN":"07490208","issue":"75","language":"English","license":"Copyright Allen Press Publishing Services 2016","note":"number-of-pages: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instrText>
      </w:r>
      <w:r w:rsidR="00BE39A7">
        <w:fldChar w:fldCharType="separate"/>
      </w:r>
      <w:r w:rsidR="000335B7" w:rsidRPr="000335B7">
        <w:rPr>
          <w:rFonts w:ascii="Calibri" w:hAnsi="Calibri" w:cs="Calibri"/>
        </w:rPr>
        <w:t>(Atkins et al., 2016)</w:t>
      </w:r>
      <w:r w:rsidR="00BE39A7">
        <w:fldChar w:fldCharType="end"/>
      </w:r>
      <w:r w:rsidR="00BE39A7">
        <w:t xml:space="preserve">. Sedimentary changes such as sediment starvation or subsidence would result in more saturated areas, which would likely drive the increased prevalence of Bogbean assemblage </w:t>
      </w:r>
      <w:r w:rsidR="00BE39A7">
        <w:fldChar w:fldCharType="begin"/>
      </w:r>
      <w:r w:rsidR="00BE39A7">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E39A7">
        <w:fldChar w:fldCharType="separate"/>
      </w:r>
      <w:r w:rsidR="000335B7" w:rsidRPr="000335B7">
        <w:rPr>
          <w:rFonts w:ascii="Calibri" w:hAnsi="Calibri" w:cs="Calibri"/>
        </w:rPr>
        <w:t>(Mendelssohn &amp; Kuhn, 2003)</w:t>
      </w:r>
      <w:r w:rsidR="00BE39A7">
        <w:fldChar w:fldCharType="end"/>
      </w:r>
      <w:r w:rsidR="00BE39A7">
        <w:t>. Alternatively,</w:t>
      </w:r>
      <w:r w:rsidR="00BE39A7" w:rsidRPr="00CC6258">
        <w:t xml:space="preserve"> </w:t>
      </w:r>
      <w:r w:rsidR="00BE39A7">
        <w:t xml:space="preserve">positive feedbacks between vegetation and sedimentation could support areas of marsh accretion </w:t>
      </w:r>
      <w:r w:rsidR="00BE39A7">
        <w:fldChar w:fldCharType="begin"/>
      </w:r>
      <w:r w:rsidR="00BE39A7">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E39A7">
        <w:fldChar w:fldCharType="separate"/>
      </w:r>
      <w:r w:rsidR="000335B7" w:rsidRPr="000335B7">
        <w:rPr>
          <w:rFonts w:ascii="Calibri" w:hAnsi="Calibri" w:cs="Calibri"/>
        </w:rPr>
        <w:t>(Nyman et al., 2006)</w:t>
      </w:r>
      <w:r w:rsidR="00BE39A7">
        <w:fldChar w:fldCharType="end"/>
      </w:r>
      <w:r w:rsidR="00BE39A7">
        <w:t xml:space="preserve">, which may also be more likely to receive exotic propagules within the distributed sediment. </w:t>
      </w:r>
      <w:ins w:id="1489" w:author="Stefanie Lane" w:date="2022-08-26T16:47:00Z">
        <w:r w:rsidR="00C40B61">
          <w:t xml:space="preserve">Propagule pools would depend on local and regional proximity. </w:t>
        </w:r>
      </w:ins>
      <w:del w:id="1490" w:author="Stefanie Lane" w:date="2022-08-26T16:47:00Z">
        <w:r w:rsidR="00BE39A7" w:rsidDel="00C40B61">
          <w:delText xml:space="preserve">Whether or not seed propagules are present would depend on local and regional propagule pools. </w:delText>
        </w:r>
      </w:del>
      <w:r w:rsidR="00BE39A7" w:rsidRPr="00B12DF8">
        <w:t>If</w:t>
      </w:r>
      <w:r w:rsidR="00BE39A7">
        <w:t xml:space="preserve"> similar habitats within </w:t>
      </w:r>
      <w:del w:id="1491" w:author="Stefanie Lane" w:date="2022-08-26T16:47:00Z">
        <w:r w:rsidR="00BE39A7" w:rsidDel="00300D58">
          <w:delText xml:space="preserve">the </w:delText>
        </w:r>
      </w:del>
      <w:ins w:id="1492" w:author="Stefanie Lane" w:date="2022-08-26T16:47:00Z">
        <w:r w:rsidR="00300D58">
          <w:t xml:space="preserve">tidal </w:t>
        </w:r>
      </w:ins>
      <w:r w:rsidR="00BE39A7">
        <w:t>estuarine ecosystem</w:t>
      </w:r>
      <w:ins w:id="1493" w:author="Stefanie Lane" w:date="2022-08-26T16:47:00Z">
        <w:r w:rsidR="00300D58">
          <w:t>s</w:t>
        </w:r>
      </w:ins>
      <w:r w:rsidR="00BE39A7">
        <w:t xml:space="preserve"> are lost to the point where distance between patches exceeds propagule dispersal distance </w:t>
      </w:r>
      <w:r w:rsidR="00BE39A7">
        <w:fldChar w:fldCharType="begin"/>
      </w:r>
      <w:r w:rsidR="00BE39A7">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E39A7">
        <w:fldChar w:fldCharType="separate"/>
      </w:r>
      <w:r w:rsidR="00BE39A7" w:rsidRPr="00EC470A">
        <w:rPr>
          <w:rFonts w:ascii="Calibri" w:hAnsi="Calibri" w:cs="Calibri"/>
        </w:rPr>
        <w:t xml:space="preserve">(Shi, </w:t>
      </w:r>
      <w:r w:rsidR="00BE39A7">
        <w:rPr>
          <w:rFonts w:ascii="Calibri" w:hAnsi="Calibri" w:cs="Calibri"/>
        </w:rPr>
        <w:t>et al.</w:t>
      </w:r>
      <w:r w:rsidR="00BE39A7" w:rsidRPr="00EC470A">
        <w:rPr>
          <w:rFonts w:ascii="Calibri" w:hAnsi="Calibri" w:cs="Calibri"/>
        </w:rPr>
        <w:t>, 2020)</w:t>
      </w:r>
      <w:r w:rsidR="00BE39A7">
        <w:fldChar w:fldCharType="end"/>
      </w:r>
      <w:r w:rsidR="00BE39A7">
        <w:t xml:space="preserve">, then species colonization within the ecosystem is rare or lost. </w:t>
      </w:r>
      <w:del w:id="1494" w:author="Stefanie Lane" w:date="2022-08-26T15:58:00Z">
        <w:r w:rsidR="00BE39A7" w:rsidDel="00C41BD1">
          <w:delText>Similarly</w:delText>
        </w:r>
      </w:del>
      <w:ins w:id="1495" w:author="Stefanie Lane" w:date="2022-08-26T15:58:00Z">
        <w:r w:rsidR="00C41BD1">
          <w:t>Alternatively</w:t>
        </w:r>
      </w:ins>
      <w:r w:rsidR="00BE39A7">
        <w:t xml:space="preserve">, if exotic species are more prevalent throughout the regional dispersal network, then there is a greater chance of exotic species introduction over native within a local marsh community. Abiotic shifts may be altering the seed recruitment niches to favor exotics and limit native species recruitment </w:t>
      </w:r>
      <w:r w:rsidR="00BE39A7">
        <w:fldChar w:fldCharType="begin"/>
      </w:r>
      <w:r w:rsidR="00BE39A7">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BE39A7">
        <w:fldChar w:fldCharType="separate"/>
      </w:r>
      <w:r w:rsidR="00BE39A7" w:rsidRPr="000D3AD7">
        <w:rPr>
          <w:rFonts w:ascii="Calibri" w:hAnsi="Calibri" w:cs="Calibri"/>
        </w:rPr>
        <w:t>(Lane, 2022)</w:t>
      </w:r>
      <w:r w:rsidR="00BE39A7">
        <w:fldChar w:fldCharType="end"/>
      </w:r>
      <w:r w:rsidR="00BE39A7">
        <w:t>, while dispersal networks may be delivering disproportionately more</w:t>
      </w:r>
      <w:ins w:id="1496" w:author="Stefanie Lane" w:date="2022-08-28T17:05:00Z">
        <w:r w:rsidR="00A51337">
          <w:t xml:space="preserve"> seed of</w:t>
        </w:r>
      </w:ins>
      <w:r w:rsidR="00BE39A7">
        <w:t xml:space="preserve"> exotic species</w:t>
      </w:r>
      <w:del w:id="1497" w:author="Stefanie Lane" w:date="2022-08-28T17:05:00Z">
        <w:r w:rsidR="00BE39A7" w:rsidDel="00A51337">
          <w:delText xml:space="preserve"> seed</w:delText>
        </w:r>
      </w:del>
      <w:r w:rsidR="00BE39A7">
        <w:t xml:space="preserve">. This reflects a general trend of exotic species’ competitive advantage in disturbed systems, and represents ongoing press disturbance by anthropogenic impacts with cumulative ecosystem effects. </w:t>
      </w:r>
    </w:p>
    <w:p w14:paraId="5EA5E086" w14:textId="77777777" w:rsidR="00BE39A7" w:rsidRPr="002275CC" w:rsidRDefault="00BE39A7" w:rsidP="00BE39A7">
      <w:pPr>
        <w:pStyle w:val="Heading2"/>
      </w:pPr>
      <w:r>
        <w:t>Synthesis &amp; Recommendations</w:t>
      </w:r>
    </w:p>
    <w:p w14:paraId="1CA36779" w14:textId="4382A0FD" w:rsidR="00BE39A7" w:rsidRPr="002C5261" w:rsidRDefault="00BE39A7" w:rsidP="00BE39A7">
      <w:pPr>
        <w:ind w:firstLine="720"/>
      </w:pPr>
      <w:r>
        <w:t>Species</w:t>
      </w:r>
      <w:r w:rsidRPr="00757A6B">
        <w:t xml:space="preserve"> invasion and native species loss may </w:t>
      </w:r>
      <w:del w:id="1498" w:author="Stefanie Lane" w:date="2022-08-26T16:02:00Z">
        <w:r w:rsidDel="00DA6142">
          <w:delText xml:space="preserve">increase </w:delText>
        </w:r>
      </w:del>
      <w:ins w:id="1499" w:author="Stefanie Lane" w:date="2022-08-26T16:02:00Z">
        <w:r w:rsidR="00DA6142">
          <w:t>lead to</w:t>
        </w:r>
      </w:ins>
      <w:ins w:id="1500" w:author="Stefanie Lane" w:date="2022-08-26T16:03:00Z">
        <w:r w:rsidR="009B15E7">
          <w:t xml:space="preserve"> </w:t>
        </w:r>
      </w:ins>
      <w:ins w:id="1501" w:author="Stefanie Lane" w:date="2022-08-28T17:06:00Z">
        <w:r w:rsidR="0003331D">
          <w:t xml:space="preserve">instability in </w:t>
        </w:r>
      </w:ins>
      <w:ins w:id="1502" w:author="Stefanie Lane" w:date="2022-08-26T16:03:00Z">
        <w:r w:rsidR="009B15E7">
          <w:t>population</w:t>
        </w:r>
      </w:ins>
      <w:ins w:id="1503" w:author="Stefanie Lane" w:date="2022-08-28T17:06:00Z">
        <w:r w:rsidR="0003331D">
          <w:t>s</w:t>
        </w:r>
      </w:ins>
      <w:ins w:id="1504" w:author="Stefanie Lane" w:date="2022-08-26T16:03:00Z">
        <w:r w:rsidR="009B15E7">
          <w:t xml:space="preserve"> </w:t>
        </w:r>
      </w:ins>
      <w:del w:id="1505" w:author="Stefanie Lane" w:date="2022-08-28T17:06:00Z">
        <w:r w:rsidDel="000822A0">
          <w:delText xml:space="preserve">ecosystem </w:delText>
        </w:r>
        <w:r w:rsidRPr="00757A6B" w:rsidDel="0003331D">
          <w:delText xml:space="preserve">instability </w:delText>
        </w:r>
      </w:del>
      <w:r w:rsidRPr="00757A6B">
        <w:t xml:space="preserve">through fragmented or lost propagule dispersal networks, </w:t>
      </w:r>
      <w:ins w:id="1506" w:author="Stefanie Lane" w:date="2022-08-26T16:04:00Z">
        <w:r w:rsidR="00363546">
          <w:t xml:space="preserve">resulting in </w:t>
        </w:r>
      </w:ins>
      <w:ins w:id="1507" w:author="Stefanie Lane" w:date="2022-08-28T17:06:00Z">
        <w:r w:rsidR="000822A0">
          <w:t xml:space="preserve">ecosystem instability through </w:t>
        </w:r>
      </w:ins>
      <w:ins w:id="1508" w:author="Stefanie Lane" w:date="2022-08-26T16:04:00Z">
        <w:r w:rsidR="00363546">
          <w:t>al</w:t>
        </w:r>
      </w:ins>
      <w:del w:id="1509" w:author="Stefanie Lane" w:date="2022-08-26T16:04:00Z">
        <w:r w:rsidRPr="00757A6B" w:rsidDel="00363546">
          <w:delText xml:space="preserve">and </w:delText>
        </w:r>
        <w:r w:rsidDel="00363546">
          <w:delText xml:space="preserve">result in </w:delText>
        </w:r>
        <w:r w:rsidRPr="00757A6B" w:rsidDel="00363546">
          <w:delText>al</w:delText>
        </w:r>
      </w:del>
      <w:r w:rsidRPr="00757A6B">
        <w:t>tered trophic cascades</w:t>
      </w:r>
      <w:ins w:id="1510" w:author="Stefanie Lane" w:date="2022-08-26T16:04:00Z">
        <w:r w:rsidR="00363546">
          <w:t xml:space="preserve"> </w:t>
        </w:r>
      </w:ins>
      <w:ins w:id="1511" w:author="Stefanie Lane" w:date="2022-08-26T16:06:00Z">
        <w:r w:rsidR="00D31AA5">
          <w:t>and</w:t>
        </w:r>
      </w:ins>
      <w:ins w:id="1512" w:author="Stefanie Lane" w:date="2022-08-26T16:04:00Z">
        <w:r w:rsidR="00363546">
          <w:t xml:space="preserve"> implications for endangered species. </w:t>
        </w:r>
      </w:ins>
      <w:del w:id="1513" w:author="Stefanie Lane" w:date="2022-08-26T16:06:00Z">
        <w:r w:rsidRPr="00757A6B" w:rsidDel="00D31AA5">
          <w:delText xml:space="preserve"> s</w:delText>
        </w:r>
        <w:r w:rsidRPr="00363546" w:rsidDel="00D31AA5">
          <w:rPr>
            <w:strike/>
            <w:rPrChange w:id="1514" w:author="Stefanie Lane" w:date="2022-08-26T16:04:00Z">
              <w:rPr/>
            </w:rPrChange>
          </w:rPr>
          <w:delText>uch as pollinator networks or primary production</w:delText>
        </w:r>
        <w:r w:rsidRPr="00956F76" w:rsidDel="00D31AA5">
          <w:rPr>
            <w:strike/>
            <w:rPrChange w:id="1515" w:author="Stefanie Lane" w:date="2022-08-26T16:05:00Z">
              <w:rPr/>
            </w:rPrChange>
          </w:rPr>
          <w:delText xml:space="preserve">. These changes will have implications for endangered species, such as </w:delText>
        </w:r>
        <w:r w:rsidRPr="00956F76" w:rsidDel="00D31AA5">
          <w:rPr>
            <w:i/>
            <w:strike/>
            <w:rPrChange w:id="1516" w:author="Stefanie Lane" w:date="2022-08-26T16:05:00Z">
              <w:rPr>
                <w:i/>
              </w:rPr>
            </w:rPrChange>
          </w:rPr>
          <w:delText>Sidalcea hendersonii</w:delText>
        </w:r>
        <w:r w:rsidRPr="00956F76" w:rsidDel="00D31AA5">
          <w:rPr>
            <w:strike/>
            <w:rPrChange w:id="1517" w:author="Stefanie Lane" w:date="2022-08-26T16:05:00Z">
              <w:rPr/>
            </w:rPrChange>
          </w:rPr>
          <w:delText xml:space="preserve">, a species of special concern under the </w:delText>
        </w:r>
        <w:commentRangeStart w:id="1518"/>
        <w:r w:rsidRPr="00956F76" w:rsidDel="00D31AA5">
          <w:rPr>
            <w:strike/>
            <w:rPrChange w:id="1519" w:author="Stefanie Lane" w:date="2022-08-26T16:05:00Z">
              <w:rPr/>
            </w:rPrChange>
          </w:rPr>
          <w:delText>Canadian Species at Risk Act</w:delText>
        </w:r>
        <w:commentRangeEnd w:id="1518"/>
        <w:r w:rsidR="00ED0CB9" w:rsidRPr="00956F76" w:rsidDel="00D31AA5">
          <w:rPr>
            <w:rStyle w:val="CommentReference"/>
            <w:strike/>
            <w:rPrChange w:id="1520" w:author="Stefanie Lane" w:date="2022-08-26T16:05:00Z">
              <w:rPr>
                <w:rStyle w:val="CommentReference"/>
              </w:rPr>
            </w:rPrChange>
          </w:rPr>
          <w:commentReference w:id="1518"/>
        </w:r>
        <w:r w:rsidRPr="00956F76" w:rsidDel="00D31AA5">
          <w:rPr>
            <w:strike/>
            <w:rPrChange w:id="1521" w:author="Stefanie Lane" w:date="2022-08-26T16:05:00Z">
              <w:rPr/>
            </w:rPrChange>
          </w:rPr>
          <w:delText xml:space="preserve"> found in Ladner Marsh. It is difficult to say </w:delText>
        </w:r>
      </w:del>
      <w:del w:id="1522" w:author="Stefanie Lane" w:date="2022-08-26T16:05:00Z">
        <w:r w:rsidRPr="00956F76" w:rsidDel="00363546">
          <w:rPr>
            <w:strike/>
            <w:rPrChange w:id="1523" w:author="Stefanie Lane" w:date="2022-08-26T16:05:00Z">
              <w:rPr/>
            </w:rPrChange>
          </w:rPr>
          <w:delText xml:space="preserve">whether </w:delText>
        </w:r>
      </w:del>
      <w:del w:id="1524" w:author="Stefanie Lane" w:date="2022-08-26T16:06:00Z">
        <w:r w:rsidRPr="00956F76" w:rsidDel="00D31AA5">
          <w:rPr>
            <w:strike/>
            <w:rPrChange w:id="1525" w:author="Stefanie Lane" w:date="2022-08-26T16:05:00Z">
              <w:rPr/>
            </w:rPrChange>
          </w:rPr>
          <w:delText xml:space="preserve">abiotic conditions or encroaching exotic species </w:delText>
        </w:r>
      </w:del>
      <w:del w:id="1526" w:author="Stefanie Lane" w:date="2022-08-26T16:05:00Z">
        <w:r w:rsidRPr="00956F76" w:rsidDel="00363546">
          <w:rPr>
            <w:strike/>
            <w:rPrChange w:id="1527" w:author="Stefanie Lane" w:date="2022-08-26T16:05:00Z">
              <w:rPr/>
            </w:rPrChange>
          </w:rPr>
          <w:delText xml:space="preserve">such as RCG </w:delText>
        </w:r>
      </w:del>
      <w:del w:id="1528" w:author="Stefanie Lane" w:date="2022-08-26T16:06:00Z">
        <w:r w:rsidRPr="00956F76" w:rsidDel="00D31AA5">
          <w:rPr>
            <w:strike/>
            <w:rPrChange w:id="1529" w:author="Stefanie Lane" w:date="2022-08-26T16:05:00Z">
              <w:rPr/>
            </w:rPrChange>
          </w:rPr>
          <w:delText xml:space="preserve">were responsible for </w:delText>
        </w:r>
      </w:del>
      <w:del w:id="1530" w:author="Stefanie Lane" w:date="2022-08-26T16:05:00Z">
        <w:r w:rsidRPr="00956F76" w:rsidDel="00956F76">
          <w:rPr>
            <w:strike/>
            <w:rPrChange w:id="1531" w:author="Stefanie Lane" w:date="2022-08-26T16:05:00Z">
              <w:rPr/>
            </w:rPrChange>
          </w:rPr>
          <w:delText xml:space="preserve">its </w:delText>
        </w:r>
      </w:del>
      <w:del w:id="1532" w:author="Stefanie Lane" w:date="2022-08-26T16:06:00Z">
        <w:r w:rsidRPr="00956F76" w:rsidDel="00D31AA5">
          <w:rPr>
            <w:strike/>
            <w:rPrChange w:id="1533" w:author="Stefanie Lane" w:date="2022-08-26T16:05:00Z">
              <w:rPr/>
            </w:rPrChange>
          </w:rPr>
          <w:delText>shift in greatest cover abundance from the Fescue (1979) to Sedge (2019) assemblage.</w:delText>
        </w:r>
        <w:r w:rsidDel="00D31AA5">
          <w:delText xml:space="preserve"> </w:delText>
        </w:r>
      </w:del>
      <w:r>
        <w:t>Disentangling explicit impacts of sedimentary, dispersal, or recruitment processes would be no easy task</w:t>
      </w:r>
      <w:ins w:id="1534" w:author="Stefanie Lane" w:date="2022-08-26T16:06:00Z">
        <w:r w:rsidR="00D31AA5">
          <w:t xml:space="preserve"> in a tidal ecosystem</w:t>
        </w:r>
      </w:ins>
      <w:r>
        <w:t xml:space="preserve">, however experimentally testing </w:t>
      </w:r>
      <w:ins w:id="1535" w:author="Stefanie Lane" w:date="2022-08-26T16:07:00Z">
        <w:r w:rsidR="00250355">
          <w:t xml:space="preserve">optimal </w:t>
        </w:r>
      </w:ins>
      <w:del w:id="1536" w:author="Stefanie Lane" w:date="2022-08-26T16:06:00Z">
        <w:r w:rsidDel="00D31AA5">
          <w:delText>effects of sediment loading</w:delText>
        </w:r>
      </w:del>
      <w:ins w:id="1537" w:author="Stefanie Lane" w:date="2022-08-26T16:06:00Z">
        <w:r w:rsidR="00D31AA5">
          <w:t>recruitment niches of</w:t>
        </w:r>
      </w:ins>
      <w:del w:id="1538" w:author="Stefanie Lane" w:date="2022-08-26T16:06:00Z">
        <w:r w:rsidDel="00D31AA5">
          <w:delText xml:space="preserve"> on </w:delText>
        </w:r>
      </w:del>
      <w:ins w:id="1539" w:author="Stefanie Lane" w:date="2022-08-26T16:06:00Z">
        <w:r w:rsidR="00D31AA5">
          <w:t xml:space="preserve"> </w:t>
        </w:r>
      </w:ins>
      <w:r>
        <w:t>species-specific</w:t>
      </w:r>
      <w:ins w:id="1540" w:author="Stefanie Lane" w:date="2022-08-26T16:07:00Z">
        <w:r w:rsidR="00D31AA5">
          <w:t xml:space="preserve"> propagules </w:t>
        </w:r>
      </w:ins>
      <w:del w:id="1541" w:author="Stefanie Lane" w:date="2022-08-26T16:07:00Z">
        <w:r w:rsidDel="00D31AA5">
          <w:delText xml:space="preserve"> clonal or seed propagule recruitment </w:delText>
        </w:r>
      </w:del>
      <w:r>
        <w:t>could prove valuable for understanding best practices to maintain</w:t>
      </w:r>
      <w:ins w:id="1542" w:author="Stefanie Lane" w:date="2022-08-26T16:06:00Z">
        <w:r w:rsidR="00956F76">
          <w:t xml:space="preserve"> at-risk</w:t>
        </w:r>
      </w:ins>
      <w:r>
        <w:t xml:space="preserve"> populations or community function. </w:t>
      </w:r>
    </w:p>
    <w:p w14:paraId="43C54AEC" w14:textId="273EEF99" w:rsidR="00BE39A7" w:rsidRDefault="00BE39A7" w:rsidP="00BE39A7">
      <w:pPr>
        <w:ind w:firstLine="720"/>
      </w:pPr>
      <w:r>
        <w:t xml:space="preserve">Despite our knowledge to the contrary, practitioners often erroneously assume no direct anthropogenic disturbance suffices to conserve an ecologically appropriate reference state </w:t>
      </w:r>
      <w:r>
        <w:fldChar w:fldCharType="begin"/>
      </w:r>
      <w:r>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fldChar w:fldCharType="separate"/>
      </w:r>
      <w:r w:rsidRPr="00D04961">
        <w:rPr>
          <w:rFonts w:ascii="Calibri" w:hAnsi="Calibri" w:cs="Calibri"/>
        </w:rPr>
        <w:t>(</w:t>
      </w:r>
      <w:r>
        <w:rPr>
          <w:rFonts w:ascii="Calibri" w:hAnsi="Calibri" w:cs="Calibri"/>
        </w:rPr>
        <w:t xml:space="preserve">e.g., </w:t>
      </w:r>
      <w:r w:rsidRPr="00D04961">
        <w:rPr>
          <w:rFonts w:ascii="Calibri" w:hAnsi="Calibri" w:cs="Calibri"/>
        </w:rPr>
        <w:t xml:space="preserve">Stoddard, </w:t>
      </w:r>
      <w:r>
        <w:rPr>
          <w:rFonts w:ascii="Calibri" w:hAnsi="Calibri" w:cs="Calibri"/>
        </w:rPr>
        <w:t>et al.</w:t>
      </w:r>
      <w:r w:rsidRPr="00D04961">
        <w:rPr>
          <w:rFonts w:ascii="Calibri" w:hAnsi="Calibri" w:cs="Calibri"/>
        </w:rPr>
        <w:t>, 2006</w:t>
      </w:r>
      <w:r>
        <w:rPr>
          <w:rFonts w:ascii="Calibri" w:hAnsi="Calibri" w:cs="Calibri"/>
        </w:rPr>
        <w:t>, and citations therein</w:t>
      </w:r>
      <w:r w:rsidRPr="00D04961">
        <w:rPr>
          <w:rFonts w:ascii="Calibri" w:hAnsi="Calibri" w:cs="Calibri"/>
        </w:rPr>
        <w:t>)</w:t>
      </w:r>
      <w:r>
        <w:fldChar w:fldCharType="end"/>
      </w:r>
      <w:r>
        <w:t>. These findings yet again confirm that contemporary “reference” sites are not sufficient benchmarks for restoration success</w:t>
      </w:r>
      <w:r>
        <w:rPr>
          <w:rFonts w:ascii="Calibri" w:hAnsi="Calibri" w:cs="Calibri"/>
        </w:rPr>
        <w:t xml:space="preserve"> </w:t>
      </w:r>
      <w:r>
        <w:rPr>
          <w:rFonts w:ascii="Calibri" w:hAnsi="Calibri" w:cs="Calibri"/>
        </w:rPr>
        <w:fldChar w:fldCharType="begin"/>
      </w:r>
      <w:r>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Pr>
          <w:rFonts w:ascii="Calibri" w:hAnsi="Calibri" w:cs="Calibri"/>
        </w:rPr>
        <w:fldChar w:fldCharType="separate"/>
      </w:r>
      <w:r w:rsidRPr="00D41379">
        <w:rPr>
          <w:rFonts w:ascii="Calibri" w:hAnsi="Calibri" w:cs="Calibri"/>
        </w:rPr>
        <w:t xml:space="preserve">(Shackelford, </w:t>
      </w:r>
      <w:r>
        <w:rPr>
          <w:rFonts w:ascii="Calibri" w:hAnsi="Calibri" w:cs="Calibri"/>
        </w:rPr>
        <w:t>et al.</w:t>
      </w:r>
      <w:r w:rsidRPr="00D41379">
        <w:rPr>
          <w:rFonts w:ascii="Calibri" w:hAnsi="Calibri" w:cs="Calibri"/>
        </w:rPr>
        <w:t>, 2021)</w:t>
      </w:r>
      <w:r>
        <w:rPr>
          <w:rFonts w:ascii="Calibri" w:hAnsi="Calibri" w:cs="Calibri"/>
        </w:rPr>
        <w:fldChar w:fldCharType="end"/>
      </w:r>
      <w:r>
        <w:t xml:space="preserve">. The biodiversity loss described here presents real </w:t>
      </w:r>
      <w:ins w:id="1543" w:author="Stefanie Lane" w:date="2022-08-26T16:49:00Z">
        <w:r w:rsidR="00AF1F4D">
          <w:t xml:space="preserve">conservation </w:t>
        </w:r>
      </w:ins>
      <w:r>
        <w:t xml:space="preserve">concerns for this community, and highlights negative </w:t>
      </w:r>
      <w:ins w:id="1544" w:author="Stefanie Lane" w:date="2022-08-26T16:49:00Z">
        <w:r w:rsidR="00AF1F4D">
          <w:t xml:space="preserve">biodiversity </w:t>
        </w:r>
      </w:ins>
      <w:r>
        <w:t xml:space="preserve">trends in </w:t>
      </w:r>
      <w:del w:id="1545" w:author="Stefanie Lane" w:date="2022-08-26T16:00:00Z">
        <w:r w:rsidDel="00132E99">
          <w:delText xml:space="preserve">unmanaged </w:delText>
        </w:r>
      </w:del>
      <w:del w:id="1546" w:author="Stefanie Lane" w:date="2022-08-28T17:07:00Z">
        <w:r w:rsidDel="000822A0">
          <w:delText>ecosystems</w:delText>
        </w:r>
      </w:del>
      <w:ins w:id="1547" w:author="Stefanie Lane" w:date="2022-08-28T17:07:00Z">
        <w:r w:rsidR="000822A0">
          <w:t>conservation habitat</w:t>
        </w:r>
      </w:ins>
      <w:r>
        <w:t xml:space="preserve"> thought to be relatively pristine. Most importantly: active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Ladner Marsh</w:t>
      </w:r>
      <w:ins w:id="1548" w:author="Stefanie Lane" w:date="2022-08-26T16:10:00Z">
        <w:r w:rsidR="0052296F">
          <w:t xml:space="preserve">. </w:t>
        </w:r>
      </w:ins>
      <w:del w:id="1549" w:author="Stefanie Lane" w:date="2022-08-26T16:10:00Z">
        <w:r w:rsidDel="0052296F">
          <w:delText xml:space="preserve"> t</w:delText>
        </w:r>
      </w:del>
      <w:ins w:id="1550" w:author="Stefanie Lane" w:date="2022-08-26T16:10:00Z">
        <w:r w:rsidR="0052296F">
          <w:t>T</w:t>
        </w:r>
      </w:ins>
      <w:r>
        <w:t xml:space="preserve">hrough </w:t>
      </w:r>
      <w:del w:id="1551" w:author="Stefanie Lane" w:date="2022-08-26T16:09:00Z">
        <w:r w:rsidDel="00D969DE">
          <w:delText xml:space="preserve">mechanical </w:delText>
        </w:r>
      </w:del>
      <w:r>
        <w:t>control of invasive species</w:t>
      </w:r>
      <w:del w:id="1552" w:author="Stefanie Lane" w:date="2022-08-26T16:10:00Z">
        <w:r w:rsidDel="0052296F">
          <w:delText>, combined with</w:delText>
        </w:r>
      </w:del>
      <w:ins w:id="1553" w:author="Stefanie Lane" w:date="2022-08-26T16:10:00Z">
        <w:r w:rsidR="0052296F">
          <w:t xml:space="preserve"> and</w:t>
        </w:r>
      </w:ins>
      <w:r>
        <w:t xml:space="preserve"> experimental management practices </w:t>
      </w:r>
      <w:del w:id="1554" w:author="Stefanie Lane" w:date="2022-08-26T16:10:00Z">
        <w:r w:rsidDel="0052296F">
          <w:delText xml:space="preserve">using </w:delText>
        </w:r>
      </w:del>
      <w:ins w:id="1555" w:author="Stefanie Lane" w:date="2022-08-26T16:10:00Z">
        <w:r w:rsidR="0052296F">
          <w:t xml:space="preserve">to employ </w:t>
        </w:r>
      </w:ins>
      <w:r>
        <w:t>sediment application and/or native species planting</w:t>
      </w:r>
      <w:ins w:id="1556" w:author="Stefanie Lane" w:date="2022-08-26T16:10:00Z">
        <w:r w:rsidR="0052296F">
          <w:t xml:space="preserve">, practitioners may </w:t>
        </w:r>
      </w:ins>
      <w:del w:id="1557" w:author="Stefanie Lane" w:date="2022-08-26T16:10:00Z">
        <w:r w:rsidDel="0052296F">
          <w:delText xml:space="preserve"> to </w:delText>
        </w:r>
      </w:del>
      <w:r>
        <w:t xml:space="preserve">enhance ecosystem processes within remnant </w:t>
      </w:r>
      <w:ins w:id="1558" w:author="Stefanie Lane" w:date="2022-08-26T16:11:00Z">
        <w:r w:rsidR="008A398F">
          <w:t>coastal</w:t>
        </w:r>
      </w:ins>
      <w:ins w:id="1559" w:author="Stefanie Lane" w:date="2022-08-26T16:10:00Z">
        <w:r w:rsidR="0052296F">
          <w:t xml:space="preserve"> </w:t>
        </w:r>
      </w:ins>
      <w:del w:id="1560" w:author="Stefanie Lane" w:date="2022-08-26T16:10:00Z">
        <w:r w:rsidDel="0052296F">
          <w:delText xml:space="preserve">marsh </w:delText>
        </w:r>
      </w:del>
      <w:ins w:id="1561" w:author="Stefanie Lane" w:date="2022-08-26T16:10:00Z">
        <w:r w:rsidR="0052296F">
          <w:t xml:space="preserve">wetland </w:t>
        </w:r>
      </w:ins>
      <w:r>
        <w:t xml:space="preserve">habitats. This active management process also presents a timely and necessary opportunity </w:t>
      </w:r>
      <w:ins w:id="1562" w:author="Stefanie Lane" w:date="2022-08-26T16:11:00Z">
        <w:r w:rsidR="008A398F">
          <w:t xml:space="preserve">in the Pacific Northwest of North America </w:t>
        </w:r>
      </w:ins>
      <w:r>
        <w:t>to engage with First Nations to revive traditional management practices</w:t>
      </w:r>
      <w:ins w:id="1563" w:author="Stefanie Lane" w:date="2022-08-26T16:12:00Z">
        <w:r w:rsidR="00680610">
          <w:t xml:space="preserve"> in tidal wetlands</w:t>
        </w:r>
      </w:ins>
      <w:r>
        <w:t xml:space="preserve">, such as select mechanical disturbance </w:t>
      </w:r>
      <w:r>
        <w:fldChar w:fldCharType="begin"/>
      </w:r>
      <w:r>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fldChar w:fldCharType="separate"/>
      </w:r>
      <w:r w:rsidR="000335B7" w:rsidRPr="000335B7">
        <w:rPr>
          <w:rFonts w:ascii="Calibri" w:hAnsi="Calibri" w:cs="Calibri"/>
        </w:rPr>
        <w:t>(Turner, 2014)</w:t>
      </w:r>
      <w:r>
        <w:fldChar w:fldCharType="end"/>
      </w:r>
      <w:r>
        <w:t xml:space="preserve">: working with traditional knowledge holders </w:t>
      </w:r>
      <w:ins w:id="1564" w:author="Stefanie Lane" w:date="2022-08-26T16:12:00Z">
        <w:r w:rsidR="00680610">
          <w:t xml:space="preserve">in these ecosystems </w:t>
        </w:r>
      </w:ins>
      <w:r>
        <w:t>may yield deeper understanding of plant community function a</w:t>
      </w:r>
      <w:bookmarkStart w:id="1565" w:name="_GoBack"/>
      <w:bookmarkEnd w:id="1565"/>
      <w:r>
        <w:t xml:space="preserve">nd habitat stability, which would enhance ecosystem resilience and potentially lead to positive effects on </w:t>
      </w:r>
      <w:ins w:id="1566" w:author="Stefanie Lane" w:date="2022-08-26T16:13:00Z">
        <w:r w:rsidR="001D74D7">
          <w:t xml:space="preserve"> regional</w:t>
        </w:r>
        <w:r w:rsidR="00EB0285">
          <w:t xml:space="preserve">ly important </w:t>
        </w:r>
      </w:ins>
      <w:r>
        <w:t xml:space="preserve">salmonid </w:t>
      </w:r>
      <w:ins w:id="1567" w:author="Stefanie Lane" w:date="2022-08-26T16:12:00Z">
        <w:r w:rsidR="00680610">
          <w:lastRenderedPageBreak/>
          <w:t xml:space="preserve">and shorebird </w:t>
        </w:r>
      </w:ins>
      <w:r>
        <w:t xml:space="preserve">populations while contributing to reconciliation between Indigenous and colonial cultures. </w:t>
      </w:r>
    </w:p>
    <w:p w14:paraId="1B1A78AB" w14:textId="77777777" w:rsidR="00436FFB" w:rsidRPr="00436FFB" w:rsidDel="006F36A0" w:rsidRDefault="00436FFB" w:rsidP="00436FFB">
      <w:pPr>
        <w:rPr>
          <w:del w:id="1568" w:author="Stefanie Lane" w:date="2022-08-26T16:01:00Z"/>
        </w:rPr>
      </w:pPr>
    </w:p>
    <w:p w14:paraId="412BAA96" w14:textId="77777777" w:rsidR="00C71566" w:rsidRDefault="00C71566">
      <w:pPr>
        <w:rPr>
          <w:rFonts w:asciiTheme="majorHAnsi" w:eastAsiaTheme="majorEastAsia" w:hAnsiTheme="majorHAnsi" w:cstheme="majorBidi"/>
          <w:color w:val="2F5496" w:themeColor="accent1" w:themeShade="BF"/>
          <w:sz w:val="32"/>
          <w:szCs w:val="32"/>
        </w:rPr>
      </w:pPr>
      <w:del w:id="1569" w:author="Stefanie Lane" w:date="2022-08-26T16:01:00Z">
        <w:r w:rsidDel="006F36A0">
          <w:br w:type="page"/>
        </w:r>
      </w:del>
    </w:p>
    <w:p w14:paraId="0C240E1B" w14:textId="77777777" w:rsidR="00EB1BCB" w:rsidRDefault="00EB1BCB">
      <w:pPr>
        <w:rPr>
          <w:ins w:id="1570" w:author="Stefanie Lane" w:date="2022-08-26T16:14:00Z"/>
          <w:rFonts w:asciiTheme="majorHAnsi" w:eastAsiaTheme="majorEastAsia" w:hAnsiTheme="majorHAnsi" w:cstheme="majorBidi"/>
          <w:color w:val="2F5496" w:themeColor="accent1" w:themeShade="BF"/>
          <w:sz w:val="32"/>
          <w:szCs w:val="32"/>
        </w:rPr>
      </w:pPr>
      <w:ins w:id="1571" w:author="Stefanie Lane" w:date="2022-08-26T16:14:00Z">
        <w:r>
          <w:br w:type="page"/>
        </w:r>
      </w:ins>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2E7072D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573C4147" w:rsidR="00694C2C" w:rsidRDefault="00A1025B" w:rsidP="00694C2C">
      <w:r>
        <w:t>Study conception, design</w:t>
      </w:r>
      <w:r w:rsidR="0014430F">
        <w:t xml:space="preserve">, 2019 data collection, and analysis </w:t>
      </w:r>
      <w:r>
        <w:t>were</w:t>
      </w:r>
      <w:r w:rsidR="0014430F">
        <w:t xml:space="preserve"> </w:t>
      </w:r>
      <w:del w:id="1572" w:author="Stefanie Lane" w:date="2022-08-29T17:01:00Z">
        <w:r w:rsidR="0014430F" w:rsidDel="00895AFF">
          <w:delText xml:space="preserve">performed </w:delText>
        </w:r>
      </w:del>
      <w:ins w:id="1573" w:author="Stefanie Lane" w:date="2022-08-29T17:01:00Z">
        <w:r w:rsidR="00441CBB">
          <w:t>exclusively</w:t>
        </w:r>
      </w:ins>
      <w:ins w:id="1574" w:author="Stefanie Lane" w:date="2022-08-29T17:02:00Z">
        <w:r w:rsidR="00441CBB">
          <w:t xml:space="preserve"> undertaken</w:t>
        </w:r>
      </w:ins>
      <w:ins w:id="1575" w:author="Stefanie Lane" w:date="2022-08-29T17:01:00Z">
        <w:r w:rsidR="00895AFF">
          <w:t xml:space="preserve"> </w:t>
        </w:r>
      </w:ins>
      <w:r w:rsidR="0014430F">
        <w:t>by Stefanie L. Lane. Original (1979)</w:t>
      </w:r>
      <w:r>
        <w:t xml:space="preserve"> study concept comparing pla</w:t>
      </w:r>
      <w:r w:rsidR="0014430F">
        <w:t xml:space="preserve">nt assemblages, data collection, and analysis were performed or overseen by Gary Bradfield. Madlen Denoth contributed 1999 dataset. Nancy Shackelford </w:t>
      </w:r>
      <w:r w:rsidR="001F4CD8">
        <w:t>assisted with theoretical framework</w:t>
      </w:r>
      <w:ins w:id="1576" w:author="Stefanie Lane" w:date="2022-08-29T17:02:00Z">
        <w:r w:rsidR="00441CBB">
          <w:t xml:space="preserve"> and manuscript revision</w:t>
        </w:r>
      </w:ins>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0282F405" w:rsidR="00694C2C" w:rsidRDefault="00EE06AB" w:rsidP="00694C2C">
      <w:r>
        <w:t xml:space="preserve">Data for </w:t>
      </w:r>
      <w:commentRangeStart w:id="1577"/>
      <w:r>
        <w:t xml:space="preserve">all </w:t>
      </w:r>
      <w:commentRangeEnd w:id="1577"/>
      <w:r w:rsidR="00126A23">
        <w:rPr>
          <w:rStyle w:val="CommentReference"/>
        </w:rPr>
        <w:commentReference w:id="1577"/>
      </w:r>
      <w:r>
        <w:t>years of observation are available on Dryad (</w:t>
      </w:r>
      <w:r w:rsidRPr="00126A23">
        <w:rPr>
          <w:highlight w:val="lightGray"/>
        </w:rPr>
        <w:t>DOI</w:t>
      </w:r>
      <w:r>
        <w:t>). Code is available on GitHub (</w:t>
      </w:r>
      <w:del w:id="1578" w:author="Stefanie Lane" w:date="2022-08-29T18:16:00Z">
        <w:r w:rsidRPr="00126A23" w:rsidDel="00E4663E">
          <w:rPr>
            <w:highlight w:val="lightGray"/>
          </w:rPr>
          <w:delText>LINK</w:delText>
        </w:r>
      </w:del>
      <w:ins w:id="1579" w:author="Stefanie Lane" w:date="2022-08-29T18:16:00Z">
        <w:r w:rsidR="00E4663E">
          <w:rPr>
            <w:highlight w:val="lightGray"/>
          </w:rPr>
          <w:t>REPO</w:t>
        </w:r>
      </w:ins>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77777777" w:rsidR="00694C2C" w:rsidRDefault="00694C2C">
      <w:pPr>
        <w:rPr>
          <w:rFonts w:asciiTheme="majorHAnsi" w:eastAsiaTheme="majorEastAsia" w:hAnsiTheme="majorHAnsi" w:cstheme="majorBidi"/>
          <w:color w:val="2F5496" w:themeColor="accent1" w:themeShade="BF"/>
          <w:sz w:val="32"/>
          <w:szCs w:val="32"/>
        </w:rPr>
      </w:pPr>
      <w:r>
        <w:br w:type="page"/>
      </w:r>
    </w:p>
    <w:p w14:paraId="527F62BB" w14:textId="731A5DD5" w:rsidR="00D81CB7" w:rsidRDefault="00340BB0" w:rsidP="00340BB0">
      <w:pPr>
        <w:pStyle w:val="Heading1"/>
      </w:pPr>
      <w:r>
        <w:lastRenderedPageBreak/>
        <w:t>Literature Cited</w:t>
      </w:r>
    </w:p>
    <w:p w14:paraId="5438594B" w14:textId="77777777" w:rsidR="00DC317A" w:rsidRPr="00DC317A" w:rsidRDefault="00E8167E" w:rsidP="00DC317A">
      <w:pPr>
        <w:pStyle w:val="Bibliography"/>
        <w:rPr>
          <w:rFonts w:ascii="Calibri" w:hAnsi="Calibri" w:cs="Calibri"/>
        </w:rPr>
      </w:pPr>
      <w:r>
        <w:rPr>
          <w:rFonts w:ascii="Calibri" w:hAnsi="Calibri" w:cs="Calibri"/>
        </w:rPr>
        <w:fldChar w:fldCharType="begin"/>
      </w:r>
      <w:r w:rsidR="000335B7">
        <w:rPr>
          <w:rFonts w:ascii="Calibri" w:hAnsi="Calibri" w:cs="Calibri"/>
        </w:rPr>
        <w:instrText xml:space="preserve"> ADDIN ZOTERO_BIBL {"uncited":[],"omitted":[],"custom":[]} CSL_BIBLIOGRAPHY </w:instrText>
      </w:r>
      <w:r>
        <w:rPr>
          <w:rFonts w:ascii="Calibri" w:hAnsi="Calibri" w:cs="Calibri"/>
        </w:rPr>
        <w:fldChar w:fldCharType="separate"/>
      </w:r>
      <w:proofErr w:type="spellStart"/>
      <w:r w:rsidR="00DC317A" w:rsidRPr="00DC317A">
        <w:rPr>
          <w:rFonts w:ascii="Calibri" w:hAnsi="Calibri" w:cs="Calibri"/>
        </w:rPr>
        <w:t>Apfelbaum</w:t>
      </w:r>
      <w:proofErr w:type="spellEnd"/>
      <w:r w:rsidR="00DC317A" w:rsidRPr="00DC317A">
        <w:rPr>
          <w:rFonts w:ascii="Calibri" w:hAnsi="Calibri" w:cs="Calibri"/>
        </w:rPr>
        <w:t xml:space="preserve">, S. I., &amp; </w:t>
      </w:r>
      <w:proofErr w:type="spellStart"/>
      <w:r w:rsidR="00DC317A" w:rsidRPr="00DC317A">
        <w:rPr>
          <w:rFonts w:ascii="Calibri" w:hAnsi="Calibri" w:cs="Calibri"/>
        </w:rPr>
        <w:t>Sams</w:t>
      </w:r>
      <w:proofErr w:type="spellEnd"/>
      <w:r w:rsidR="00DC317A" w:rsidRPr="00DC317A">
        <w:rPr>
          <w:rFonts w:ascii="Calibri" w:hAnsi="Calibri" w:cs="Calibri"/>
        </w:rPr>
        <w:t xml:space="preserve">, C. E. (1987). Ecology and Control of Reed Canary Grass (Phalaris </w:t>
      </w:r>
      <w:proofErr w:type="spellStart"/>
      <w:r w:rsidR="00DC317A" w:rsidRPr="00DC317A">
        <w:rPr>
          <w:rFonts w:ascii="Calibri" w:hAnsi="Calibri" w:cs="Calibri"/>
        </w:rPr>
        <w:t>arundinacea</w:t>
      </w:r>
      <w:proofErr w:type="spellEnd"/>
      <w:r w:rsidR="00DC317A" w:rsidRPr="00DC317A">
        <w:rPr>
          <w:rFonts w:ascii="Calibri" w:hAnsi="Calibri" w:cs="Calibri"/>
        </w:rPr>
        <w:t xml:space="preserve"> L.). </w:t>
      </w:r>
      <w:r w:rsidR="00DC317A" w:rsidRPr="00DC317A">
        <w:rPr>
          <w:rFonts w:ascii="Calibri" w:hAnsi="Calibri" w:cs="Calibri"/>
          <w:i/>
          <w:iCs/>
        </w:rPr>
        <w:t>Natural Areas Journal</w:t>
      </w:r>
      <w:r w:rsidR="00DC317A" w:rsidRPr="00DC317A">
        <w:rPr>
          <w:rFonts w:ascii="Calibri" w:hAnsi="Calibri" w:cs="Calibri"/>
        </w:rPr>
        <w:t xml:space="preserve">, </w:t>
      </w:r>
      <w:r w:rsidR="00DC317A" w:rsidRPr="00DC317A">
        <w:rPr>
          <w:rFonts w:ascii="Calibri" w:hAnsi="Calibri" w:cs="Calibri"/>
          <w:i/>
          <w:iCs/>
        </w:rPr>
        <w:t>7</w:t>
      </w:r>
      <w:r w:rsidR="00DC317A" w:rsidRPr="00DC317A">
        <w:rPr>
          <w:rFonts w:ascii="Calibri" w:hAnsi="Calibri" w:cs="Calibri"/>
        </w:rPr>
        <w:t>(2), 69–74.</w:t>
      </w:r>
    </w:p>
    <w:p w14:paraId="10C66D70" w14:textId="77777777" w:rsidR="00DC317A" w:rsidRPr="00DC317A" w:rsidRDefault="00DC317A" w:rsidP="00DC317A">
      <w:pPr>
        <w:pStyle w:val="Bibliography"/>
        <w:rPr>
          <w:rFonts w:ascii="Calibri" w:hAnsi="Calibri" w:cs="Calibri"/>
        </w:rPr>
      </w:pPr>
      <w:r w:rsidRPr="00DC317A">
        <w:rPr>
          <w:rFonts w:ascii="Calibri" w:hAnsi="Calibri" w:cs="Calibri"/>
        </w:rPr>
        <w:t xml:space="preserve">Atkins, R. J., Tidd, M., &amp; Ruffo, G. (2016). Sturgeon Bank, Fraser River Delta, BC, Canada: 150 Years of Human Influences on Salt Marsh Sedimentation. </w:t>
      </w:r>
      <w:r w:rsidRPr="00DC317A">
        <w:rPr>
          <w:rFonts w:ascii="Calibri" w:hAnsi="Calibri" w:cs="Calibri"/>
          <w:i/>
          <w:iCs/>
        </w:rPr>
        <w:t>Journal of Coastal Research</w:t>
      </w:r>
      <w:r w:rsidRPr="00DC317A">
        <w:rPr>
          <w:rFonts w:ascii="Calibri" w:hAnsi="Calibri" w:cs="Calibri"/>
        </w:rPr>
        <w:t xml:space="preserve">, </w:t>
      </w:r>
      <w:proofErr w:type="gramStart"/>
      <w:r w:rsidRPr="00DC317A">
        <w:rPr>
          <w:rFonts w:ascii="Calibri" w:hAnsi="Calibri" w:cs="Calibri"/>
          <w:i/>
          <w:iCs/>
        </w:rPr>
        <w:t>SI</w:t>
      </w:r>
      <w:r w:rsidRPr="00DC317A">
        <w:rPr>
          <w:rFonts w:ascii="Calibri" w:hAnsi="Calibri" w:cs="Calibri"/>
        </w:rPr>
        <w:t>(</w:t>
      </w:r>
      <w:proofErr w:type="gramEnd"/>
      <w:r w:rsidRPr="00DC317A">
        <w:rPr>
          <w:rFonts w:ascii="Calibri" w:hAnsi="Calibri" w:cs="Calibri"/>
        </w:rPr>
        <w:t>75), 790–794. https://doi.org/10.2112/SI75-159.1</w:t>
      </w:r>
    </w:p>
    <w:p w14:paraId="27611757" w14:textId="77777777" w:rsidR="00DC317A" w:rsidRPr="00DC317A" w:rsidRDefault="00DC317A" w:rsidP="00DC317A">
      <w:pPr>
        <w:pStyle w:val="Bibliography"/>
        <w:rPr>
          <w:rFonts w:ascii="Calibri" w:hAnsi="Calibri" w:cs="Calibri"/>
        </w:rPr>
      </w:pPr>
      <w:r w:rsidRPr="00DC317A">
        <w:rPr>
          <w:rFonts w:ascii="Calibri" w:hAnsi="Calibri" w:cs="Calibri"/>
        </w:rPr>
        <w:t xml:space="preserve">Bradfield, G. E., &amp; Porter, G. L. (1982). Vegetation structure and diversity components of a Fraser estuary tidal marsh. </w:t>
      </w:r>
      <w:r w:rsidRPr="00DC317A">
        <w:rPr>
          <w:rFonts w:ascii="Calibri" w:hAnsi="Calibri" w:cs="Calibri"/>
          <w:i/>
          <w:iCs/>
        </w:rPr>
        <w:t>Canadian Journal of Botany</w:t>
      </w:r>
      <w:r w:rsidRPr="00DC317A">
        <w:rPr>
          <w:rFonts w:ascii="Calibri" w:hAnsi="Calibri" w:cs="Calibri"/>
        </w:rPr>
        <w:t xml:space="preserve">, </w:t>
      </w:r>
      <w:r w:rsidRPr="00DC317A">
        <w:rPr>
          <w:rFonts w:ascii="Calibri" w:hAnsi="Calibri" w:cs="Calibri"/>
          <w:i/>
          <w:iCs/>
        </w:rPr>
        <w:t>60</w:t>
      </w:r>
      <w:r w:rsidRPr="00DC317A">
        <w:rPr>
          <w:rFonts w:ascii="Calibri" w:hAnsi="Calibri" w:cs="Calibri"/>
        </w:rPr>
        <w:t>(4), 440–451. https://doi.org/10.1139/b82-060</w:t>
      </w:r>
    </w:p>
    <w:p w14:paraId="52C91A2E" w14:textId="77777777" w:rsidR="00DC317A" w:rsidRPr="00DC317A" w:rsidRDefault="00DC317A" w:rsidP="00DC317A">
      <w:pPr>
        <w:pStyle w:val="Bibliography"/>
        <w:rPr>
          <w:rFonts w:ascii="Calibri" w:hAnsi="Calibri" w:cs="Calibri"/>
        </w:rPr>
      </w:pPr>
      <w:r w:rsidRPr="00DC317A">
        <w:rPr>
          <w:rFonts w:ascii="Calibri" w:hAnsi="Calibri" w:cs="Calibri"/>
        </w:rPr>
        <w:t xml:space="preserve">Brophy, L. S., Greene, C. M., Hare, V. C., </w:t>
      </w:r>
      <w:proofErr w:type="spellStart"/>
      <w:r w:rsidRPr="00DC317A">
        <w:rPr>
          <w:rFonts w:ascii="Calibri" w:hAnsi="Calibri" w:cs="Calibri"/>
        </w:rPr>
        <w:t>Holycross</w:t>
      </w:r>
      <w:proofErr w:type="spellEnd"/>
      <w:r w:rsidRPr="00DC317A">
        <w:rPr>
          <w:rFonts w:ascii="Calibri" w:hAnsi="Calibri" w:cs="Calibri"/>
        </w:rPr>
        <w:t xml:space="preserve">, B., Lanier, A., Heady, W. N., O’Connor, K., </w:t>
      </w:r>
      <w:proofErr w:type="spellStart"/>
      <w:r w:rsidRPr="00DC317A">
        <w:rPr>
          <w:rFonts w:ascii="Calibri" w:hAnsi="Calibri" w:cs="Calibri"/>
        </w:rPr>
        <w:t>Imaki</w:t>
      </w:r>
      <w:proofErr w:type="spellEnd"/>
      <w:r w:rsidRPr="00DC317A">
        <w:rPr>
          <w:rFonts w:ascii="Calibri" w:hAnsi="Calibri" w:cs="Calibri"/>
        </w:rPr>
        <w:t xml:space="preserve">, H., Haddad, T., &amp; Dana, R. (2019). Insights into estuary habitat loss in the western United States using a new method for mapping maximum extent of tidal wetlands. </w:t>
      </w:r>
      <w:r w:rsidRPr="00DC317A">
        <w:rPr>
          <w:rFonts w:ascii="Calibri" w:hAnsi="Calibri" w:cs="Calibri"/>
          <w:i/>
          <w:iCs/>
        </w:rPr>
        <w:t>PLOS ONE</w:t>
      </w:r>
      <w:r w:rsidRPr="00DC317A">
        <w:rPr>
          <w:rFonts w:ascii="Calibri" w:hAnsi="Calibri" w:cs="Calibri"/>
        </w:rPr>
        <w:t xml:space="preserve">, </w:t>
      </w:r>
      <w:r w:rsidRPr="00DC317A">
        <w:rPr>
          <w:rFonts w:ascii="Calibri" w:hAnsi="Calibri" w:cs="Calibri"/>
          <w:i/>
          <w:iCs/>
        </w:rPr>
        <w:t>14</w:t>
      </w:r>
      <w:r w:rsidRPr="00DC317A">
        <w:rPr>
          <w:rFonts w:ascii="Calibri" w:hAnsi="Calibri" w:cs="Calibri"/>
        </w:rPr>
        <w:t>(8), e0218558. https://doi.org/10.1371/journal.pone.0218558</w:t>
      </w:r>
    </w:p>
    <w:p w14:paraId="07FE2BAF" w14:textId="77777777" w:rsidR="00DC317A" w:rsidRPr="00DC317A" w:rsidRDefault="00DC317A" w:rsidP="00DC317A">
      <w:pPr>
        <w:pStyle w:val="Bibliography"/>
        <w:rPr>
          <w:rFonts w:ascii="Calibri" w:hAnsi="Calibri" w:cs="Calibri"/>
        </w:rPr>
      </w:pPr>
      <w:r w:rsidRPr="00DC317A">
        <w:rPr>
          <w:rFonts w:ascii="Calibri" w:hAnsi="Calibri" w:cs="Calibri"/>
        </w:rPr>
        <w:t xml:space="preserve">Chalifour, L., Scott, D. C., </w:t>
      </w:r>
      <w:proofErr w:type="spellStart"/>
      <w:r w:rsidRPr="00DC317A">
        <w:rPr>
          <w:rFonts w:ascii="Calibri" w:hAnsi="Calibri" w:cs="Calibri"/>
        </w:rPr>
        <w:t>MacDuffee</w:t>
      </w:r>
      <w:proofErr w:type="spellEnd"/>
      <w:r w:rsidRPr="00DC317A">
        <w:rPr>
          <w:rFonts w:ascii="Calibri" w:hAnsi="Calibri" w:cs="Calibri"/>
        </w:rPr>
        <w:t xml:space="preserve">, M., </w:t>
      </w:r>
      <w:proofErr w:type="spellStart"/>
      <w:r w:rsidRPr="00DC317A">
        <w:rPr>
          <w:rFonts w:ascii="Calibri" w:hAnsi="Calibri" w:cs="Calibri"/>
        </w:rPr>
        <w:t>Iacarella</w:t>
      </w:r>
      <w:proofErr w:type="spellEnd"/>
      <w:r w:rsidRPr="00DC317A">
        <w:rPr>
          <w:rFonts w:ascii="Calibri" w:hAnsi="Calibri" w:cs="Calibri"/>
        </w:rPr>
        <w:t xml:space="preserve">, J. C., Martin, T. G., &amp; Baum, J. K. (2019). Habitat use by juvenile salmon, other migratory fish, and resident fish species underscores the importance of estuarine habitat mosaics. </w:t>
      </w:r>
      <w:r w:rsidRPr="00DC317A">
        <w:rPr>
          <w:rFonts w:ascii="Calibri" w:hAnsi="Calibri" w:cs="Calibri"/>
          <w:i/>
          <w:iCs/>
        </w:rPr>
        <w:t>Marine Ecology Progress Series</w:t>
      </w:r>
      <w:r w:rsidRPr="00DC317A">
        <w:rPr>
          <w:rFonts w:ascii="Calibri" w:hAnsi="Calibri" w:cs="Calibri"/>
        </w:rPr>
        <w:t xml:space="preserve">, </w:t>
      </w:r>
      <w:r w:rsidRPr="00DC317A">
        <w:rPr>
          <w:rFonts w:ascii="Calibri" w:hAnsi="Calibri" w:cs="Calibri"/>
          <w:i/>
          <w:iCs/>
        </w:rPr>
        <w:t>625</w:t>
      </w:r>
      <w:r w:rsidRPr="00DC317A">
        <w:rPr>
          <w:rFonts w:ascii="Calibri" w:hAnsi="Calibri" w:cs="Calibri"/>
        </w:rPr>
        <w:t>, 145–162. https://doi.org/10.3354/meps13064</w:t>
      </w:r>
    </w:p>
    <w:p w14:paraId="3CDE8B4D" w14:textId="77777777" w:rsidR="00DC317A" w:rsidRPr="00DC317A" w:rsidRDefault="00DC317A" w:rsidP="00DC317A">
      <w:pPr>
        <w:pStyle w:val="Bibliography"/>
        <w:rPr>
          <w:rFonts w:ascii="Calibri" w:hAnsi="Calibri" w:cs="Calibri"/>
        </w:rPr>
      </w:pPr>
      <w:r w:rsidRPr="00DC317A">
        <w:rPr>
          <w:rFonts w:ascii="Calibri" w:hAnsi="Calibri" w:cs="Calibri"/>
        </w:rPr>
        <w:t xml:space="preserve">Davis, M. J., Woo, I., </w:t>
      </w:r>
      <w:proofErr w:type="spellStart"/>
      <w:r w:rsidRPr="00DC317A">
        <w:rPr>
          <w:rFonts w:ascii="Calibri" w:hAnsi="Calibri" w:cs="Calibri"/>
        </w:rPr>
        <w:t>Ellings</w:t>
      </w:r>
      <w:proofErr w:type="spellEnd"/>
      <w:r w:rsidRPr="00DC317A">
        <w:rPr>
          <w:rFonts w:ascii="Calibri" w:hAnsi="Calibri" w:cs="Calibri"/>
        </w:rPr>
        <w:t xml:space="preserve">, C. S., Hodgson, S., Beauchamp, D. A., </w:t>
      </w:r>
      <w:proofErr w:type="spellStart"/>
      <w:r w:rsidRPr="00DC317A">
        <w:rPr>
          <w:rFonts w:ascii="Calibri" w:hAnsi="Calibri" w:cs="Calibri"/>
        </w:rPr>
        <w:t>Nakai</w:t>
      </w:r>
      <w:proofErr w:type="spellEnd"/>
      <w:r w:rsidRPr="00DC317A">
        <w:rPr>
          <w:rFonts w:ascii="Calibri" w:hAnsi="Calibri" w:cs="Calibri"/>
        </w:rPr>
        <w:t xml:space="preserve">, G., &amp; De La Cruz, S. E. W. (2021). A climate-mediated shift in the estuarine habitat mosaic limits prey availability and reduces nursery quality for juvenile salmon. </w:t>
      </w:r>
      <w:r w:rsidRPr="00DC317A">
        <w:rPr>
          <w:rFonts w:ascii="Calibri" w:hAnsi="Calibri" w:cs="Calibri"/>
          <w:i/>
          <w:iCs/>
        </w:rPr>
        <w:t>Estuaries and Coasts</w:t>
      </w:r>
      <w:r w:rsidRPr="00DC317A">
        <w:rPr>
          <w:rFonts w:ascii="Calibri" w:hAnsi="Calibri" w:cs="Calibri"/>
        </w:rPr>
        <w:t>. https://doi.org/10.1007/s12237-021-01003-3</w:t>
      </w:r>
    </w:p>
    <w:p w14:paraId="4092E1B0" w14:textId="77777777" w:rsidR="00DC317A" w:rsidRPr="00DC317A" w:rsidRDefault="00DC317A" w:rsidP="00DC317A">
      <w:pPr>
        <w:pStyle w:val="Bibliography"/>
        <w:rPr>
          <w:rFonts w:ascii="Calibri" w:hAnsi="Calibri" w:cs="Calibri"/>
        </w:rPr>
      </w:pPr>
      <w:r w:rsidRPr="00DC317A">
        <w:rPr>
          <w:rFonts w:ascii="Calibri" w:hAnsi="Calibri" w:cs="Calibri"/>
        </w:rPr>
        <w:t xml:space="preserve">De </w:t>
      </w:r>
      <w:proofErr w:type="spellStart"/>
      <w:r w:rsidRPr="00DC317A">
        <w:rPr>
          <w:rFonts w:ascii="Calibri" w:hAnsi="Calibri" w:cs="Calibri"/>
        </w:rPr>
        <w:t>Cáceres</w:t>
      </w:r>
      <w:proofErr w:type="spellEnd"/>
      <w:r w:rsidRPr="00DC317A">
        <w:rPr>
          <w:rFonts w:ascii="Calibri" w:hAnsi="Calibri" w:cs="Calibri"/>
        </w:rPr>
        <w:t xml:space="preserve">, M., &amp; Jansen, F. (2016). </w:t>
      </w:r>
      <w:proofErr w:type="spellStart"/>
      <w:r w:rsidRPr="00DC317A">
        <w:rPr>
          <w:rFonts w:ascii="Calibri" w:hAnsi="Calibri" w:cs="Calibri"/>
          <w:i/>
          <w:iCs/>
        </w:rPr>
        <w:t>Indicspecies</w:t>
      </w:r>
      <w:proofErr w:type="spellEnd"/>
      <w:r w:rsidRPr="00DC317A">
        <w:rPr>
          <w:rFonts w:ascii="Calibri" w:hAnsi="Calibri" w:cs="Calibri"/>
        </w:rPr>
        <w:t>. http://r.meteo.uni.wroc.pl/web/packages/indicspecies/indicspecies.pdf</w:t>
      </w:r>
    </w:p>
    <w:p w14:paraId="5DE8F92C" w14:textId="77777777" w:rsidR="00DC317A" w:rsidRPr="00DC317A" w:rsidRDefault="00DC317A" w:rsidP="00DC317A">
      <w:pPr>
        <w:pStyle w:val="Bibliography"/>
        <w:rPr>
          <w:rFonts w:ascii="Calibri" w:hAnsi="Calibri" w:cs="Calibri"/>
        </w:rPr>
      </w:pPr>
      <w:r w:rsidRPr="00DC317A">
        <w:rPr>
          <w:rFonts w:ascii="Calibri" w:hAnsi="Calibri" w:cs="Calibri"/>
        </w:rPr>
        <w:lastRenderedPageBreak/>
        <w:t xml:space="preserve">Denoth, M., &amp; Myers, J. H. (2007). Competition between Lythrum salicaria and a rare species: Combining evidence from experiments and long-term monitoring. </w:t>
      </w:r>
      <w:r w:rsidRPr="00DC317A">
        <w:rPr>
          <w:rFonts w:ascii="Calibri" w:hAnsi="Calibri" w:cs="Calibri"/>
          <w:i/>
          <w:iCs/>
        </w:rPr>
        <w:t>Plant Ecology</w:t>
      </w:r>
      <w:r w:rsidRPr="00DC317A">
        <w:rPr>
          <w:rFonts w:ascii="Calibri" w:hAnsi="Calibri" w:cs="Calibri"/>
        </w:rPr>
        <w:t xml:space="preserve">, </w:t>
      </w:r>
      <w:r w:rsidRPr="00DC317A">
        <w:rPr>
          <w:rFonts w:ascii="Calibri" w:hAnsi="Calibri" w:cs="Calibri"/>
          <w:i/>
          <w:iCs/>
        </w:rPr>
        <w:t>191</w:t>
      </w:r>
      <w:r w:rsidRPr="00DC317A">
        <w:rPr>
          <w:rFonts w:ascii="Calibri" w:hAnsi="Calibri" w:cs="Calibri"/>
        </w:rPr>
        <w:t>(2), 153–161. https://doi.org/10.1007/s11258-006-9232-2</w:t>
      </w:r>
    </w:p>
    <w:p w14:paraId="4DABFDD3" w14:textId="77777777" w:rsidR="00DC317A" w:rsidRPr="00DC317A" w:rsidRDefault="00DC317A" w:rsidP="00DC317A">
      <w:pPr>
        <w:pStyle w:val="Bibliography"/>
        <w:rPr>
          <w:rFonts w:ascii="Calibri" w:hAnsi="Calibri" w:cs="Calibri"/>
        </w:rPr>
      </w:pPr>
      <w:r w:rsidRPr="00DC317A">
        <w:rPr>
          <w:rFonts w:ascii="Calibri" w:hAnsi="Calibri" w:cs="Calibri"/>
        </w:rPr>
        <w:t xml:space="preserve">Donohue, I., Hillebrand, H., Montoya, J. M., Petchey, O. L., Pimm, S. L., Fowler, M. S., Healy, K., Jackson, A. L., </w:t>
      </w:r>
      <w:proofErr w:type="spellStart"/>
      <w:r w:rsidRPr="00DC317A">
        <w:rPr>
          <w:rFonts w:ascii="Calibri" w:hAnsi="Calibri" w:cs="Calibri"/>
        </w:rPr>
        <w:t>Lurgi</w:t>
      </w:r>
      <w:proofErr w:type="spellEnd"/>
      <w:r w:rsidRPr="00DC317A">
        <w:rPr>
          <w:rFonts w:ascii="Calibri" w:hAnsi="Calibri" w:cs="Calibri"/>
        </w:rPr>
        <w:t xml:space="preserve">, M., McClean, D., O’Connor, N. E., O’Gorman, E. J., &amp; Yang, Q. (2016). Navigating the complexity of ecological stability. </w:t>
      </w:r>
      <w:r w:rsidRPr="00DC317A">
        <w:rPr>
          <w:rFonts w:ascii="Calibri" w:hAnsi="Calibri" w:cs="Calibri"/>
          <w:i/>
          <w:iCs/>
        </w:rPr>
        <w:t>Ecology Letters</w:t>
      </w:r>
      <w:r w:rsidRPr="00DC317A">
        <w:rPr>
          <w:rFonts w:ascii="Calibri" w:hAnsi="Calibri" w:cs="Calibri"/>
        </w:rPr>
        <w:t xml:space="preserve">, </w:t>
      </w:r>
      <w:r w:rsidRPr="00DC317A">
        <w:rPr>
          <w:rFonts w:ascii="Calibri" w:hAnsi="Calibri" w:cs="Calibri"/>
          <w:i/>
          <w:iCs/>
        </w:rPr>
        <w:t>19</w:t>
      </w:r>
      <w:r w:rsidRPr="00DC317A">
        <w:rPr>
          <w:rFonts w:ascii="Calibri" w:hAnsi="Calibri" w:cs="Calibri"/>
        </w:rPr>
        <w:t>(9), 1172–1185. https://doi.org/10.1111/ele.12648</w:t>
      </w:r>
    </w:p>
    <w:p w14:paraId="5A35769F" w14:textId="77777777" w:rsidR="00DC317A" w:rsidRPr="00DC317A" w:rsidRDefault="00DC317A" w:rsidP="00DC317A">
      <w:pPr>
        <w:pStyle w:val="Bibliography"/>
        <w:rPr>
          <w:rFonts w:ascii="Calibri" w:hAnsi="Calibri" w:cs="Calibri"/>
        </w:rPr>
      </w:pPr>
      <w:r w:rsidRPr="00DC317A">
        <w:rPr>
          <w:rFonts w:ascii="Calibri" w:hAnsi="Calibri" w:cs="Calibri"/>
        </w:rPr>
        <w:t xml:space="preserve">Douglas, T. J., </w:t>
      </w:r>
      <w:proofErr w:type="spellStart"/>
      <w:r w:rsidRPr="00DC317A">
        <w:rPr>
          <w:rFonts w:ascii="Calibri" w:hAnsi="Calibri" w:cs="Calibri"/>
        </w:rPr>
        <w:t>Schuerholz</w:t>
      </w:r>
      <w:proofErr w:type="spellEnd"/>
      <w:r w:rsidRPr="00DC317A">
        <w:rPr>
          <w:rFonts w:ascii="Calibri" w:hAnsi="Calibri" w:cs="Calibri"/>
        </w:rPr>
        <w:t xml:space="preserve">, G., &amp; Juniper, S. K. (2022). Blue Carbon Storage in a Northern Temperate Estuary Subject to Habitat Loss and Chronic Habitat Disturbance: Cowichan Estuary, British Columbia, Canada. </w:t>
      </w:r>
      <w:r w:rsidRPr="00DC317A">
        <w:rPr>
          <w:rFonts w:ascii="Calibri" w:hAnsi="Calibri" w:cs="Calibri"/>
          <w:i/>
          <w:iCs/>
        </w:rPr>
        <w:t>Frontiers in Marine Science</w:t>
      </w:r>
      <w:r w:rsidRPr="00DC317A">
        <w:rPr>
          <w:rFonts w:ascii="Calibri" w:hAnsi="Calibri" w:cs="Calibri"/>
        </w:rPr>
        <w:t xml:space="preserve">, </w:t>
      </w:r>
      <w:r w:rsidRPr="00DC317A">
        <w:rPr>
          <w:rFonts w:ascii="Calibri" w:hAnsi="Calibri" w:cs="Calibri"/>
          <w:i/>
          <w:iCs/>
        </w:rPr>
        <w:t>9</w:t>
      </w:r>
      <w:r w:rsidRPr="00DC317A">
        <w:rPr>
          <w:rFonts w:ascii="Calibri" w:hAnsi="Calibri" w:cs="Calibri"/>
        </w:rPr>
        <w:t>. https://www.frontiersin.org/article/10.3389/fmars.2022.857586</w:t>
      </w:r>
    </w:p>
    <w:p w14:paraId="50148BFA" w14:textId="77777777" w:rsidR="00DC317A" w:rsidRPr="00DC317A" w:rsidRDefault="00DC317A" w:rsidP="00DC317A">
      <w:pPr>
        <w:pStyle w:val="Bibliography"/>
        <w:rPr>
          <w:rFonts w:ascii="Calibri" w:hAnsi="Calibri" w:cs="Calibri"/>
        </w:rPr>
      </w:pPr>
      <w:proofErr w:type="spellStart"/>
      <w:r w:rsidRPr="00DC317A">
        <w:rPr>
          <w:rFonts w:ascii="Calibri" w:hAnsi="Calibri" w:cs="Calibri"/>
        </w:rPr>
        <w:t>Dufrêne</w:t>
      </w:r>
      <w:proofErr w:type="spellEnd"/>
      <w:r w:rsidRPr="00DC317A">
        <w:rPr>
          <w:rFonts w:ascii="Calibri" w:hAnsi="Calibri" w:cs="Calibri"/>
        </w:rPr>
        <w:t xml:space="preserve">, M., &amp; Legendre, P. (1997). Species Assemblages and Indicator </w:t>
      </w:r>
      <w:proofErr w:type="spellStart"/>
      <w:proofErr w:type="gramStart"/>
      <w:r w:rsidRPr="00DC317A">
        <w:rPr>
          <w:rFonts w:ascii="Calibri" w:hAnsi="Calibri" w:cs="Calibri"/>
        </w:rPr>
        <w:t>Species:the</w:t>
      </w:r>
      <w:proofErr w:type="spellEnd"/>
      <w:proofErr w:type="gramEnd"/>
      <w:r w:rsidRPr="00DC317A">
        <w:rPr>
          <w:rFonts w:ascii="Calibri" w:hAnsi="Calibri" w:cs="Calibri"/>
        </w:rPr>
        <w:t xml:space="preserve"> Need for a Flexible Asymmetrical Approach. </w:t>
      </w:r>
      <w:r w:rsidRPr="00DC317A">
        <w:rPr>
          <w:rFonts w:ascii="Calibri" w:hAnsi="Calibri" w:cs="Calibri"/>
          <w:i/>
          <w:iCs/>
        </w:rPr>
        <w:t>Ecological Monographs</w:t>
      </w:r>
      <w:r w:rsidRPr="00DC317A">
        <w:rPr>
          <w:rFonts w:ascii="Calibri" w:hAnsi="Calibri" w:cs="Calibri"/>
        </w:rPr>
        <w:t xml:space="preserve">, </w:t>
      </w:r>
      <w:r w:rsidRPr="00DC317A">
        <w:rPr>
          <w:rFonts w:ascii="Calibri" w:hAnsi="Calibri" w:cs="Calibri"/>
          <w:i/>
          <w:iCs/>
        </w:rPr>
        <w:t>67</w:t>
      </w:r>
      <w:r w:rsidRPr="00DC317A">
        <w:rPr>
          <w:rFonts w:ascii="Calibri" w:hAnsi="Calibri" w:cs="Calibri"/>
        </w:rPr>
        <w:t>(3), 345–366. https://doi.org/10.1890/0012-9615(1997)067[</w:t>
      </w:r>
      <w:proofErr w:type="gramStart"/>
      <w:r w:rsidRPr="00DC317A">
        <w:rPr>
          <w:rFonts w:ascii="Calibri" w:hAnsi="Calibri" w:cs="Calibri"/>
        </w:rPr>
        <w:t>0345:SAAIST</w:t>
      </w:r>
      <w:proofErr w:type="gramEnd"/>
      <w:r w:rsidRPr="00DC317A">
        <w:rPr>
          <w:rFonts w:ascii="Calibri" w:hAnsi="Calibri" w:cs="Calibri"/>
        </w:rPr>
        <w:t>]2.0.CO;2</w:t>
      </w:r>
    </w:p>
    <w:p w14:paraId="3F4AC3F9" w14:textId="77777777" w:rsidR="00DC317A" w:rsidRPr="00DC317A" w:rsidRDefault="00DC317A" w:rsidP="00DC317A">
      <w:pPr>
        <w:pStyle w:val="Bibliography"/>
        <w:rPr>
          <w:rFonts w:ascii="Calibri" w:hAnsi="Calibri" w:cs="Calibri"/>
        </w:rPr>
      </w:pPr>
      <w:r w:rsidRPr="00DC317A">
        <w:rPr>
          <w:rFonts w:ascii="Calibri" w:hAnsi="Calibri" w:cs="Calibri"/>
        </w:rPr>
        <w:t xml:space="preserve">Emmett, R., </w:t>
      </w:r>
      <w:proofErr w:type="spellStart"/>
      <w:r w:rsidRPr="00DC317A">
        <w:rPr>
          <w:rFonts w:ascii="Calibri" w:hAnsi="Calibri" w:cs="Calibri"/>
        </w:rPr>
        <w:t>Llansó</w:t>
      </w:r>
      <w:proofErr w:type="spellEnd"/>
      <w:r w:rsidRPr="00DC317A">
        <w:rPr>
          <w:rFonts w:ascii="Calibri" w:hAnsi="Calibri" w:cs="Calibri"/>
        </w:rPr>
        <w:t xml:space="preserve">, R., Newton, J., Thom, R., Hornberger, M., Morgan, C., </w:t>
      </w:r>
      <w:proofErr w:type="spellStart"/>
      <w:r w:rsidRPr="00DC317A">
        <w:rPr>
          <w:rFonts w:ascii="Calibri" w:hAnsi="Calibri" w:cs="Calibri"/>
        </w:rPr>
        <w:t>Levings</w:t>
      </w:r>
      <w:proofErr w:type="spellEnd"/>
      <w:r w:rsidRPr="00DC317A">
        <w:rPr>
          <w:rFonts w:ascii="Calibri" w:hAnsi="Calibri" w:cs="Calibri"/>
        </w:rPr>
        <w:t xml:space="preserve">, C., Copping, A., &amp; Fishman, P. (2000). Geographic signatures of North American West Coast estuaries. </w:t>
      </w:r>
      <w:r w:rsidRPr="00DC317A">
        <w:rPr>
          <w:rFonts w:ascii="Calibri" w:hAnsi="Calibri" w:cs="Calibri"/>
          <w:i/>
          <w:iCs/>
        </w:rPr>
        <w:t>Estuaries</w:t>
      </w:r>
      <w:r w:rsidRPr="00DC317A">
        <w:rPr>
          <w:rFonts w:ascii="Calibri" w:hAnsi="Calibri" w:cs="Calibri"/>
        </w:rPr>
        <w:t xml:space="preserve">, </w:t>
      </w:r>
      <w:r w:rsidRPr="00DC317A">
        <w:rPr>
          <w:rFonts w:ascii="Calibri" w:hAnsi="Calibri" w:cs="Calibri"/>
          <w:i/>
          <w:iCs/>
        </w:rPr>
        <w:t>23</w:t>
      </w:r>
      <w:r w:rsidRPr="00DC317A">
        <w:rPr>
          <w:rFonts w:ascii="Calibri" w:hAnsi="Calibri" w:cs="Calibri"/>
        </w:rPr>
        <w:t>(6), 765–792. http://dx.doi.org/10.2307/1352998</w:t>
      </w:r>
    </w:p>
    <w:p w14:paraId="324CEC3E" w14:textId="77777777" w:rsidR="00DC317A" w:rsidRPr="00DC317A" w:rsidRDefault="00DC317A" w:rsidP="00DC317A">
      <w:pPr>
        <w:pStyle w:val="Bibliography"/>
        <w:rPr>
          <w:rFonts w:ascii="Calibri" w:hAnsi="Calibri" w:cs="Calibri"/>
        </w:rPr>
      </w:pPr>
      <w:r w:rsidRPr="00DC317A">
        <w:rPr>
          <w:rFonts w:ascii="Calibri" w:hAnsi="Calibri" w:cs="Calibri"/>
        </w:rPr>
        <w:t xml:space="preserve">Hallett, L. M., Jones, S. K., MacDonald, A. A. M., Jones, M. B., Flynn, D. F. B., Ripplinger, J., Slaughter, P., </w:t>
      </w:r>
      <w:proofErr w:type="spellStart"/>
      <w:r w:rsidRPr="00DC317A">
        <w:rPr>
          <w:rFonts w:ascii="Calibri" w:hAnsi="Calibri" w:cs="Calibri"/>
        </w:rPr>
        <w:t>Gries</w:t>
      </w:r>
      <w:proofErr w:type="spellEnd"/>
      <w:r w:rsidRPr="00DC317A">
        <w:rPr>
          <w:rFonts w:ascii="Calibri" w:hAnsi="Calibri" w:cs="Calibri"/>
        </w:rPr>
        <w:t xml:space="preserve">, C., &amp; Collins, S. L. (2016). codyn: An r package of community dynamics metrics. </w:t>
      </w:r>
      <w:r w:rsidRPr="00DC317A">
        <w:rPr>
          <w:rFonts w:ascii="Calibri" w:hAnsi="Calibri" w:cs="Calibri"/>
          <w:i/>
          <w:iCs/>
        </w:rPr>
        <w:t>Methods in Ecology and Evolution</w:t>
      </w:r>
      <w:r w:rsidRPr="00DC317A">
        <w:rPr>
          <w:rFonts w:ascii="Calibri" w:hAnsi="Calibri" w:cs="Calibri"/>
        </w:rPr>
        <w:t xml:space="preserve">, </w:t>
      </w:r>
      <w:r w:rsidRPr="00DC317A">
        <w:rPr>
          <w:rFonts w:ascii="Calibri" w:hAnsi="Calibri" w:cs="Calibri"/>
          <w:i/>
          <w:iCs/>
        </w:rPr>
        <w:t>7</w:t>
      </w:r>
      <w:r w:rsidRPr="00DC317A">
        <w:rPr>
          <w:rFonts w:ascii="Calibri" w:hAnsi="Calibri" w:cs="Calibri"/>
        </w:rPr>
        <w:t>(10), 1146–1151. https://doi.org/10.1111/2041-210X.12569</w:t>
      </w:r>
    </w:p>
    <w:p w14:paraId="4C0FD69F" w14:textId="77777777" w:rsidR="00DC317A" w:rsidRPr="00DC317A" w:rsidRDefault="00DC317A" w:rsidP="00DC317A">
      <w:pPr>
        <w:pStyle w:val="Bibliography"/>
        <w:rPr>
          <w:rFonts w:ascii="Calibri" w:hAnsi="Calibri" w:cs="Calibri"/>
        </w:rPr>
      </w:pPr>
      <w:proofErr w:type="spellStart"/>
      <w:r w:rsidRPr="00DC317A">
        <w:rPr>
          <w:rFonts w:ascii="Calibri" w:hAnsi="Calibri" w:cs="Calibri"/>
        </w:rPr>
        <w:t>Hanski</w:t>
      </w:r>
      <w:proofErr w:type="spellEnd"/>
      <w:r w:rsidRPr="00DC317A">
        <w:rPr>
          <w:rFonts w:ascii="Calibri" w:hAnsi="Calibri" w:cs="Calibri"/>
        </w:rPr>
        <w:t xml:space="preserve">, I. (1982). Dynamics of Regional Distribution: The Core and Satellite Species Hypothesis. </w:t>
      </w:r>
      <w:r w:rsidRPr="00DC317A">
        <w:rPr>
          <w:rFonts w:ascii="Calibri" w:hAnsi="Calibri" w:cs="Calibri"/>
          <w:i/>
          <w:iCs/>
        </w:rPr>
        <w:t>Oikos</w:t>
      </w:r>
      <w:r w:rsidRPr="00DC317A">
        <w:rPr>
          <w:rFonts w:ascii="Calibri" w:hAnsi="Calibri" w:cs="Calibri"/>
        </w:rPr>
        <w:t xml:space="preserve">, </w:t>
      </w:r>
      <w:r w:rsidRPr="00DC317A">
        <w:rPr>
          <w:rFonts w:ascii="Calibri" w:hAnsi="Calibri" w:cs="Calibri"/>
          <w:i/>
          <w:iCs/>
        </w:rPr>
        <w:t>38</w:t>
      </w:r>
      <w:r w:rsidRPr="00DC317A">
        <w:rPr>
          <w:rFonts w:ascii="Calibri" w:hAnsi="Calibri" w:cs="Calibri"/>
        </w:rPr>
        <w:t>(2), 210–221. JSTOR. https://doi.org/10.2307/3544021</w:t>
      </w:r>
    </w:p>
    <w:p w14:paraId="16A97246" w14:textId="77777777" w:rsidR="00DC317A" w:rsidRPr="00DC317A" w:rsidRDefault="00DC317A" w:rsidP="00DC317A">
      <w:pPr>
        <w:pStyle w:val="Bibliography"/>
        <w:rPr>
          <w:rFonts w:ascii="Calibri" w:hAnsi="Calibri" w:cs="Calibri"/>
        </w:rPr>
      </w:pPr>
      <w:r w:rsidRPr="00DC317A">
        <w:rPr>
          <w:rFonts w:ascii="Calibri" w:hAnsi="Calibri" w:cs="Calibri"/>
        </w:rPr>
        <w:t xml:space="preserve">Hitchcock, C. L., &amp; Cronquist, A. (1973). </w:t>
      </w:r>
      <w:r w:rsidRPr="00DC317A">
        <w:rPr>
          <w:rFonts w:ascii="Calibri" w:hAnsi="Calibri" w:cs="Calibri"/>
          <w:i/>
          <w:iCs/>
        </w:rPr>
        <w:t>Flora of the Pacific Northwest, an illustrated manual</w:t>
      </w:r>
      <w:r w:rsidRPr="00DC317A">
        <w:rPr>
          <w:rFonts w:ascii="Calibri" w:hAnsi="Calibri" w:cs="Calibri"/>
        </w:rPr>
        <w:t>. University of Washington Press.</w:t>
      </w:r>
    </w:p>
    <w:p w14:paraId="7D91991B" w14:textId="77777777" w:rsidR="00DC317A" w:rsidRPr="00DC317A" w:rsidRDefault="00DC317A" w:rsidP="00DC317A">
      <w:pPr>
        <w:pStyle w:val="Bibliography"/>
        <w:rPr>
          <w:rFonts w:ascii="Calibri" w:hAnsi="Calibri" w:cs="Calibri"/>
        </w:rPr>
      </w:pPr>
      <w:proofErr w:type="spellStart"/>
      <w:r w:rsidRPr="00DC317A">
        <w:rPr>
          <w:rFonts w:ascii="Calibri" w:hAnsi="Calibri" w:cs="Calibri"/>
        </w:rPr>
        <w:lastRenderedPageBreak/>
        <w:t>Holling</w:t>
      </w:r>
      <w:proofErr w:type="spellEnd"/>
      <w:r w:rsidRPr="00DC317A">
        <w:rPr>
          <w:rFonts w:ascii="Calibri" w:hAnsi="Calibri" w:cs="Calibri"/>
        </w:rPr>
        <w:t xml:space="preserve">, C. S. (1973). Resilience and Stability of Ecological Systems. </w:t>
      </w:r>
      <w:r w:rsidRPr="00DC317A">
        <w:rPr>
          <w:rFonts w:ascii="Calibri" w:hAnsi="Calibri" w:cs="Calibri"/>
          <w:i/>
          <w:iCs/>
        </w:rPr>
        <w:t>Annual Review of Ecology and Systematics</w:t>
      </w:r>
      <w:r w:rsidRPr="00DC317A">
        <w:rPr>
          <w:rFonts w:ascii="Calibri" w:hAnsi="Calibri" w:cs="Calibri"/>
        </w:rPr>
        <w:t xml:space="preserve">, </w:t>
      </w:r>
      <w:r w:rsidRPr="00DC317A">
        <w:rPr>
          <w:rFonts w:ascii="Calibri" w:hAnsi="Calibri" w:cs="Calibri"/>
          <w:i/>
          <w:iCs/>
        </w:rPr>
        <w:t>4</w:t>
      </w:r>
      <w:r w:rsidRPr="00DC317A">
        <w:rPr>
          <w:rFonts w:ascii="Calibri" w:hAnsi="Calibri" w:cs="Calibri"/>
        </w:rPr>
        <w:t>(1), 1–23. https://doi.org/10.1146/annurev.es.04.110173.000245</w:t>
      </w:r>
    </w:p>
    <w:p w14:paraId="55AB8B0E" w14:textId="77777777" w:rsidR="00DC317A" w:rsidRPr="00DC317A" w:rsidRDefault="00DC317A" w:rsidP="00DC317A">
      <w:pPr>
        <w:pStyle w:val="Bibliography"/>
        <w:rPr>
          <w:rFonts w:ascii="Calibri" w:hAnsi="Calibri" w:cs="Calibri"/>
        </w:rPr>
      </w:pPr>
      <w:proofErr w:type="spellStart"/>
      <w:r w:rsidRPr="00DC317A">
        <w:rPr>
          <w:rFonts w:ascii="Calibri" w:hAnsi="Calibri" w:cs="Calibri"/>
        </w:rPr>
        <w:t>Kopecký</w:t>
      </w:r>
      <w:proofErr w:type="spellEnd"/>
      <w:r w:rsidRPr="00DC317A">
        <w:rPr>
          <w:rFonts w:ascii="Calibri" w:hAnsi="Calibri" w:cs="Calibri"/>
        </w:rPr>
        <w:t xml:space="preserve">, M., &amp; </w:t>
      </w:r>
      <w:proofErr w:type="spellStart"/>
      <w:r w:rsidRPr="00DC317A">
        <w:rPr>
          <w:rFonts w:ascii="Calibri" w:hAnsi="Calibri" w:cs="Calibri"/>
        </w:rPr>
        <w:t>Macek</w:t>
      </w:r>
      <w:proofErr w:type="spellEnd"/>
      <w:r w:rsidRPr="00DC317A">
        <w:rPr>
          <w:rFonts w:ascii="Calibri" w:hAnsi="Calibri" w:cs="Calibri"/>
        </w:rPr>
        <w:t xml:space="preserve">, M. (2015). Vegetation resurvey is robust to plot location uncertainty. </w:t>
      </w:r>
      <w:r w:rsidRPr="00DC317A">
        <w:rPr>
          <w:rFonts w:ascii="Calibri" w:hAnsi="Calibri" w:cs="Calibri"/>
          <w:i/>
          <w:iCs/>
        </w:rPr>
        <w:t>Diversity and Distributions</w:t>
      </w:r>
      <w:r w:rsidRPr="00DC317A">
        <w:rPr>
          <w:rFonts w:ascii="Calibri" w:hAnsi="Calibri" w:cs="Calibri"/>
        </w:rPr>
        <w:t xml:space="preserve">, </w:t>
      </w:r>
      <w:r w:rsidRPr="00DC317A">
        <w:rPr>
          <w:rFonts w:ascii="Calibri" w:hAnsi="Calibri" w:cs="Calibri"/>
          <w:i/>
          <w:iCs/>
        </w:rPr>
        <w:t>21</w:t>
      </w:r>
      <w:r w:rsidRPr="00DC317A">
        <w:rPr>
          <w:rFonts w:ascii="Calibri" w:hAnsi="Calibri" w:cs="Calibri"/>
        </w:rPr>
        <w:t>(3), 322–330. https://doi.org/10.1111/ddi.12299</w:t>
      </w:r>
    </w:p>
    <w:p w14:paraId="310287CE" w14:textId="77777777" w:rsidR="00DC317A" w:rsidRPr="00DC317A" w:rsidRDefault="00DC317A" w:rsidP="00DC317A">
      <w:pPr>
        <w:pStyle w:val="Bibliography"/>
        <w:rPr>
          <w:rFonts w:ascii="Calibri" w:hAnsi="Calibri" w:cs="Calibri"/>
        </w:rPr>
      </w:pPr>
      <w:r w:rsidRPr="00DC317A">
        <w:rPr>
          <w:rFonts w:ascii="Calibri" w:hAnsi="Calibri" w:cs="Calibri"/>
        </w:rPr>
        <w:t xml:space="preserve">Lane, S. L. (2022). Using marsh organs to test seed recruitment in tidal freshwater marshes. </w:t>
      </w:r>
      <w:r w:rsidRPr="00DC317A">
        <w:rPr>
          <w:rFonts w:ascii="Calibri" w:hAnsi="Calibri" w:cs="Calibri"/>
          <w:i/>
          <w:iCs/>
        </w:rPr>
        <w:t>Applications in Plant Sciences</w:t>
      </w:r>
      <w:r w:rsidRPr="00DC317A">
        <w:rPr>
          <w:rFonts w:ascii="Calibri" w:hAnsi="Calibri" w:cs="Calibri"/>
        </w:rPr>
        <w:t xml:space="preserve">, </w:t>
      </w:r>
      <w:r w:rsidRPr="00DC317A">
        <w:rPr>
          <w:rFonts w:ascii="Calibri" w:hAnsi="Calibri" w:cs="Calibri"/>
          <w:i/>
          <w:iCs/>
        </w:rPr>
        <w:t>n/a</w:t>
      </w:r>
      <w:r w:rsidRPr="00DC317A">
        <w:rPr>
          <w:rFonts w:ascii="Calibri" w:hAnsi="Calibri" w:cs="Calibri"/>
        </w:rPr>
        <w:t>, e11474. https://doi.org/10.1002/aps3.11474</w:t>
      </w:r>
    </w:p>
    <w:p w14:paraId="4920BD02" w14:textId="77777777" w:rsidR="00DC317A" w:rsidRPr="00DC317A" w:rsidRDefault="00DC317A" w:rsidP="00DC317A">
      <w:pPr>
        <w:pStyle w:val="Bibliography"/>
        <w:rPr>
          <w:rFonts w:ascii="Calibri" w:hAnsi="Calibri" w:cs="Calibri"/>
        </w:rPr>
      </w:pPr>
      <w:r w:rsidRPr="00DC317A">
        <w:rPr>
          <w:rFonts w:ascii="Calibri" w:hAnsi="Calibri" w:cs="Calibri"/>
        </w:rPr>
        <w:t xml:space="preserve">Legendre, P., &amp; Legendre, L. (2012). </w:t>
      </w:r>
      <w:r w:rsidRPr="00DC317A">
        <w:rPr>
          <w:rFonts w:ascii="Calibri" w:hAnsi="Calibri" w:cs="Calibri"/>
          <w:i/>
          <w:iCs/>
        </w:rPr>
        <w:t>Numerical Ecology</w:t>
      </w:r>
      <w:r w:rsidRPr="00DC317A">
        <w:rPr>
          <w:rFonts w:ascii="Calibri" w:hAnsi="Calibri" w:cs="Calibri"/>
        </w:rPr>
        <w:t xml:space="preserve"> (3rd ed., Vol. 24). Elsevier.</w:t>
      </w:r>
    </w:p>
    <w:p w14:paraId="07FFC109" w14:textId="77777777" w:rsidR="00DC317A" w:rsidRPr="00DC317A" w:rsidRDefault="00DC317A" w:rsidP="00DC317A">
      <w:pPr>
        <w:pStyle w:val="Bibliography"/>
        <w:rPr>
          <w:rFonts w:ascii="Calibri" w:hAnsi="Calibri" w:cs="Calibri"/>
        </w:rPr>
      </w:pPr>
      <w:proofErr w:type="spellStart"/>
      <w:r w:rsidRPr="00DC317A">
        <w:rPr>
          <w:rFonts w:ascii="Calibri" w:hAnsi="Calibri" w:cs="Calibri"/>
        </w:rPr>
        <w:t>Lepš</w:t>
      </w:r>
      <w:proofErr w:type="spellEnd"/>
      <w:r w:rsidRPr="00DC317A">
        <w:rPr>
          <w:rFonts w:ascii="Calibri" w:hAnsi="Calibri" w:cs="Calibri"/>
        </w:rPr>
        <w:t xml:space="preserve">, J. (2004). What do the biodiversity experiments tell us about consequences of plant species loss in the real world? </w:t>
      </w:r>
      <w:r w:rsidRPr="00DC317A">
        <w:rPr>
          <w:rFonts w:ascii="Calibri" w:hAnsi="Calibri" w:cs="Calibri"/>
          <w:i/>
          <w:iCs/>
        </w:rPr>
        <w:t>Basic and Applied Ecology</w:t>
      </w:r>
      <w:r w:rsidRPr="00DC317A">
        <w:rPr>
          <w:rFonts w:ascii="Calibri" w:hAnsi="Calibri" w:cs="Calibri"/>
        </w:rPr>
        <w:t xml:space="preserve">, </w:t>
      </w:r>
      <w:r w:rsidRPr="00DC317A">
        <w:rPr>
          <w:rFonts w:ascii="Calibri" w:hAnsi="Calibri" w:cs="Calibri"/>
          <w:i/>
          <w:iCs/>
        </w:rPr>
        <w:t>5</w:t>
      </w:r>
      <w:r w:rsidRPr="00DC317A">
        <w:rPr>
          <w:rFonts w:ascii="Calibri" w:hAnsi="Calibri" w:cs="Calibri"/>
        </w:rPr>
        <w:t>(6), 529–534. https://doi.org/10.1016/j.baae.2004.06.003</w:t>
      </w:r>
    </w:p>
    <w:p w14:paraId="799D186F" w14:textId="77777777" w:rsidR="00DC317A" w:rsidRPr="00DC317A" w:rsidRDefault="00DC317A" w:rsidP="00DC317A">
      <w:pPr>
        <w:pStyle w:val="Bibliography"/>
        <w:rPr>
          <w:rFonts w:ascii="Calibri" w:hAnsi="Calibri" w:cs="Calibri"/>
        </w:rPr>
      </w:pPr>
      <w:r w:rsidRPr="00DC317A">
        <w:rPr>
          <w:rFonts w:ascii="Calibri" w:hAnsi="Calibri" w:cs="Calibri"/>
        </w:rPr>
        <w:t xml:space="preserve">Mendelssohn, I. A., &amp; Kuhn, N. L. (2003). Sediment subsidy: Effects on soil–plant responses in a rapidly submerging coastal salt marsh. </w:t>
      </w:r>
      <w:r w:rsidRPr="00DC317A">
        <w:rPr>
          <w:rFonts w:ascii="Calibri" w:hAnsi="Calibri" w:cs="Calibri"/>
          <w:i/>
          <w:iCs/>
        </w:rPr>
        <w:t>Ecological Engineering</w:t>
      </w:r>
      <w:r w:rsidRPr="00DC317A">
        <w:rPr>
          <w:rFonts w:ascii="Calibri" w:hAnsi="Calibri" w:cs="Calibri"/>
        </w:rPr>
        <w:t xml:space="preserve">, </w:t>
      </w:r>
      <w:r w:rsidRPr="00DC317A">
        <w:rPr>
          <w:rFonts w:ascii="Calibri" w:hAnsi="Calibri" w:cs="Calibri"/>
          <w:i/>
          <w:iCs/>
        </w:rPr>
        <w:t>21</w:t>
      </w:r>
      <w:r w:rsidRPr="00DC317A">
        <w:rPr>
          <w:rFonts w:ascii="Calibri" w:hAnsi="Calibri" w:cs="Calibri"/>
        </w:rPr>
        <w:t>(2), 115–128. https://doi.org/10.1016/j.ecoleng.2003.09.006</w:t>
      </w:r>
    </w:p>
    <w:p w14:paraId="1ABF53EF" w14:textId="77777777" w:rsidR="00DC317A" w:rsidRPr="00DC317A" w:rsidRDefault="00DC317A" w:rsidP="00DC317A">
      <w:pPr>
        <w:pStyle w:val="Bibliography"/>
        <w:rPr>
          <w:rFonts w:ascii="Calibri" w:hAnsi="Calibri" w:cs="Calibri"/>
        </w:rPr>
      </w:pPr>
      <w:r w:rsidRPr="00DC317A">
        <w:rPr>
          <w:rFonts w:ascii="Calibri" w:hAnsi="Calibri" w:cs="Calibri"/>
        </w:rPr>
        <w:t xml:space="preserve">Nyman, J. A., Walters, R. J., </w:t>
      </w:r>
      <w:proofErr w:type="spellStart"/>
      <w:r w:rsidRPr="00DC317A">
        <w:rPr>
          <w:rFonts w:ascii="Calibri" w:hAnsi="Calibri" w:cs="Calibri"/>
        </w:rPr>
        <w:t>Delaune</w:t>
      </w:r>
      <w:proofErr w:type="spellEnd"/>
      <w:r w:rsidRPr="00DC317A">
        <w:rPr>
          <w:rFonts w:ascii="Calibri" w:hAnsi="Calibri" w:cs="Calibri"/>
        </w:rPr>
        <w:t xml:space="preserve">, R. D., &amp; Patrick, W. H. (2006). Marsh vertical accretion via vegetative growth. </w:t>
      </w:r>
      <w:r w:rsidRPr="00DC317A">
        <w:rPr>
          <w:rFonts w:ascii="Calibri" w:hAnsi="Calibri" w:cs="Calibri"/>
          <w:i/>
          <w:iCs/>
        </w:rPr>
        <w:t>Estuarine, Coastal and Shelf Science</w:t>
      </w:r>
      <w:r w:rsidRPr="00DC317A">
        <w:rPr>
          <w:rFonts w:ascii="Calibri" w:hAnsi="Calibri" w:cs="Calibri"/>
        </w:rPr>
        <w:t xml:space="preserve">, </w:t>
      </w:r>
      <w:r w:rsidRPr="00DC317A">
        <w:rPr>
          <w:rFonts w:ascii="Calibri" w:hAnsi="Calibri" w:cs="Calibri"/>
          <w:i/>
          <w:iCs/>
        </w:rPr>
        <w:t>69</w:t>
      </w:r>
      <w:r w:rsidRPr="00DC317A">
        <w:rPr>
          <w:rFonts w:ascii="Calibri" w:hAnsi="Calibri" w:cs="Calibri"/>
        </w:rPr>
        <w:t>(3), 370–380. https://doi.org/10.1016/j.ecss.2006.05.041</w:t>
      </w:r>
    </w:p>
    <w:p w14:paraId="3903CA2C" w14:textId="77777777" w:rsidR="00DC317A" w:rsidRPr="00DC317A" w:rsidRDefault="00DC317A" w:rsidP="00DC317A">
      <w:pPr>
        <w:pStyle w:val="Bibliography"/>
        <w:rPr>
          <w:rFonts w:ascii="Calibri" w:hAnsi="Calibri" w:cs="Calibri"/>
        </w:rPr>
      </w:pPr>
      <w:proofErr w:type="spellStart"/>
      <w:r w:rsidRPr="00DC317A">
        <w:rPr>
          <w:rFonts w:ascii="Calibri" w:hAnsi="Calibri" w:cs="Calibri"/>
        </w:rPr>
        <w:t>Ovaskainen</w:t>
      </w:r>
      <w:proofErr w:type="spellEnd"/>
      <w:r w:rsidRPr="00DC317A">
        <w:rPr>
          <w:rFonts w:ascii="Calibri" w:hAnsi="Calibri" w:cs="Calibri"/>
        </w:rPr>
        <w:t xml:space="preserve">, O., Rybicki, J., &amp; </w:t>
      </w:r>
      <w:proofErr w:type="spellStart"/>
      <w:r w:rsidRPr="00DC317A">
        <w:rPr>
          <w:rFonts w:ascii="Calibri" w:hAnsi="Calibri" w:cs="Calibri"/>
        </w:rPr>
        <w:t>Abrego</w:t>
      </w:r>
      <w:proofErr w:type="spellEnd"/>
      <w:r w:rsidRPr="00DC317A">
        <w:rPr>
          <w:rFonts w:ascii="Calibri" w:hAnsi="Calibri" w:cs="Calibri"/>
        </w:rPr>
        <w:t xml:space="preserve">, N. (2019). What can observational data reveal about metacommunity processes? </w:t>
      </w:r>
      <w:proofErr w:type="spellStart"/>
      <w:r w:rsidRPr="00DC317A">
        <w:rPr>
          <w:rFonts w:ascii="Calibri" w:hAnsi="Calibri" w:cs="Calibri"/>
          <w:i/>
          <w:iCs/>
        </w:rPr>
        <w:t>Ecography</w:t>
      </w:r>
      <w:proofErr w:type="spellEnd"/>
      <w:r w:rsidRPr="00DC317A">
        <w:rPr>
          <w:rFonts w:ascii="Calibri" w:hAnsi="Calibri" w:cs="Calibri"/>
        </w:rPr>
        <w:t xml:space="preserve">, </w:t>
      </w:r>
      <w:r w:rsidRPr="00DC317A">
        <w:rPr>
          <w:rFonts w:ascii="Calibri" w:hAnsi="Calibri" w:cs="Calibri"/>
          <w:i/>
          <w:iCs/>
        </w:rPr>
        <w:t>42</w:t>
      </w:r>
      <w:r w:rsidRPr="00DC317A">
        <w:rPr>
          <w:rFonts w:ascii="Calibri" w:hAnsi="Calibri" w:cs="Calibri"/>
        </w:rPr>
        <w:t>(11), 1877–1886. https://doi.org/10.1111/ecog.04444</w:t>
      </w:r>
    </w:p>
    <w:p w14:paraId="616FC55C" w14:textId="77777777" w:rsidR="00DC317A" w:rsidRPr="00DC317A" w:rsidRDefault="00DC317A" w:rsidP="00DC317A">
      <w:pPr>
        <w:pStyle w:val="Bibliography"/>
        <w:rPr>
          <w:rFonts w:ascii="Calibri" w:hAnsi="Calibri" w:cs="Calibri"/>
        </w:rPr>
      </w:pPr>
      <w:r w:rsidRPr="00DC317A">
        <w:rPr>
          <w:rFonts w:ascii="Calibri" w:hAnsi="Calibri" w:cs="Calibri"/>
        </w:rPr>
        <w:t xml:space="preserve">Pasternack, G. B. (2009). Chapter 3. Hydrogeomorphology and sedimentation in tidal freshwater wetlands. In A. </w:t>
      </w:r>
      <w:proofErr w:type="spellStart"/>
      <w:r w:rsidRPr="00DC317A">
        <w:rPr>
          <w:rFonts w:ascii="Calibri" w:hAnsi="Calibri" w:cs="Calibri"/>
        </w:rPr>
        <w:t>Barendregt</w:t>
      </w:r>
      <w:proofErr w:type="spellEnd"/>
      <w:r w:rsidRPr="00DC317A">
        <w:rPr>
          <w:rFonts w:ascii="Calibri" w:hAnsi="Calibri" w:cs="Calibri"/>
        </w:rPr>
        <w:t xml:space="preserve">, D. F. Whigham, &amp; A. H. Baldwin (Eds.), </w:t>
      </w:r>
      <w:r w:rsidRPr="00DC317A">
        <w:rPr>
          <w:rFonts w:ascii="Calibri" w:hAnsi="Calibri" w:cs="Calibri"/>
          <w:i/>
          <w:iCs/>
        </w:rPr>
        <w:t>Tidal Freshwater Wetlands</w:t>
      </w:r>
      <w:r w:rsidRPr="00DC317A">
        <w:rPr>
          <w:rFonts w:ascii="Calibri" w:hAnsi="Calibri" w:cs="Calibri"/>
        </w:rPr>
        <w:t xml:space="preserve"> (pp. 31–40). </w:t>
      </w:r>
      <w:proofErr w:type="spellStart"/>
      <w:r w:rsidRPr="00DC317A">
        <w:rPr>
          <w:rFonts w:ascii="Calibri" w:hAnsi="Calibri" w:cs="Calibri"/>
        </w:rPr>
        <w:t>Backhuys</w:t>
      </w:r>
      <w:proofErr w:type="spellEnd"/>
      <w:r w:rsidRPr="00DC317A">
        <w:rPr>
          <w:rFonts w:ascii="Calibri" w:hAnsi="Calibri" w:cs="Calibri"/>
        </w:rPr>
        <w:t xml:space="preserve"> Publishers.</w:t>
      </w:r>
    </w:p>
    <w:p w14:paraId="17F35049" w14:textId="77777777" w:rsidR="00DC317A" w:rsidRPr="00DC317A" w:rsidRDefault="00DC317A" w:rsidP="00DC317A">
      <w:pPr>
        <w:pStyle w:val="Bibliography"/>
        <w:rPr>
          <w:rFonts w:ascii="Calibri" w:hAnsi="Calibri" w:cs="Calibri"/>
        </w:rPr>
      </w:pPr>
      <w:r w:rsidRPr="00DC317A">
        <w:rPr>
          <w:rFonts w:ascii="Calibri" w:hAnsi="Calibri" w:cs="Calibri"/>
        </w:rPr>
        <w:lastRenderedPageBreak/>
        <w:t xml:space="preserve">Schaefer, V. (2004). Ecological setting of the Fraser River delta and its urban estuary. In B. J. Groulx, D. C. Mosher, J. L. </w:t>
      </w:r>
      <w:proofErr w:type="spellStart"/>
      <w:r w:rsidRPr="00DC317A">
        <w:rPr>
          <w:rFonts w:ascii="Calibri" w:hAnsi="Calibri" w:cs="Calibri"/>
        </w:rPr>
        <w:t>Luternauer</w:t>
      </w:r>
      <w:proofErr w:type="spellEnd"/>
      <w:r w:rsidRPr="00DC317A">
        <w:rPr>
          <w:rFonts w:ascii="Calibri" w:hAnsi="Calibri" w:cs="Calibri"/>
        </w:rPr>
        <w:t xml:space="preserve">, &amp; D. E. </w:t>
      </w:r>
      <w:proofErr w:type="spellStart"/>
      <w:r w:rsidRPr="00DC317A">
        <w:rPr>
          <w:rFonts w:ascii="Calibri" w:hAnsi="Calibri" w:cs="Calibri"/>
        </w:rPr>
        <w:t>Bilderback</w:t>
      </w:r>
      <w:proofErr w:type="spellEnd"/>
      <w:r w:rsidRPr="00DC317A">
        <w:rPr>
          <w:rFonts w:ascii="Calibri" w:hAnsi="Calibri" w:cs="Calibri"/>
        </w:rPr>
        <w:t xml:space="preserve"> (Eds.), </w:t>
      </w:r>
      <w:r w:rsidRPr="00DC317A">
        <w:rPr>
          <w:rFonts w:ascii="Calibri" w:hAnsi="Calibri" w:cs="Calibri"/>
          <w:i/>
          <w:iCs/>
        </w:rPr>
        <w:t>Fraser River Delta, British Columbia: Issues of an Urban Estuary</w:t>
      </w:r>
      <w:r w:rsidRPr="00DC317A">
        <w:rPr>
          <w:rFonts w:ascii="Calibri" w:hAnsi="Calibri" w:cs="Calibri"/>
        </w:rPr>
        <w:t xml:space="preserve"> (pp. 147–172). Geological Survey of Canada, Bulletin 547.</w:t>
      </w:r>
    </w:p>
    <w:p w14:paraId="6C5BCFA4" w14:textId="77777777" w:rsidR="00DC317A" w:rsidRPr="00DC317A" w:rsidRDefault="00DC317A" w:rsidP="00DC317A">
      <w:pPr>
        <w:pStyle w:val="Bibliography"/>
        <w:rPr>
          <w:rFonts w:ascii="Calibri" w:hAnsi="Calibri" w:cs="Calibri"/>
        </w:rPr>
      </w:pPr>
      <w:r w:rsidRPr="00DC317A">
        <w:rPr>
          <w:rFonts w:ascii="Calibri" w:hAnsi="Calibri" w:cs="Calibri"/>
        </w:rPr>
        <w:t xml:space="preserve">Shackelford, N., </w:t>
      </w:r>
      <w:proofErr w:type="spellStart"/>
      <w:r w:rsidRPr="00DC317A">
        <w:rPr>
          <w:rFonts w:ascii="Calibri" w:hAnsi="Calibri" w:cs="Calibri"/>
        </w:rPr>
        <w:t>Dudney</w:t>
      </w:r>
      <w:proofErr w:type="spellEnd"/>
      <w:r w:rsidRPr="00DC317A">
        <w:rPr>
          <w:rFonts w:ascii="Calibri" w:hAnsi="Calibri" w:cs="Calibri"/>
        </w:rPr>
        <w:t xml:space="preserve">, J., </w:t>
      </w:r>
      <w:proofErr w:type="spellStart"/>
      <w:r w:rsidRPr="00DC317A">
        <w:rPr>
          <w:rFonts w:ascii="Calibri" w:hAnsi="Calibri" w:cs="Calibri"/>
        </w:rPr>
        <w:t>Stueber</w:t>
      </w:r>
      <w:proofErr w:type="spellEnd"/>
      <w:r w:rsidRPr="00DC317A">
        <w:rPr>
          <w:rFonts w:ascii="Calibri" w:hAnsi="Calibri" w:cs="Calibri"/>
        </w:rPr>
        <w:t xml:space="preserve">, M. M., </w:t>
      </w:r>
      <w:proofErr w:type="spellStart"/>
      <w:r w:rsidRPr="00DC317A">
        <w:rPr>
          <w:rFonts w:ascii="Calibri" w:hAnsi="Calibri" w:cs="Calibri"/>
        </w:rPr>
        <w:t>Temperton</w:t>
      </w:r>
      <w:proofErr w:type="spellEnd"/>
      <w:r w:rsidRPr="00DC317A">
        <w:rPr>
          <w:rFonts w:ascii="Calibri" w:hAnsi="Calibri" w:cs="Calibri"/>
        </w:rPr>
        <w:t xml:space="preserve">, V. M., &amp; </w:t>
      </w:r>
      <w:proofErr w:type="spellStart"/>
      <w:r w:rsidRPr="00DC317A">
        <w:rPr>
          <w:rFonts w:ascii="Calibri" w:hAnsi="Calibri" w:cs="Calibri"/>
        </w:rPr>
        <w:t>Suding</w:t>
      </w:r>
      <w:proofErr w:type="spellEnd"/>
      <w:r w:rsidRPr="00DC317A">
        <w:rPr>
          <w:rFonts w:ascii="Calibri" w:hAnsi="Calibri" w:cs="Calibri"/>
        </w:rPr>
        <w:t xml:space="preserve">, K. L. (2021). Measuring at all scales: Sourcing data for more flexible restoration references. </w:t>
      </w:r>
      <w:r w:rsidRPr="00DC317A">
        <w:rPr>
          <w:rFonts w:ascii="Calibri" w:hAnsi="Calibri" w:cs="Calibri"/>
          <w:i/>
          <w:iCs/>
        </w:rPr>
        <w:t>Restoration Ecology</w:t>
      </w:r>
      <w:r w:rsidRPr="00DC317A">
        <w:rPr>
          <w:rFonts w:ascii="Calibri" w:hAnsi="Calibri" w:cs="Calibri"/>
        </w:rPr>
        <w:t xml:space="preserve">, </w:t>
      </w:r>
      <w:r w:rsidRPr="00DC317A">
        <w:rPr>
          <w:rFonts w:ascii="Calibri" w:hAnsi="Calibri" w:cs="Calibri"/>
          <w:i/>
          <w:iCs/>
        </w:rPr>
        <w:t>n/a</w:t>
      </w:r>
      <w:r w:rsidRPr="00DC317A">
        <w:rPr>
          <w:rFonts w:ascii="Calibri" w:hAnsi="Calibri" w:cs="Calibri"/>
        </w:rPr>
        <w:t>(n/a), e13541. https://doi.org/10.1111/rec.13541</w:t>
      </w:r>
    </w:p>
    <w:p w14:paraId="1939BF97" w14:textId="77777777" w:rsidR="00DC317A" w:rsidRPr="00DC317A" w:rsidRDefault="00DC317A" w:rsidP="00DC317A">
      <w:pPr>
        <w:pStyle w:val="Bibliography"/>
        <w:rPr>
          <w:rFonts w:ascii="Calibri" w:hAnsi="Calibri" w:cs="Calibri"/>
        </w:rPr>
      </w:pPr>
      <w:r w:rsidRPr="00DC317A">
        <w:rPr>
          <w:rFonts w:ascii="Calibri" w:hAnsi="Calibri" w:cs="Calibri"/>
        </w:rPr>
        <w:t xml:space="preserve">Shi, W., Shao, D., Gualtieri, C., </w:t>
      </w:r>
      <w:proofErr w:type="spellStart"/>
      <w:r w:rsidRPr="00DC317A">
        <w:rPr>
          <w:rFonts w:ascii="Calibri" w:hAnsi="Calibri" w:cs="Calibri"/>
        </w:rPr>
        <w:t>Purnama</w:t>
      </w:r>
      <w:proofErr w:type="spellEnd"/>
      <w:r w:rsidRPr="00DC317A">
        <w:rPr>
          <w:rFonts w:ascii="Calibri" w:hAnsi="Calibri" w:cs="Calibri"/>
        </w:rPr>
        <w:t xml:space="preserve">, A., &amp; Cui, B. (2020). Modelling long-distance floating seed dispersal in salt marsh tidal channels. </w:t>
      </w:r>
      <w:r w:rsidRPr="00DC317A">
        <w:rPr>
          <w:rFonts w:ascii="Calibri" w:hAnsi="Calibri" w:cs="Calibri"/>
          <w:i/>
          <w:iCs/>
        </w:rPr>
        <w:t>Ecohydrology</w:t>
      </w:r>
      <w:r w:rsidRPr="00DC317A">
        <w:rPr>
          <w:rFonts w:ascii="Calibri" w:hAnsi="Calibri" w:cs="Calibri"/>
        </w:rPr>
        <w:t xml:space="preserve">, </w:t>
      </w:r>
      <w:r w:rsidRPr="00DC317A">
        <w:rPr>
          <w:rFonts w:ascii="Calibri" w:hAnsi="Calibri" w:cs="Calibri"/>
          <w:i/>
          <w:iCs/>
        </w:rPr>
        <w:t>13</w:t>
      </w:r>
      <w:r w:rsidRPr="00DC317A">
        <w:rPr>
          <w:rFonts w:ascii="Calibri" w:hAnsi="Calibri" w:cs="Calibri"/>
        </w:rPr>
        <w:t>(1), e2157. https://doi.org/10.1002/eco.2157</w:t>
      </w:r>
    </w:p>
    <w:p w14:paraId="5777C4D1" w14:textId="77777777" w:rsidR="00DC317A" w:rsidRPr="00DC317A" w:rsidRDefault="00DC317A" w:rsidP="00DC317A">
      <w:pPr>
        <w:pStyle w:val="Bibliography"/>
        <w:rPr>
          <w:rFonts w:ascii="Calibri" w:hAnsi="Calibri" w:cs="Calibri"/>
        </w:rPr>
      </w:pPr>
      <w:r w:rsidRPr="00DC317A">
        <w:rPr>
          <w:rFonts w:ascii="Calibri" w:hAnsi="Calibri" w:cs="Calibri"/>
        </w:rPr>
        <w:t xml:space="preserve">Sinks, I. A., </w:t>
      </w:r>
      <w:proofErr w:type="spellStart"/>
      <w:r w:rsidRPr="00DC317A">
        <w:rPr>
          <w:rFonts w:ascii="Calibri" w:hAnsi="Calibri" w:cs="Calibri"/>
        </w:rPr>
        <w:t>Borde</w:t>
      </w:r>
      <w:proofErr w:type="spellEnd"/>
      <w:r w:rsidRPr="00DC317A">
        <w:rPr>
          <w:rFonts w:ascii="Calibri" w:hAnsi="Calibri" w:cs="Calibri"/>
        </w:rPr>
        <w:t xml:space="preserve">, A. B., </w:t>
      </w:r>
      <w:proofErr w:type="spellStart"/>
      <w:r w:rsidRPr="00DC317A">
        <w:rPr>
          <w:rFonts w:ascii="Calibri" w:hAnsi="Calibri" w:cs="Calibri"/>
        </w:rPr>
        <w:t>Diefenderfer</w:t>
      </w:r>
      <w:proofErr w:type="spellEnd"/>
      <w:r w:rsidRPr="00DC317A">
        <w:rPr>
          <w:rFonts w:ascii="Calibri" w:hAnsi="Calibri" w:cs="Calibri"/>
        </w:rPr>
        <w:t xml:space="preserve">, H. L., &amp; </w:t>
      </w:r>
      <w:proofErr w:type="spellStart"/>
      <w:r w:rsidRPr="00DC317A">
        <w:rPr>
          <w:rFonts w:ascii="Calibri" w:hAnsi="Calibri" w:cs="Calibri"/>
        </w:rPr>
        <w:t>Karnezis</w:t>
      </w:r>
      <w:proofErr w:type="spellEnd"/>
      <w:r w:rsidRPr="00DC317A">
        <w:rPr>
          <w:rFonts w:ascii="Calibri" w:hAnsi="Calibri" w:cs="Calibri"/>
        </w:rPr>
        <w:t xml:space="preserve">, J. P. (2021). Assessment of Methods to Control Invasive Reed </w:t>
      </w:r>
      <w:proofErr w:type="spellStart"/>
      <w:r w:rsidRPr="00DC317A">
        <w:rPr>
          <w:rFonts w:ascii="Calibri" w:hAnsi="Calibri" w:cs="Calibri"/>
        </w:rPr>
        <w:t>Canarygrass</w:t>
      </w:r>
      <w:proofErr w:type="spellEnd"/>
      <w:r w:rsidRPr="00DC317A">
        <w:rPr>
          <w:rFonts w:ascii="Calibri" w:hAnsi="Calibri" w:cs="Calibri"/>
        </w:rPr>
        <w:t xml:space="preserve"> (Phalaris </w:t>
      </w:r>
      <w:proofErr w:type="spellStart"/>
      <w:r w:rsidRPr="00DC317A">
        <w:rPr>
          <w:rFonts w:ascii="Calibri" w:hAnsi="Calibri" w:cs="Calibri"/>
        </w:rPr>
        <w:t>arundinacea</w:t>
      </w:r>
      <w:proofErr w:type="spellEnd"/>
      <w:r w:rsidRPr="00DC317A">
        <w:rPr>
          <w:rFonts w:ascii="Calibri" w:hAnsi="Calibri" w:cs="Calibri"/>
        </w:rPr>
        <w:t xml:space="preserve">) in Tidal Freshwater Wetlands. </w:t>
      </w:r>
      <w:r w:rsidRPr="00DC317A">
        <w:rPr>
          <w:rFonts w:ascii="Calibri" w:hAnsi="Calibri" w:cs="Calibri"/>
          <w:i/>
          <w:iCs/>
        </w:rPr>
        <w:t>Natural Areas Journal</w:t>
      </w:r>
      <w:r w:rsidRPr="00DC317A">
        <w:rPr>
          <w:rFonts w:ascii="Calibri" w:hAnsi="Calibri" w:cs="Calibri"/>
        </w:rPr>
        <w:t xml:space="preserve">, </w:t>
      </w:r>
      <w:r w:rsidRPr="00DC317A">
        <w:rPr>
          <w:rFonts w:ascii="Calibri" w:hAnsi="Calibri" w:cs="Calibri"/>
          <w:i/>
          <w:iCs/>
        </w:rPr>
        <w:t>41</w:t>
      </w:r>
      <w:r w:rsidRPr="00DC317A">
        <w:rPr>
          <w:rFonts w:ascii="Calibri" w:hAnsi="Calibri" w:cs="Calibri"/>
        </w:rPr>
        <w:t>(3), 172–185. https://doi.org/10.3375/043.041.0303</w:t>
      </w:r>
    </w:p>
    <w:p w14:paraId="28C67246" w14:textId="77777777" w:rsidR="00DC317A" w:rsidRPr="00DC317A" w:rsidRDefault="00DC317A" w:rsidP="00DC317A">
      <w:pPr>
        <w:pStyle w:val="Bibliography"/>
        <w:rPr>
          <w:rFonts w:ascii="Calibri" w:hAnsi="Calibri" w:cs="Calibri"/>
        </w:rPr>
      </w:pPr>
      <w:r w:rsidRPr="00DC317A">
        <w:rPr>
          <w:rFonts w:ascii="Calibri" w:hAnsi="Calibri" w:cs="Calibri"/>
        </w:rPr>
        <w:t xml:space="preserve">Stoddard, J. L., Larsen, D. P., Hawkins, C. P., Johnson, R. K., &amp; Norris, R. H. (2006). Setting Expectations for the Ecological Condition of Streams: The Concept of Reference Condition. </w:t>
      </w:r>
      <w:r w:rsidRPr="00DC317A">
        <w:rPr>
          <w:rFonts w:ascii="Calibri" w:hAnsi="Calibri" w:cs="Calibri"/>
          <w:i/>
          <w:iCs/>
        </w:rPr>
        <w:t>Ecological Applications</w:t>
      </w:r>
      <w:r w:rsidRPr="00DC317A">
        <w:rPr>
          <w:rFonts w:ascii="Calibri" w:hAnsi="Calibri" w:cs="Calibri"/>
        </w:rPr>
        <w:t xml:space="preserve">, </w:t>
      </w:r>
      <w:r w:rsidRPr="00DC317A">
        <w:rPr>
          <w:rFonts w:ascii="Calibri" w:hAnsi="Calibri" w:cs="Calibri"/>
          <w:i/>
          <w:iCs/>
        </w:rPr>
        <w:t>16</w:t>
      </w:r>
      <w:r w:rsidRPr="00DC317A">
        <w:rPr>
          <w:rFonts w:ascii="Calibri" w:hAnsi="Calibri" w:cs="Calibri"/>
        </w:rPr>
        <w:t>(4), 1267–1276. https://doi.org/10.1890/1051-0761(2006)016[</w:t>
      </w:r>
      <w:proofErr w:type="gramStart"/>
      <w:r w:rsidRPr="00DC317A">
        <w:rPr>
          <w:rFonts w:ascii="Calibri" w:hAnsi="Calibri" w:cs="Calibri"/>
        </w:rPr>
        <w:t>1267:SEFTEC</w:t>
      </w:r>
      <w:proofErr w:type="gramEnd"/>
      <w:r w:rsidRPr="00DC317A">
        <w:rPr>
          <w:rFonts w:ascii="Calibri" w:hAnsi="Calibri" w:cs="Calibri"/>
        </w:rPr>
        <w:t>]2.0.CO;2</w:t>
      </w:r>
    </w:p>
    <w:p w14:paraId="601AB3EE" w14:textId="77777777" w:rsidR="00DC317A" w:rsidRPr="00DC317A" w:rsidRDefault="00DC317A" w:rsidP="00DC317A">
      <w:pPr>
        <w:pStyle w:val="Bibliography"/>
        <w:rPr>
          <w:rFonts w:ascii="Calibri" w:hAnsi="Calibri" w:cs="Calibri"/>
        </w:rPr>
      </w:pPr>
      <w:r w:rsidRPr="00DC317A">
        <w:rPr>
          <w:rFonts w:ascii="Calibri" w:hAnsi="Calibri" w:cs="Calibri"/>
        </w:rPr>
        <w:t xml:space="preserve">Turner, N. (2014). </w:t>
      </w:r>
      <w:r w:rsidRPr="00DC317A">
        <w:rPr>
          <w:rFonts w:ascii="Calibri" w:hAnsi="Calibri" w:cs="Calibri"/>
          <w:i/>
          <w:iCs/>
        </w:rPr>
        <w:t>Ancient Pathways, Ancestral Knowledge: Ethnobotany and Ecological Wisdom of Indigenous Peoples of Northwestern North America</w:t>
      </w:r>
      <w:r w:rsidRPr="00DC317A">
        <w:rPr>
          <w:rFonts w:ascii="Calibri" w:hAnsi="Calibri" w:cs="Calibri"/>
        </w:rPr>
        <w:t>. McGill-Queen’s Press - MQUP.</w:t>
      </w:r>
    </w:p>
    <w:p w14:paraId="7B759CC1" w14:textId="77777777" w:rsidR="00DC317A" w:rsidRPr="00DC317A" w:rsidRDefault="00DC317A" w:rsidP="00DC317A">
      <w:pPr>
        <w:pStyle w:val="Bibliography"/>
        <w:rPr>
          <w:rFonts w:ascii="Calibri" w:hAnsi="Calibri" w:cs="Calibri"/>
        </w:rPr>
      </w:pPr>
      <w:r w:rsidRPr="00DC317A">
        <w:rPr>
          <w:rFonts w:ascii="Calibri" w:hAnsi="Calibri" w:cs="Calibri"/>
        </w:rPr>
        <w:t xml:space="preserve">Underwood, A. J., Chapman, M. G., &amp; Connell, S. D. (2000). Observations in ecology: You can’t make progress on processes without understanding the patterns. </w:t>
      </w:r>
      <w:r w:rsidRPr="00DC317A">
        <w:rPr>
          <w:rFonts w:ascii="Calibri" w:hAnsi="Calibri" w:cs="Calibri"/>
          <w:i/>
          <w:iCs/>
        </w:rPr>
        <w:t>Journal of Experimental Marine Biology and Ecology</w:t>
      </w:r>
      <w:r w:rsidRPr="00DC317A">
        <w:rPr>
          <w:rFonts w:ascii="Calibri" w:hAnsi="Calibri" w:cs="Calibri"/>
        </w:rPr>
        <w:t xml:space="preserve">, </w:t>
      </w:r>
      <w:r w:rsidRPr="00DC317A">
        <w:rPr>
          <w:rFonts w:ascii="Calibri" w:hAnsi="Calibri" w:cs="Calibri"/>
          <w:i/>
          <w:iCs/>
        </w:rPr>
        <w:t>250</w:t>
      </w:r>
      <w:r w:rsidRPr="00DC317A">
        <w:rPr>
          <w:rFonts w:ascii="Calibri" w:hAnsi="Calibri" w:cs="Calibri"/>
        </w:rPr>
        <w:t>(1), 97–115. https://doi.org/10.1016/S0022-0981(00)00181-7</w:t>
      </w:r>
    </w:p>
    <w:p w14:paraId="6A0B9C82" w14:textId="77777777" w:rsidR="00DC317A" w:rsidRPr="00DC317A" w:rsidRDefault="00DC317A" w:rsidP="00DC317A">
      <w:pPr>
        <w:pStyle w:val="Bibliography"/>
        <w:rPr>
          <w:rFonts w:ascii="Calibri" w:hAnsi="Calibri" w:cs="Calibri"/>
        </w:rPr>
      </w:pPr>
      <w:r w:rsidRPr="00DC317A">
        <w:rPr>
          <w:rFonts w:ascii="Calibri" w:hAnsi="Calibri" w:cs="Calibri"/>
        </w:rPr>
        <w:t xml:space="preserve">Waller, L. P., Allen, W. J., Barratt, B. I. P., Condron, L. M., </w:t>
      </w:r>
      <w:proofErr w:type="spellStart"/>
      <w:r w:rsidRPr="00DC317A">
        <w:rPr>
          <w:rFonts w:ascii="Calibri" w:hAnsi="Calibri" w:cs="Calibri"/>
        </w:rPr>
        <w:t>França</w:t>
      </w:r>
      <w:proofErr w:type="spellEnd"/>
      <w:r w:rsidRPr="00DC317A">
        <w:rPr>
          <w:rFonts w:ascii="Calibri" w:hAnsi="Calibri" w:cs="Calibri"/>
        </w:rPr>
        <w:t xml:space="preserve">, F. M., Hunt, J. E., </w:t>
      </w:r>
      <w:proofErr w:type="spellStart"/>
      <w:r w:rsidRPr="00DC317A">
        <w:rPr>
          <w:rFonts w:ascii="Calibri" w:hAnsi="Calibri" w:cs="Calibri"/>
        </w:rPr>
        <w:t>Koele</w:t>
      </w:r>
      <w:proofErr w:type="spellEnd"/>
      <w:r w:rsidRPr="00DC317A">
        <w:rPr>
          <w:rFonts w:ascii="Calibri" w:hAnsi="Calibri" w:cs="Calibri"/>
        </w:rPr>
        <w:t xml:space="preserve">, N., </w:t>
      </w:r>
      <w:proofErr w:type="spellStart"/>
      <w:r w:rsidRPr="00DC317A">
        <w:rPr>
          <w:rFonts w:ascii="Calibri" w:hAnsi="Calibri" w:cs="Calibri"/>
        </w:rPr>
        <w:t>Orwin</w:t>
      </w:r>
      <w:proofErr w:type="spellEnd"/>
      <w:r w:rsidRPr="00DC317A">
        <w:rPr>
          <w:rFonts w:ascii="Calibri" w:hAnsi="Calibri" w:cs="Calibri"/>
        </w:rPr>
        <w:t xml:space="preserve">, K. H., Steel, G. S., </w:t>
      </w:r>
      <w:proofErr w:type="spellStart"/>
      <w:r w:rsidRPr="00DC317A">
        <w:rPr>
          <w:rFonts w:ascii="Calibri" w:hAnsi="Calibri" w:cs="Calibri"/>
        </w:rPr>
        <w:t>Tylianakis</w:t>
      </w:r>
      <w:proofErr w:type="spellEnd"/>
      <w:r w:rsidRPr="00DC317A">
        <w:rPr>
          <w:rFonts w:ascii="Calibri" w:hAnsi="Calibri" w:cs="Calibri"/>
        </w:rPr>
        <w:t xml:space="preserve">, J. M., Wakelin, S. A., &amp; Dickie, I. A. (2020). Biotic interactions drive </w:t>
      </w:r>
      <w:r w:rsidRPr="00DC317A">
        <w:rPr>
          <w:rFonts w:ascii="Calibri" w:hAnsi="Calibri" w:cs="Calibri"/>
        </w:rPr>
        <w:lastRenderedPageBreak/>
        <w:t xml:space="preserve">ecosystem responses to exotic plant invaders. </w:t>
      </w:r>
      <w:r w:rsidRPr="00DC317A">
        <w:rPr>
          <w:rFonts w:ascii="Calibri" w:hAnsi="Calibri" w:cs="Calibri"/>
          <w:i/>
          <w:iCs/>
        </w:rPr>
        <w:t>Science</w:t>
      </w:r>
      <w:r w:rsidRPr="00DC317A">
        <w:rPr>
          <w:rFonts w:ascii="Calibri" w:hAnsi="Calibri" w:cs="Calibri"/>
        </w:rPr>
        <w:t xml:space="preserve">, </w:t>
      </w:r>
      <w:r w:rsidRPr="00DC317A">
        <w:rPr>
          <w:rFonts w:ascii="Calibri" w:hAnsi="Calibri" w:cs="Calibri"/>
          <w:i/>
          <w:iCs/>
        </w:rPr>
        <w:t>368</w:t>
      </w:r>
      <w:r w:rsidRPr="00DC317A">
        <w:rPr>
          <w:rFonts w:ascii="Calibri" w:hAnsi="Calibri" w:cs="Calibri"/>
        </w:rPr>
        <w:t>(6494), 967–972. https://doi.org/10.1126/science.aba2225</w:t>
      </w:r>
    </w:p>
    <w:p w14:paraId="5A8025EE" w14:textId="77777777" w:rsidR="00DC317A" w:rsidRPr="00DC317A" w:rsidRDefault="00DC317A" w:rsidP="00DC317A">
      <w:pPr>
        <w:pStyle w:val="Bibliography"/>
        <w:rPr>
          <w:rFonts w:ascii="Calibri" w:hAnsi="Calibri" w:cs="Calibri"/>
        </w:rPr>
      </w:pPr>
      <w:r w:rsidRPr="00DC317A">
        <w:rPr>
          <w:rFonts w:ascii="Calibri" w:hAnsi="Calibri" w:cs="Calibri"/>
        </w:rPr>
        <w:t xml:space="preserve">Whittaker, R. H. (1975). </w:t>
      </w:r>
      <w:r w:rsidRPr="00DC317A">
        <w:rPr>
          <w:rFonts w:ascii="Calibri" w:hAnsi="Calibri" w:cs="Calibri"/>
          <w:i/>
          <w:iCs/>
        </w:rPr>
        <w:t>Communities and Ecosystems</w:t>
      </w:r>
      <w:r w:rsidRPr="00DC317A">
        <w:rPr>
          <w:rFonts w:ascii="Calibri" w:hAnsi="Calibri" w:cs="Calibri"/>
        </w:rPr>
        <w:t xml:space="preserve"> (2nd ed.). Macmillan.</w:t>
      </w:r>
    </w:p>
    <w:p w14:paraId="1CE4119A" w14:textId="7521726D"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08729747" w:rsidR="0038192E" w:rsidRDefault="0038192E" w:rsidP="0038192E">
      <w:pPr>
        <w:pStyle w:val="Caption"/>
      </w:pPr>
      <w:bookmarkStart w:id="1580" w:name="_Ref103763315"/>
      <w:r>
        <w:t xml:space="preserve">Table </w:t>
      </w:r>
      <w:fldSimple w:instr=" SEQ Table \* ARABIC ">
        <w:ins w:id="1581" w:author="Stefanie Lane" w:date="2022-08-26T16:20:00Z">
          <w:r w:rsidR="007C5BD3">
            <w:rPr>
              <w:noProof/>
            </w:rPr>
            <w:t>2</w:t>
          </w:r>
        </w:ins>
        <w:del w:id="1582" w:author="Stefanie Lane" w:date="2022-08-26T16:20:00Z">
          <w:r w:rsidR="00615FBC" w:rsidDel="007C5BD3">
            <w:rPr>
              <w:noProof/>
            </w:rPr>
            <w:delText>3</w:delText>
          </w:r>
        </w:del>
      </w:fldSimple>
      <w:bookmarkEnd w:id="1580"/>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6B4B1A" w:rsidP="00F222C0">
      <w:commentRangeStart w:id="1583"/>
      <w:commentRangeEnd w:id="1583"/>
      <w:r>
        <w:rPr>
          <w:rStyle w:val="CommentReference"/>
        </w:rPr>
        <w:commentReference w:id="1583"/>
      </w:r>
      <w:r w:rsidR="007B228A"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1584" w:name="_Ref103856212"/>
    </w:p>
    <w:p w14:paraId="58A4AB22" w14:textId="60614434" w:rsidR="00AD127C" w:rsidRDefault="00AD127C" w:rsidP="00AD127C">
      <w:pPr>
        <w:pStyle w:val="Caption"/>
        <w:keepNext/>
        <w:rPr>
          <w:ins w:id="1585" w:author="Stefanie Lane" w:date="2022-08-26T16:18:00Z"/>
        </w:rPr>
      </w:pPr>
      <w:bookmarkStart w:id="1586" w:name="_Ref112423328"/>
      <w:bookmarkStart w:id="1587" w:name="_Ref104818673"/>
      <w:ins w:id="1588" w:author="Stefanie Lane" w:date="2022-08-26T16:18:00Z">
        <w:r>
          <w:lastRenderedPageBreak/>
          <w:t xml:space="preserve">Table </w:t>
        </w:r>
        <w:r>
          <w:fldChar w:fldCharType="begin"/>
        </w:r>
        <w:r>
          <w:instrText xml:space="preserve"> SEQ Table \* ARABIC </w:instrText>
        </w:r>
        <w:r>
          <w:fldChar w:fldCharType="separate"/>
        </w:r>
      </w:ins>
      <w:ins w:id="1589" w:author="Stefanie Lane" w:date="2022-08-26T16:20:00Z">
        <w:r w:rsidR="007C5BD3">
          <w:rPr>
            <w:noProof/>
          </w:rPr>
          <w:t>3</w:t>
        </w:r>
      </w:ins>
      <w:ins w:id="1590" w:author="Stefanie Lane" w:date="2022-08-26T16:18:00Z">
        <w:r>
          <w:rPr>
            <w:noProof/>
          </w:rPr>
          <w:fldChar w:fldCharType="end"/>
        </w:r>
        <w:bookmarkEnd w:id="1586"/>
        <w:r>
          <w:t xml:space="preserve">. Species significantly driving cluster groups (Euclidean distance) include the </w:t>
        </w:r>
      </w:ins>
      <w:ins w:id="1591" w:author="Stefanie Lane" w:date="2022-08-26T16:20:00Z">
        <w:r w:rsidR="005245AB">
          <w:t>same dominant</w:t>
        </w:r>
      </w:ins>
      <w:ins w:id="1592" w:author="Stefanie Lane" w:date="2022-08-26T16:18:00Z">
        <w:r>
          <w:t xml:space="preserve"> species in each assemblage type (Sedge by </w:t>
        </w:r>
        <w:r>
          <w:rPr>
            <w:i w:val="0"/>
          </w:rPr>
          <w:t>Carex lyngbyei</w:t>
        </w:r>
        <w:r>
          <w:t xml:space="preserve">, Fescue by </w:t>
        </w:r>
        <w:r>
          <w:rPr>
            <w:i w:val="0"/>
          </w:rPr>
          <w:t>Festuca arundinaceae</w:t>
        </w:r>
        <w:r>
          <w:t xml:space="preserve">, Bogbean by </w:t>
        </w:r>
        <w:r>
          <w:rPr>
            <w:i w:val="0"/>
          </w:rPr>
          <w:t>Menyanthes trifoliata</w:t>
        </w:r>
        <w:r>
          <w:t xml:space="preserve">). Indicator species significantly defining the assemblage reported for p &lt; 0.05.  </w:t>
        </w:r>
      </w:ins>
    </w:p>
    <w:tbl>
      <w:tblPr>
        <w:tblW w:w="12840" w:type="dxa"/>
        <w:tblLook w:val="04A0" w:firstRow="1" w:lastRow="0" w:firstColumn="1" w:lastColumn="0" w:noHBand="0" w:noVBand="1"/>
      </w:tblPr>
      <w:tblGrid>
        <w:gridCol w:w="1091"/>
        <w:gridCol w:w="2982"/>
        <w:gridCol w:w="732"/>
        <w:gridCol w:w="774"/>
        <w:gridCol w:w="300"/>
        <w:gridCol w:w="2205"/>
        <w:gridCol w:w="732"/>
        <w:gridCol w:w="774"/>
        <w:gridCol w:w="300"/>
        <w:gridCol w:w="2070"/>
        <w:gridCol w:w="732"/>
        <w:gridCol w:w="774"/>
      </w:tblGrid>
      <w:tr w:rsidR="00824093" w:rsidRPr="00824093" w14:paraId="39B4D32B" w14:textId="77777777" w:rsidTr="00824093">
        <w:trPr>
          <w:trHeight w:val="260"/>
          <w:ins w:id="1593" w:author="Stefanie Lane" w:date="2022-08-29T18:29:00Z"/>
        </w:trPr>
        <w:tc>
          <w:tcPr>
            <w:tcW w:w="1080" w:type="dxa"/>
            <w:tcBorders>
              <w:top w:val="nil"/>
              <w:left w:val="nil"/>
              <w:bottom w:val="single" w:sz="4" w:space="0" w:color="auto"/>
              <w:right w:val="nil"/>
            </w:tcBorders>
            <w:shd w:val="clear" w:color="auto" w:fill="auto"/>
            <w:noWrap/>
            <w:vAlign w:val="bottom"/>
            <w:hideMark/>
          </w:tcPr>
          <w:p w14:paraId="1D065271" w14:textId="77777777" w:rsidR="00824093" w:rsidRPr="00824093" w:rsidRDefault="00824093" w:rsidP="00824093">
            <w:pPr>
              <w:spacing w:after="0" w:line="240" w:lineRule="auto"/>
              <w:jc w:val="center"/>
              <w:rPr>
                <w:ins w:id="1594" w:author="Stefanie Lane" w:date="2022-08-29T18:29:00Z"/>
                <w:rFonts w:ascii="Calibri" w:eastAsia="Times New Roman" w:hAnsi="Calibri" w:cs="Calibri"/>
                <w:color w:val="000000"/>
                <w:sz w:val="20"/>
                <w:szCs w:val="20"/>
              </w:rPr>
            </w:pPr>
            <w:ins w:id="1595" w:author="Stefanie Lane" w:date="2022-08-29T18:29:00Z">
              <w:r w:rsidRPr="00824093">
                <w:rPr>
                  <w:rFonts w:ascii="Calibri" w:eastAsia="Times New Roman" w:hAnsi="Calibri" w:cs="Calibri"/>
                  <w:color w:val="000000"/>
                  <w:sz w:val="20"/>
                  <w:szCs w:val="20"/>
                </w:rPr>
                <w:t> </w:t>
              </w:r>
            </w:ins>
          </w:p>
        </w:tc>
        <w:tc>
          <w:tcPr>
            <w:tcW w:w="4260" w:type="dxa"/>
            <w:gridSpan w:val="3"/>
            <w:tcBorders>
              <w:top w:val="single" w:sz="4" w:space="0" w:color="auto"/>
              <w:left w:val="nil"/>
              <w:bottom w:val="single" w:sz="4" w:space="0" w:color="auto"/>
              <w:right w:val="nil"/>
            </w:tcBorders>
            <w:shd w:val="clear" w:color="auto" w:fill="auto"/>
            <w:noWrap/>
            <w:vAlign w:val="bottom"/>
            <w:hideMark/>
          </w:tcPr>
          <w:p w14:paraId="169583C2" w14:textId="77777777" w:rsidR="00824093" w:rsidRPr="00824093" w:rsidRDefault="00824093" w:rsidP="00824093">
            <w:pPr>
              <w:spacing w:after="0" w:line="240" w:lineRule="auto"/>
              <w:jc w:val="center"/>
              <w:rPr>
                <w:ins w:id="1596" w:author="Stefanie Lane" w:date="2022-08-29T18:29:00Z"/>
                <w:rFonts w:ascii="Calibri" w:eastAsia="Times New Roman" w:hAnsi="Calibri" w:cs="Calibri"/>
                <w:b/>
                <w:bCs/>
                <w:color w:val="000000"/>
                <w:sz w:val="20"/>
                <w:szCs w:val="20"/>
              </w:rPr>
            </w:pPr>
            <w:ins w:id="1597" w:author="Stefanie Lane" w:date="2022-08-29T18:29:00Z">
              <w:r w:rsidRPr="00824093">
                <w:rPr>
                  <w:rFonts w:ascii="Calibri" w:eastAsia="Times New Roman" w:hAnsi="Calibri" w:cs="Calibri"/>
                  <w:b/>
                  <w:bCs/>
                  <w:color w:val="000000"/>
                  <w:sz w:val="20"/>
                  <w:szCs w:val="20"/>
                </w:rPr>
                <w:t>1979</w:t>
              </w:r>
            </w:ins>
          </w:p>
        </w:tc>
        <w:tc>
          <w:tcPr>
            <w:tcW w:w="300" w:type="dxa"/>
            <w:tcBorders>
              <w:top w:val="nil"/>
              <w:left w:val="nil"/>
              <w:bottom w:val="nil"/>
              <w:right w:val="nil"/>
            </w:tcBorders>
            <w:shd w:val="clear" w:color="auto" w:fill="auto"/>
            <w:noWrap/>
            <w:vAlign w:val="bottom"/>
            <w:hideMark/>
          </w:tcPr>
          <w:p w14:paraId="00EC60A1" w14:textId="77777777" w:rsidR="00824093" w:rsidRPr="00824093" w:rsidRDefault="00824093" w:rsidP="00824093">
            <w:pPr>
              <w:spacing w:after="0" w:line="240" w:lineRule="auto"/>
              <w:jc w:val="center"/>
              <w:rPr>
                <w:ins w:id="1598" w:author="Stefanie Lane" w:date="2022-08-29T18:29:00Z"/>
                <w:rFonts w:ascii="Calibri" w:eastAsia="Times New Roman" w:hAnsi="Calibri" w:cs="Calibri"/>
                <w:b/>
                <w:bCs/>
                <w:color w:val="000000"/>
                <w:sz w:val="20"/>
                <w:szCs w:val="20"/>
              </w:rPr>
            </w:pPr>
          </w:p>
        </w:tc>
        <w:tc>
          <w:tcPr>
            <w:tcW w:w="3500" w:type="dxa"/>
            <w:gridSpan w:val="3"/>
            <w:tcBorders>
              <w:top w:val="single" w:sz="4" w:space="0" w:color="auto"/>
              <w:left w:val="nil"/>
              <w:bottom w:val="single" w:sz="4" w:space="0" w:color="auto"/>
              <w:right w:val="nil"/>
            </w:tcBorders>
            <w:shd w:val="clear" w:color="auto" w:fill="auto"/>
            <w:noWrap/>
            <w:vAlign w:val="bottom"/>
            <w:hideMark/>
          </w:tcPr>
          <w:p w14:paraId="0743A7FB" w14:textId="77777777" w:rsidR="00824093" w:rsidRPr="00824093" w:rsidRDefault="00824093" w:rsidP="00824093">
            <w:pPr>
              <w:spacing w:after="0" w:line="240" w:lineRule="auto"/>
              <w:jc w:val="center"/>
              <w:rPr>
                <w:ins w:id="1599" w:author="Stefanie Lane" w:date="2022-08-29T18:29:00Z"/>
                <w:rFonts w:ascii="Calibri" w:eastAsia="Times New Roman" w:hAnsi="Calibri" w:cs="Calibri"/>
                <w:b/>
                <w:bCs/>
                <w:color w:val="000000"/>
                <w:sz w:val="20"/>
                <w:szCs w:val="20"/>
              </w:rPr>
            </w:pPr>
            <w:ins w:id="1600" w:author="Stefanie Lane" w:date="2022-08-29T18:29:00Z">
              <w:r w:rsidRPr="00824093">
                <w:rPr>
                  <w:rFonts w:ascii="Calibri" w:eastAsia="Times New Roman" w:hAnsi="Calibri" w:cs="Calibri"/>
                  <w:b/>
                  <w:bCs/>
                  <w:color w:val="000000"/>
                  <w:sz w:val="20"/>
                  <w:szCs w:val="20"/>
                </w:rPr>
                <w:t>1999</w:t>
              </w:r>
            </w:ins>
          </w:p>
        </w:tc>
        <w:tc>
          <w:tcPr>
            <w:tcW w:w="300" w:type="dxa"/>
            <w:tcBorders>
              <w:top w:val="nil"/>
              <w:left w:val="nil"/>
              <w:bottom w:val="nil"/>
              <w:right w:val="nil"/>
            </w:tcBorders>
            <w:shd w:val="clear" w:color="auto" w:fill="auto"/>
            <w:noWrap/>
            <w:vAlign w:val="bottom"/>
            <w:hideMark/>
          </w:tcPr>
          <w:p w14:paraId="498FF118" w14:textId="77777777" w:rsidR="00824093" w:rsidRPr="00824093" w:rsidRDefault="00824093" w:rsidP="00824093">
            <w:pPr>
              <w:spacing w:after="0" w:line="240" w:lineRule="auto"/>
              <w:jc w:val="center"/>
              <w:rPr>
                <w:ins w:id="1601" w:author="Stefanie Lane" w:date="2022-08-29T18:29:00Z"/>
                <w:rFonts w:ascii="Calibri" w:eastAsia="Times New Roman" w:hAnsi="Calibri" w:cs="Calibri"/>
                <w:b/>
                <w:bCs/>
                <w:color w:val="000000"/>
                <w:sz w:val="20"/>
                <w:szCs w:val="20"/>
              </w:rPr>
            </w:pPr>
          </w:p>
        </w:tc>
        <w:tc>
          <w:tcPr>
            <w:tcW w:w="3400" w:type="dxa"/>
            <w:gridSpan w:val="3"/>
            <w:tcBorders>
              <w:top w:val="single" w:sz="4" w:space="0" w:color="auto"/>
              <w:left w:val="nil"/>
              <w:bottom w:val="single" w:sz="4" w:space="0" w:color="auto"/>
              <w:right w:val="nil"/>
            </w:tcBorders>
            <w:shd w:val="clear" w:color="auto" w:fill="auto"/>
            <w:noWrap/>
            <w:vAlign w:val="bottom"/>
            <w:hideMark/>
          </w:tcPr>
          <w:p w14:paraId="322111CE" w14:textId="77777777" w:rsidR="00824093" w:rsidRPr="00824093" w:rsidRDefault="00824093" w:rsidP="00824093">
            <w:pPr>
              <w:spacing w:after="0" w:line="240" w:lineRule="auto"/>
              <w:jc w:val="center"/>
              <w:rPr>
                <w:ins w:id="1602" w:author="Stefanie Lane" w:date="2022-08-29T18:29:00Z"/>
                <w:rFonts w:ascii="Calibri" w:eastAsia="Times New Roman" w:hAnsi="Calibri" w:cs="Calibri"/>
                <w:b/>
                <w:bCs/>
                <w:color w:val="000000"/>
                <w:sz w:val="20"/>
                <w:szCs w:val="20"/>
              </w:rPr>
            </w:pPr>
            <w:ins w:id="1603" w:author="Stefanie Lane" w:date="2022-08-29T18:29:00Z">
              <w:r w:rsidRPr="00824093">
                <w:rPr>
                  <w:rFonts w:ascii="Calibri" w:eastAsia="Times New Roman" w:hAnsi="Calibri" w:cs="Calibri"/>
                  <w:b/>
                  <w:bCs/>
                  <w:color w:val="000000"/>
                  <w:sz w:val="20"/>
                  <w:szCs w:val="20"/>
                </w:rPr>
                <w:t>2019</w:t>
              </w:r>
            </w:ins>
          </w:p>
        </w:tc>
      </w:tr>
      <w:tr w:rsidR="00824093" w:rsidRPr="00824093" w14:paraId="4F5EA32B" w14:textId="77777777" w:rsidTr="00824093">
        <w:trPr>
          <w:trHeight w:val="780"/>
          <w:ins w:id="1604" w:author="Stefanie Lane" w:date="2022-08-29T18:29:00Z"/>
        </w:trPr>
        <w:tc>
          <w:tcPr>
            <w:tcW w:w="1080" w:type="dxa"/>
            <w:tcBorders>
              <w:top w:val="nil"/>
              <w:left w:val="nil"/>
              <w:bottom w:val="single" w:sz="4" w:space="0" w:color="auto"/>
              <w:right w:val="nil"/>
            </w:tcBorders>
            <w:shd w:val="clear" w:color="auto" w:fill="auto"/>
            <w:vAlign w:val="center"/>
            <w:hideMark/>
          </w:tcPr>
          <w:p w14:paraId="6915EF76" w14:textId="77777777" w:rsidR="00824093" w:rsidRPr="00824093" w:rsidRDefault="00824093" w:rsidP="00824093">
            <w:pPr>
              <w:spacing w:after="0" w:line="240" w:lineRule="auto"/>
              <w:jc w:val="center"/>
              <w:rPr>
                <w:ins w:id="1605" w:author="Stefanie Lane" w:date="2022-08-29T18:29:00Z"/>
                <w:rFonts w:ascii="Calibri" w:eastAsia="Times New Roman" w:hAnsi="Calibri" w:cs="Calibri"/>
                <w:color w:val="000000"/>
                <w:sz w:val="20"/>
                <w:szCs w:val="20"/>
              </w:rPr>
            </w:pPr>
            <w:ins w:id="1606" w:author="Stefanie Lane" w:date="2022-08-29T18:29:00Z">
              <w:r w:rsidRPr="00824093">
                <w:rPr>
                  <w:rFonts w:ascii="Calibri" w:eastAsia="Times New Roman" w:hAnsi="Calibri" w:cs="Calibri"/>
                  <w:color w:val="000000"/>
                  <w:sz w:val="20"/>
                  <w:szCs w:val="20"/>
                </w:rPr>
                <w:t>Cluster Group Name</w:t>
              </w:r>
            </w:ins>
          </w:p>
        </w:tc>
        <w:tc>
          <w:tcPr>
            <w:tcW w:w="2982" w:type="dxa"/>
            <w:tcBorders>
              <w:top w:val="nil"/>
              <w:left w:val="nil"/>
              <w:bottom w:val="single" w:sz="4" w:space="0" w:color="auto"/>
              <w:right w:val="nil"/>
            </w:tcBorders>
            <w:shd w:val="clear" w:color="auto" w:fill="auto"/>
            <w:noWrap/>
            <w:vAlign w:val="center"/>
            <w:hideMark/>
          </w:tcPr>
          <w:p w14:paraId="09906FB7" w14:textId="77777777" w:rsidR="00824093" w:rsidRPr="00824093" w:rsidRDefault="00824093" w:rsidP="00824093">
            <w:pPr>
              <w:spacing w:after="0" w:line="240" w:lineRule="auto"/>
              <w:jc w:val="center"/>
              <w:rPr>
                <w:ins w:id="1607" w:author="Stefanie Lane" w:date="2022-08-29T18:29:00Z"/>
                <w:rFonts w:ascii="Calibri" w:eastAsia="Times New Roman" w:hAnsi="Calibri" w:cs="Calibri"/>
                <w:color w:val="000000"/>
                <w:sz w:val="20"/>
                <w:szCs w:val="20"/>
              </w:rPr>
            </w:pPr>
            <w:ins w:id="1608" w:author="Stefanie Lane" w:date="2022-08-29T18:29:00Z">
              <w:r w:rsidRPr="00824093">
                <w:rPr>
                  <w:rFonts w:ascii="Calibri" w:eastAsia="Times New Roman" w:hAnsi="Calibri" w:cs="Calibri"/>
                  <w:color w:val="000000"/>
                  <w:sz w:val="20"/>
                  <w:szCs w:val="20"/>
                </w:rPr>
                <w:t>Species</w:t>
              </w:r>
            </w:ins>
          </w:p>
        </w:tc>
        <w:tc>
          <w:tcPr>
            <w:tcW w:w="592" w:type="dxa"/>
            <w:tcBorders>
              <w:top w:val="nil"/>
              <w:left w:val="nil"/>
              <w:bottom w:val="single" w:sz="4" w:space="0" w:color="auto"/>
              <w:right w:val="nil"/>
            </w:tcBorders>
            <w:shd w:val="clear" w:color="auto" w:fill="auto"/>
            <w:noWrap/>
            <w:vAlign w:val="center"/>
            <w:hideMark/>
          </w:tcPr>
          <w:p w14:paraId="051A7DE6" w14:textId="77777777" w:rsidR="00824093" w:rsidRPr="00824093" w:rsidRDefault="00824093" w:rsidP="00824093">
            <w:pPr>
              <w:spacing w:after="0" w:line="240" w:lineRule="auto"/>
              <w:jc w:val="center"/>
              <w:rPr>
                <w:ins w:id="1609" w:author="Stefanie Lane" w:date="2022-08-29T18:29:00Z"/>
                <w:rFonts w:ascii="Calibri" w:eastAsia="Times New Roman" w:hAnsi="Calibri" w:cs="Calibri"/>
                <w:color w:val="000000"/>
                <w:sz w:val="20"/>
                <w:szCs w:val="20"/>
              </w:rPr>
            </w:pPr>
            <w:proofErr w:type="spellStart"/>
            <w:ins w:id="1610" w:author="Stefanie Lane" w:date="2022-08-29T18:29:00Z">
              <w:r w:rsidRPr="00824093">
                <w:rPr>
                  <w:rFonts w:ascii="Calibri" w:eastAsia="Times New Roman" w:hAnsi="Calibri" w:cs="Calibri"/>
                  <w:color w:val="000000"/>
                  <w:sz w:val="20"/>
                  <w:szCs w:val="20"/>
                </w:rPr>
                <w:t>IndVal</w:t>
              </w:r>
              <w:proofErr w:type="spellEnd"/>
            </w:ins>
          </w:p>
        </w:tc>
        <w:tc>
          <w:tcPr>
            <w:tcW w:w="686" w:type="dxa"/>
            <w:tcBorders>
              <w:top w:val="nil"/>
              <w:left w:val="nil"/>
              <w:bottom w:val="single" w:sz="4" w:space="0" w:color="auto"/>
              <w:right w:val="nil"/>
            </w:tcBorders>
            <w:shd w:val="clear" w:color="auto" w:fill="auto"/>
            <w:noWrap/>
            <w:vAlign w:val="center"/>
            <w:hideMark/>
          </w:tcPr>
          <w:p w14:paraId="645C9FCB" w14:textId="77777777" w:rsidR="00824093" w:rsidRPr="00824093" w:rsidRDefault="00824093" w:rsidP="00824093">
            <w:pPr>
              <w:spacing w:after="0" w:line="240" w:lineRule="auto"/>
              <w:jc w:val="center"/>
              <w:rPr>
                <w:ins w:id="1611" w:author="Stefanie Lane" w:date="2022-08-29T18:29:00Z"/>
                <w:rFonts w:ascii="Calibri" w:eastAsia="Times New Roman" w:hAnsi="Calibri" w:cs="Calibri"/>
                <w:color w:val="000000"/>
                <w:sz w:val="20"/>
                <w:szCs w:val="20"/>
              </w:rPr>
            </w:pPr>
            <w:ins w:id="1612" w:author="Stefanie Lane" w:date="2022-08-29T18:29:00Z">
              <w:r w:rsidRPr="00824093">
                <w:rPr>
                  <w:rFonts w:ascii="Calibri" w:eastAsia="Times New Roman" w:hAnsi="Calibri" w:cs="Calibri"/>
                  <w:color w:val="000000"/>
                  <w:sz w:val="20"/>
                  <w:szCs w:val="20"/>
                </w:rPr>
                <w:t>p-value</w:t>
              </w:r>
            </w:ins>
          </w:p>
        </w:tc>
        <w:tc>
          <w:tcPr>
            <w:tcW w:w="300" w:type="dxa"/>
            <w:tcBorders>
              <w:top w:val="nil"/>
              <w:left w:val="nil"/>
              <w:bottom w:val="nil"/>
              <w:right w:val="nil"/>
            </w:tcBorders>
            <w:shd w:val="clear" w:color="auto" w:fill="auto"/>
            <w:noWrap/>
            <w:vAlign w:val="bottom"/>
            <w:hideMark/>
          </w:tcPr>
          <w:p w14:paraId="506B1446" w14:textId="77777777" w:rsidR="00824093" w:rsidRPr="00824093" w:rsidRDefault="00824093" w:rsidP="00824093">
            <w:pPr>
              <w:spacing w:after="0" w:line="240" w:lineRule="auto"/>
              <w:jc w:val="center"/>
              <w:rPr>
                <w:ins w:id="1613" w:author="Stefanie Lane" w:date="2022-08-29T18:29:00Z"/>
                <w:rFonts w:ascii="Calibri" w:eastAsia="Times New Roman" w:hAnsi="Calibri" w:cs="Calibri"/>
                <w:color w:val="000000"/>
                <w:sz w:val="20"/>
                <w:szCs w:val="20"/>
              </w:rPr>
            </w:pPr>
          </w:p>
        </w:tc>
        <w:tc>
          <w:tcPr>
            <w:tcW w:w="2205" w:type="dxa"/>
            <w:tcBorders>
              <w:top w:val="nil"/>
              <w:left w:val="nil"/>
              <w:bottom w:val="single" w:sz="4" w:space="0" w:color="auto"/>
              <w:right w:val="nil"/>
            </w:tcBorders>
            <w:shd w:val="clear" w:color="auto" w:fill="auto"/>
            <w:noWrap/>
            <w:vAlign w:val="center"/>
            <w:hideMark/>
          </w:tcPr>
          <w:p w14:paraId="36F59FFD" w14:textId="77777777" w:rsidR="00824093" w:rsidRPr="00824093" w:rsidRDefault="00824093" w:rsidP="00824093">
            <w:pPr>
              <w:spacing w:after="0" w:line="240" w:lineRule="auto"/>
              <w:jc w:val="center"/>
              <w:rPr>
                <w:ins w:id="1614" w:author="Stefanie Lane" w:date="2022-08-29T18:29:00Z"/>
                <w:rFonts w:ascii="Calibri" w:eastAsia="Times New Roman" w:hAnsi="Calibri" w:cs="Calibri"/>
                <w:color w:val="000000"/>
                <w:sz w:val="20"/>
                <w:szCs w:val="20"/>
              </w:rPr>
            </w:pPr>
            <w:ins w:id="1615" w:author="Stefanie Lane" w:date="2022-08-29T18:29:00Z">
              <w:r w:rsidRPr="00824093">
                <w:rPr>
                  <w:rFonts w:ascii="Calibri" w:eastAsia="Times New Roman" w:hAnsi="Calibri" w:cs="Calibri"/>
                  <w:color w:val="000000"/>
                  <w:sz w:val="20"/>
                  <w:szCs w:val="20"/>
                </w:rPr>
                <w:t>Species</w:t>
              </w:r>
            </w:ins>
          </w:p>
        </w:tc>
        <w:tc>
          <w:tcPr>
            <w:tcW w:w="600" w:type="dxa"/>
            <w:tcBorders>
              <w:top w:val="nil"/>
              <w:left w:val="nil"/>
              <w:bottom w:val="single" w:sz="4" w:space="0" w:color="auto"/>
              <w:right w:val="nil"/>
            </w:tcBorders>
            <w:shd w:val="clear" w:color="auto" w:fill="auto"/>
            <w:noWrap/>
            <w:vAlign w:val="center"/>
            <w:hideMark/>
          </w:tcPr>
          <w:p w14:paraId="08078F98" w14:textId="77777777" w:rsidR="00824093" w:rsidRPr="00824093" w:rsidRDefault="00824093" w:rsidP="00824093">
            <w:pPr>
              <w:spacing w:after="0" w:line="240" w:lineRule="auto"/>
              <w:jc w:val="center"/>
              <w:rPr>
                <w:ins w:id="1616" w:author="Stefanie Lane" w:date="2022-08-29T18:29:00Z"/>
                <w:rFonts w:ascii="Calibri" w:eastAsia="Times New Roman" w:hAnsi="Calibri" w:cs="Calibri"/>
                <w:color w:val="000000"/>
                <w:sz w:val="20"/>
                <w:szCs w:val="20"/>
              </w:rPr>
            </w:pPr>
            <w:proofErr w:type="spellStart"/>
            <w:ins w:id="1617" w:author="Stefanie Lane" w:date="2022-08-29T18:29:00Z">
              <w:r w:rsidRPr="00824093">
                <w:rPr>
                  <w:rFonts w:ascii="Calibri" w:eastAsia="Times New Roman" w:hAnsi="Calibri" w:cs="Calibri"/>
                  <w:color w:val="000000"/>
                  <w:sz w:val="20"/>
                  <w:szCs w:val="20"/>
                </w:rPr>
                <w:t>IndVal</w:t>
              </w:r>
              <w:proofErr w:type="spellEnd"/>
            </w:ins>
          </w:p>
        </w:tc>
        <w:tc>
          <w:tcPr>
            <w:tcW w:w="695" w:type="dxa"/>
            <w:tcBorders>
              <w:top w:val="nil"/>
              <w:left w:val="nil"/>
              <w:bottom w:val="single" w:sz="4" w:space="0" w:color="auto"/>
              <w:right w:val="nil"/>
            </w:tcBorders>
            <w:shd w:val="clear" w:color="auto" w:fill="auto"/>
            <w:noWrap/>
            <w:vAlign w:val="center"/>
            <w:hideMark/>
          </w:tcPr>
          <w:p w14:paraId="251C762A" w14:textId="77777777" w:rsidR="00824093" w:rsidRPr="00824093" w:rsidRDefault="00824093" w:rsidP="00824093">
            <w:pPr>
              <w:spacing w:after="0" w:line="240" w:lineRule="auto"/>
              <w:jc w:val="center"/>
              <w:rPr>
                <w:ins w:id="1618" w:author="Stefanie Lane" w:date="2022-08-29T18:29:00Z"/>
                <w:rFonts w:ascii="Calibri" w:eastAsia="Times New Roman" w:hAnsi="Calibri" w:cs="Calibri"/>
                <w:color w:val="000000"/>
                <w:sz w:val="20"/>
                <w:szCs w:val="20"/>
              </w:rPr>
            </w:pPr>
            <w:ins w:id="1619" w:author="Stefanie Lane" w:date="2022-08-29T18:29:00Z">
              <w:r w:rsidRPr="00824093">
                <w:rPr>
                  <w:rFonts w:ascii="Calibri" w:eastAsia="Times New Roman" w:hAnsi="Calibri" w:cs="Calibri"/>
                  <w:color w:val="000000"/>
                  <w:sz w:val="20"/>
                  <w:szCs w:val="20"/>
                </w:rPr>
                <w:t>p-value</w:t>
              </w:r>
            </w:ins>
          </w:p>
        </w:tc>
        <w:tc>
          <w:tcPr>
            <w:tcW w:w="300" w:type="dxa"/>
            <w:tcBorders>
              <w:top w:val="nil"/>
              <w:left w:val="nil"/>
              <w:bottom w:val="nil"/>
              <w:right w:val="nil"/>
            </w:tcBorders>
            <w:shd w:val="clear" w:color="auto" w:fill="auto"/>
            <w:noWrap/>
            <w:vAlign w:val="center"/>
            <w:hideMark/>
          </w:tcPr>
          <w:p w14:paraId="4FEDE8B9" w14:textId="77777777" w:rsidR="00824093" w:rsidRPr="00824093" w:rsidRDefault="00824093" w:rsidP="00824093">
            <w:pPr>
              <w:spacing w:after="0" w:line="240" w:lineRule="auto"/>
              <w:jc w:val="center"/>
              <w:rPr>
                <w:ins w:id="1620" w:author="Stefanie Lane" w:date="2022-08-29T18:29:00Z"/>
                <w:rFonts w:ascii="Calibri" w:eastAsia="Times New Roman" w:hAnsi="Calibri" w:cs="Calibri"/>
                <w:color w:val="000000"/>
                <w:sz w:val="20"/>
                <w:szCs w:val="20"/>
              </w:rPr>
            </w:pPr>
          </w:p>
        </w:tc>
        <w:tc>
          <w:tcPr>
            <w:tcW w:w="2070" w:type="dxa"/>
            <w:tcBorders>
              <w:top w:val="nil"/>
              <w:left w:val="nil"/>
              <w:bottom w:val="single" w:sz="4" w:space="0" w:color="auto"/>
              <w:right w:val="nil"/>
            </w:tcBorders>
            <w:shd w:val="clear" w:color="auto" w:fill="auto"/>
            <w:noWrap/>
            <w:vAlign w:val="center"/>
            <w:hideMark/>
          </w:tcPr>
          <w:p w14:paraId="7505D546" w14:textId="77777777" w:rsidR="00824093" w:rsidRPr="00824093" w:rsidRDefault="00824093" w:rsidP="00824093">
            <w:pPr>
              <w:spacing w:after="0" w:line="240" w:lineRule="auto"/>
              <w:jc w:val="center"/>
              <w:rPr>
                <w:ins w:id="1621" w:author="Stefanie Lane" w:date="2022-08-29T18:29:00Z"/>
                <w:rFonts w:ascii="Calibri" w:eastAsia="Times New Roman" w:hAnsi="Calibri" w:cs="Calibri"/>
                <w:color w:val="000000"/>
                <w:sz w:val="20"/>
                <w:szCs w:val="20"/>
              </w:rPr>
            </w:pPr>
            <w:ins w:id="1622" w:author="Stefanie Lane" w:date="2022-08-29T18:29:00Z">
              <w:r w:rsidRPr="00824093">
                <w:rPr>
                  <w:rFonts w:ascii="Calibri" w:eastAsia="Times New Roman" w:hAnsi="Calibri" w:cs="Calibri"/>
                  <w:color w:val="000000"/>
                  <w:sz w:val="20"/>
                  <w:szCs w:val="20"/>
                </w:rPr>
                <w:t>Species</w:t>
              </w:r>
            </w:ins>
          </w:p>
        </w:tc>
        <w:tc>
          <w:tcPr>
            <w:tcW w:w="616" w:type="dxa"/>
            <w:tcBorders>
              <w:top w:val="nil"/>
              <w:left w:val="nil"/>
              <w:bottom w:val="single" w:sz="4" w:space="0" w:color="auto"/>
              <w:right w:val="nil"/>
            </w:tcBorders>
            <w:shd w:val="clear" w:color="auto" w:fill="auto"/>
            <w:noWrap/>
            <w:vAlign w:val="center"/>
            <w:hideMark/>
          </w:tcPr>
          <w:p w14:paraId="7BD3D6FC" w14:textId="77777777" w:rsidR="00824093" w:rsidRPr="00824093" w:rsidRDefault="00824093" w:rsidP="00824093">
            <w:pPr>
              <w:spacing w:after="0" w:line="240" w:lineRule="auto"/>
              <w:jc w:val="center"/>
              <w:rPr>
                <w:ins w:id="1623" w:author="Stefanie Lane" w:date="2022-08-29T18:29:00Z"/>
                <w:rFonts w:ascii="Calibri" w:eastAsia="Times New Roman" w:hAnsi="Calibri" w:cs="Calibri"/>
                <w:color w:val="000000"/>
                <w:sz w:val="20"/>
                <w:szCs w:val="20"/>
              </w:rPr>
            </w:pPr>
            <w:proofErr w:type="spellStart"/>
            <w:ins w:id="1624" w:author="Stefanie Lane" w:date="2022-08-29T18:29:00Z">
              <w:r w:rsidRPr="00824093">
                <w:rPr>
                  <w:rFonts w:ascii="Calibri" w:eastAsia="Times New Roman" w:hAnsi="Calibri" w:cs="Calibri"/>
                  <w:color w:val="000000"/>
                  <w:sz w:val="20"/>
                  <w:szCs w:val="20"/>
                </w:rPr>
                <w:t>IndVal</w:t>
              </w:r>
              <w:proofErr w:type="spellEnd"/>
            </w:ins>
          </w:p>
        </w:tc>
        <w:tc>
          <w:tcPr>
            <w:tcW w:w="714" w:type="dxa"/>
            <w:tcBorders>
              <w:top w:val="nil"/>
              <w:left w:val="nil"/>
              <w:bottom w:val="single" w:sz="4" w:space="0" w:color="auto"/>
              <w:right w:val="nil"/>
            </w:tcBorders>
            <w:shd w:val="clear" w:color="auto" w:fill="auto"/>
            <w:noWrap/>
            <w:vAlign w:val="center"/>
            <w:hideMark/>
          </w:tcPr>
          <w:p w14:paraId="08EB8BCB" w14:textId="77777777" w:rsidR="00824093" w:rsidRPr="00824093" w:rsidRDefault="00824093" w:rsidP="00824093">
            <w:pPr>
              <w:spacing w:after="0" w:line="240" w:lineRule="auto"/>
              <w:jc w:val="center"/>
              <w:rPr>
                <w:ins w:id="1625" w:author="Stefanie Lane" w:date="2022-08-29T18:29:00Z"/>
                <w:rFonts w:ascii="Calibri" w:eastAsia="Times New Roman" w:hAnsi="Calibri" w:cs="Calibri"/>
                <w:color w:val="000000"/>
                <w:sz w:val="20"/>
                <w:szCs w:val="20"/>
              </w:rPr>
            </w:pPr>
            <w:ins w:id="1626" w:author="Stefanie Lane" w:date="2022-08-29T18:29:00Z">
              <w:r w:rsidRPr="00824093">
                <w:rPr>
                  <w:rFonts w:ascii="Calibri" w:eastAsia="Times New Roman" w:hAnsi="Calibri" w:cs="Calibri"/>
                  <w:color w:val="000000"/>
                  <w:sz w:val="20"/>
                  <w:szCs w:val="20"/>
                </w:rPr>
                <w:t>p-value</w:t>
              </w:r>
            </w:ins>
          </w:p>
        </w:tc>
      </w:tr>
      <w:tr w:rsidR="00824093" w:rsidRPr="00824093" w14:paraId="728B6222" w14:textId="77777777" w:rsidTr="00824093">
        <w:trPr>
          <w:trHeight w:val="270"/>
          <w:ins w:id="1627" w:author="Stefanie Lane" w:date="2022-08-29T18:29:00Z"/>
        </w:trPr>
        <w:tc>
          <w:tcPr>
            <w:tcW w:w="1080" w:type="dxa"/>
            <w:tcBorders>
              <w:top w:val="nil"/>
              <w:left w:val="nil"/>
              <w:bottom w:val="nil"/>
              <w:right w:val="nil"/>
            </w:tcBorders>
            <w:shd w:val="clear" w:color="auto" w:fill="auto"/>
            <w:vAlign w:val="bottom"/>
            <w:hideMark/>
          </w:tcPr>
          <w:p w14:paraId="7CA679D7" w14:textId="77777777" w:rsidR="00824093" w:rsidRPr="00824093" w:rsidRDefault="00824093" w:rsidP="00824093">
            <w:pPr>
              <w:spacing w:after="0" w:line="240" w:lineRule="auto"/>
              <w:jc w:val="center"/>
              <w:rPr>
                <w:ins w:id="1628"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199D296A" w14:textId="77777777" w:rsidR="00824093" w:rsidRPr="00824093" w:rsidRDefault="00824093" w:rsidP="00824093">
            <w:pPr>
              <w:spacing w:after="0" w:line="240" w:lineRule="auto"/>
              <w:rPr>
                <w:ins w:id="1629" w:author="Stefanie Lane" w:date="2022-08-29T18:29:00Z"/>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3D4A882C" w14:textId="77777777" w:rsidR="00824093" w:rsidRPr="00824093" w:rsidRDefault="00824093" w:rsidP="00824093">
            <w:pPr>
              <w:spacing w:after="0" w:line="240" w:lineRule="auto"/>
              <w:rPr>
                <w:ins w:id="1630"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6F56D074" w14:textId="77777777" w:rsidR="00824093" w:rsidRPr="00824093" w:rsidRDefault="00824093" w:rsidP="00824093">
            <w:pPr>
              <w:spacing w:after="0" w:line="240" w:lineRule="auto"/>
              <w:jc w:val="center"/>
              <w:rPr>
                <w:ins w:id="1631"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87F57D" w14:textId="77777777" w:rsidR="00824093" w:rsidRPr="00824093" w:rsidRDefault="00824093" w:rsidP="00824093">
            <w:pPr>
              <w:spacing w:after="0" w:line="240" w:lineRule="auto"/>
              <w:jc w:val="center"/>
              <w:rPr>
                <w:ins w:id="1632" w:author="Stefanie Lane" w:date="2022-08-29T18:29: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2AE1A649" w14:textId="77777777" w:rsidR="00824093" w:rsidRPr="00824093" w:rsidRDefault="00824093" w:rsidP="00824093">
            <w:pPr>
              <w:spacing w:after="0" w:line="240" w:lineRule="auto"/>
              <w:rPr>
                <w:ins w:id="1633" w:author="Stefanie Lane" w:date="2022-08-29T18:29: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2DB50B53" w14:textId="77777777" w:rsidR="00824093" w:rsidRPr="00824093" w:rsidRDefault="00824093" w:rsidP="00824093">
            <w:pPr>
              <w:spacing w:after="0" w:line="240" w:lineRule="auto"/>
              <w:rPr>
                <w:ins w:id="1634" w:author="Stefanie Lane" w:date="2022-08-29T18:29: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15802999" w14:textId="77777777" w:rsidR="00824093" w:rsidRPr="00824093" w:rsidRDefault="00824093" w:rsidP="00824093">
            <w:pPr>
              <w:spacing w:after="0" w:line="240" w:lineRule="auto"/>
              <w:jc w:val="center"/>
              <w:rPr>
                <w:ins w:id="1635"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C8A021" w14:textId="77777777" w:rsidR="00824093" w:rsidRPr="00824093" w:rsidRDefault="00824093" w:rsidP="00824093">
            <w:pPr>
              <w:spacing w:after="0" w:line="240" w:lineRule="auto"/>
              <w:jc w:val="center"/>
              <w:rPr>
                <w:ins w:id="1636" w:author="Stefanie Lane" w:date="2022-08-29T18:29:00Z"/>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5BB4121D" w14:textId="77777777" w:rsidR="00824093" w:rsidRPr="00824093" w:rsidRDefault="00824093" w:rsidP="00824093">
            <w:pPr>
              <w:spacing w:after="0" w:line="240" w:lineRule="auto"/>
              <w:rPr>
                <w:ins w:id="1637"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2627D3C1" w14:textId="77777777" w:rsidR="00824093" w:rsidRPr="00824093" w:rsidRDefault="00824093" w:rsidP="00824093">
            <w:pPr>
              <w:spacing w:after="0" w:line="240" w:lineRule="auto"/>
              <w:rPr>
                <w:ins w:id="1638" w:author="Stefanie Lane" w:date="2022-08-29T18:29:00Z"/>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60F35832" w14:textId="77777777" w:rsidR="00824093" w:rsidRPr="00824093" w:rsidRDefault="00824093" w:rsidP="00824093">
            <w:pPr>
              <w:spacing w:after="0" w:line="240" w:lineRule="auto"/>
              <w:jc w:val="center"/>
              <w:rPr>
                <w:ins w:id="1639" w:author="Stefanie Lane" w:date="2022-08-29T18:29:00Z"/>
                <w:rFonts w:ascii="Times New Roman" w:eastAsia="Times New Roman" w:hAnsi="Times New Roman" w:cs="Times New Roman"/>
                <w:sz w:val="20"/>
                <w:szCs w:val="20"/>
              </w:rPr>
            </w:pPr>
          </w:p>
        </w:tc>
      </w:tr>
      <w:tr w:rsidR="00824093" w:rsidRPr="00824093" w14:paraId="2457A4A9" w14:textId="77777777" w:rsidTr="00824093">
        <w:trPr>
          <w:trHeight w:val="260"/>
          <w:ins w:id="1640" w:author="Stefanie Lane" w:date="2022-08-29T18:29: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6840A8BC" w14:textId="77777777" w:rsidR="00824093" w:rsidRPr="00824093" w:rsidRDefault="00824093" w:rsidP="00824093">
            <w:pPr>
              <w:spacing w:after="0" w:line="240" w:lineRule="auto"/>
              <w:jc w:val="center"/>
              <w:rPr>
                <w:ins w:id="1641" w:author="Stefanie Lane" w:date="2022-08-29T18:29:00Z"/>
                <w:rFonts w:ascii="Calibri" w:eastAsia="Times New Roman" w:hAnsi="Calibri" w:cs="Calibri"/>
                <w:color w:val="000000"/>
                <w:sz w:val="20"/>
                <w:szCs w:val="20"/>
              </w:rPr>
            </w:pPr>
            <w:ins w:id="1642" w:author="Stefanie Lane" w:date="2022-08-29T18:29:00Z">
              <w:r w:rsidRPr="00824093">
                <w:rPr>
                  <w:rFonts w:ascii="Calibri" w:eastAsia="Times New Roman" w:hAnsi="Calibri" w:cs="Calibri"/>
                  <w:color w:val="000000"/>
                  <w:sz w:val="20"/>
                  <w:szCs w:val="20"/>
                </w:rPr>
                <w:t>"Sedge"</w:t>
              </w:r>
            </w:ins>
          </w:p>
        </w:tc>
        <w:tc>
          <w:tcPr>
            <w:tcW w:w="2982" w:type="dxa"/>
            <w:tcBorders>
              <w:top w:val="single" w:sz="8" w:space="0" w:color="auto"/>
              <w:left w:val="nil"/>
              <w:bottom w:val="nil"/>
              <w:right w:val="nil"/>
            </w:tcBorders>
            <w:shd w:val="clear" w:color="auto" w:fill="auto"/>
            <w:noWrap/>
            <w:vAlign w:val="bottom"/>
            <w:hideMark/>
          </w:tcPr>
          <w:p w14:paraId="13963434" w14:textId="77777777" w:rsidR="00824093" w:rsidRPr="00824093" w:rsidRDefault="00824093" w:rsidP="00824093">
            <w:pPr>
              <w:spacing w:after="0" w:line="240" w:lineRule="auto"/>
              <w:rPr>
                <w:ins w:id="1643" w:author="Stefanie Lane" w:date="2022-08-29T18:29:00Z"/>
                <w:rFonts w:ascii="Calibri" w:eastAsia="Times New Roman" w:hAnsi="Calibri" w:cs="Calibri"/>
                <w:i/>
                <w:iCs/>
                <w:color w:val="000000"/>
                <w:sz w:val="20"/>
                <w:szCs w:val="20"/>
              </w:rPr>
            </w:pPr>
            <w:ins w:id="1644" w:author="Stefanie Lane" w:date="2022-08-29T18:29:00Z">
              <w:r w:rsidRPr="00824093">
                <w:rPr>
                  <w:rFonts w:ascii="Calibri" w:eastAsia="Times New Roman" w:hAnsi="Calibri" w:cs="Calibri"/>
                  <w:i/>
                  <w:iCs/>
                  <w:color w:val="000000"/>
                  <w:sz w:val="20"/>
                  <w:szCs w:val="20"/>
                </w:rPr>
                <w:t>Carex lyngbyei</w:t>
              </w:r>
            </w:ins>
          </w:p>
        </w:tc>
        <w:tc>
          <w:tcPr>
            <w:tcW w:w="592" w:type="dxa"/>
            <w:tcBorders>
              <w:top w:val="single" w:sz="8" w:space="0" w:color="auto"/>
              <w:left w:val="nil"/>
              <w:bottom w:val="nil"/>
              <w:right w:val="nil"/>
            </w:tcBorders>
            <w:shd w:val="clear" w:color="auto" w:fill="auto"/>
            <w:noWrap/>
            <w:vAlign w:val="bottom"/>
            <w:hideMark/>
          </w:tcPr>
          <w:p w14:paraId="045D64B1" w14:textId="77777777" w:rsidR="00824093" w:rsidRPr="00824093" w:rsidRDefault="00824093" w:rsidP="00824093">
            <w:pPr>
              <w:spacing w:after="0" w:line="240" w:lineRule="auto"/>
              <w:jc w:val="center"/>
              <w:rPr>
                <w:ins w:id="1645" w:author="Stefanie Lane" w:date="2022-08-29T18:29:00Z"/>
                <w:rFonts w:ascii="Calibri" w:eastAsia="Times New Roman" w:hAnsi="Calibri" w:cs="Calibri"/>
                <w:color w:val="000000"/>
                <w:sz w:val="20"/>
                <w:szCs w:val="20"/>
              </w:rPr>
            </w:pPr>
            <w:ins w:id="1646" w:author="Stefanie Lane" w:date="2022-08-29T18:29:00Z">
              <w:r w:rsidRPr="00824093">
                <w:rPr>
                  <w:rFonts w:ascii="Calibri" w:eastAsia="Times New Roman" w:hAnsi="Calibri" w:cs="Calibri"/>
                  <w:color w:val="000000"/>
                  <w:sz w:val="20"/>
                  <w:szCs w:val="20"/>
                </w:rPr>
                <w:t>0.722</w:t>
              </w:r>
            </w:ins>
          </w:p>
        </w:tc>
        <w:tc>
          <w:tcPr>
            <w:tcW w:w="686" w:type="dxa"/>
            <w:tcBorders>
              <w:top w:val="single" w:sz="8" w:space="0" w:color="auto"/>
              <w:left w:val="nil"/>
              <w:bottom w:val="nil"/>
              <w:right w:val="nil"/>
            </w:tcBorders>
            <w:shd w:val="clear" w:color="auto" w:fill="auto"/>
            <w:noWrap/>
            <w:vAlign w:val="bottom"/>
            <w:hideMark/>
          </w:tcPr>
          <w:p w14:paraId="0DEC9DD1" w14:textId="77777777" w:rsidR="00824093" w:rsidRPr="00824093" w:rsidRDefault="00824093" w:rsidP="00824093">
            <w:pPr>
              <w:spacing w:after="0" w:line="240" w:lineRule="auto"/>
              <w:jc w:val="center"/>
              <w:rPr>
                <w:ins w:id="1647" w:author="Stefanie Lane" w:date="2022-08-29T18:29:00Z"/>
                <w:rFonts w:ascii="Calibri" w:eastAsia="Times New Roman" w:hAnsi="Calibri" w:cs="Calibri"/>
                <w:color w:val="000000"/>
                <w:sz w:val="20"/>
                <w:szCs w:val="20"/>
              </w:rPr>
            </w:pPr>
            <w:ins w:id="1648"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496F014A" w14:textId="77777777" w:rsidR="00824093" w:rsidRPr="00824093" w:rsidRDefault="00824093" w:rsidP="00824093">
            <w:pPr>
              <w:spacing w:after="0" w:line="240" w:lineRule="auto"/>
              <w:rPr>
                <w:ins w:id="1649" w:author="Stefanie Lane" w:date="2022-08-29T18:29:00Z"/>
                <w:rFonts w:ascii="Calibri" w:eastAsia="Times New Roman" w:hAnsi="Calibri" w:cs="Calibri"/>
                <w:color w:val="000000"/>
                <w:sz w:val="20"/>
                <w:szCs w:val="20"/>
              </w:rPr>
            </w:pPr>
            <w:ins w:id="1650" w:author="Stefanie Lane" w:date="2022-08-29T18:29:00Z">
              <w:r w:rsidRPr="00824093">
                <w:rPr>
                  <w:rFonts w:ascii="Calibri" w:eastAsia="Times New Roman" w:hAnsi="Calibri" w:cs="Calibri"/>
                  <w:color w:val="000000"/>
                  <w:sz w:val="20"/>
                  <w:szCs w:val="20"/>
                </w:rPr>
                <w:t> </w:t>
              </w:r>
            </w:ins>
          </w:p>
        </w:tc>
        <w:tc>
          <w:tcPr>
            <w:tcW w:w="2205" w:type="dxa"/>
            <w:tcBorders>
              <w:top w:val="single" w:sz="8" w:space="0" w:color="auto"/>
              <w:left w:val="nil"/>
              <w:bottom w:val="nil"/>
              <w:right w:val="nil"/>
            </w:tcBorders>
            <w:shd w:val="clear" w:color="auto" w:fill="auto"/>
            <w:noWrap/>
            <w:vAlign w:val="bottom"/>
            <w:hideMark/>
          </w:tcPr>
          <w:p w14:paraId="42914DB9" w14:textId="77777777" w:rsidR="00824093" w:rsidRPr="00824093" w:rsidRDefault="00824093" w:rsidP="00824093">
            <w:pPr>
              <w:spacing w:after="0" w:line="240" w:lineRule="auto"/>
              <w:rPr>
                <w:ins w:id="1651" w:author="Stefanie Lane" w:date="2022-08-29T18:29:00Z"/>
                <w:rFonts w:ascii="Calibri" w:eastAsia="Times New Roman" w:hAnsi="Calibri" w:cs="Calibri"/>
                <w:i/>
                <w:iCs/>
                <w:color w:val="000000"/>
                <w:sz w:val="20"/>
                <w:szCs w:val="20"/>
              </w:rPr>
            </w:pPr>
            <w:ins w:id="1652" w:author="Stefanie Lane" w:date="2022-08-29T18:29:00Z">
              <w:r w:rsidRPr="00824093">
                <w:rPr>
                  <w:rFonts w:ascii="Calibri" w:eastAsia="Times New Roman" w:hAnsi="Calibri" w:cs="Calibri"/>
                  <w:i/>
                  <w:iCs/>
                  <w:color w:val="000000"/>
                  <w:sz w:val="20"/>
                  <w:szCs w:val="20"/>
                </w:rPr>
                <w:t>Carex lyngbyei</w:t>
              </w:r>
            </w:ins>
          </w:p>
        </w:tc>
        <w:tc>
          <w:tcPr>
            <w:tcW w:w="600" w:type="dxa"/>
            <w:tcBorders>
              <w:top w:val="single" w:sz="8" w:space="0" w:color="auto"/>
              <w:left w:val="nil"/>
              <w:bottom w:val="nil"/>
              <w:right w:val="nil"/>
            </w:tcBorders>
            <w:shd w:val="clear" w:color="auto" w:fill="auto"/>
            <w:noWrap/>
            <w:vAlign w:val="bottom"/>
            <w:hideMark/>
          </w:tcPr>
          <w:p w14:paraId="5B5F83E1" w14:textId="77777777" w:rsidR="00824093" w:rsidRPr="00824093" w:rsidRDefault="00824093" w:rsidP="00824093">
            <w:pPr>
              <w:spacing w:after="0" w:line="240" w:lineRule="auto"/>
              <w:jc w:val="center"/>
              <w:rPr>
                <w:ins w:id="1653" w:author="Stefanie Lane" w:date="2022-08-29T18:29:00Z"/>
                <w:rFonts w:ascii="Calibri" w:eastAsia="Times New Roman" w:hAnsi="Calibri" w:cs="Calibri"/>
                <w:color w:val="000000"/>
                <w:sz w:val="20"/>
                <w:szCs w:val="20"/>
              </w:rPr>
            </w:pPr>
            <w:ins w:id="1654" w:author="Stefanie Lane" w:date="2022-08-29T18:29:00Z">
              <w:r w:rsidRPr="00824093">
                <w:rPr>
                  <w:rFonts w:ascii="Calibri" w:eastAsia="Times New Roman" w:hAnsi="Calibri" w:cs="Calibri"/>
                  <w:color w:val="000000"/>
                  <w:sz w:val="20"/>
                  <w:szCs w:val="20"/>
                </w:rPr>
                <w:t>0.626</w:t>
              </w:r>
            </w:ins>
          </w:p>
        </w:tc>
        <w:tc>
          <w:tcPr>
            <w:tcW w:w="695" w:type="dxa"/>
            <w:tcBorders>
              <w:top w:val="single" w:sz="8" w:space="0" w:color="auto"/>
              <w:left w:val="nil"/>
              <w:bottom w:val="nil"/>
              <w:right w:val="nil"/>
            </w:tcBorders>
            <w:shd w:val="clear" w:color="auto" w:fill="auto"/>
            <w:noWrap/>
            <w:vAlign w:val="bottom"/>
            <w:hideMark/>
          </w:tcPr>
          <w:p w14:paraId="7A532820" w14:textId="77777777" w:rsidR="00824093" w:rsidRPr="00824093" w:rsidRDefault="00824093" w:rsidP="00824093">
            <w:pPr>
              <w:spacing w:after="0" w:line="240" w:lineRule="auto"/>
              <w:jc w:val="center"/>
              <w:rPr>
                <w:ins w:id="1655" w:author="Stefanie Lane" w:date="2022-08-29T18:29:00Z"/>
                <w:rFonts w:ascii="Calibri" w:eastAsia="Times New Roman" w:hAnsi="Calibri" w:cs="Calibri"/>
                <w:color w:val="000000"/>
                <w:sz w:val="20"/>
                <w:szCs w:val="20"/>
              </w:rPr>
            </w:pPr>
            <w:ins w:id="1656"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63374836" w14:textId="77777777" w:rsidR="00824093" w:rsidRPr="00824093" w:rsidRDefault="00824093" w:rsidP="00824093">
            <w:pPr>
              <w:spacing w:after="0" w:line="240" w:lineRule="auto"/>
              <w:rPr>
                <w:ins w:id="1657" w:author="Stefanie Lane" w:date="2022-08-29T18:29:00Z"/>
                <w:rFonts w:ascii="Calibri" w:eastAsia="Times New Roman" w:hAnsi="Calibri" w:cs="Calibri"/>
                <w:color w:val="000000"/>
                <w:sz w:val="20"/>
                <w:szCs w:val="20"/>
              </w:rPr>
            </w:pPr>
            <w:ins w:id="1658" w:author="Stefanie Lane" w:date="2022-08-29T18:29:00Z">
              <w:r w:rsidRPr="00824093">
                <w:rPr>
                  <w:rFonts w:ascii="Calibri" w:eastAsia="Times New Roman" w:hAnsi="Calibri" w:cs="Calibri"/>
                  <w:color w:val="000000"/>
                  <w:sz w:val="20"/>
                  <w:szCs w:val="20"/>
                </w:rPr>
                <w:t> </w:t>
              </w:r>
            </w:ins>
          </w:p>
        </w:tc>
        <w:tc>
          <w:tcPr>
            <w:tcW w:w="2070" w:type="dxa"/>
            <w:tcBorders>
              <w:top w:val="single" w:sz="8" w:space="0" w:color="auto"/>
              <w:left w:val="nil"/>
              <w:bottom w:val="single" w:sz="4" w:space="0" w:color="auto"/>
              <w:right w:val="nil"/>
            </w:tcBorders>
            <w:shd w:val="clear" w:color="auto" w:fill="auto"/>
            <w:noWrap/>
            <w:vAlign w:val="bottom"/>
            <w:hideMark/>
          </w:tcPr>
          <w:p w14:paraId="5ADA31BB" w14:textId="77777777" w:rsidR="00824093" w:rsidRPr="00824093" w:rsidRDefault="00824093" w:rsidP="00824093">
            <w:pPr>
              <w:spacing w:after="0" w:line="240" w:lineRule="auto"/>
              <w:rPr>
                <w:ins w:id="1659" w:author="Stefanie Lane" w:date="2022-08-29T18:29:00Z"/>
                <w:rFonts w:ascii="Calibri" w:eastAsia="Times New Roman" w:hAnsi="Calibri" w:cs="Calibri"/>
                <w:i/>
                <w:iCs/>
                <w:color w:val="000000"/>
                <w:sz w:val="20"/>
                <w:szCs w:val="20"/>
              </w:rPr>
            </w:pPr>
            <w:ins w:id="1660" w:author="Stefanie Lane" w:date="2022-08-29T18:29:00Z">
              <w:r w:rsidRPr="00824093">
                <w:rPr>
                  <w:rFonts w:ascii="Calibri" w:eastAsia="Times New Roman" w:hAnsi="Calibri" w:cs="Calibri"/>
                  <w:i/>
                  <w:iCs/>
                  <w:color w:val="000000"/>
                  <w:sz w:val="20"/>
                  <w:szCs w:val="20"/>
                </w:rPr>
                <w:t>Carex lyngbyei</w:t>
              </w:r>
            </w:ins>
          </w:p>
        </w:tc>
        <w:tc>
          <w:tcPr>
            <w:tcW w:w="616" w:type="dxa"/>
            <w:tcBorders>
              <w:top w:val="single" w:sz="8" w:space="0" w:color="auto"/>
              <w:left w:val="nil"/>
              <w:bottom w:val="single" w:sz="4" w:space="0" w:color="auto"/>
              <w:right w:val="nil"/>
            </w:tcBorders>
            <w:shd w:val="clear" w:color="auto" w:fill="auto"/>
            <w:noWrap/>
            <w:vAlign w:val="bottom"/>
            <w:hideMark/>
          </w:tcPr>
          <w:p w14:paraId="7FB2C545" w14:textId="77777777" w:rsidR="00824093" w:rsidRPr="00824093" w:rsidRDefault="00824093" w:rsidP="00824093">
            <w:pPr>
              <w:spacing w:after="0" w:line="240" w:lineRule="auto"/>
              <w:jc w:val="center"/>
              <w:rPr>
                <w:ins w:id="1661" w:author="Stefanie Lane" w:date="2022-08-29T18:29:00Z"/>
                <w:rFonts w:ascii="Calibri" w:eastAsia="Times New Roman" w:hAnsi="Calibri" w:cs="Calibri"/>
                <w:color w:val="000000"/>
                <w:sz w:val="20"/>
                <w:szCs w:val="20"/>
              </w:rPr>
            </w:pPr>
            <w:ins w:id="1662" w:author="Stefanie Lane" w:date="2022-08-29T18:29:00Z">
              <w:r w:rsidRPr="00824093">
                <w:rPr>
                  <w:rFonts w:ascii="Calibri" w:eastAsia="Times New Roman" w:hAnsi="Calibri" w:cs="Calibri"/>
                  <w:color w:val="000000"/>
                  <w:sz w:val="20"/>
                  <w:szCs w:val="20"/>
                </w:rPr>
                <w:t>0.591</w:t>
              </w:r>
            </w:ins>
          </w:p>
        </w:tc>
        <w:tc>
          <w:tcPr>
            <w:tcW w:w="714" w:type="dxa"/>
            <w:tcBorders>
              <w:top w:val="single" w:sz="8" w:space="0" w:color="auto"/>
              <w:left w:val="nil"/>
              <w:bottom w:val="single" w:sz="4" w:space="0" w:color="auto"/>
              <w:right w:val="single" w:sz="8" w:space="0" w:color="auto"/>
            </w:tcBorders>
            <w:shd w:val="clear" w:color="auto" w:fill="auto"/>
            <w:noWrap/>
            <w:vAlign w:val="bottom"/>
            <w:hideMark/>
          </w:tcPr>
          <w:p w14:paraId="0846EF51" w14:textId="77777777" w:rsidR="00824093" w:rsidRPr="00824093" w:rsidRDefault="00824093" w:rsidP="00824093">
            <w:pPr>
              <w:spacing w:after="0" w:line="240" w:lineRule="auto"/>
              <w:jc w:val="center"/>
              <w:rPr>
                <w:ins w:id="1663" w:author="Stefanie Lane" w:date="2022-08-29T18:29:00Z"/>
                <w:rFonts w:ascii="Calibri" w:eastAsia="Times New Roman" w:hAnsi="Calibri" w:cs="Calibri"/>
                <w:color w:val="000000"/>
                <w:sz w:val="20"/>
                <w:szCs w:val="20"/>
              </w:rPr>
            </w:pPr>
            <w:ins w:id="1664" w:author="Stefanie Lane" w:date="2022-08-29T18:29:00Z">
              <w:r w:rsidRPr="00824093">
                <w:rPr>
                  <w:rFonts w:ascii="Calibri" w:eastAsia="Times New Roman" w:hAnsi="Calibri" w:cs="Calibri"/>
                  <w:color w:val="000000"/>
                  <w:sz w:val="20"/>
                  <w:szCs w:val="20"/>
                </w:rPr>
                <w:t>0.0001</w:t>
              </w:r>
            </w:ins>
          </w:p>
        </w:tc>
      </w:tr>
      <w:tr w:rsidR="00824093" w:rsidRPr="00824093" w14:paraId="47A9AE1A" w14:textId="77777777" w:rsidTr="00824093">
        <w:trPr>
          <w:trHeight w:val="260"/>
          <w:ins w:id="1665"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51549DA4" w14:textId="77777777" w:rsidR="00824093" w:rsidRPr="00824093" w:rsidRDefault="00824093" w:rsidP="00824093">
            <w:pPr>
              <w:spacing w:after="0" w:line="240" w:lineRule="auto"/>
              <w:rPr>
                <w:ins w:id="1666"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363089E6" w14:textId="77777777" w:rsidR="00824093" w:rsidRPr="00824093" w:rsidRDefault="00824093" w:rsidP="00824093">
            <w:pPr>
              <w:spacing w:after="0" w:line="240" w:lineRule="auto"/>
              <w:rPr>
                <w:ins w:id="1667" w:author="Stefanie Lane" w:date="2022-08-29T18:29:00Z"/>
                <w:rFonts w:ascii="Calibri" w:eastAsia="Times New Roman" w:hAnsi="Calibri" w:cs="Calibri"/>
                <w:i/>
                <w:iCs/>
                <w:color w:val="000000"/>
                <w:sz w:val="20"/>
                <w:szCs w:val="20"/>
              </w:rPr>
            </w:pPr>
            <w:ins w:id="1668" w:author="Stefanie Lane" w:date="2022-08-29T18:29:00Z">
              <w:r w:rsidRPr="00824093">
                <w:rPr>
                  <w:rFonts w:ascii="Calibri" w:eastAsia="Times New Roman" w:hAnsi="Calibri" w:cs="Calibri"/>
                  <w:i/>
                  <w:iCs/>
                  <w:color w:val="000000"/>
                  <w:sz w:val="20"/>
                  <w:szCs w:val="20"/>
                </w:rPr>
                <w:t>Sagittaria latifolia</w:t>
              </w:r>
            </w:ins>
          </w:p>
        </w:tc>
        <w:tc>
          <w:tcPr>
            <w:tcW w:w="592" w:type="dxa"/>
            <w:tcBorders>
              <w:top w:val="single" w:sz="4" w:space="0" w:color="auto"/>
              <w:left w:val="nil"/>
              <w:bottom w:val="single" w:sz="4" w:space="0" w:color="auto"/>
              <w:right w:val="nil"/>
            </w:tcBorders>
            <w:shd w:val="clear" w:color="auto" w:fill="auto"/>
            <w:noWrap/>
            <w:vAlign w:val="bottom"/>
            <w:hideMark/>
          </w:tcPr>
          <w:p w14:paraId="7F2716EA" w14:textId="77777777" w:rsidR="00824093" w:rsidRPr="00824093" w:rsidRDefault="00824093" w:rsidP="00824093">
            <w:pPr>
              <w:spacing w:after="0" w:line="240" w:lineRule="auto"/>
              <w:jc w:val="center"/>
              <w:rPr>
                <w:ins w:id="1669" w:author="Stefanie Lane" w:date="2022-08-29T18:29:00Z"/>
                <w:rFonts w:ascii="Calibri" w:eastAsia="Times New Roman" w:hAnsi="Calibri" w:cs="Calibri"/>
                <w:color w:val="000000"/>
                <w:sz w:val="20"/>
                <w:szCs w:val="20"/>
              </w:rPr>
            </w:pPr>
            <w:ins w:id="1670" w:author="Stefanie Lane" w:date="2022-08-29T18:29:00Z">
              <w:r w:rsidRPr="00824093">
                <w:rPr>
                  <w:rFonts w:ascii="Calibri" w:eastAsia="Times New Roman" w:hAnsi="Calibri" w:cs="Calibri"/>
                  <w:color w:val="000000"/>
                  <w:sz w:val="20"/>
                  <w:szCs w:val="20"/>
                </w:rPr>
                <w:t>0.523</w:t>
              </w:r>
            </w:ins>
          </w:p>
        </w:tc>
        <w:tc>
          <w:tcPr>
            <w:tcW w:w="686" w:type="dxa"/>
            <w:tcBorders>
              <w:top w:val="single" w:sz="4" w:space="0" w:color="auto"/>
              <w:left w:val="nil"/>
              <w:bottom w:val="single" w:sz="4" w:space="0" w:color="auto"/>
              <w:right w:val="nil"/>
            </w:tcBorders>
            <w:shd w:val="clear" w:color="auto" w:fill="auto"/>
            <w:noWrap/>
            <w:vAlign w:val="bottom"/>
            <w:hideMark/>
          </w:tcPr>
          <w:p w14:paraId="19A71176" w14:textId="77777777" w:rsidR="00824093" w:rsidRPr="00824093" w:rsidRDefault="00824093" w:rsidP="00824093">
            <w:pPr>
              <w:spacing w:after="0" w:line="240" w:lineRule="auto"/>
              <w:jc w:val="center"/>
              <w:rPr>
                <w:ins w:id="1671" w:author="Stefanie Lane" w:date="2022-08-29T18:29:00Z"/>
                <w:rFonts w:ascii="Calibri" w:eastAsia="Times New Roman" w:hAnsi="Calibri" w:cs="Calibri"/>
                <w:color w:val="000000"/>
                <w:sz w:val="20"/>
                <w:szCs w:val="20"/>
              </w:rPr>
            </w:pPr>
            <w:ins w:id="1672" w:author="Stefanie Lane" w:date="2022-08-29T18:29:00Z">
              <w:r w:rsidRPr="0082409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3955987C" w14:textId="77777777" w:rsidR="00824093" w:rsidRPr="00824093" w:rsidRDefault="00824093" w:rsidP="00824093">
            <w:pPr>
              <w:spacing w:after="0" w:line="240" w:lineRule="auto"/>
              <w:jc w:val="center"/>
              <w:rPr>
                <w:ins w:id="1673"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23C7A4DD" w14:textId="77777777" w:rsidR="00824093" w:rsidRPr="00824093" w:rsidRDefault="00824093" w:rsidP="00824093">
            <w:pPr>
              <w:spacing w:after="0" w:line="240" w:lineRule="auto"/>
              <w:rPr>
                <w:ins w:id="1674" w:author="Stefanie Lane" w:date="2022-08-29T18:29:00Z"/>
                <w:rFonts w:ascii="Calibri" w:eastAsia="Times New Roman" w:hAnsi="Calibri" w:cs="Calibri"/>
                <w:i/>
                <w:iCs/>
                <w:color w:val="000000"/>
                <w:sz w:val="20"/>
                <w:szCs w:val="20"/>
              </w:rPr>
            </w:pPr>
            <w:ins w:id="1675" w:author="Stefanie Lane" w:date="2022-08-29T18:29:00Z">
              <w:r w:rsidRPr="00824093">
                <w:rPr>
                  <w:rFonts w:ascii="Calibri" w:eastAsia="Times New Roman" w:hAnsi="Calibri" w:cs="Calibri"/>
                  <w:i/>
                  <w:iCs/>
                  <w:color w:val="000000"/>
                  <w:sz w:val="20"/>
                  <w:szCs w:val="20"/>
                </w:rPr>
                <w:t>Agrostis stolonifera</w:t>
              </w:r>
            </w:ins>
          </w:p>
        </w:tc>
        <w:tc>
          <w:tcPr>
            <w:tcW w:w="600" w:type="dxa"/>
            <w:tcBorders>
              <w:top w:val="single" w:sz="4" w:space="0" w:color="auto"/>
              <w:left w:val="nil"/>
              <w:bottom w:val="single" w:sz="4" w:space="0" w:color="auto"/>
              <w:right w:val="nil"/>
            </w:tcBorders>
            <w:shd w:val="clear" w:color="auto" w:fill="auto"/>
            <w:noWrap/>
            <w:vAlign w:val="bottom"/>
            <w:hideMark/>
          </w:tcPr>
          <w:p w14:paraId="3D0C87A1" w14:textId="77777777" w:rsidR="00824093" w:rsidRPr="00824093" w:rsidRDefault="00824093" w:rsidP="00824093">
            <w:pPr>
              <w:spacing w:after="0" w:line="240" w:lineRule="auto"/>
              <w:jc w:val="center"/>
              <w:rPr>
                <w:ins w:id="1676" w:author="Stefanie Lane" w:date="2022-08-29T18:29:00Z"/>
                <w:rFonts w:ascii="Calibri" w:eastAsia="Times New Roman" w:hAnsi="Calibri" w:cs="Calibri"/>
                <w:color w:val="000000"/>
                <w:sz w:val="20"/>
                <w:szCs w:val="20"/>
              </w:rPr>
            </w:pPr>
            <w:ins w:id="1677" w:author="Stefanie Lane" w:date="2022-08-29T18:29:00Z">
              <w:r w:rsidRPr="00824093">
                <w:rPr>
                  <w:rFonts w:ascii="Calibri" w:eastAsia="Times New Roman" w:hAnsi="Calibri" w:cs="Calibri"/>
                  <w:color w:val="000000"/>
                  <w:sz w:val="20"/>
                  <w:szCs w:val="20"/>
                </w:rPr>
                <w:t>0.447</w:t>
              </w:r>
            </w:ins>
          </w:p>
        </w:tc>
        <w:tc>
          <w:tcPr>
            <w:tcW w:w="695" w:type="dxa"/>
            <w:tcBorders>
              <w:top w:val="single" w:sz="4" w:space="0" w:color="auto"/>
              <w:left w:val="nil"/>
              <w:bottom w:val="single" w:sz="4" w:space="0" w:color="auto"/>
              <w:right w:val="nil"/>
            </w:tcBorders>
            <w:shd w:val="clear" w:color="auto" w:fill="auto"/>
            <w:noWrap/>
            <w:vAlign w:val="bottom"/>
            <w:hideMark/>
          </w:tcPr>
          <w:p w14:paraId="24BC010F" w14:textId="77777777" w:rsidR="00824093" w:rsidRPr="00824093" w:rsidRDefault="00824093" w:rsidP="00824093">
            <w:pPr>
              <w:spacing w:after="0" w:line="240" w:lineRule="auto"/>
              <w:jc w:val="center"/>
              <w:rPr>
                <w:ins w:id="1678" w:author="Stefanie Lane" w:date="2022-08-29T18:29:00Z"/>
                <w:rFonts w:ascii="Calibri" w:eastAsia="Times New Roman" w:hAnsi="Calibri" w:cs="Calibri"/>
                <w:color w:val="000000"/>
                <w:sz w:val="20"/>
                <w:szCs w:val="20"/>
              </w:rPr>
            </w:pPr>
            <w:ins w:id="1679" w:author="Stefanie Lane" w:date="2022-08-29T18:29:00Z">
              <w:r w:rsidRPr="00824093">
                <w:rPr>
                  <w:rFonts w:ascii="Calibri" w:eastAsia="Times New Roman" w:hAnsi="Calibri" w:cs="Calibri"/>
                  <w:color w:val="000000"/>
                  <w:sz w:val="20"/>
                  <w:szCs w:val="20"/>
                </w:rPr>
                <w:t>0.0003</w:t>
              </w:r>
            </w:ins>
          </w:p>
        </w:tc>
        <w:tc>
          <w:tcPr>
            <w:tcW w:w="300" w:type="dxa"/>
            <w:tcBorders>
              <w:top w:val="nil"/>
              <w:left w:val="nil"/>
              <w:bottom w:val="nil"/>
              <w:right w:val="nil"/>
            </w:tcBorders>
            <w:shd w:val="clear" w:color="auto" w:fill="auto"/>
            <w:noWrap/>
            <w:vAlign w:val="bottom"/>
            <w:hideMark/>
          </w:tcPr>
          <w:p w14:paraId="5B81608F" w14:textId="77777777" w:rsidR="00824093" w:rsidRPr="00824093" w:rsidRDefault="00824093" w:rsidP="00824093">
            <w:pPr>
              <w:spacing w:after="0" w:line="240" w:lineRule="auto"/>
              <w:jc w:val="center"/>
              <w:rPr>
                <w:ins w:id="1680"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0D622C10" w14:textId="77777777" w:rsidR="00824093" w:rsidRPr="00824093" w:rsidRDefault="00824093" w:rsidP="00824093">
            <w:pPr>
              <w:spacing w:after="0" w:line="240" w:lineRule="auto"/>
              <w:rPr>
                <w:ins w:id="1681"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0A411AB0" w14:textId="77777777" w:rsidR="00824093" w:rsidRPr="00824093" w:rsidRDefault="00824093" w:rsidP="00824093">
            <w:pPr>
              <w:spacing w:after="0" w:line="240" w:lineRule="auto"/>
              <w:rPr>
                <w:ins w:id="1682"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EA9803D" w14:textId="77777777" w:rsidR="00824093" w:rsidRPr="00824093" w:rsidRDefault="00824093" w:rsidP="00824093">
            <w:pPr>
              <w:spacing w:after="0" w:line="240" w:lineRule="auto"/>
              <w:jc w:val="center"/>
              <w:rPr>
                <w:ins w:id="1683" w:author="Stefanie Lane" w:date="2022-08-29T18:29:00Z"/>
                <w:rFonts w:ascii="Calibri" w:eastAsia="Times New Roman" w:hAnsi="Calibri" w:cs="Calibri"/>
                <w:color w:val="000000"/>
                <w:sz w:val="20"/>
                <w:szCs w:val="20"/>
              </w:rPr>
            </w:pPr>
            <w:ins w:id="1684" w:author="Stefanie Lane" w:date="2022-08-29T18:29:00Z">
              <w:r w:rsidRPr="00824093">
                <w:rPr>
                  <w:rFonts w:ascii="Calibri" w:eastAsia="Times New Roman" w:hAnsi="Calibri" w:cs="Calibri"/>
                  <w:color w:val="000000"/>
                  <w:sz w:val="20"/>
                  <w:szCs w:val="20"/>
                </w:rPr>
                <w:t> </w:t>
              </w:r>
            </w:ins>
          </w:p>
        </w:tc>
      </w:tr>
      <w:tr w:rsidR="00824093" w:rsidRPr="00824093" w14:paraId="6429F41B" w14:textId="77777777" w:rsidTr="00824093">
        <w:trPr>
          <w:trHeight w:val="270"/>
          <w:ins w:id="1685"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538904B8" w14:textId="77777777" w:rsidR="00824093" w:rsidRPr="00824093" w:rsidRDefault="00824093" w:rsidP="00824093">
            <w:pPr>
              <w:spacing w:after="0" w:line="240" w:lineRule="auto"/>
              <w:rPr>
                <w:ins w:id="1686" w:author="Stefanie Lane" w:date="2022-08-29T18:29:00Z"/>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4A86E88D" w14:textId="77777777" w:rsidR="00824093" w:rsidRPr="00824093" w:rsidRDefault="00824093" w:rsidP="00824093">
            <w:pPr>
              <w:spacing w:after="0" w:line="240" w:lineRule="auto"/>
              <w:rPr>
                <w:ins w:id="1687" w:author="Stefanie Lane" w:date="2022-08-29T18:29:00Z"/>
                <w:rFonts w:ascii="Calibri" w:eastAsia="Times New Roman" w:hAnsi="Calibri" w:cs="Calibri"/>
                <w:i/>
                <w:iCs/>
                <w:color w:val="000000"/>
                <w:sz w:val="20"/>
                <w:szCs w:val="20"/>
              </w:rPr>
            </w:pPr>
            <w:ins w:id="1688" w:author="Stefanie Lane" w:date="2022-08-29T18:29:00Z">
              <w:r w:rsidRPr="00824093">
                <w:rPr>
                  <w:rFonts w:ascii="Calibri" w:eastAsia="Times New Roman" w:hAnsi="Calibri" w:cs="Calibri"/>
                  <w:i/>
                  <w:iCs/>
                  <w:color w:val="000000"/>
                  <w:sz w:val="20"/>
                  <w:szCs w:val="20"/>
                </w:rPr>
                <w:t>Schoenoplectus tabernaemontani</w:t>
              </w:r>
            </w:ins>
          </w:p>
        </w:tc>
        <w:tc>
          <w:tcPr>
            <w:tcW w:w="592" w:type="dxa"/>
            <w:tcBorders>
              <w:top w:val="nil"/>
              <w:left w:val="nil"/>
              <w:bottom w:val="single" w:sz="8" w:space="0" w:color="auto"/>
              <w:right w:val="nil"/>
            </w:tcBorders>
            <w:shd w:val="clear" w:color="auto" w:fill="auto"/>
            <w:noWrap/>
            <w:vAlign w:val="bottom"/>
            <w:hideMark/>
          </w:tcPr>
          <w:p w14:paraId="34943DAB" w14:textId="77777777" w:rsidR="00824093" w:rsidRPr="00824093" w:rsidRDefault="00824093" w:rsidP="00824093">
            <w:pPr>
              <w:spacing w:after="0" w:line="240" w:lineRule="auto"/>
              <w:jc w:val="center"/>
              <w:rPr>
                <w:ins w:id="1689" w:author="Stefanie Lane" w:date="2022-08-29T18:29:00Z"/>
                <w:rFonts w:ascii="Calibri" w:eastAsia="Times New Roman" w:hAnsi="Calibri" w:cs="Calibri"/>
                <w:color w:val="000000"/>
                <w:sz w:val="20"/>
                <w:szCs w:val="20"/>
              </w:rPr>
            </w:pPr>
            <w:ins w:id="1690" w:author="Stefanie Lane" w:date="2022-08-29T18:29:00Z">
              <w:r w:rsidRPr="00824093">
                <w:rPr>
                  <w:rFonts w:ascii="Calibri" w:eastAsia="Times New Roman" w:hAnsi="Calibri" w:cs="Calibri"/>
                  <w:color w:val="000000"/>
                  <w:sz w:val="20"/>
                  <w:szCs w:val="20"/>
                </w:rPr>
                <w:t>0.417</w:t>
              </w:r>
            </w:ins>
          </w:p>
        </w:tc>
        <w:tc>
          <w:tcPr>
            <w:tcW w:w="686" w:type="dxa"/>
            <w:tcBorders>
              <w:top w:val="nil"/>
              <w:left w:val="nil"/>
              <w:bottom w:val="single" w:sz="8" w:space="0" w:color="auto"/>
              <w:right w:val="nil"/>
            </w:tcBorders>
            <w:shd w:val="clear" w:color="auto" w:fill="auto"/>
            <w:noWrap/>
            <w:vAlign w:val="bottom"/>
            <w:hideMark/>
          </w:tcPr>
          <w:p w14:paraId="360E97CC" w14:textId="77777777" w:rsidR="00824093" w:rsidRPr="00824093" w:rsidRDefault="00824093" w:rsidP="00824093">
            <w:pPr>
              <w:spacing w:after="0" w:line="240" w:lineRule="auto"/>
              <w:jc w:val="center"/>
              <w:rPr>
                <w:ins w:id="1691" w:author="Stefanie Lane" w:date="2022-08-29T18:29:00Z"/>
                <w:rFonts w:ascii="Calibri" w:eastAsia="Times New Roman" w:hAnsi="Calibri" w:cs="Calibri"/>
                <w:color w:val="000000"/>
                <w:sz w:val="20"/>
                <w:szCs w:val="20"/>
              </w:rPr>
            </w:pPr>
            <w:ins w:id="1692" w:author="Stefanie Lane" w:date="2022-08-29T18:29:00Z">
              <w:r w:rsidRPr="00824093">
                <w:rPr>
                  <w:rFonts w:ascii="Calibri" w:eastAsia="Times New Roman" w:hAnsi="Calibri" w:cs="Calibri"/>
                  <w:color w:val="000000"/>
                  <w:sz w:val="20"/>
                  <w:szCs w:val="20"/>
                </w:rPr>
                <w:t>0.0002</w:t>
              </w:r>
            </w:ins>
          </w:p>
        </w:tc>
        <w:tc>
          <w:tcPr>
            <w:tcW w:w="300" w:type="dxa"/>
            <w:tcBorders>
              <w:top w:val="nil"/>
              <w:left w:val="nil"/>
              <w:bottom w:val="single" w:sz="8" w:space="0" w:color="auto"/>
              <w:right w:val="nil"/>
            </w:tcBorders>
            <w:shd w:val="clear" w:color="auto" w:fill="auto"/>
            <w:noWrap/>
            <w:vAlign w:val="bottom"/>
            <w:hideMark/>
          </w:tcPr>
          <w:p w14:paraId="68E23C4E" w14:textId="77777777" w:rsidR="00824093" w:rsidRPr="00824093" w:rsidRDefault="00824093" w:rsidP="00824093">
            <w:pPr>
              <w:spacing w:after="0" w:line="240" w:lineRule="auto"/>
              <w:rPr>
                <w:ins w:id="1693" w:author="Stefanie Lane" w:date="2022-08-29T18:29:00Z"/>
                <w:rFonts w:ascii="Calibri" w:eastAsia="Times New Roman" w:hAnsi="Calibri" w:cs="Calibri"/>
                <w:color w:val="000000"/>
                <w:sz w:val="20"/>
                <w:szCs w:val="20"/>
              </w:rPr>
            </w:pPr>
            <w:ins w:id="1694" w:author="Stefanie Lane" w:date="2022-08-29T18:29:00Z">
              <w:r w:rsidRPr="00824093">
                <w:rPr>
                  <w:rFonts w:ascii="Calibri" w:eastAsia="Times New Roman" w:hAnsi="Calibri" w:cs="Calibri"/>
                  <w:color w:val="000000"/>
                  <w:sz w:val="20"/>
                  <w:szCs w:val="20"/>
                </w:rPr>
                <w:t> </w:t>
              </w:r>
            </w:ins>
          </w:p>
        </w:tc>
        <w:tc>
          <w:tcPr>
            <w:tcW w:w="2205" w:type="dxa"/>
            <w:tcBorders>
              <w:top w:val="nil"/>
              <w:left w:val="nil"/>
              <w:bottom w:val="single" w:sz="8" w:space="0" w:color="auto"/>
              <w:right w:val="nil"/>
            </w:tcBorders>
            <w:shd w:val="clear" w:color="auto" w:fill="auto"/>
            <w:noWrap/>
            <w:vAlign w:val="bottom"/>
            <w:hideMark/>
          </w:tcPr>
          <w:p w14:paraId="4A307C50" w14:textId="77777777" w:rsidR="00824093" w:rsidRPr="00824093" w:rsidRDefault="00824093" w:rsidP="00824093">
            <w:pPr>
              <w:spacing w:after="0" w:line="240" w:lineRule="auto"/>
              <w:rPr>
                <w:ins w:id="1695" w:author="Stefanie Lane" w:date="2022-08-29T18:29:00Z"/>
                <w:rFonts w:ascii="Calibri" w:eastAsia="Times New Roman" w:hAnsi="Calibri" w:cs="Calibri"/>
                <w:i/>
                <w:iCs/>
                <w:color w:val="000000"/>
                <w:sz w:val="20"/>
                <w:szCs w:val="20"/>
              </w:rPr>
            </w:pPr>
            <w:ins w:id="1696" w:author="Stefanie Lane" w:date="2022-08-29T18:29:00Z">
              <w:r w:rsidRPr="00824093">
                <w:rPr>
                  <w:rFonts w:ascii="Calibri" w:eastAsia="Times New Roman" w:hAnsi="Calibri" w:cs="Calibri"/>
                  <w:i/>
                  <w:iCs/>
                  <w:color w:val="000000"/>
                  <w:sz w:val="20"/>
                  <w:szCs w:val="20"/>
                </w:rPr>
                <w:t>Impatiens capensis</w:t>
              </w:r>
            </w:ins>
          </w:p>
        </w:tc>
        <w:tc>
          <w:tcPr>
            <w:tcW w:w="600" w:type="dxa"/>
            <w:tcBorders>
              <w:top w:val="nil"/>
              <w:left w:val="nil"/>
              <w:bottom w:val="single" w:sz="8" w:space="0" w:color="auto"/>
              <w:right w:val="nil"/>
            </w:tcBorders>
            <w:shd w:val="clear" w:color="auto" w:fill="auto"/>
            <w:noWrap/>
            <w:vAlign w:val="bottom"/>
            <w:hideMark/>
          </w:tcPr>
          <w:p w14:paraId="411DEC31" w14:textId="77777777" w:rsidR="00824093" w:rsidRPr="00824093" w:rsidRDefault="00824093" w:rsidP="00824093">
            <w:pPr>
              <w:spacing w:after="0" w:line="240" w:lineRule="auto"/>
              <w:jc w:val="center"/>
              <w:rPr>
                <w:ins w:id="1697" w:author="Stefanie Lane" w:date="2022-08-29T18:29:00Z"/>
                <w:rFonts w:ascii="Calibri" w:eastAsia="Times New Roman" w:hAnsi="Calibri" w:cs="Calibri"/>
                <w:color w:val="000000"/>
                <w:sz w:val="20"/>
                <w:szCs w:val="20"/>
              </w:rPr>
            </w:pPr>
            <w:ins w:id="1698" w:author="Stefanie Lane" w:date="2022-08-29T18:29:00Z">
              <w:r w:rsidRPr="00824093">
                <w:rPr>
                  <w:rFonts w:ascii="Calibri" w:eastAsia="Times New Roman" w:hAnsi="Calibri" w:cs="Calibri"/>
                  <w:color w:val="000000"/>
                  <w:sz w:val="20"/>
                  <w:szCs w:val="20"/>
                </w:rPr>
                <w:t>0.320</w:t>
              </w:r>
            </w:ins>
          </w:p>
        </w:tc>
        <w:tc>
          <w:tcPr>
            <w:tcW w:w="695" w:type="dxa"/>
            <w:tcBorders>
              <w:top w:val="nil"/>
              <w:left w:val="nil"/>
              <w:bottom w:val="single" w:sz="8" w:space="0" w:color="auto"/>
              <w:right w:val="nil"/>
            </w:tcBorders>
            <w:shd w:val="clear" w:color="auto" w:fill="auto"/>
            <w:noWrap/>
            <w:vAlign w:val="bottom"/>
            <w:hideMark/>
          </w:tcPr>
          <w:p w14:paraId="33FAF98E" w14:textId="77777777" w:rsidR="00824093" w:rsidRPr="00824093" w:rsidRDefault="00824093" w:rsidP="00824093">
            <w:pPr>
              <w:spacing w:after="0" w:line="240" w:lineRule="auto"/>
              <w:jc w:val="center"/>
              <w:rPr>
                <w:ins w:id="1699" w:author="Stefanie Lane" w:date="2022-08-29T18:29:00Z"/>
                <w:rFonts w:ascii="Calibri" w:eastAsia="Times New Roman" w:hAnsi="Calibri" w:cs="Calibri"/>
                <w:color w:val="000000"/>
                <w:sz w:val="20"/>
                <w:szCs w:val="20"/>
              </w:rPr>
            </w:pPr>
            <w:ins w:id="1700" w:author="Stefanie Lane" w:date="2022-08-29T18:29:00Z">
              <w:r w:rsidRPr="00824093">
                <w:rPr>
                  <w:rFonts w:ascii="Calibri" w:eastAsia="Times New Roman" w:hAnsi="Calibri" w:cs="Calibri"/>
                  <w:color w:val="000000"/>
                  <w:sz w:val="20"/>
                  <w:szCs w:val="20"/>
                </w:rPr>
                <w:t>0.0147</w:t>
              </w:r>
            </w:ins>
          </w:p>
        </w:tc>
        <w:tc>
          <w:tcPr>
            <w:tcW w:w="300" w:type="dxa"/>
            <w:tcBorders>
              <w:top w:val="nil"/>
              <w:left w:val="nil"/>
              <w:bottom w:val="single" w:sz="8" w:space="0" w:color="auto"/>
              <w:right w:val="nil"/>
            </w:tcBorders>
            <w:shd w:val="clear" w:color="auto" w:fill="auto"/>
            <w:noWrap/>
            <w:vAlign w:val="bottom"/>
            <w:hideMark/>
          </w:tcPr>
          <w:p w14:paraId="3E4489B0" w14:textId="77777777" w:rsidR="00824093" w:rsidRPr="00824093" w:rsidRDefault="00824093" w:rsidP="00824093">
            <w:pPr>
              <w:spacing w:after="0" w:line="240" w:lineRule="auto"/>
              <w:rPr>
                <w:ins w:id="1701" w:author="Stefanie Lane" w:date="2022-08-29T18:29:00Z"/>
                <w:rFonts w:ascii="Calibri" w:eastAsia="Times New Roman" w:hAnsi="Calibri" w:cs="Calibri"/>
                <w:color w:val="000000"/>
                <w:sz w:val="20"/>
                <w:szCs w:val="20"/>
              </w:rPr>
            </w:pPr>
            <w:ins w:id="1702" w:author="Stefanie Lane" w:date="2022-08-29T18:29:00Z">
              <w:r w:rsidRPr="00824093">
                <w:rPr>
                  <w:rFonts w:ascii="Calibri" w:eastAsia="Times New Roman" w:hAnsi="Calibri" w:cs="Calibri"/>
                  <w:color w:val="000000"/>
                  <w:sz w:val="20"/>
                  <w:szCs w:val="20"/>
                </w:rPr>
                <w:t> </w:t>
              </w:r>
            </w:ins>
          </w:p>
        </w:tc>
        <w:tc>
          <w:tcPr>
            <w:tcW w:w="2070" w:type="dxa"/>
            <w:tcBorders>
              <w:top w:val="nil"/>
              <w:left w:val="nil"/>
              <w:bottom w:val="single" w:sz="8" w:space="0" w:color="auto"/>
              <w:right w:val="nil"/>
            </w:tcBorders>
            <w:shd w:val="clear" w:color="auto" w:fill="auto"/>
            <w:noWrap/>
            <w:vAlign w:val="bottom"/>
            <w:hideMark/>
          </w:tcPr>
          <w:p w14:paraId="6662FB41" w14:textId="77777777" w:rsidR="00824093" w:rsidRPr="00824093" w:rsidRDefault="00824093" w:rsidP="00824093">
            <w:pPr>
              <w:spacing w:after="0" w:line="240" w:lineRule="auto"/>
              <w:rPr>
                <w:ins w:id="1703" w:author="Stefanie Lane" w:date="2022-08-29T18:29:00Z"/>
                <w:rFonts w:ascii="Calibri" w:eastAsia="Times New Roman" w:hAnsi="Calibri" w:cs="Calibri"/>
                <w:i/>
                <w:iCs/>
                <w:color w:val="000000"/>
                <w:sz w:val="20"/>
                <w:szCs w:val="20"/>
              </w:rPr>
            </w:pPr>
            <w:ins w:id="1704" w:author="Stefanie Lane" w:date="2022-08-29T18:29:00Z">
              <w:r w:rsidRPr="00824093">
                <w:rPr>
                  <w:rFonts w:ascii="Calibri" w:eastAsia="Times New Roman" w:hAnsi="Calibri" w:cs="Calibri"/>
                  <w:i/>
                  <w:iCs/>
                  <w:color w:val="000000"/>
                  <w:sz w:val="20"/>
                  <w:szCs w:val="20"/>
                </w:rPr>
                <w:t> </w:t>
              </w:r>
            </w:ins>
          </w:p>
        </w:tc>
        <w:tc>
          <w:tcPr>
            <w:tcW w:w="616" w:type="dxa"/>
            <w:tcBorders>
              <w:top w:val="nil"/>
              <w:left w:val="nil"/>
              <w:bottom w:val="single" w:sz="8" w:space="0" w:color="auto"/>
              <w:right w:val="nil"/>
            </w:tcBorders>
            <w:shd w:val="clear" w:color="auto" w:fill="auto"/>
            <w:noWrap/>
            <w:vAlign w:val="bottom"/>
            <w:hideMark/>
          </w:tcPr>
          <w:p w14:paraId="7E4DD00A" w14:textId="77777777" w:rsidR="00824093" w:rsidRPr="00824093" w:rsidRDefault="00824093" w:rsidP="00824093">
            <w:pPr>
              <w:spacing w:after="0" w:line="240" w:lineRule="auto"/>
              <w:jc w:val="center"/>
              <w:rPr>
                <w:ins w:id="1705" w:author="Stefanie Lane" w:date="2022-08-29T18:29:00Z"/>
                <w:rFonts w:ascii="Calibri" w:eastAsia="Times New Roman" w:hAnsi="Calibri" w:cs="Calibri"/>
                <w:color w:val="000000"/>
                <w:sz w:val="20"/>
                <w:szCs w:val="20"/>
              </w:rPr>
            </w:pPr>
            <w:ins w:id="1706" w:author="Stefanie Lane" w:date="2022-08-29T18:29:00Z">
              <w:r w:rsidRPr="00824093">
                <w:rPr>
                  <w:rFonts w:ascii="Calibri" w:eastAsia="Times New Roman" w:hAnsi="Calibri" w:cs="Calibri"/>
                  <w:color w:val="000000"/>
                  <w:sz w:val="20"/>
                  <w:szCs w:val="20"/>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0A331143" w14:textId="77777777" w:rsidR="00824093" w:rsidRPr="00824093" w:rsidRDefault="00824093" w:rsidP="00824093">
            <w:pPr>
              <w:spacing w:after="0" w:line="240" w:lineRule="auto"/>
              <w:jc w:val="center"/>
              <w:rPr>
                <w:ins w:id="1707" w:author="Stefanie Lane" w:date="2022-08-29T18:29:00Z"/>
                <w:rFonts w:ascii="Calibri" w:eastAsia="Times New Roman" w:hAnsi="Calibri" w:cs="Calibri"/>
                <w:color w:val="000000"/>
                <w:sz w:val="20"/>
                <w:szCs w:val="20"/>
              </w:rPr>
            </w:pPr>
            <w:ins w:id="1708" w:author="Stefanie Lane" w:date="2022-08-29T18:29:00Z">
              <w:r w:rsidRPr="00824093">
                <w:rPr>
                  <w:rFonts w:ascii="Calibri" w:eastAsia="Times New Roman" w:hAnsi="Calibri" w:cs="Calibri"/>
                  <w:color w:val="000000"/>
                  <w:sz w:val="20"/>
                  <w:szCs w:val="20"/>
                </w:rPr>
                <w:t> </w:t>
              </w:r>
            </w:ins>
          </w:p>
        </w:tc>
      </w:tr>
      <w:tr w:rsidR="00824093" w:rsidRPr="00824093" w14:paraId="48C95ED9" w14:textId="77777777" w:rsidTr="00824093">
        <w:trPr>
          <w:trHeight w:val="270"/>
          <w:ins w:id="1709" w:author="Stefanie Lane" w:date="2022-08-29T18:29:00Z"/>
        </w:trPr>
        <w:tc>
          <w:tcPr>
            <w:tcW w:w="1080" w:type="dxa"/>
            <w:tcBorders>
              <w:top w:val="nil"/>
              <w:left w:val="nil"/>
              <w:bottom w:val="nil"/>
              <w:right w:val="nil"/>
            </w:tcBorders>
            <w:shd w:val="clear" w:color="auto" w:fill="auto"/>
            <w:vAlign w:val="bottom"/>
            <w:hideMark/>
          </w:tcPr>
          <w:p w14:paraId="38869590" w14:textId="77777777" w:rsidR="00824093" w:rsidRPr="00824093" w:rsidRDefault="00824093" w:rsidP="00824093">
            <w:pPr>
              <w:spacing w:after="0" w:line="240" w:lineRule="auto"/>
              <w:jc w:val="center"/>
              <w:rPr>
                <w:ins w:id="1710"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1E24826B" w14:textId="77777777" w:rsidR="00824093" w:rsidRPr="00824093" w:rsidRDefault="00824093" w:rsidP="00824093">
            <w:pPr>
              <w:spacing w:after="0" w:line="240" w:lineRule="auto"/>
              <w:rPr>
                <w:ins w:id="1711" w:author="Stefanie Lane" w:date="2022-08-29T18:29:00Z"/>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79ABF2D2" w14:textId="77777777" w:rsidR="00824093" w:rsidRPr="00824093" w:rsidRDefault="00824093" w:rsidP="00824093">
            <w:pPr>
              <w:spacing w:after="0" w:line="240" w:lineRule="auto"/>
              <w:rPr>
                <w:ins w:id="1712"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548F6C15" w14:textId="77777777" w:rsidR="00824093" w:rsidRPr="00824093" w:rsidRDefault="00824093" w:rsidP="00824093">
            <w:pPr>
              <w:spacing w:after="0" w:line="240" w:lineRule="auto"/>
              <w:jc w:val="center"/>
              <w:rPr>
                <w:ins w:id="1713"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D323CF8" w14:textId="77777777" w:rsidR="00824093" w:rsidRPr="00824093" w:rsidRDefault="00824093" w:rsidP="00824093">
            <w:pPr>
              <w:spacing w:after="0" w:line="240" w:lineRule="auto"/>
              <w:jc w:val="center"/>
              <w:rPr>
                <w:ins w:id="1714" w:author="Stefanie Lane" w:date="2022-08-29T18:29: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2B59B9AE" w14:textId="77777777" w:rsidR="00824093" w:rsidRPr="00824093" w:rsidRDefault="00824093" w:rsidP="00824093">
            <w:pPr>
              <w:spacing w:after="0" w:line="240" w:lineRule="auto"/>
              <w:rPr>
                <w:ins w:id="1715" w:author="Stefanie Lane" w:date="2022-08-29T18:29: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2C351BE8" w14:textId="77777777" w:rsidR="00824093" w:rsidRPr="00824093" w:rsidRDefault="00824093" w:rsidP="00824093">
            <w:pPr>
              <w:spacing w:after="0" w:line="240" w:lineRule="auto"/>
              <w:rPr>
                <w:ins w:id="1716" w:author="Stefanie Lane" w:date="2022-08-29T18:29: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0C7C6901" w14:textId="77777777" w:rsidR="00824093" w:rsidRPr="00824093" w:rsidRDefault="00824093" w:rsidP="00824093">
            <w:pPr>
              <w:spacing w:after="0" w:line="240" w:lineRule="auto"/>
              <w:jc w:val="center"/>
              <w:rPr>
                <w:ins w:id="1717"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BD4F70D" w14:textId="77777777" w:rsidR="00824093" w:rsidRPr="00824093" w:rsidRDefault="00824093" w:rsidP="00824093">
            <w:pPr>
              <w:spacing w:after="0" w:line="240" w:lineRule="auto"/>
              <w:jc w:val="center"/>
              <w:rPr>
                <w:ins w:id="1718" w:author="Stefanie Lane" w:date="2022-08-29T18:29:00Z"/>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54165D3A" w14:textId="77777777" w:rsidR="00824093" w:rsidRPr="00824093" w:rsidRDefault="00824093" w:rsidP="00824093">
            <w:pPr>
              <w:spacing w:after="0" w:line="240" w:lineRule="auto"/>
              <w:rPr>
                <w:ins w:id="1719"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79035A0D" w14:textId="77777777" w:rsidR="00824093" w:rsidRPr="00824093" w:rsidRDefault="00824093" w:rsidP="00824093">
            <w:pPr>
              <w:spacing w:after="0" w:line="240" w:lineRule="auto"/>
              <w:rPr>
                <w:ins w:id="1720" w:author="Stefanie Lane" w:date="2022-08-29T18:29:00Z"/>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10A298B7" w14:textId="77777777" w:rsidR="00824093" w:rsidRPr="00824093" w:rsidRDefault="00824093" w:rsidP="00824093">
            <w:pPr>
              <w:spacing w:after="0" w:line="240" w:lineRule="auto"/>
              <w:jc w:val="center"/>
              <w:rPr>
                <w:ins w:id="1721" w:author="Stefanie Lane" w:date="2022-08-29T18:29:00Z"/>
                <w:rFonts w:ascii="Times New Roman" w:eastAsia="Times New Roman" w:hAnsi="Times New Roman" w:cs="Times New Roman"/>
                <w:sz w:val="20"/>
                <w:szCs w:val="20"/>
              </w:rPr>
            </w:pPr>
          </w:p>
        </w:tc>
      </w:tr>
      <w:tr w:rsidR="00824093" w:rsidRPr="00824093" w14:paraId="5063952F" w14:textId="77777777" w:rsidTr="00824093">
        <w:trPr>
          <w:trHeight w:val="260"/>
          <w:ins w:id="1722" w:author="Stefanie Lane" w:date="2022-08-29T18:29: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704897C6" w14:textId="77777777" w:rsidR="00824093" w:rsidRPr="00824093" w:rsidRDefault="00824093" w:rsidP="00824093">
            <w:pPr>
              <w:spacing w:after="0" w:line="240" w:lineRule="auto"/>
              <w:jc w:val="center"/>
              <w:rPr>
                <w:ins w:id="1723" w:author="Stefanie Lane" w:date="2022-08-29T18:29:00Z"/>
                <w:rFonts w:ascii="Calibri" w:eastAsia="Times New Roman" w:hAnsi="Calibri" w:cs="Calibri"/>
                <w:color w:val="000000"/>
                <w:sz w:val="20"/>
                <w:szCs w:val="20"/>
              </w:rPr>
            </w:pPr>
            <w:ins w:id="1724" w:author="Stefanie Lane" w:date="2022-08-29T18:29:00Z">
              <w:r w:rsidRPr="00824093">
                <w:rPr>
                  <w:rFonts w:ascii="Calibri" w:eastAsia="Times New Roman" w:hAnsi="Calibri" w:cs="Calibri"/>
                  <w:color w:val="000000"/>
                  <w:sz w:val="20"/>
                  <w:szCs w:val="20"/>
                </w:rPr>
                <w:t>"Fescue"</w:t>
              </w:r>
            </w:ins>
          </w:p>
        </w:tc>
        <w:tc>
          <w:tcPr>
            <w:tcW w:w="2982" w:type="dxa"/>
            <w:tcBorders>
              <w:top w:val="single" w:sz="8" w:space="0" w:color="auto"/>
              <w:left w:val="nil"/>
              <w:bottom w:val="nil"/>
              <w:right w:val="nil"/>
            </w:tcBorders>
            <w:shd w:val="clear" w:color="auto" w:fill="auto"/>
            <w:noWrap/>
            <w:vAlign w:val="bottom"/>
            <w:hideMark/>
          </w:tcPr>
          <w:p w14:paraId="2BF38B2E" w14:textId="77777777" w:rsidR="00824093" w:rsidRPr="00824093" w:rsidRDefault="00824093" w:rsidP="00824093">
            <w:pPr>
              <w:spacing w:after="0" w:line="240" w:lineRule="auto"/>
              <w:rPr>
                <w:ins w:id="1725" w:author="Stefanie Lane" w:date="2022-08-29T18:29:00Z"/>
                <w:rFonts w:ascii="Calibri" w:eastAsia="Times New Roman" w:hAnsi="Calibri" w:cs="Calibri"/>
                <w:i/>
                <w:iCs/>
                <w:color w:val="000000"/>
                <w:sz w:val="20"/>
                <w:szCs w:val="20"/>
              </w:rPr>
            </w:pPr>
            <w:ins w:id="1726" w:author="Stefanie Lane" w:date="2022-08-29T18:29:00Z">
              <w:r w:rsidRPr="00824093">
                <w:rPr>
                  <w:rFonts w:ascii="Calibri" w:eastAsia="Times New Roman" w:hAnsi="Calibri" w:cs="Calibri"/>
                  <w:i/>
                  <w:iCs/>
                  <w:color w:val="000000"/>
                  <w:sz w:val="20"/>
                  <w:szCs w:val="20"/>
                </w:rPr>
                <w:t>Festuca arundinaceae</w:t>
              </w:r>
            </w:ins>
          </w:p>
        </w:tc>
        <w:tc>
          <w:tcPr>
            <w:tcW w:w="592" w:type="dxa"/>
            <w:tcBorders>
              <w:top w:val="single" w:sz="8" w:space="0" w:color="auto"/>
              <w:left w:val="nil"/>
              <w:bottom w:val="nil"/>
              <w:right w:val="nil"/>
            </w:tcBorders>
            <w:shd w:val="clear" w:color="auto" w:fill="auto"/>
            <w:noWrap/>
            <w:vAlign w:val="bottom"/>
            <w:hideMark/>
          </w:tcPr>
          <w:p w14:paraId="392F2E1E" w14:textId="77777777" w:rsidR="00824093" w:rsidRPr="00824093" w:rsidRDefault="00824093" w:rsidP="00824093">
            <w:pPr>
              <w:spacing w:after="0" w:line="240" w:lineRule="auto"/>
              <w:jc w:val="center"/>
              <w:rPr>
                <w:ins w:id="1727" w:author="Stefanie Lane" w:date="2022-08-29T18:29:00Z"/>
                <w:rFonts w:ascii="Calibri" w:eastAsia="Times New Roman" w:hAnsi="Calibri" w:cs="Calibri"/>
                <w:color w:val="000000"/>
                <w:sz w:val="20"/>
                <w:szCs w:val="20"/>
              </w:rPr>
            </w:pPr>
            <w:ins w:id="1728" w:author="Stefanie Lane" w:date="2022-08-29T18:29:00Z">
              <w:r w:rsidRPr="00824093">
                <w:rPr>
                  <w:rFonts w:ascii="Calibri" w:eastAsia="Times New Roman" w:hAnsi="Calibri" w:cs="Calibri"/>
                  <w:color w:val="000000"/>
                  <w:sz w:val="20"/>
                  <w:szCs w:val="20"/>
                </w:rPr>
                <w:t>0.607</w:t>
              </w:r>
            </w:ins>
          </w:p>
        </w:tc>
        <w:tc>
          <w:tcPr>
            <w:tcW w:w="686" w:type="dxa"/>
            <w:tcBorders>
              <w:top w:val="single" w:sz="8" w:space="0" w:color="auto"/>
              <w:left w:val="nil"/>
              <w:bottom w:val="nil"/>
              <w:right w:val="nil"/>
            </w:tcBorders>
            <w:shd w:val="clear" w:color="auto" w:fill="auto"/>
            <w:noWrap/>
            <w:vAlign w:val="bottom"/>
            <w:hideMark/>
          </w:tcPr>
          <w:p w14:paraId="6208F689" w14:textId="77777777" w:rsidR="00824093" w:rsidRPr="00824093" w:rsidRDefault="00824093" w:rsidP="00824093">
            <w:pPr>
              <w:spacing w:after="0" w:line="240" w:lineRule="auto"/>
              <w:jc w:val="center"/>
              <w:rPr>
                <w:ins w:id="1729" w:author="Stefanie Lane" w:date="2022-08-29T18:29:00Z"/>
                <w:rFonts w:ascii="Calibri" w:eastAsia="Times New Roman" w:hAnsi="Calibri" w:cs="Calibri"/>
                <w:color w:val="000000"/>
                <w:sz w:val="20"/>
                <w:szCs w:val="20"/>
              </w:rPr>
            </w:pPr>
            <w:ins w:id="1730"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0CE6C41C" w14:textId="77777777" w:rsidR="00824093" w:rsidRPr="00824093" w:rsidRDefault="00824093" w:rsidP="00824093">
            <w:pPr>
              <w:spacing w:after="0" w:line="240" w:lineRule="auto"/>
              <w:rPr>
                <w:ins w:id="1731" w:author="Stefanie Lane" w:date="2022-08-29T18:29:00Z"/>
                <w:rFonts w:ascii="Calibri" w:eastAsia="Times New Roman" w:hAnsi="Calibri" w:cs="Calibri"/>
                <w:color w:val="000000"/>
                <w:sz w:val="20"/>
                <w:szCs w:val="20"/>
              </w:rPr>
            </w:pPr>
            <w:ins w:id="1732" w:author="Stefanie Lane" w:date="2022-08-29T18:29:00Z">
              <w:r w:rsidRPr="00824093">
                <w:rPr>
                  <w:rFonts w:ascii="Calibri" w:eastAsia="Times New Roman" w:hAnsi="Calibri" w:cs="Calibri"/>
                  <w:color w:val="000000"/>
                  <w:sz w:val="20"/>
                  <w:szCs w:val="20"/>
                </w:rPr>
                <w:t> </w:t>
              </w:r>
            </w:ins>
          </w:p>
        </w:tc>
        <w:tc>
          <w:tcPr>
            <w:tcW w:w="2205" w:type="dxa"/>
            <w:tcBorders>
              <w:top w:val="single" w:sz="8" w:space="0" w:color="auto"/>
              <w:left w:val="nil"/>
              <w:bottom w:val="nil"/>
              <w:right w:val="nil"/>
            </w:tcBorders>
            <w:shd w:val="clear" w:color="auto" w:fill="auto"/>
            <w:noWrap/>
            <w:vAlign w:val="bottom"/>
            <w:hideMark/>
          </w:tcPr>
          <w:p w14:paraId="0BFE0D96" w14:textId="77777777" w:rsidR="00824093" w:rsidRPr="00824093" w:rsidRDefault="00824093" w:rsidP="00824093">
            <w:pPr>
              <w:spacing w:after="0" w:line="240" w:lineRule="auto"/>
              <w:rPr>
                <w:ins w:id="1733" w:author="Stefanie Lane" w:date="2022-08-29T18:29:00Z"/>
                <w:rFonts w:ascii="Calibri" w:eastAsia="Times New Roman" w:hAnsi="Calibri" w:cs="Calibri"/>
                <w:i/>
                <w:iCs/>
                <w:color w:val="000000"/>
                <w:sz w:val="20"/>
                <w:szCs w:val="20"/>
              </w:rPr>
            </w:pPr>
            <w:ins w:id="1734" w:author="Stefanie Lane" w:date="2022-08-29T18:29:00Z">
              <w:r w:rsidRPr="00824093">
                <w:rPr>
                  <w:rFonts w:ascii="Calibri" w:eastAsia="Times New Roman" w:hAnsi="Calibri" w:cs="Calibri"/>
                  <w:i/>
                  <w:iCs/>
                  <w:color w:val="000000"/>
                  <w:sz w:val="20"/>
                  <w:szCs w:val="20"/>
                </w:rPr>
                <w:t>Poa palustris</w:t>
              </w:r>
            </w:ins>
          </w:p>
        </w:tc>
        <w:tc>
          <w:tcPr>
            <w:tcW w:w="600" w:type="dxa"/>
            <w:tcBorders>
              <w:top w:val="single" w:sz="8" w:space="0" w:color="auto"/>
              <w:left w:val="nil"/>
              <w:bottom w:val="nil"/>
              <w:right w:val="nil"/>
            </w:tcBorders>
            <w:shd w:val="clear" w:color="auto" w:fill="auto"/>
            <w:noWrap/>
            <w:vAlign w:val="bottom"/>
            <w:hideMark/>
          </w:tcPr>
          <w:p w14:paraId="2C5BFBCD" w14:textId="77777777" w:rsidR="00824093" w:rsidRPr="00824093" w:rsidRDefault="00824093" w:rsidP="00824093">
            <w:pPr>
              <w:spacing w:after="0" w:line="240" w:lineRule="auto"/>
              <w:jc w:val="center"/>
              <w:rPr>
                <w:ins w:id="1735" w:author="Stefanie Lane" w:date="2022-08-29T18:29:00Z"/>
                <w:rFonts w:ascii="Calibri" w:eastAsia="Times New Roman" w:hAnsi="Calibri" w:cs="Calibri"/>
                <w:color w:val="000000"/>
                <w:sz w:val="20"/>
                <w:szCs w:val="20"/>
              </w:rPr>
            </w:pPr>
            <w:ins w:id="1736" w:author="Stefanie Lane" w:date="2022-08-29T18:29:00Z">
              <w:r w:rsidRPr="00824093">
                <w:rPr>
                  <w:rFonts w:ascii="Calibri" w:eastAsia="Times New Roman" w:hAnsi="Calibri" w:cs="Calibri"/>
                  <w:color w:val="000000"/>
                  <w:sz w:val="20"/>
                  <w:szCs w:val="20"/>
                </w:rPr>
                <w:t>0.569</w:t>
              </w:r>
            </w:ins>
          </w:p>
        </w:tc>
        <w:tc>
          <w:tcPr>
            <w:tcW w:w="695" w:type="dxa"/>
            <w:tcBorders>
              <w:top w:val="single" w:sz="8" w:space="0" w:color="auto"/>
              <w:left w:val="nil"/>
              <w:bottom w:val="nil"/>
              <w:right w:val="nil"/>
            </w:tcBorders>
            <w:shd w:val="clear" w:color="auto" w:fill="auto"/>
            <w:noWrap/>
            <w:vAlign w:val="bottom"/>
            <w:hideMark/>
          </w:tcPr>
          <w:p w14:paraId="5FD7A5D0" w14:textId="77777777" w:rsidR="00824093" w:rsidRPr="00824093" w:rsidRDefault="00824093" w:rsidP="00824093">
            <w:pPr>
              <w:spacing w:after="0" w:line="240" w:lineRule="auto"/>
              <w:jc w:val="center"/>
              <w:rPr>
                <w:ins w:id="1737" w:author="Stefanie Lane" w:date="2022-08-29T18:29:00Z"/>
                <w:rFonts w:ascii="Calibri" w:eastAsia="Times New Roman" w:hAnsi="Calibri" w:cs="Calibri"/>
                <w:color w:val="000000"/>
                <w:sz w:val="20"/>
                <w:szCs w:val="20"/>
              </w:rPr>
            </w:pPr>
            <w:ins w:id="1738"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6F00FB32" w14:textId="77777777" w:rsidR="00824093" w:rsidRPr="00824093" w:rsidRDefault="00824093" w:rsidP="00824093">
            <w:pPr>
              <w:spacing w:after="0" w:line="240" w:lineRule="auto"/>
              <w:rPr>
                <w:ins w:id="1739" w:author="Stefanie Lane" w:date="2022-08-29T18:29:00Z"/>
                <w:rFonts w:ascii="Calibri" w:eastAsia="Times New Roman" w:hAnsi="Calibri" w:cs="Calibri"/>
                <w:color w:val="000000"/>
                <w:sz w:val="20"/>
                <w:szCs w:val="20"/>
              </w:rPr>
            </w:pPr>
            <w:ins w:id="1740" w:author="Stefanie Lane" w:date="2022-08-29T18:29:00Z">
              <w:r w:rsidRPr="00824093">
                <w:rPr>
                  <w:rFonts w:ascii="Calibri" w:eastAsia="Times New Roman" w:hAnsi="Calibri" w:cs="Calibri"/>
                  <w:color w:val="000000"/>
                  <w:sz w:val="20"/>
                  <w:szCs w:val="20"/>
                </w:rPr>
                <w:t> </w:t>
              </w:r>
            </w:ins>
          </w:p>
        </w:tc>
        <w:tc>
          <w:tcPr>
            <w:tcW w:w="2070" w:type="dxa"/>
            <w:tcBorders>
              <w:top w:val="single" w:sz="8" w:space="0" w:color="auto"/>
              <w:left w:val="nil"/>
              <w:bottom w:val="nil"/>
              <w:right w:val="nil"/>
            </w:tcBorders>
            <w:shd w:val="clear" w:color="auto" w:fill="auto"/>
            <w:noWrap/>
            <w:vAlign w:val="bottom"/>
            <w:hideMark/>
          </w:tcPr>
          <w:p w14:paraId="13B196D1" w14:textId="77777777" w:rsidR="00824093" w:rsidRPr="00824093" w:rsidRDefault="00824093" w:rsidP="00824093">
            <w:pPr>
              <w:spacing w:after="0" w:line="240" w:lineRule="auto"/>
              <w:rPr>
                <w:ins w:id="1741" w:author="Stefanie Lane" w:date="2022-08-29T18:29:00Z"/>
                <w:rFonts w:ascii="Calibri" w:eastAsia="Times New Roman" w:hAnsi="Calibri" w:cs="Calibri"/>
                <w:i/>
                <w:iCs/>
                <w:color w:val="000000"/>
                <w:sz w:val="20"/>
                <w:szCs w:val="20"/>
              </w:rPr>
            </w:pPr>
            <w:ins w:id="1742" w:author="Stefanie Lane" w:date="2022-08-29T18:29:00Z">
              <w:r w:rsidRPr="00824093">
                <w:rPr>
                  <w:rFonts w:ascii="Calibri" w:eastAsia="Times New Roman" w:hAnsi="Calibri" w:cs="Calibri"/>
                  <w:i/>
                  <w:iCs/>
                  <w:color w:val="000000"/>
                  <w:sz w:val="20"/>
                  <w:szCs w:val="20"/>
                </w:rPr>
                <w:t>Phalaris arundinaceae</w:t>
              </w:r>
            </w:ins>
          </w:p>
        </w:tc>
        <w:tc>
          <w:tcPr>
            <w:tcW w:w="616" w:type="dxa"/>
            <w:tcBorders>
              <w:top w:val="single" w:sz="8" w:space="0" w:color="auto"/>
              <w:left w:val="nil"/>
              <w:bottom w:val="nil"/>
              <w:right w:val="nil"/>
            </w:tcBorders>
            <w:shd w:val="clear" w:color="auto" w:fill="auto"/>
            <w:noWrap/>
            <w:vAlign w:val="bottom"/>
            <w:hideMark/>
          </w:tcPr>
          <w:p w14:paraId="1EF387E6" w14:textId="77777777" w:rsidR="00824093" w:rsidRPr="00824093" w:rsidRDefault="00824093" w:rsidP="00824093">
            <w:pPr>
              <w:spacing w:after="0" w:line="240" w:lineRule="auto"/>
              <w:jc w:val="center"/>
              <w:rPr>
                <w:ins w:id="1743" w:author="Stefanie Lane" w:date="2022-08-29T18:29:00Z"/>
                <w:rFonts w:ascii="Calibri" w:eastAsia="Times New Roman" w:hAnsi="Calibri" w:cs="Calibri"/>
                <w:color w:val="000000"/>
                <w:sz w:val="20"/>
                <w:szCs w:val="20"/>
              </w:rPr>
            </w:pPr>
            <w:ins w:id="1744" w:author="Stefanie Lane" w:date="2022-08-29T18:29:00Z">
              <w:r w:rsidRPr="00824093">
                <w:rPr>
                  <w:rFonts w:ascii="Calibri" w:eastAsia="Times New Roman" w:hAnsi="Calibri" w:cs="Calibri"/>
                  <w:color w:val="000000"/>
                  <w:sz w:val="20"/>
                  <w:szCs w:val="20"/>
                </w:rPr>
                <w:t>0.518</w:t>
              </w:r>
            </w:ins>
          </w:p>
        </w:tc>
        <w:tc>
          <w:tcPr>
            <w:tcW w:w="714" w:type="dxa"/>
            <w:tcBorders>
              <w:top w:val="single" w:sz="8" w:space="0" w:color="auto"/>
              <w:left w:val="nil"/>
              <w:bottom w:val="nil"/>
              <w:right w:val="single" w:sz="8" w:space="0" w:color="auto"/>
            </w:tcBorders>
            <w:shd w:val="clear" w:color="auto" w:fill="auto"/>
            <w:noWrap/>
            <w:vAlign w:val="bottom"/>
            <w:hideMark/>
          </w:tcPr>
          <w:p w14:paraId="7FB15054" w14:textId="77777777" w:rsidR="00824093" w:rsidRPr="00824093" w:rsidRDefault="00824093" w:rsidP="00824093">
            <w:pPr>
              <w:spacing w:after="0" w:line="240" w:lineRule="auto"/>
              <w:jc w:val="center"/>
              <w:rPr>
                <w:ins w:id="1745" w:author="Stefanie Lane" w:date="2022-08-29T18:29:00Z"/>
                <w:rFonts w:ascii="Calibri" w:eastAsia="Times New Roman" w:hAnsi="Calibri" w:cs="Calibri"/>
                <w:color w:val="000000"/>
                <w:sz w:val="20"/>
                <w:szCs w:val="20"/>
              </w:rPr>
            </w:pPr>
            <w:ins w:id="1746" w:author="Stefanie Lane" w:date="2022-08-29T18:29:00Z">
              <w:r w:rsidRPr="00824093">
                <w:rPr>
                  <w:rFonts w:ascii="Calibri" w:eastAsia="Times New Roman" w:hAnsi="Calibri" w:cs="Calibri"/>
                  <w:color w:val="000000"/>
                  <w:sz w:val="20"/>
                  <w:szCs w:val="20"/>
                </w:rPr>
                <w:t>0.0001</w:t>
              </w:r>
            </w:ins>
          </w:p>
        </w:tc>
      </w:tr>
      <w:tr w:rsidR="00824093" w:rsidRPr="00824093" w14:paraId="0BBA9DBF" w14:textId="77777777" w:rsidTr="00824093">
        <w:trPr>
          <w:trHeight w:val="260"/>
          <w:ins w:id="1747"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175F10DB" w14:textId="77777777" w:rsidR="00824093" w:rsidRPr="00824093" w:rsidRDefault="00824093" w:rsidP="00824093">
            <w:pPr>
              <w:spacing w:after="0" w:line="240" w:lineRule="auto"/>
              <w:rPr>
                <w:ins w:id="1748"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351660CD" w14:textId="77777777" w:rsidR="00824093" w:rsidRPr="00824093" w:rsidRDefault="00824093" w:rsidP="00824093">
            <w:pPr>
              <w:spacing w:after="0" w:line="240" w:lineRule="auto"/>
              <w:rPr>
                <w:ins w:id="1749" w:author="Stefanie Lane" w:date="2022-08-29T18:29:00Z"/>
                <w:rFonts w:ascii="Calibri" w:eastAsia="Times New Roman" w:hAnsi="Calibri" w:cs="Calibri"/>
                <w:i/>
                <w:iCs/>
                <w:color w:val="000000"/>
                <w:sz w:val="20"/>
                <w:szCs w:val="20"/>
              </w:rPr>
            </w:pPr>
            <w:ins w:id="1750" w:author="Stefanie Lane" w:date="2022-08-29T18:29:00Z">
              <w:r w:rsidRPr="00824093">
                <w:rPr>
                  <w:rFonts w:ascii="Calibri" w:eastAsia="Times New Roman" w:hAnsi="Calibri" w:cs="Calibri"/>
                  <w:i/>
                  <w:iCs/>
                  <w:color w:val="000000"/>
                  <w:sz w:val="20"/>
                  <w:szCs w:val="20"/>
                </w:rPr>
                <w:t>Salix lasiandra</w:t>
              </w:r>
            </w:ins>
          </w:p>
        </w:tc>
        <w:tc>
          <w:tcPr>
            <w:tcW w:w="592" w:type="dxa"/>
            <w:tcBorders>
              <w:top w:val="single" w:sz="4" w:space="0" w:color="auto"/>
              <w:left w:val="nil"/>
              <w:bottom w:val="single" w:sz="4" w:space="0" w:color="auto"/>
              <w:right w:val="nil"/>
            </w:tcBorders>
            <w:shd w:val="clear" w:color="auto" w:fill="auto"/>
            <w:noWrap/>
            <w:vAlign w:val="bottom"/>
            <w:hideMark/>
          </w:tcPr>
          <w:p w14:paraId="368C57A3" w14:textId="77777777" w:rsidR="00824093" w:rsidRPr="00824093" w:rsidRDefault="00824093" w:rsidP="00824093">
            <w:pPr>
              <w:spacing w:after="0" w:line="240" w:lineRule="auto"/>
              <w:jc w:val="center"/>
              <w:rPr>
                <w:ins w:id="1751" w:author="Stefanie Lane" w:date="2022-08-29T18:29:00Z"/>
                <w:rFonts w:ascii="Calibri" w:eastAsia="Times New Roman" w:hAnsi="Calibri" w:cs="Calibri"/>
                <w:color w:val="000000"/>
                <w:sz w:val="20"/>
                <w:szCs w:val="20"/>
              </w:rPr>
            </w:pPr>
            <w:ins w:id="1752" w:author="Stefanie Lane" w:date="2022-08-29T18:29:00Z">
              <w:r w:rsidRPr="00824093">
                <w:rPr>
                  <w:rFonts w:ascii="Calibri" w:eastAsia="Times New Roman" w:hAnsi="Calibri" w:cs="Calibri"/>
                  <w:color w:val="000000"/>
                  <w:sz w:val="20"/>
                  <w:szCs w:val="20"/>
                </w:rPr>
                <w:t>0.535</w:t>
              </w:r>
            </w:ins>
          </w:p>
        </w:tc>
        <w:tc>
          <w:tcPr>
            <w:tcW w:w="686" w:type="dxa"/>
            <w:tcBorders>
              <w:top w:val="single" w:sz="4" w:space="0" w:color="auto"/>
              <w:left w:val="nil"/>
              <w:bottom w:val="single" w:sz="4" w:space="0" w:color="auto"/>
              <w:right w:val="nil"/>
            </w:tcBorders>
            <w:shd w:val="clear" w:color="auto" w:fill="auto"/>
            <w:noWrap/>
            <w:vAlign w:val="bottom"/>
            <w:hideMark/>
          </w:tcPr>
          <w:p w14:paraId="410AE6C6" w14:textId="77777777" w:rsidR="00824093" w:rsidRPr="00824093" w:rsidRDefault="00824093" w:rsidP="00824093">
            <w:pPr>
              <w:spacing w:after="0" w:line="240" w:lineRule="auto"/>
              <w:jc w:val="center"/>
              <w:rPr>
                <w:ins w:id="1753" w:author="Stefanie Lane" w:date="2022-08-29T18:29:00Z"/>
                <w:rFonts w:ascii="Calibri" w:eastAsia="Times New Roman" w:hAnsi="Calibri" w:cs="Calibri"/>
                <w:color w:val="000000"/>
                <w:sz w:val="20"/>
                <w:szCs w:val="20"/>
              </w:rPr>
            </w:pPr>
            <w:ins w:id="1754" w:author="Stefanie Lane" w:date="2022-08-29T18:29:00Z">
              <w:r w:rsidRPr="0082409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5A441C9C" w14:textId="77777777" w:rsidR="00824093" w:rsidRPr="00824093" w:rsidRDefault="00824093" w:rsidP="00824093">
            <w:pPr>
              <w:spacing w:after="0" w:line="240" w:lineRule="auto"/>
              <w:jc w:val="center"/>
              <w:rPr>
                <w:ins w:id="1755"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020A6EFB" w14:textId="77777777" w:rsidR="00824093" w:rsidRPr="00824093" w:rsidRDefault="00824093" w:rsidP="00824093">
            <w:pPr>
              <w:spacing w:after="0" w:line="240" w:lineRule="auto"/>
              <w:rPr>
                <w:ins w:id="1756" w:author="Stefanie Lane" w:date="2022-08-29T18:29:00Z"/>
                <w:rFonts w:ascii="Calibri" w:eastAsia="Times New Roman" w:hAnsi="Calibri" w:cs="Calibri"/>
                <w:i/>
                <w:iCs/>
                <w:color w:val="000000"/>
                <w:sz w:val="20"/>
                <w:szCs w:val="20"/>
              </w:rPr>
            </w:pPr>
            <w:ins w:id="1757" w:author="Stefanie Lane" w:date="2022-08-29T18:29:00Z">
              <w:r w:rsidRPr="00824093">
                <w:rPr>
                  <w:rFonts w:ascii="Calibri" w:eastAsia="Times New Roman" w:hAnsi="Calibri" w:cs="Calibri"/>
                  <w:i/>
                  <w:iCs/>
                  <w:color w:val="000000"/>
                  <w:sz w:val="20"/>
                  <w:szCs w:val="20"/>
                </w:rPr>
                <w:t>Festuca arundinaceae</w:t>
              </w:r>
            </w:ins>
          </w:p>
        </w:tc>
        <w:tc>
          <w:tcPr>
            <w:tcW w:w="600" w:type="dxa"/>
            <w:tcBorders>
              <w:top w:val="single" w:sz="4" w:space="0" w:color="auto"/>
              <w:left w:val="nil"/>
              <w:bottom w:val="single" w:sz="4" w:space="0" w:color="auto"/>
              <w:right w:val="nil"/>
            </w:tcBorders>
            <w:shd w:val="clear" w:color="auto" w:fill="auto"/>
            <w:noWrap/>
            <w:vAlign w:val="bottom"/>
            <w:hideMark/>
          </w:tcPr>
          <w:p w14:paraId="655052A5" w14:textId="77777777" w:rsidR="00824093" w:rsidRPr="00824093" w:rsidRDefault="00824093" w:rsidP="00824093">
            <w:pPr>
              <w:spacing w:after="0" w:line="240" w:lineRule="auto"/>
              <w:jc w:val="center"/>
              <w:rPr>
                <w:ins w:id="1758" w:author="Stefanie Lane" w:date="2022-08-29T18:29:00Z"/>
                <w:rFonts w:ascii="Calibri" w:eastAsia="Times New Roman" w:hAnsi="Calibri" w:cs="Calibri"/>
                <w:color w:val="000000"/>
                <w:sz w:val="20"/>
                <w:szCs w:val="20"/>
              </w:rPr>
            </w:pPr>
            <w:ins w:id="1759" w:author="Stefanie Lane" w:date="2022-08-29T18:29:00Z">
              <w:r w:rsidRPr="00824093">
                <w:rPr>
                  <w:rFonts w:ascii="Calibri" w:eastAsia="Times New Roman" w:hAnsi="Calibri" w:cs="Calibri"/>
                  <w:color w:val="000000"/>
                  <w:sz w:val="20"/>
                  <w:szCs w:val="20"/>
                </w:rPr>
                <w:t>0.399</w:t>
              </w:r>
            </w:ins>
          </w:p>
        </w:tc>
        <w:tc>
          <w:tcPr>
            <w:tcW w:w="695" w:type="dxa"/>
            <w:tcBorders>
              <w:top w:val="single" w:sz="4" w:space="0" w:color="auto"/>
              <w:left w:val="nil"/>
              <w:bottom w:val="single" w:sz="4" w:space="0" w:color="auto"/>
              <w:right w:val="nil"/>
            </w:tcBorders>
            <w:shd w:val="clear" w:color="auto" w:fill="auto"/>
            <w:noWrap/>
            <w:vAlign w:val="bottom"/>
            <w:hideMark/>
          </w:tcPr>
          <w:p w14:paraId="557F7E60" w14:textId="77777777" w:rsidR="00824093" w:rsidRPr="00824093" w:rsidRDefault="00824093" w:rsidP="00824093">
            <w:pPr>
              <w:spacing w:after="0" w:line="240" w:lineRule="auto"/>
              <w:jc w:val="center"/>
              <w:rPr>
                <w:ins w:id="1760" w:author="Stefanie Lane" w:date="2022-08-29T18:29:00Z"/>
                <w:rFonts w:ascii="Calibri" w:eastAsia="Times New Roman" w:hAnsi="Calibri" w:cs="Calibri"/>
                <w:color w:val="000000"/>
                <w:sz w:val="20"/>
                <w:szCs w:val="20"/>
              </w:rPr>
            </w:pPr>
            <w:ins w:id="1761" w:author="Stefanie Lane" w:date="2022-08-29T18:29:00Z">
              <w:r w:rsidRPr="00824093">
                <w:rPr>
                  <w:rFonts w:ascii="Calibri" w:eastAsia="Times New Roman" w:hAnsi="Calibri" w:cs="Calibri"/>
                  <w:color w:val="000000"/>
                  <w:sz w:val="20"/>
                  <w:szCs w:val="20"/>
                </w:rPr>
                <w:t>0.0010</w:t>
              </w:r>
            </w:ins>
          </w:p>
        </w:tc>
        <w:tc>
          <w:tcPr>
            <w:tcW w:w="300" w:type="dxa"/>
            <w:tcBorders>
              <w:top w:val="nil"/>
              <w:left w:val="nil"/>
              <w:bottom w:val="nil"/>
              <w:right w:val="nil"/>
            </w:tcBorders>
            <w:shd w:val="clear" w:color="auto" w:fill="auto"/>
            <w:noWrap/>
            <w:vAlign w:val="bottom"/>
            <w:hideMark/>
          </w:tcPr>
          <w:p w14:paraId="17201214" w14:textId="77777777" w:rsidR="00824093" w:rsidRPr="00824093" w:rsidRDefault="00824093" w:rsidP="00824093">
            <w:pPr>
              <w:spacing w:after="0" w:line="240" w:lineRule="auto"/>
              <w:jc w:val="center"/>
              <w:rPr>
                <w:ins w:id="1762"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nil"/>
              <w:right w:val="nil"/>
            </w:tcBorders>
            <w:shd w:val="clear" w:color="auto" w:fill="auto"/>
            <w:noWrap/>
            <w:vAlign w:val="bottom"/>
            <w:hideMark/>
          </w:tcPr>
          <w:p w14:paraId="44623DA4" w14:textId="77777777" w:rsidR="00824093" w:rsidRPr="00824093" w:rsidRDefault="00824093" w:rsidP="00824093">
            <w:pPr>
              <w:spacing w:after="0" w:line="240" w:lineRule="auto"/>
              <w:rPr>
                <w:ins w:id="1763" w:author="Stefanie Lane" w:date="2022-08-29T18:29:00Z"/>
                <w:rFonts w:ascii="Calibri" w:eastAsia="Times New Roman" w:hAnsi="Calibri" w:cs="Calibri"/>
                <w:i/>
                <w:iCs/>
                <w:color w:val="000000"/>
                <w:sz w:val="20"/>
                <w:szCs w:val="20"/>
              </w:rPr>
            </w:pPr>
            <w:ins w:id="1764" w:author="Stefanie Lane" w:date="2022-08-29T18:29:00Z">
              <w:r w:rsidRPr="00824093">
                <w:rPr>
                  <w:rFonts w:ascii="Calibri" w:eastAsia="Times New Roman" w:hAnsi="Calibri" w:cs="Calibri"/>
                  <w:i/>
                  <w:iCs/>
                  <w:color w:val="000000"/>
                  <w:sz w:val="20"/>
                  <w:szCs w:val="20"/>
                </w:rPr>
                <w:t>Festuca arundinaceae</w:t>
              </w:r>
            </w:ins>
          </w:p>
        </w:tc>
        <w:tc>
          <w:tcPr>
            <w:tcW w:w="616" w:type="dxa"/>
            <w:tcBorders>
              <w:top w:val="single" w:sz="4" w:space="0" w:color="auto"/>
              <w:left w:val="nil"/>
              <w:bottom w:val="nil"/>
              <w:right w:val="nil"/>
            </w:tcBorders>
            <w:shd w:val="clear" w:color="auto" w:fill="auto"/>
            <w:noWrap/>
            <w:vAlign w:val="bottom"/>
            <w:hideMark/>
          </w:tcPr>
          <w:p w14:paraId="07E39526" w14:textId="77777777" w:rsidR="00824093" w:rsidRPr="00824093" w:rsidRDefault="00824093" w:rsidP="00824093">
            <w:pPr>
              <w:spacing w:after="0" w:line="240" w:lineRule="auto"/>
              <w:jc w:val="center"/>
              <w:rPr>
                <w:ins w:id="1765" w:author="Stefanie Lane" w:date="2022-08-29T18:29:00Z"/>
                <w:rFonts w:ascii="Calibri" w:eastAsia="Times New Roman" w:hAnsi="Calibri" w:cs="Calibri"/>
                <w:color w:val="000000"/>
                <w:sz w:val="20"/>
                <w:szCs w:val="20"/>
              </w:rPr>
            </w:pPr>
            <w:ins w:id="1766" w:author="Stefanie Lane" w:date="2022-08-29T18:29:00Z">
              <w:r w:rsidRPr="00824093">
                <w:rPr>
                  <w:rFonts w:ascii="Calibri" w:eastAsia="Times New Roman" w:hAnsi="Calibri" w:cs="Calibri"/>
                  <w:color w:val="000000"/>
                  <w:sz w:val="20"/>
                  <w:szCs w:val="20"/>
                </w:rPr>
                <w:t>0.461</w:t>
              </w:r>
            </w:ins>
          </w:p>
        </w:tc>
        <w:tc>
          <w:tcPr>
            <w:tcW w:w="714" w:type="dxa"/>
            <w:tcBorders>
              <w:top w:val="single" w:sz="4" w:space="0" w:color="auto"/>
              <w:left w:val="nil"/>
              <w:bottom w:val="nil"/>
              <w:right w:val="single" w:sz="8" w:space="0" w:color="auto"/>
            </w:tcBorders>
            <w:shd w:val="clear" w:color="auto" w:fill="auto"/>
            <w:noWrap/>
            <w:vAlign w:val="bottom"/>
            <w:hideMark/>
          </w:tcPr>
          <w:p w14:paraId="40DD7ABE" w14:textId="77777777" w:rsidR="00824093" w:rsidRPr="00824093" w:rsidRDefault="00824093" w:rsidP="00824093">
            <w:pPr>
              <w:spacing w:after="0" w:line="240" w:lineRule="auto"/>
              <w:jc w:val="center"/>
              <w:rPr>
                <w:ins w:id="1767" w:author="Stefanie Lane" w:date="2022-08-29T18:29:00Z"/>
                <w:rFonts w:ascii="Calibri" w:eastAsia="Times New Roman" w:hAnsi="Calibri" w:cs="Calibri"/>
                <w:color w:val="000000"/>
                <w:sz w:val="20"/>
                <w:szCs w:val="20"/>
              </w:rPr>
            </w:pPr>
            <w:ins w:id="1768" w:author="Stefanie Lane" w:date="2022-08-29T18:29:00Z">
              <w:r w:rsidRPr="00824093">
                <w:rPr>
                  <w:rFonts w:ascii="Calibri" w:eastAsia="Times New Roman" w:hAnsi="Calibri" w:cs="Calibri"/>
                  <w:color w:val="000000"/>
                  <w:sz w:val="20"/>
                  <w:szCs w:val="20"/>
                </w:rPr>
                <w:t>0.0005</w:t>
              </w:r>
            </w:ins>
          </w:p>
        </w:tc>
      </w:tr>
      <w:tr w:rsidR="00824093" w:rsidRPr="00824093" w14:paraId="75A7CE33" w14:textId="77777777" w:rsidTr="00824093">
        <w:trPr>
          <w:trHeight w:val="260"/>
          <w:ins w:id="1769"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1142703F" w14:textId="77777777" w:rsidR="00824093" w:rsidRPr="00824093" w:rsidRDefault="00824093" w:rsidP="00824093">
            <w:pPr>
              <w:spacing w:after="0" w:line="240" w:lineRule="auto"/>
              <w:rPr>
                <w:ins w:id="1770"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CD8DBC8" w14:textId="77777777" w:rsidR="00824093" w:rsidRPr="00824093" w:rsidRDefault="00824093" w:rsidP="00824093">
            <w:pPr>
              <w:spacing w:after="0" w:line="240" w:lineRule="auto"/>
              <w:rPr>
                <w:ins w:id="1771" w:author="Stefanie Lane" w:date="2022-08-29T18:29:00Z"/>
                <w:rFonts w:ascii="Calibri" w:eastAsia="Times New Roman" w:hAnsi="Calibri" w:cs="Calibri"/>
                <w:i/>
                <w:iCs/>
                <w:color w:val="000000"/>
                <w:sz w:val="20"/>
                <w:szCs w:val="20"/>
              </w:rPr>
            </w:pPr>
            <w:ins w:id="1772" w:author="Stefanie Lane" w:date="2022-08-29T18:29:00Z">
              <w:r w:rsidRPr="00824093">
                <w:rPr>
                  <w:rFonts w:ascii="Calibri" w:eastAsia="Times New Roman" w:hAnsi="Calibri" w:cs="Calibri"/>
                  <w:i/>
                  <w:iCs/>
                  <w:color w:val="000000"/>
                  <w:sz w:val="20"/>
                  <w:szCs w:val="20"/>
                </w:rPr>
                <w:t>Equisetum palustre</w:t>
              </w:r>
            </w:ins>
          </w:p>
        </w:tc>
        <w:tc>
          <w:tcPr>
            <w:tcW w:w="592" w:type="dxa"/>
            <w:tcBorders>
              <w:top w:val="nil"/>
              <w:left w:val="nil"/>
              <w:bottom w:val="nil"/>
              <w:right w:val="nil"/>
            </w:tcBorders>
            <w:shd w:val="clear" w:color="auto" w:fill="auto"/>
            <w:noWrap/>
            <w:vAlign w:val="bottom"/>
            <w:hideMark/>
          </w:tcPr>
          <w:p w14:paraId="667458A7" w14:textId="77777777" w:rsidR="00824093" w:rsidRPr="00824093" w:rsidRDefault="00824093" w:rsidP="00824093">
            <w:pPr>
              <w:spacing w:after="0" w:line="240" w:lineRule="auto"/>
              <w:jc w:val="center"/>
              <w:rPr>
                <w:ins w:id="1773" w:author="Stefanie Lane" w:date="2022-08-29T18:29:00Z"/>
                <w:rFonts w:ascii="Calibri" w:eastAsia="Times New Roman" w:hAnsi="Calibri" w:cs="Calibri"/>
                <w:color w:val="000000"/>
                <w:sz w:val="20"/>
                <w:szCs w:val="20"/>
              </w:rPr>
            </w:pPr>
            <w:ins w:id="1774" w:author="Stefanie Lane" w:date="2022-08-29T18:29:00Z">
              <w:r w:rsidRPr="00824093">
                <w:rPr>
                  <w:rFonts w:ascii="Calibri" w:eastAsia="Times New Roman" w:hAnsi="Calibri" w:cs="Calibri"/>
                  <w:color w:val="000000"/>
                  <w:sz w:val="20"/>
                  <w:szCs w:val="20"/>
                </w:rPr>
                <w:t>0.489</w:t>
              </w:r>
            </w:ins>
          </w:p>
        </w:tc>
        <w:tc>
          <w:tcPr>
            <w:tcW w:w="686" w:type="dxa"/>
            <w:tcBorders>
              <w:top w:val="nil"/>
              <w:left w:val="nil"/>
              <w:bottom w:val="nil"/>
              <w:right w:val="nil"/>
            </w:tcBorders>
            <w:shd w:val="clear" w:color="auto" w:fill="auto"/>
            <w:noWrap/>
            <w:vAlign w:val="bottom"/>
            <w:hideMark/>
          </w:tcPr>
          <w:p w14:paraId="1879E612" w14:textId="77777777" w:rsidR="00824093" w:rsidRPr="00824093" w:rsidRDefault="00824093" w:rsidP="00824093">
            <w:pPr>
              <w:spacing w:after="0" w:line="240" w:lineRule="auto"/>
              <w:jc w:val="center"/>
              <w:rPr>
                <w:ins w:id="1775" w:author="Stefanie Lane" w:date="2022-08-29T18:29:00Z"/>
                <w:rFonts w:ascii="Calibri" w:eastAsia="Times New Roman" w:hAnsi="Calibri" w:cs="Calibri"/>
                <w:color w:val="000000"/>
                <w:sz w:val="20"/>
                <w:szCs w:val="20"/>
              </w:rPr>
            </w:pPr>
            <w:ins w:id="1776" w:author="Stefanie Lane" w:date="2022-08-29T18:29:00Z">
              <w:r w:rsidRPr="0082409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177C0D7E" w14:textId="77777777" w:rsidR="00824093" w:rsidRPr="00824093" w:rsidRDefault="00824093" w:rsidP="00824093">
            <w:pPr>
              <w:spacing w:after="0" w:line="240" w:lineRule="auto"/>
              <w:jc w:val="center"/>
              <w:rPr>
                <w:ins w:id="1777" w:author="Stefanie Lane" w:date="2022-08-29T18:29: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D1E6328" w14:textId="77777777" w:rsidR="00824093" w:rsidRPr="00824093" w:rsidRDefault="00824093" w:rsidP="00824093">
            <w:pPr>
              <w:spacing w:after="0" w:line="240" w:lineRule="auto"/>
              <w:rPr>
                <w:ins w:id="1778" w:author="Stefanie Lane" w:date="2022-08-29T18:29:00Z"/>
                <w:rFonts w:ascii="Calibri" w:eastAsia="Times New Roman" w:hAnsi="Calibri" w:cs="Calibri"/>
                <w:i/>
                <w:iCs/>
                <w:color w:val="000000"/>
                <w:sz w:val="20"/>
                <w:szCs w:val="20"/>
              </w:rPr>
            </w:pPr>
            <w:ins w:id="1779" w:author="Stefanie Lane" w:date="2022-08-29T18:29:00Z">
              <w:r w:rsidRPr="00824093">
                <w:rPr>
                  <w:rFonts w:ascii="Calibri" w:eastAsia="Times New Roman" w:hAnsi="Calibri" w:cs="Calibri"/>
                  <w:i/>
                  <w:iCs/>
                  <w:color w:val="000000"/>
                  <w:sz w:val="20"/>
                  <w:szCs w:val="20"/>
                </w:rPr>
                <w:t xml:space="preserve">Trifolium </w:t>
              </w:r>
              <w:proofErr w:type="spellStart"/>
              <w:r w:rsidRPr="00824093">
                <w:rPr>
                  <w:rFonts w:ascii="Calibri" w:eastAsia="Times New Roman" w:hAnsi="Calibri" w:cs="Calibri"/>
                  <w:i/>
                  <w:iCs/>
                  <w:color w:val="000000"/>
                  <w:sz w:val="20"/>
                  <w:szCs w:val="20"/>
                </w:rPr>
                <w:t>wormskjoldii</w:t>
              </w:r>
              <w:proofErr w:type="spellEnd"/>
            </w:ins>
          </w:p>
        </w:tc>
        <w:tc>
          <w:tcPr>
            <w:tcW w:w="600" w:type="dxa"/>
            <w:tcBorders>
              <w:top w:val="nil"/>
              <w:left w:val="nil"/>
              <w:bottom w:val="nil"/>
              <w:right w:val="nil"/>
            </w:tcBorders>
            <w:shd w:val="clear" w:color="auto" w:fill="auto"/>
            <w:noWrap/>
            <w:vAlign w:val="bottom"/>
            <w:hideMark/>
          </w:tcPr>
          <w:p w14:paraId="61CEBAD7" w14:textId="77777777" w:rsidR="00824093" w:rsidRPr="00824093" w:rsidRDefault="00824093" w:rsidP="00824093">
            <w:pPr>
              <w:spacing w:after="0" w:line="240" w:lineRule="auto"/>
              <w:jc w:val="center"/>
              <w:rPr>
                <w:ins w:id="1780" w:author="Stefanie Lane" w:date="2022-08-29T18:29:00Z"/>
                <w:rFonts w:ascii="Calibri" w:eastAsia="Times New Roman" w:hAnsi="Calibri" w:cs="Calibri"/>
                <w:color w:val="000000"/>
                <w:sz w:val="20"/>
                <w:szCs w:val="20"/>
              </w:rPr>
            </w:pPr>
            <w:ins w:id="1781" w:author="Stefanie Lane" w:date="2022-08-29T18:29:00Z">
              <w:r w:rsidRPr="00824093">
                <w:rPr>
                  <w:rFonts w:ascii="Calibri" w:eastAsia="Times New Roman" w:hAnsi="Calibri" w:cs="Calibri"/>
                  <w:color w:val="000000"/>
                  <w:sz w:val="20"/>
                  <w:szCs w:val="20"/>
                </w:rPr>
                <w:t>0.398</w:t>
              </w:r>
            </w:ins>
          </w:p>
        </w:tc>
        <w:tc>
          <w:tcPr>
            <w:tcW w:w="695" w:type="dxa"/>
            <w:tcBorders>
              <w:top w:val="nil"/>
              <w:left w:val="nil"/>
              <w:bottom w:val="nil"/>
              <w:right w:val="nil"/>
            </w:tcBorders>
            <w:shd w:val="clear" w:color="auto" w:fill="auto"/>
            <w:noWrap/>
            <w:vAlign w:val="bottom"/>
            <w:hideMark/>
          </w:tcPr>
          <w:p w14:paraId="52E2A49E" w14:textId="77777777" w:rsidR="00824093" w:rsidRPr="00824093" w:rsidRDefault="00824093" w:rsidP="00824093">
            <w:pPr>
              <w:spacing w:after="0" w:line="240" w:lineRule="auto"/>
              <w:jc w:val="center"/>
              <w:rPr>
                <w:ins w:id="1782" w:author="Stefanie Lane" w:date="2022-08-29T18:29:00Z"/>
                <w:rFonts w:ascii="Calibri" w:eastAsia="Times New Roman" w:hAnsi="Calibri" w:cs="Calibri"/>
                <w:color w:val="000000"/>
                <w:sz w:val="20"/>
                <w:szCs w:val="20"/>
              </w:rPr>
            </w:pPr>
            <w:ins w:id="1783" w:author="Stefanie Lane" w:date="2022-08-29T18:29:00Z">
              <w:r w:rsidRPr="00824093">
                <w:rPr>
                  <w:rFonts w:ascii="Calibri" w:eastAsia="Times New Roman" w:hAnsi="Calibri" w:cs="Calibri"/>
                  <w:color w:val="000000"/>
                  <w:sz w:val="20"/>
                  <w:szCs w:val="20"/>
                </w:rPr>
                <w:t>0.0015</w:t>
              </w:r>
            </w:ins>
          </w:p>
        </w:tc>
        <w:tc>
          <w:tcPr>
            <w:tcW w:w="300" w:type="dxa"/>
            <w:tcBorders>
              <w:top w:val="nil"/>
              <w:left w:val="nil"/>
              <w:bottom w:val="nil"/>
              <w:right w:val="nil"/>
            </w:tcBorders>
            <w:shd w:val="clear" w:color="auto" w:fill="auto"/>
            <w:noWrap/>
            <w:vAlign w:val="bottom"/>
            <w:hideMark/>
          </w:tcPr>
          <w:p w14:paraId="5BD22B6C" w14:textId="77777777" w:rsidR="00824093" w:rsidRPr="00824093" w:rsidRDefault="00824093" w:rsidP="00824093">
            <w:pPr>
              <w:spacing w:after="0" w:line="240" w:lineRule="auto"/>
              <w:jc w:val="center"/>
              <w:rPr>
                <w:ins w:id="1784"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28D8A8E6" w14:textId="77777777" w:rsidR="00824093" w:rsidRPr="00824093" w:rsidRDefault="00824093" w:rsidP="00824093">
            <w:pPr>
              <w:spacing w:after="0" w:line="240" w:lineRule="auto"/>
              <w:rPr>
                <w:ins w:id="1785" w:author="Stefanie Lane" w:date="2022-08-29T18:29:00Z"/>
                <w:rFonts w:ascii="Calibri" w:eastAsia="Times New Roman" w:hAnsi="Calibri" w:cs="Calibri"/>
                <w:i/>
                <w:iCs/>
                <w:color w:val="000000"/>
                <w:sz w:val="20"/>
                <w:szCs w:val="20"/>
              </w:rPr>
            </w:pPr>
            <w:ins w:id="1786" w:author="Stefanie Lane" w:date="2022-08-29T18:29:00Z">
              <w:r w:rsidRPr="00824093">
                <w:rPr>
                  <w:rFonts w:ascii="Calibri" w:eastAsia="Times New Roman" w:hAnsi="Calibri" w:cs="Calibri"/>
                  <w:i/>
                  <w:iCs/>
                  <w:color w:val="000000"/>
                  <w:sz w:val="20"/>
                  <w:szCs w:val="20"/>
                </w:rPr>
                <w:t>Equisetum fluviatile</w:t>
              </w:r>
            </w:ins>
          </w:p>
        </w:tc>
        <w:tc>
          <w:tcPr>
            <w:tcW w:w="616" w:type="dxa"/>
            <w:tcBorders>
              <w:top w:val="single" w:sz="4" w:space="0" w:color="auto"/>
              <w:left w:val="nil"/>
              <w:bottom w:val="single" w:sz="4" w:space="0" w:color="auto"/>
              <w:right w:val="nil"/>
            </w:tcBorders>
            <w:shd w:val="clear" w:color="auto" w:fill="auto"/>
            <w:noWrap/>
            <w:vAlign w:val="bottom"/>
            <w:hideMark/>
          </w:tcPr>
          <w:p w14:paraId="1AD45127" w14:textId="77777777" w:rsidR="00824093" w:rsidRPr="00824093" w:rsidRDefault="00824093" w:rsidP="00824093">
            <w:pPr>
              <w:spacing w:after="0" w:line="240" w:lineRule="auto"/>
              <w:jc w:val="center"/>
              <w:rPr>
                <w:ins w:id="1787" w:author="Stefanie Lane" w:date="2022-08-29T18:29:00Z"/>
                <w:rFonts w:ascii="Calibri" w:eastAsia="Times New Roman" w:hAnsi="Calibri" w:cs="Calibri"/>
                <w:color w:val="000000"/>
                <w:sz w:val="20"/>
                <w:szCs w:val="20"/>
              </w:rPr>
            </w:pPr>
            <w:ins w:id="1788" w:author="Stefanie Lane" w:date="2022-08-29T18:29:00Z">
              <w:r w:rsidRPr="00824093">
                <w:rPr>
                  <w:rFonts w:ascii="Calibri" w:eastAsia="Times New Roman" w:hAnsi="Calibri" w:cs="Calibri"/>
                  <w:color w:val="000000"/>
                  <w:sz w:val="20"/>
                  <w:szCs w:val="20"/>
                </w:rPr>
                <w:t>0.320</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5E3A1796" w14:textId="77777777" w:rsidR="00824093" w:rsidRPr="00824093" w:rsidRDefault="00824093" w:rsidP="00824093">
            <w:pPr>
              <w:spacing w:after="0" w:line="240" w:lineRule="auto"/>
              <w:jc w:val="center"/>
              <w:rPr>
                <w:ins w:id="1789" w:author="Stefanie Lane" w:date="2022-08-29T18:29:00Z"/>
                <w:rFonts w:ascii="Calibri" w:eastAsia="Times New Roman" w:hAnsi="Calibri" w:cs="Calibri"/>
                <w:color w:val="000000"/>
                <w:sz w:val="20"/>
                <w:szCs w:val="20"/>
              </w:rPr>
            </w:pPr>
            <w:ins w:id="1790" w:author="Stefanie Lane" w:date="2022-08-29T18:29:00Z">
              <w:r w:rsidRPr="00824093">
                <w:rPr>
                  <w:rFonts w:ascii="Calibri" w:eastAsia="Times New Roman" w:hAnsi="Calibri" w:cs="Calibri"/>
                  <w:color w:val="000000"/>
                  <w:sz w:val="20"/>
                  <w:szCs w:val="20"/>
                </w:rPr>
                <w:t>0.0122</w:t>
              </w:r>
            </w:ins>
          </w:p>
        </w:tc>
      </w:tr>
      <w:tr w:rsidR="00824093" w:rsidRPr="00824093" w14:paraId="3A5C947C" w14:textId="77777777" w:rsidTr="00824093">
        <w:trPr>
          <w:trHeight w:val="260"/>
          <w:ins w:id="1791"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419E6C45" w14:textId="77777777" w:rsidR="00824093" w:rsidRPr="00824093" w:rsidRDefault="00824093" w:rsidP="00824093">
            <w:pPr>
              <w:spacing w:after="0" w:line="240" w:lineRule="auto"/>
              <w:rPr>
                <w:ins w:id="1792"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75AC62B6" w14:textId="77777777" w:rsidR="00824093" w:rsidRPr="00824093" w:rsidRDefault="00824093" w:rsidP="00824093">
            <w:pPr>
              <w:spacing w:after="0" w:line="240" w:lineRule="auto"/>
              <w:rPr>
                <w:ins w:id="1793" w:author="Stefanie Lane" w:date="2022-08-29T18:29:00Z"/>
                <w:rFonts w:ascii="Calibri" w:eastAsia="Times New Roman" w:hAnsi="Calibri" w:cs="Calibri"/>
                <w:i/>
                <w:iCs/>
                <w:color w:val="000000"/>
                <w:sz w:val="20"/>
                <w:szCs w:val="20"/>
              </w:rPr>
            </w:pPr>
            <w:ins w:id="1794" w:author="Stefanie Lane" w:date="2022-08-29T18:29:00Z">
              <w:r w:rsidRPr="00824093">
                <w:rPr>
                  <w:rFonts w:ascii="Calibri" w:eastAsia="Times New Roman" w:hAnsi="Calibri" w:cs="Calibri"/>
                  <w:i/>
                  <w:iCs/>
                  <w:color w:val="000000"/>
                  <w:sz w:val="20"/>
                  <w:szCs w:val="20"/>
                </w:rPr>
                <w:t>Lathyrus palustris</w:t>
              </w:r>
            </w:ins>
          </w:p>
        </w:tc>
        <w:tc>
          <w:tcPr>
            <w:tcW w:w="592" w:type="dxa"/>
            <w:tcBorders>
              <w:top w:val="single" w:sz="4" w:space="0" w:color="auto"/>
              <w:left w:val="nil"/>
              <w:bottom w:val="single" w:sz="4" w:space="0" w:color="auto"/>
              <w:right w:val="nil"/>
            </w:tcBorders>
            <w:shd w:val="clear" w:color="auto" w:fill="auto"/>
            <w:noWrap/>
            <w:vAlign w:val="bottom"/>
            <w:hideMark/>
          </w:tcPr>
          <w:p w14:paraId="7153E38A" w14:textId="77777777" w:rsidR="00824093" w:rsidRPr="00824093" w:rsidRDefault="00824093" w:rsidP="00824093">
            <w:pPr>
              <w:spacing w:after="0" w:line="240" w:lineRule="auto"/>
              <w:jc w:val="center"/>
              <w:rPr>
                <w:ins w:id="1795" w:author="Stefanie Lane" w:date="2022-08-29T18:29:00Z"/>
                <w:rFonts w:ascii="Calibri" w:eastAsia="Times New Roman" w:hAnsi="Calibri" w:cs="Calibri"/>
                <w:color w:val="000000"/>
                <w:sz w:val="20"/>
                <w:szCs w:val="20"/>
              </w:rPr>
            </w:pPr>
            <w:ins w:id="1796" w:author="Stefanie Lane" w:date="2022-08-29T18:29:00Z">
              <w:r w:rsidRPr="00824093">
                <w:rPr>
                  <w:rFonts w:ascii="Calibri" w:eastAsia="Times New Roman" w:hAnsi="Calibri" w:cs="Calibri"/>
                  <w:color w:val="000000"/>
                  <w:sz w:val="20"/>
                  <w:szCs w:val="20"/>
                </w:rPr>
                <w:t>0.433</w:t>
              </w:r>
            </w:ins>
          </w:p>
        </w:tc>
        <w:tc>
          <w:tcPr>
            <w:tcW w:w="686" w:type="dxa"/>
            <w:tcBorders>
              <w:top w:val="single" w:sz="4" w:space="0" w:color="auto"/>
              <w:left w:val="nil"/>
              <w:bottom w:val="single" w:sz="4" w:space="0" w:color="auto"/>
              <w:right w:val="nil"/>
            </w:tcBorders>
            <w:shd w:val="clear" w:color="auto" w:fill="auto"/>
            <w:noWrap/>
            <w:vAlign w:val="bottom"/>
            <w:hideMark/>
          </w:tcPr>
          <w:p w14:paraId="3A4D160D" w14:textId="77777777" w:rsidR="00824093" w:rsidRPr="00824093" w:rsidRDefault="00824093" w:rsidP="00824093">
            <w:pPr>
              <w:spacing w:after="0" w:line="240" w:lineRule="auto"/>
              <w:jc w:val="center"/>
              <w:rPr>
                <w:ins w:id="1797" w:author="Stefanie Lane" w:date="2022-08-29T18:29:00Z"/>
                <w:rFonts w:ascii="Calibri" w:eastAsia="Times New Roman" w:hAnsi="Calibri" w:cs="Calibri"/>
                <w:color w:val="000000"/>
                <w:sz w:val="20"/>
                <w:szCs w:val="20"/>
              </w:rPr>
            </w:pPr>
            <w:ins w:id="1798" w:author="Stefanie Lane" w:date="2022-08-29T18:29:00Z">
              <w:r w:rsidRPr="00824093">
                <w:rPr>
                  <w:rFonts w:ascii="Calibri" w:eastAsia="Times New Roman" w:hAnsi="Calibri" w:cs="Calibri"/>
                  <w:color w:val="000000"/>
                  <w:sz w:val="20"/>
                  <w:szCs w:val="20"/>
                </w:rPr>
                <w:t>0.0002</w:t>
              </w:r>
            </w:ins>
          </w:p>
        </w:tc>
        <w:tc>
          <w:tcPr>
            <w:tcW w:w="300" w:type="dxa"/>
            <w:tcBorders>
              <w:top w:val="nil"/>
              <w:left w:val="nil"/>
              <w:bottom w:val="nil"/>
              <w:right w:val="nil"/>
            </w:tcBorders>
            <w:shd w:val="clear" w:color="auto" w:fill="auto"/>
            <w:noWrap/>
            <w:vAlign w:val="bottom"/>
            <w:hideMark/>
          </w:tcPr>
          <w:p w14:paraId="3A53C05F" w14:textId="77777777" w:rsidR="00824093" w:rsidRPr="00824093" w:rsidRDefault="00824093" w:rsidP="00824093">
            <w:pPr>
              <w:spacing w:after="0" w:line="240" w:lineRule="auto"/>
              <w:jc w:val="center"/>
              <w:rPr>
                <w:ins w:id="1799"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3A07D993" w14:textId="77777777" w:rsidR="00824093" w:rsidRPr="00824093" w:rsidRDefault="00824093" w:rsidP="00824093">
            <w:pPr>
              <w:spacing w:after="0" w:line="240" w:lineRule="auto"/>
              <w:rPr>
                <w:ins w:id="1800" w:author="Stefanie Lane" w:date="2022-08-29T18:29:00Z"/>
                <w:rFonts w:ascii="Calibri" w:eastAsia="Times New Roman" w:hAnsi="Calibri" w:cs="Calibri"/>
                <w:i/>
                <w:iCs/>
                <w:color w:val="000000"/>
                <w:sz w:val="20"/>
                <w:szCs w:val="20"/>
              </w:rPr>
            </w:pPr>
            <w:ins w:id="1801" w:author="Stefanie Lane" w:date="2022-08-29T18:29:00Z">
              <w:r w:rsidRPr="00824093">
                <w:rPr>
                  <w:rFonts w:ascii="Calibri" w:eastAsia="Times New Roman" w:hAnsi="Calibri" w:cs="Calibri"/>
                  <w:i/>
                  <w:iCs/>
                  <w:color w:val="000000"/>
                  <w:sz w:val="20"/>
                  <w:szCs w:val="20"/>
                </w:rPr>
                <w:t>Bidens cernua</w:t>
              </w:r>
            </w:ins>
          </w:p>
        </w:tc>
        <w:tc>
          <w:tcPr>
            <w:tcW w:w="600" w:type="dxa"/>
            <w:tcBorders>
              <w:top w:val="single" w:sz="4" w:space="0" w:color="auto"/>
              <w:left w:val="nil"/>
              <w:bottom w:val="single" w:sz="4" w:space="0" w:color="auto"/>
              <w:right w:val="nil"/>
            </w:tcBorders>
            <w:shd w:val="clear" w:color="auto" w:fill="auto"/>
            <w:noWrap/>
            <w:vAlign w:val="bottom"/>
            <w:hideMark/>
          </w:tcPr>
          <w:p w14:paraId="5A32A6CE" w14:textId="77777777" w:rsidR="00824093" w:rsidRPr="00824093" w:rsidRDefault="00824093" w:rsidP="00824093">
            <w:pPr>
              <w:spacing w:after="0" w:line="240" w:lineRule="auto"/>
              <w:jc w:val="center"/>
              <w:rPr>
                <w:ins w:id="1802" w:author="Stefanie Lane" w:date="2022-08-29T18:29:00Z"/>
                <w:rFonts w:ascii="Calibri" w:eastAsia="Times New Roman" w:hAnsi="Calibri" w:cs="Calibri"/>
                <w:color w:val="000000"/>
                <w:sz w:val="20"/>
                <w:szCs w:val="20"/>
              </w:rPr>
            </w:pPr>
            <w:ins w:id="1803" w:author="Stefanie Lane" w:date="2022-08-29T18:29:00Z">
              <w:r w:rsidRPr="00824093">
                <w:rPr>
                  <w:rFonts w:ascii="Calibri" w:eastAsia="Times New Roman" w:hAnsi="Calibri" w:cs="Calibri"/>
                  <w:color w:val="000000"/>
                  <w:sz w:val="20"/>
                  <w:szCs w:val="20"/>
                </w:rPr>
                <w:t>0.371</w:t>
              </w:r>
            </w:ins>
          </w:p>
        </w:tc>
        <w:tc>
          <w:tcPr>
            <w:tcW w:w="695" w:type="dxa"/>
            <w:tcBorders>
              <w:top w:val="single" w:sz="4" w:space="0" w:color="auto"/>
              <w:left w:val="nil"/>
              <w:bottom w:val="single" w:sz="4" w:space="0" w:color="auto"/>
              <w:right w:val="nil"/>
            </w:tcBorders>
            <w:shd w:val="clear" w:color="auto" w:fill="auto"/>
            <w:noWrap/>
            <w:vAlign w:val="bottom"/>
            <w:hideMark/>
          </w:tcPr>
          <w:p w14:paraId="643614D6" w14:textId="77777777" w:rsidR="00824093" w:rsidRPr="00824093" w:rsidRDefault="00824093" w:rsidP="00824093">
            <w:pPr>
              <w:spacing w:after="0" w:line="240" w:lineRule="auto"/>
              <w:jc w:val="center"/>
              <w:rPr>
                <w:ins w:id="1804" w:author="Stefanie Lane" w:date="2022-08-29T18:29:00Z"/>
                <w:rFonts w:ascii="Calibri" w:eastAsia="Times New Roman" w:hAnsi="Calibri" w:cs="Calibri"/>
                <w:color w:val="000000"/>
                <w:sz w:val="20"/>
                <w:szCs w:val="20"/>
              </w:rPr>
            </w:pPr>
            <w:ins w:id="1805" w:author="Stefanie Lane" w:date="2022-08-29T18:29:00Z">
              <w:r w:rsidRPr="00824093">
                <w:rPr>
                  <w:rFonts w:ascii="Calibri" w:eastAsia="Times New Roman" w:hAnsi="Calibri" w:cs="Calibri"/>
                  <w:color w:val="000000"/>
                  <w:sz w:val="20"/>
                  <w:szCs w:val="20"/>
                </w:rPr>
                <w:t>0.0054</w:t>
              </w:r>
            </w:ins>
          </w:p>
        </w:tc>
        <w:tc>
          <w:tcPr>
            <w:tcW w:w="300" w:type="dxa"/>
            <w:tcBorders>
              <w:top w:val="nil"/>
              <w:left w:val="nil"/>
              <w:bottom w:val="nil"/>
              <w:right w:val="nil"/>
            </w:tcBorders>
            <w:shd w:val="clear" w:color="auto" w:fill="auto"/>
            <w:noWrap/>
            <w:vAlign w:val="bottom"/>
            <w:hideMark/>
          </w:tcPr>
          <w:p w14:paraId="09CA3415" w14:textId="77777777" w:rsidR="00824093" w:rsidRPr="00824093" w:rsidRDefault="00824093" w:rsidP="00824093">
            <w:pPr>
              <w:spacing w:after="0" w:line="240" w:lineRule="auto"/>
              <w:jc w:val="center"/>
              <w:rPr>
                <w:ins w:id="1806"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2D3CB10B" w14:textId="77777777" w:rsidR="00824093" w:rsidRPr="00824093" w:rsidRDefault="00824093" w:rsidP="00824093">
            <w:pPr>
              <w:spacing w:after="0" w:line="240" w:lineRule="auto"/>
              <w:rPr>
                <w:ins w:id="1807"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0C60BB4E" w14:textId="77777777" w:rsidR="00824093" w:rsidRPr="00824093" w:rsidRDefault="00824093" w:rsidP="00824093">
            <w:pPr>
              <w:spacing w:after="0" w:line="240" w:lineRule="auto"/>
              <w:rPr>
                <w:ins w:id="1808"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5FE5DAC" w14:textId="77777777" w:rsidR="00824093" w:rsidRPr="00824093" w:rsidRDefault="00824093" w:rsidP="00824093">
            <w:pPr>
              <w:spacing w:after="0" w:line="240" w:lineRule="auto"/>
              <w:jc w:val="center"/>
              <w:rPr>
                <w:ins w:id="1809" w:author="Stefanie Lane" w:date="2022-08-29T18:29:00Z"/>
                <w:rFonts w:ascii="Calibri" w:eastAsia="Times New Roman" w:hAnsi="Calibri" w:cs="Calibri"/>
                <w:color w:val="000000"/>
                <w:sz w:val="20"/>
                <w:szCs w:val="20"/>
              </w:rPr>
            </w:pPr>
            <w:ins w:id="1810" w:author="Stefanie Lane" w:date="2022-08-29T18:29:00Z">
              <w:r w:rsidRPr="00824093">
                <w:rPr>
                  <w:rFonts w:ascii="Calibri" w:eastAsia="Times New Roman" w:hAnsi="Calibri" w:cs="Calibri"/>
                  <w:color w:val="000000"/>
                  <w:sz w:val="20"/>
                  <w:szCs w:val="20"/>
                </w:rPr>
                <w:t> </w:t>
              </w:r>
            </w:ins>
          </w:p>
        </w:tc>
      </w:tr>
      <w:tr w:rsidR="00824093" w:rsidRPr="00824093" w14:paraId="48426988" w14:textId="77777777" w:rsidTr="00824093">
        <w:trPr>
          <w:trHeight w:val="260"/>
          <w:ins w:id="1811"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0CB91C69" w14:textId="77777777" w:rsidR="00824093" w:rsidRPr="00824093" w:rsidRDefault="00824093" w:rsidP="00824093">
            <w:pPr>
              <w:spacing w:after="0" w:line="240" w:lineRule="auto"/>
              <w:rPr>
                <w:ins w:id="1812"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483A6EF" w14:textId="77777777" w:rsidR="00824093" w:rsidRPr="00824093" w:rsidRDefault="00824093" w:rsidP="00824093">
            <w:pPr>
              <w:spacing w:after="0" w:line="240" w:lineRule="auto"/>
              <w:rPr>
                <w:ins w:id="1813" w:author="Stefanie Lane" w:date="2022-08-29T18:29:00Z"/>
                <w:rFonts w:ascii="Calibri" w:eastAsia="Times New Roman" w:hAnsi="Calibri" w:cs="Calibri"/>
                <w:i/>
                <w:iCs/>
                <w:color w:val="000000"/>
                <w:sz w:val="20"/>
                <w:szCs w:val="20"/>
              </w:rPr>
            </w:pPr>
            <w:proofErr w:type="spellStart"/>
            <w:ins w:id="1814" w:author="Stefanie Lane" w:date="2022-08-29T18:29:00Z">
              <w:r w:rsidRPr="00824093">
                <w:rPr>
                  <w:rFonts w:ascii="Calibri" w:eastAsia="Times New Roman" w:hAnsi="Calibri" w:cs="Calibri"/>
                  <w:i/>
                  <w:iCs/>
                  <w:color w:val="000000"/>
                  <w:sz w:val="20"/>
                  <w:szCs w:val="20"/>
                </w:rPr>
                <w:t>Sidalcia</w:t>
              </w:r>
              <w:proofErr w:type="spellEnd"/>
              <w:r w:rsidRPr="00824093">
                <w:rPr>
                  <w:rFonts w:ascii="Calibri" w:eastAsia="Times New Roman" w:hAnsi="Calibri" w:cs="Calibri"/>
                  <w:i/>
                  <w:iCs/>
                  <w:color w:val="000000"/>
                  <w:sz w:val="20"/>
                  <w:szCs w:val="20"/>
                </w:rPr>
                <w:t xml:space="preserve"> hendersonii</w:t>
              </w:r>
            </w:ins>
          </w:p>
        </w:tc>
        <w:tc>
          <w:tcPr>
            <w:tcW w:w="592" w:type="dxa"/>
            <w:tcBorders>
              <w:top w:val="nil"/>
              <w:left w:val="nil"/>
              <w:bottom w:val="nil"/>
              <w:right w:val="nil"/>
            </w:tcBorders>
            <w:shd w:val="clear" w:color="auto" w:fill="auto"/>
            <w:noWrap/>
            <w:vAlign w:val="bottom"/>
            <w:hideMark/>
          </w:tcPr>
          <w:p w14:paraId="39A800E8" w14:textId="77777777" w:rsidR="00824093" w:rsidRPr="00824093" w:rsidRDefault="00824093" w:rsidP="00824093">
            <w:pPr>
              <w:spacing w:after="0" w:line="240" w:lineRule="auto"/>
              <w:jc w:val="center"/>
              <w:rPr>
                <w:ins w:id="1815" w:author="Stefanie Lane" w:date="2022-08-29T18:29:00Z"/>
                <w:rFonts w:ascii="Calibri" w:eastAsia="Times New Roman" w:hAnsi="Calibri" w:cs="Calibri"/>
                <w:color w:val="000000"/>
                <w:sz w:val="20"/>
                <w:szCs w:val="20"/>
              </w:rPr>
            </w:pPr>
            <w:ins w:id="1816" w:author="Stefanie Lane" w:date="2022-08-29T18:29:00Z">
              <w:r w:rsidRPr="00824093">
                <w:rPr>
                  <w:rFonts w:ascii="Calibri" w:eastAsia="Times New Roman" w:hAnsi="Calibri" w:cs="Calibri"/>
                  <w:color w:val="000000"/>
                  <w:sz w:val="20"/>
                  <w:szCs w:val="20"/>
                </w:rPr>
                <w:t>0.331</w:t>
              </w:r>
            </w:ins>
          </w:p>
        </w:tc>
        <w:tc>
          <w:tcPr>
            <w:tcW w:w="686" w:type="dxa"/>
            <w:tcBorders>
              <w:top w:val="nil"/>
              <w:left w:val="nil"/>
              <w:bottom w:val="nil"/>
              <w:right w:val="nil"/>
            </w:tcBorders>
            <w:shd w:val="clear" w:color="auto" w:fill="auto"/>
            <w:noWrap/>
            <w:vAlign w:val="bottom"/>
            <w:hideMark/>
          </w:tcPr>
          <w:p w14:paraId="7D379533" w14:textId="77777777" w:rsidR="00824093" w:rsidRPr="00824093" w:rsidRDefault="00824093" w:rsidP="00824093">
            <w:pPr>
              <w:spacing w:after="0" w:line="240" w:lineRule="auto"/>
              <w:jc w:val="center"/>
              <w:rPr>
                <w:ins w:id="1817" w:author="Stefanie Lane" w:date="2022-08-29T18:29:00Z"/>
                <w:rFonts w:ascii="Calibri" w:eastAsia="Times New Roman" w:hAnsi="Calibri" w:cs="Calibri"/>
                <w:color w:val="000000"/>
                <w:sz w:val="20"/>
                <w:szCs w:val="20"/>
              </w:rPr>
            </w:pPr>
            <w:ins w:id="1818" w:author="Stefanie Lane" w:date="2022-08-29T18:29:00Z">
              <w:r w:rsidRPr="00824093">
                <w:rPr>
                  <w:rFonts w:ascii="Calibri" w:eastAsia="Times New Roman" w:hAnsi="Calibri" w:cs="Calibri"/>
                  <w:color w:val="000000"/>
                  <w:sz w:val="20"/>
                  <w:szCs w:val="20"/>
                </w:rPr>
                <w:t>0.0054</w:t>
              </w:r>
            </w:ins>
          </w:p>
        </w:tc>
        <w:tc>
          <w:tcPr>
            <w:tcW w:w="300" w:type="dxa"/>
            <w:tcBorders>
              <w:top w:val="nil"/>
              <w:left w:val="nil"/>
              <w:bottom w:val="nil"/>
              <w:right w:val="nil"/>
            </w:tcBorders>
            <w:shd w:val="clear" w:color="auto" w:fill="auto"/>
            <w:noWrap/>
            <w:vAlign w:val="bottom"/>
            <w:hideMark/>
          </w:tcPr>
          <w:p w14:paraId="5863CC52" w14:textId="77777777" w:rsidR="00824093" w:rsidRPr="00824093" w:rsidRDefault="00824093" w:rsidP="00824093">
            <w:pPr>
              <w:spacing w:after="0" w:line="240" w:lineRule="auto"/>
              <w:jc w:val="center"/>
              <w:rPr>
                <w:ins w:id="1819" w:author="Stefanie Lane" w:date="2022-08-29T18:29: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7A25D4E" w14:textId="77777777" w:rsidR="00824093" w:rsidRPr="00824093" w:rsidRDefault="00824093" w:rsidP="00824093">
            <w:pPr>
              <w:spacing w:after="0" w:line="240" w:lineRule="auto"/>
              <w:rPr>
                <w:ins w:id="1820" w:author="Stefanie Lane" w:date="2022-08-29T18:29: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7AE221F2" w14:textId="77777777" w:rsidR="00824093" w:rsidRPr="00824093" w:rsidRDefault="00824093" w:rsidP="00824093">
            <w:pPr>
              <w:spacing w:after="0" w:line="240" w:lineRule="auto"/>
              <w:rPr>
                <w:ins w:id="1821" w:author="Stefanie Lane" w:date="2022-08-29T18:29: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503D2BFC" w14:textId="77777777" w:rsidR="00824093" w:rsidRPr="00824093" w:rsidRDefault="00824093" w:rsidP="00824093">
            <w:pPr>
              <w:spacing w:after="0" w:line="240" w:lineRule="auto"/>
              <w:jc w:val="center"/>
              <w:rPr>
                <w:ins w:id="1822"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5CD521D" w14:textId="77777777" w:rsidR="00824093" w:rsidRPr="00824093" w:rsidRDefault="00824093" w:rsidP="00824093">
            <w:pPr>
              <w:spacing w:after="0" w:line="240" w:lineRule="auto"/>
              <w:jc w:val="center"/>
              <w:rPr>
                <w:ins w:id="1823" w:author="Stefanie Lane" w:date="2022-08-29T18:29:00Z"/>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40D40E22" w14:textId="77777777" w:rsidR="00824093" w:rsidRPr="00824093" w:rsidRDefault="00824093" w:rsidP="00824093">
            <w:pPr>
              <w:spacing w:after="0" w:line="240" w:lineRule="auto"/>
              <w:rPr>
                <w:ins w:id="1824"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222F01E6" w14:textId="77777777" w:rsidR="00824093" w:rsidRPr="00824093" w:rsidRDefault="00824093" w:rsidP="00824093">
            <w:pPr>
              <w:spacing w:after="0" w:line="240" w:lineRule="auto"/>
              <w:rPr>
                <w:ins w:id="1825"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00689C57" w14:textId="77777777" w:rsidR="00824093" w:rsidRPr="00824093" w:rsidRDefault="00824093" w:rsidP="00824093">
            <w:pPr>
              <w:spacing w:after="0" w:line="240" w:lineRule="auto"/>
              <w:jc w:val="center"/>
              <w:rPr>
                <w:ins w:id="1826" w:author="Stefanie Lane" w:date="2022-08-29T18:29:00Z"/>
                <w:rFonts w:ascii="Calibri" w:eastAsia="Times New Roman" w:hAnsi="Calibri" w:cs="Calibri"/>
                <w:color w:val="000000"/>
                <w:sz w:val="20"/>
                <w:szCs w:val="20"/>
              </w:rPr>
            </w:pPr>
            <w:ins w:id="1827" w:author="Stefanie Lane" w:date="2022-08-29T18:29:00Z">
              <w:r w:rsidRPr="00824093">
                <w:rPr>
                  <w:rFonts w:ascii="Calibri" w:eastAsia="Times New Roman" w:hAnsi="Calibri" w:cs="Calibri"/>
                  <w:color w:val="000000"/>
                  <w:sz w:val="20"/>
                  <w:szCs w:val="20"/>
                </w:rPr>
                <w:t> </w:t>
              </w:r>
            </w:ins>
          </w:p>
        </w:tc>
      </w:tr>
      <w:tr w:rsidR="00824093" w:rsidRPr="00824093" w14:paraId="7BC194A2" w14:textId="77777777" w:rsidTr="00824093">
        <w:trPr>
          <w:trHeight w:val="270"/>
          <w:ins w:id="1828"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36D75B87" w14:textId="77777777" w:rsidR="00824093" w:rsidRPr="00824093" w:rsidRDefault="00824093" w:rsidP="00824093">
            <w:pPr>
              <w:spacing w:after="0" w:line="240" w:lineRule="auto"/>
              <w:rPr>
                <w:ins w:id="1829"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8" w:space="0" w:color="auto"/>
              <w:right w:val="nil"/>
            </w:tcBorders>
            <w:shd w:val="clear" w:color="auto" w:fill="auto"/>
            <w:noWrap/>
            <w:vAlign w:val="bottom"/>
            <w:hideMark/>
          </w:tcPr>
          <w:p w14:paraId="7EDF1917" w14:textId="77777777" w:rsidR="00824093" w:rsidRPr="00824093" w:rsidRDefault="00824093" w:rsidP="00824093">
            <w:pPr>
              <w:spacing w:after="0" w:line="240" w:lineRule="auto"/>
              <w:rPr>
                <w:ins w:id="1830" w:author="Stefanie Lane" w:date="2022-08-29T18:29:00Z"/>
                <w:rFonts w:ascii="Calibri" w:eastAsia="Times New Roman" w:hAnsi="Calibri" w:cs="Calibri"/>
                <w:i/>
                <w:iCs/>
                <w:sz w:val="20"/>
                <w:szCs w:val="20"/>
              </w:rPr>
            </w:pPr>
            <w:ins w:id="1831" w:author="Stefanie Lane" w:date="2022-08-29T18:29:00Z">
              <w:r w:rsidRPr="00824093">
                <w:rPr>
                  <w:rFonts w:ascii="Calibri" w:eastAsia="Times New Roman" w:hAnsi="Calibri" w:cs="Calibri"/>
                  <w:i/>
                  <w:iCs/>
                  <w:sz w:val="20"/>
                  <w:szCs w:val="20"/>
                </w:rPr>
                <w:t>Hordeum brachyantherum</w:t>
              </w:r>
            </w:ins>
          </w:p>
        </w:tc>
        <w:tc>
          <w:tcPr>
            <w:tcW w:w="592" w:type="dxa"/>
            <w:tcBorders>
              <w:top w:val="single" w:sz="4" w:space="0" w:color="auto"/>
              <w:left w:val="nil"/>
              <w:bottom w:val="single" w:sz="8" w:space="0" w:color="auto"/>
              <w:right w:val="nil"/>
            </w:tcBorders>
            <w:shd w:val="clear" w:color="auto" w:fill="auto"/>
            <w:noWrap/>
            <w:vAlign w:val="bottom"/>
            <w:hideMark/>
          </w:tcPr>
          <w:p w14:paraId="4FD27965" w14:textId="77777777" w:rsidR="00824093" w:rsidRPr="00824093" w:rsidRDefault="00824093" w:rsidP="00824093">
            <w:pPr>
              <w:spacing w:after="0" w:line="240" w:lineRule="auto"/>
              <w:jc w:val="center"/>
              <w:rPr>
                <w:ins w:id="1832" w:author="Stefanie Lane" w:date="2022-08-29T18:29:00Z"/>
                <w:rFonts w:ascii="Calibri" w:eastAsia="Times New Roman" w:hAnsi="Calibri" w:cs="Calibri"/>
                <w:color w:val="000000"/>
                <w:sz w:val="20"/>
                <w:szCs w:val="20"/>
              </w:rPr>
            </w:pPr>
            <w:ins w:id="1833" w:author="Stefanie Lane" w:date="2022-08-29T18:29:00Z">
              <w:r w:rsidRPr="00824093">
                <w:rPr>
                  <w:rFonts w:ascii="Calibri" w:eastAsia="Times New Roman" w:hAnsi="Calibri" w:cs="Calibri"/>
                  <w:color w:val="000000"/>
                  <w:sz w:val="20"/>
                  <w:szCs w:val="20"/>
                </w:rPr>
                <w:t>0.293</w:t>
              </w:r>
            </w:ins>
          </w:p>
        </w:tc>
        <w:tc>
          <w:tcPr>
            <w:tcW w:w="686" w:type="dxa"/>
            <w:tcBorders>
              <w:top w:val="single" w:sz="4" w:space="0" w:color="auto"/>
              <w:left w:val="nil"/>
              <w:bottom w:val="single" w:sz="8" w:space="0" w:color="auto"/>
              <w:right w:val="nil"/>
            </w:tcBorders>
            <w:shd w:val="clear" w:color="auto" w:fill="auto"/>
            <w:noWrap/>
            <w:vAlign w:val="bottom"/>
            <w:hideMark/>
          </w:tcPr>
          <w:p w14:paraId="58880336" w14:textId="77777777" w:rsidR="00824093" w:rsidRPr="00824093" w:rsidRDefault="00824093" w:rsidP="00824093">
            <w:pPr>
              <w:spacing w:after="0" w:line="240" w:lineRule="auto"/>
              <w:jc w:val="center"/>
              <w:rPr>
                <w:ins w:id="1834" w:author="Stefanie Lane" w:date="2022-08-29T18:29:00Z"/>
                <w:rFonts w:ascii="Calibri" w:eastAsia="Times New Roman" w:hAnsi="Calibri" w:cs="Calibri"/>
                <w:color w:val="000000"/>
                <w:sz w:val="20"/>
                <w:szCs w:val="20"/>
              </w:rPr>
            </w:pPr>
            <w:ins w:id="1835" w:author="Stefanie Lane" w:date="2022-08-29T18:29:00Z">
              <w:r w:rsidRPr="00824093">
                <w:rPr>
                  <w:rFonts w:ascii="Calibri" w:eastAsia="Times New Roman" w:hAnsi="Calibri" w:cs="Calibri"/>
                  <w:color w:val="000000"/>
                  <w:sz w:val="20"/>
                  <w:szCs w:val="20"/>
                </w:rPr>
                <w:t>0.0159</w:t>
              </w:r>
            </w:ins>
          </w:p>
        </w:tc>
        <w:tc>
          <w:tcPr>
            <w:tcW w:w="300" w:type="dxa"/>
            <w:tcBorders>
              <w:top w:val="nil"/>
              <w:left w:val="nil"/>
              <w:bottom w:val="single" w:sz="8" w:space="0" w:color="auto"/>
              <w:right w:val="nil"/>
            </w:tcBorders>
            <w:shd w:val="clear" w:color="auto" w:fill="auto"/>
            <w:noWrap/>
            <w:vAlign w:val="bottom"/>
            <w:hideMark/>
          </w:tcPr>
          <w:p w14:paraId="74F0218E" w14:textId="77777777" w:rsidR="00824093" w:rsidRPr="00824093" w:rsidRDefault="00824093" w:rsidP="00824093">
            <w:pPr>
              <w:spacing w:after="0" w:line="240" w:lineRule="auto"/>
              <w:rPr>
                <w:ins w:id="1836" w:author="Stefanie Lane" w:date="2022-08-29T18:29:00Z"/>
                <w:rFonts w:ascii="Calibri" w:eastAsia="Times New Roman" w:hAnsi="Calibri" w:cs="Calibri"/>
                <w:color w:val="000000"/>
                <w:sz w:val="20"/>
                <w:szCs w:val="20"/>
              </w:rPr>
            </w:pPr>
            <w:ins w:id="1837" w:author="Stefanie Lane" w:date="2022-08-29T18:29:00Z">
              <w:r w:rsidRPr="00824093">
                <w:rPr>
                  <w:rFonts w:ascii="Calibri" w:eastAsia="Times New Roman" w:hAnsi="Calibri" w:cs="Calibri"/>
                  <w:color w:val="000000"/>
                  <w:sz w:val="20"/>
                  <w:szCs w:val="20"/>
                </w:rPr>
                <w:t> </w:t>
              </w:r>
            </w:ins>
          </w:p>
        </w:tc>
        <w:tc>
          <w:tcPr>
            <w:tcW w:w="2205" w:type="dxa"/>
            <w:tcBorders>
              <w:top w:val="nil"/>
              <w:left w:val="nil"/>
              <w:bottom w:val="single" w:sz="8" w:space="0" w:color="auto"/>
              <w:right w:val="nil"/>
            </w:tcBorders>
            <w:shd w:val="clear" w:color="auto" w:fill="auto"/>
            <w:noWrap/>
            <w:vAlign w:val="bottom"/>
            <w:hideMark/>
          </w:tcPr>
          <w:p w14:paraId="3B4436DA" w14:textId="77777777" w:rsidR="00824093" w:rsidRPr="00824093" w:rsidRDefault="00824093" w:rsidP="00824093">
            <w:pPr>
              <w:spacing w:after="0" w:line="240" w:lineRule="auto"/>
              <w:rPr>
                <w:ins w:id="1838" w:author="Stefanie Lane" w:date="2022-08-29T18:29:00Z"/>
                <w:rFonts w:ascii="Calibri" w:eastAsia="Times New Roman" w:hAnsi="Calibri" w:cs="Calibri"/>
                <w:color w:val="000000"/>
                <w:sz w:val="20"/>
                <w:szCs w:val="20"/>
              </w:rPr>
            </w:pPr>
            <w:ins w:id="1839" w:author="Stefanie Lane" w:date="2022-08-29T18:29:00Z">
              <w:r w:rsidRPr="00824093">
                <w:rPr>
                  <w:rFonts w:ascii="Calibri" w:eastAsia="Times New Roman" w:hAnsi="Calibri" w:cs="Calibri"/>
                  <w:color w:val="000000"/>
                  <w:sz w:val="20"/>
                  <w:szCs w:val="20"/>
                </w:rPr>
                <w:t> </w:t>
              </w:r>
            </w:ins>
          </w:p>
        </w:tc>
        <w:tc>
          <w:tcPr>
            <w:tcW w:w="600" w:type="dxa"/>
            <w:tcBorders>
              <w:top w:val="nil"/>
              <w:left w:val="nil"/>
              <w:bottom w:val="single" w:sz="8" w:space="0" w:color="auto"/>
              <w:right w:val="nil"/>
            </w:tcBorders>
            <w:shd w:val="clear" w:color="auto" w:fill="auto"/>
            <w:noWrap/>
            <w:vAlign w:val="bottom"/>
            <w:hideMark/>
          </w:tcPr>
          <w:p w14:paraId="42F9232F" w14:textId="77777777" w:rsidR="00824093" w:rsidRPr="00824093" w:rsidRDefault="00824093" w:rsidP="00824093">
            <w:pPr>
              <w:spacing w:after="0" w:line="240" w:lineRule="auto"/>
              <w:jc w:val="center"/>
              <w:rPr>
                <w:ins w:id="1840" w:author="Stefanie Lane" w:date="2022-08-29T18:29:00Z"/>
                <w:rFonts w:ascii="Calibri" w:eastAsia="Times New Roman" w:hAnsi="Calibri" w:cs="Calibri"/>
                <w:color w:val="000000"/>
                <w:sz w:val="20"/>
                <w:szCs w:val="20"/>
              </w:rPr>
            </w:pPr>
            <w:ins w:id="1841" w:author="Stefanie Lane" w:date="2022-08-29T18:29:00Z">
              <w:r w:rsidRPr="00824093">
                <w:rPr>
                  <w:rFonts w:ascii="Calibri" w:eastAsia="Times New Roman" w:hAnsi="Calibri" w:cs="Calibri"/>
                  <w:color w:val="000000"/>
                  <w:sz w:val="20"/>
                  <w:szCs w:val="20"/>
                </w:rPr>
                <w:t> </w:t>
              </w:r>
            </w:ins>
          </w:p>
        </w:tc>
        <w:tc>
          <w:tcPr>
            <w:tcW w:w="695" w:type="dxa"/>
            <w:tcBorders>
              <w:top w:val="nil"/>
              <w:left w:val="nil"/>
              <w:bottom w:val="single" w:sz="8" w:space="0" w:color="auto"/>
              <w:right w:val="nil"/>
            </w:tcBorders>
            <w:shd w:val="clear" w:color="auto" w:fill="auto"/>
            <w:noWrap/>
            <w:vAlign w:val="bottom"/>
            <w:hideMark/>
          </w:tcPr>
          <w:p w14:paraId="6AC7A1AE" w14:textId="77777777" w:rsidR="00824093" w:rsidRPr="00824093" w:rsidRDefault="00824093" w:rsidP="00824093">
            <w:pPr>
              <w:spacing w:after="0" w:line="240" w:lineRule="auto"/>
              <w:jc w:val="center"/>
              <w:rPr>
                <w:ins w:id="1842" w:author="Stefanie Lane" w:date="2022-08-29T18:29:00Z"/>
                <w:rFonts w:ascii="Calibri" w:eastAsia="Times New Roman" w:hAnsi="Calibri" w:cs="Calibri"/>
                <w:color w:val="000000"/>
                <w:sz w:val="20"/>
                <w:szCs w:val="20"/>
              </w:rPr>
            </w:pPr>
            <w:ins w:id="1843" w:author="Stefanie Lane" w:date="2022-08-29T18:29:00Z">
              <w:r w:rsidRPr="00824093">
                <w:rPr>
                  <w:rFonts w:ascii="Calibri" w:eastAsia="Times New Roman" w:hAnsi="Calibri" w:cs="Calibri"/>
                  <w:color w:val="000000"/>
                  <w:sz w:val="20"/>
                  <w:szCs w:val="20"/>
                </w:rPr>
                <w:t> </w:t>
              </w:r>
            </w:ins>
          </w:p>
        </w:tc>
        <w:tc>
          <w:tcPr>
            <w:tcW w:w="300" w:type="dxa"/>
            <w:tcBorders>
              <w:top w:val="nil"/>
              <w:left w:val="nil"/>
              <w:bottom w:val="single" w:sz="8" w:space="0" w:color="auto"/>
              <w:right w:val="nil"/>
            </w:tcBorders>
            <w:shd w:val="clear" w:color="auto" w:fill="auto"/>
            <w:noWrap/>
            <w:vAlign w:val="bottom"/>
            <w:hideMark/>
          </w:tcPr>
          <w:p w14:paraId="079287BA" w14:textId="77777777" w:rsidR="00824093" w:rsidRPr="00824093" w:rsidRDefault="00824093" w:rsidP="00824093">
            <w:pPr>
              <w:spacing w:after="0" w:line="240" w:lineRule="auto"/>
              <w:rPr>
                <w:ins w:id="1844" w:author="Stefanie Lane" w:date="2022-08-29T18:29:00Z"/>
                <w:rFonts w:ascii="Calibri" w:eastAsia="Times New Roman" w:hAnsi="Calibri" w:cs="Calibri"/>
                <w:color w:val="000000"/>
                <w:sz w:val="20"/>
                <w:szCs w:val="20"/>
              </w:rPr>
            </w:pPr>
            <w:ins w:id="1845" w:author="Stefanie Lane" w:date="2022-08-29T18:29:00Z">
              <w:r w:rsidRPr="00824093">
                <w:rPr>
                  <w:rFonts w:ascii="Calibri" w:eastAsia="Times New Roman" w:hAnsi="Calibri" w:cs="Calibri"/>
                  <w:color w:val="000000"/>
                  <w:sz w:val="20"/>
                  <w:szCs w:val="20"/>
                </w:rPr>
                <w:t> </w:t>
              </w:r>
            </w:ins>
          </w:p>
        </w:tc>
        <w:tc>
          <w:tcPr>
            <w:tcW w:w="2070" w:type="dxa"/>
            <w:tcBorders>
              <w:top w:val="nil"/>
              <w:left w:val="nil"/>
              <w:bottom w:val="single" w:sz="8" w:space="0" w:color="auto"/>
              <w:right w:val="nil"/>
            </w:tcBorders>
            <w:shd w:val="clear" w:color="auto" w:fill="auto"/>
            <w:noWrap/>
            <w:vAlign w:val="bottom"/>
            <w:hideMark/>
          </w:tcPr>
          <w:p w14:paraId="1B6D9342" w14:textId="77777777" w:rsidR="00824093" w:rsidRPr="00824093" w:rsidRDefault="00824093" w:rsidP="00824093">
            <w:pPr>
              <w:spacing w:after="0" w:line="240" w:lineRule="auto"/>
              <w:rPr>
                <w:ins w:id="1846" w:author="Stefanie Lane" w:date="2022-08-29T18:29:00Z"/>
                <w:rFonts w:ascii="Calibri" w:eastAsia="Times New Roman" w:hAnsi="Calibri" w:cs="Calibri"/>
                <w:i/>
                <w:iCs/>
                <w:color w:val="000000"/>
                <w:sz w:val="20"/>
                <w:szCs w:val="20"/>
              </w:rPr>
            </w:pPr>
            <w:ins w:id="1847" w:author="Stefanie Lane" w:date="2022-08-29T18:29:00Z">
              <w:r w:rsidRPr="00824093">
                <w:rPr>
                  <w:rFonts w:ascii="Calibri" w:eastAsia="Times New Roman" w:hAnsi="Calibri" w:cs="Calibri"/>
                  <w:i/>
                  <w:iCs/>
                  <w:color w:val="000000"/>
                  <w:sz w:val="20"/>
                  <w:szCs w:val="20"/>
                </w:rPr>
                <w:t> </w:t>
              </w:r>
            </w:ins>
          </w:p>
        </w:tc>
        <w:tc>
          <w:tcPr>
            <w:tcW w:w="616" w:type="dxa"/>
            <w:tcBorders>
              <w:top w:val="nil"/>
              <w:left w:val="nil"/>
              <w:bottom w:val="single" w:sz="8" w:space="0" w:color="auto"/>
              <w:right w:val="nil"/>
            </w:tcBorders>
            <w:shd w:val="clear" w:color="auto" w:fill="auto"/>
            <w:noWrap/>
            <w:vAlign w:val="bottom"/>
            <w:hideMark/>
          </w:tcPr>
          <w:p w14:paraId="55B716A7" w14:textId="77777777" w:rsidR="00824093" w:rsidRPr="00824093" w:rsidRDefault="00824093" w:rsidP="00824093">
            <w:pPr>
              <w:spacing w:after="0" w:line="240" w:lineRule="auto"/>
              <w:jc w:val="center"/>
              <w:rPr>
                <w:ins w:id="1848" w:author="Stefanie Lane" w:date="2022-08-29T18:29:00Z"/>
                <w:rFonts w:ascii="Calibri" w:eastAsia="Times New Roman" w:hAnsi="Calibri" w:cs="Calibri"/>
                <w:color w:val="000000"/>
                <w:sz w:val="20"/>
                <w:szCs w:val="20"/>
              </w:rPr>
            </w:pPr>
            <w:ins w:id="1849" w:author="Stefanie Lane" w:date="2022-08-29T18:29:00Z">
              <w:r w:rsidRPr="00824093">
                <w:rPr>
                  <w:rFonts w:ascii="Calibri" w:eastAsia="Times New Roman" w:hAnsi="Calibri" w:cs="Calibri"/>
                  <w:color w:val="000000"/>
                  <w:sz w:val="20"/>
                  <w:szCs w:val="20"/>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6BECF00A" w14:textId="77777777" w:rsidR="00824093" w:rsidRPr="00824093" w:rsidRDefault="00824093" w:rsidP="00824093">
            <w:pPr>
              <w:spacing w:after="0" w:line="240" w:lineRule="auto"/>
              <w:jc w:val="center"/>
              <w:rPr>
                <w:ins w:id="1850" w:author="Stefanie Lane" w:date="2022-08-29T18:29:00Z"/>
                <w:rFonts w:ascii="Calibri" w:eastAsia="Times New Roman" w:hAnsi="Calibri" w:cs="Calibri"/>
                <w:color w:val="000000"/>
                <w:sz w:val="20"/>
                <w:szCs w:val="20"/>
              </w:rPr>
            </w:pPr>
            <w:ins w:id="1851" w:author="Stefanie Lane" w:date="2022-08-29T18:29:00Z">
              <w:r w:rsidRPr="00824093">
                <w:rPr>
                  <w:rFonts w:ascii="Calibri" w:eastAsia="Times New Roman" w:hAnsi="Calibri" w:cs="Calibri"/>
                  <w:color w:val="000000"/>
                  <w:sz w:val="20"/>
                  <w:szCs w:val="20"/>
                </w:rPr>
                <w:t> </w:t>
              </w:r>
            </w:ins>
          </w:p>
        </w:tc>
      </w:tr>
      <w:tr w:rsidR="00824093" w:rsidRPr="00824093" w14:paraId="64093690" w14:textId="77777777" w:rsidTr="00824093">
        <w:trPr>
          <w:trHeight w:val="270"/>
          <w:ins w:id="1852" w:author="Stefanie Lane" w:date="2022-08-29T18:29:00Z"/>
        </w:trPr>
        <w:tc>
          <w:tcPr>
            <w:tcW w:w="1080" w:type="dxa"/>
            <w:tcBorders>
              <w:top w:val="nil"/>
              <w:left w:val="nil"/>
              <w:bottom w:val="nil"/>
              <w:right w:val="nil"/>
            </w:tcBorders>
            <w:shd w:val="clear" w:color="auto" w:fill="auto"/>
            <w:vAlign w:val="bottom"/>
            <w:hideMark/>
          </w:tcPr>
          <w:p w14:paraId="4C70055C" w14:textId="77777777" w:rsidR="00824093" w:rsidRPr="00824093" w:rsidRDefault="00824093" w:rsidP="00824093">
            <w:pPr>
              <w:spacing w:after="0" w:line="240" w:lineRule="auto"/>
              <w:jc w:val="center"/>
              <w:rPr>
                <w:ins w:id="1853"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08A73AA" w14:textId="77777777" w:rsidR="00824093" w:rsidRPr="00824093" w:rsidRDefault="00824093" w:rsidP="00824093">
            <w:pPr>
              <w:spacing w:after="0" w:line="240" w:lineRule="auto"/>
              <w:rPr>
                <w:ins w:id="1854" w:author="Stefanie Lane" w:date="2022-08-29T18:29:00Z"/>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5A84010C" w14:textId="77777777" w:rsidR="00824093" w:rsidRPr="00824093" w:rsidRDefault="00824093" w:rsidP="00824093">
            <w:pPr>
              <w:spacing w:after="0" w:line="240" w:lineRule="auto"/>
              <w:rPr>
                <w:ins w:id="1855"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528FD5C" w14:textId="77777777" w:rsidR="00824093" w:rsidRPr="00824093" w:rsidRDefault="00824093" w:rsidP="00824093">
            <w:pPr>
              <w:spacing w:after="0" w:line="240" w:lineRule="auto"/>
              <w:jc w:val="center"/>
              <w:rPr>
                <w:ins w:id="1856"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08C62C0" w14:textId="77777777" w:rsidR="00824093" w:rsidRPr="00824093" w:rsidRDefault="00824093" w:rsidP="00824093">
            <w:pPr>
              <w:spacing w:after="0" w:line="240" w:lineRule="auto"/>
              <w:jc w:val="center"/>
              <w:rPr>
                <w:ins w:id="1857" w:author="Stefanie Lane" w:date="2022-08-29T18:29: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04B53FAA" w14:textId="77777777" w:rsidR="00824093" w:rsidRPr="00824093" w:rsidRDefault="00824093" w:rsidP="00824093">
            <w:pPr>
              <w:spacing w:after="0" w:line="240" w:lineRule="auto"/>
              <w:rPr>
                <w:ins w:id="1858" w:author="Stefanie Lane" w:date="2022-08-29T18:29: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3857FD0D" w14:textId="77777777" w:rsidR="00824093" w:rsidRPr="00824093" w:rsidRDefault="00824093" w:rsidP="00824093">
            <w:pPr>
              <w:spacing w:after="0" w:line="240" w:lineRule="auto"/>
              <w:rPr>
                <w:ins w:id="1859" w:author="Stefanie Lane" w:date="2022-08-29T18:29: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2293C094" w14:textId="77777777" w:rsidR="00824093" w:rsidRPr="00824093" w:rsidRDefault="00824093" w:rsidP="00824093">
            <w:pPr>
              <w:spacing w:after="0" w:line="240" w:lineRule="auto"/>
              <w:jc w:val="center"/>
              <w:rPr>
                <w:ins w:id="1860"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94FB3FA" w14:textId="77777777" w:rsidR="00824093" w:rsidRPr="00824093" w:rsidRDefault="00824093" w:rsidP="00824093">
            <w:pPr>
              <w:spacing w:after="0" w:line="240" w:lineRule="auto"/>
              <w:jc w:val="center"/>
              <w:rPr>
                <w:ins w:id="1861" w:author="Stefanie Lane" w:date="2022-08-29T18:29:00Z"/>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21B838DE" w14:textId="77777777" w:rsidR="00824093" w:rsidRPr="00824093" w:rsidRDefault="00824093" w:rsidP="00824093">
            <w:pPr>
              <w:spacing w:after="0" w:line="240" w:lineRule="auto"/>
              <w:rPr>
                <w:ins w:id="1862"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36A5538" w14:textId="77777777" w:rsidR="00824093" w:rsidRPr="00824093" w:rsidRDefault="00824093" w:rsidP="00824093">
            <w:pPr>
              <w:spacing w:after="0" w:line="240" w:lineRule="auto"/>
              <w:rPr>
                <w:ins w:id="1863" w:author="Stefanie Lane" w:date="2022-08-29T18:29:00Z"/>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11542481" w14:textId="77777777" w:rsidR="00824093" w:rsidRPr="00824093" w:rsidRDefault="00824093" w:rsidP="00824093">
            <w:pPr>
              <w:spacing w:after="0" w:line="240" w:lineRule="auto"/>
              <w:jc w:val="center"/>
              <w:rPr>
                <w:ins w:id="1864" w:author="Stefanie Lane" w:date="2022-08-29T18:29:00Z"/>
                <w:rFonts w:ascii="Times New Roman" w:eastAsia="Times New Roman" w:hAnsi="Times New Roman" w:cs="Times New Roman"/>
                <w:sz w:val="20"/>
                <w:szCs w:val="20"/>
              </w:rPr>
            </w:pPr>
          </w:p>
        </w:tc>
      </w:tr>
      <w:tr w:rsidR="00824093" w:rsidRPr="00824093" w14:paraId="011CB33F" w14:textId="77777777" w:rsidTr="00824093">
        <w:trPr>
          <w:trHeight w:val="260"/>
          <w:ins w:id="1865" w:author="Stefanie Lane" w:date="2022-08-29T18:29: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507F1A03" w14:textId="77777777" w:rsidR="00824093" w:rsidRPr="00824093" w:rsidRDefault="00824093" w:rsidP="00824093">
            <w:pPr>
              <w:spacing w:after="0" w:line="240" w:lineRule="auto"/>
              <w:jc w:val="center"/>
              <w:rPr>
                <w:ins w:id="1866" w:author="Stefanie Lane" w:date="2022-08-29T18:29:00Z"/>
                <w:rFonts w:ascii="Calibri" w:eastAsia="Times New Roman" w:hAnsi="Calibri" w:cs="Calibri"/>
                <w:color w:val="000000"/>
                <w:sz w:val="20"/>
                <w:szCs w:val="20"/>
              </w:rPr>
            </w:pPr>
            <w:ins w:id="1867" w:author="Stefanie Lane" w:date="2022-08-29T18:29:00Z">
              <w:r w:rsidRPr="00824093">
                <w:rPr>
                  <w:rFonts w:ascii="Calibri" w:eastAsia="Times New Roman" w:hAnsi="Calibri" w:cs="Calibri"/>
                  <w:color w:val="000000"/>
                  <w:sz w:val="20"/>
                  <w:szCs w:val="20"/>
                </w:rPr>
                <w:t>"Bogbean"</w:t>
              </w:r>
            </w:ins>
          </w:p>
        </w:tc>
        <w:tc>
          <w:tcPr>
            <w:tcW w:w="2982" w:type="dxa"/>
            <w:tcBorders>
              <w:top w:val="single" w:sz="8" w:space="0" w:color="auto"/>
              <w:left w:val="nil"/>
              <w:bottom w:val="nil"/>
              <w:right w:val="nil"/>
            </w:tcBorders>
            <w:shd w:val="clear" w:color="auto" w:fill="auto"/>
            <w:noWrap/>
            <w:vAlign w:val="bottom"/>
            <w:hideMark/>
          </w:tcPr>
          <w:p w14:paraId="3715CDEA" w14:textId="77777777" w:rsidR="00824093" w:rsidRPr="00824093" w:rsidRDefault="00824093" w:rsidP="00824093">
            <w:pPr>
              <w:spacing w:after="0" w:line="240" w:lineRule="auto"/>
              <w:rPr>
                <w:ins w:id="1868" w:author="Stefanie Lane" w:date="2022-08-29T18:29:00Z"/>
                <w:rFonts w:ascii="Calibri" w:eastAsia="Times New Roman" w:hAnsi="Calibri" w:cs="Calibri"/>
                <w:i/>
                <w:iCs/>
                <w:sz w:val="20"/>
                <w:szCs w:val="20"/>
              </w:rPr>
            </w:pPr>
            <w:ins w:id="1869" w:author="Stefanie Lane" w:date="2022-08-29T18:29:00Z">
              <w:r w:rsidRPr="00824093">
                <w:rPr>
                  <w:rFonts w:ascii="Calibri" w:eastAsia="Times New Roman" w:hAnsi="Calibri" w:cs="Calibri"/>
                  <w:i/>
                  <w:iCs/>
                  <w:sz w:val="20"/>
                  <w:szCs w:val="20"/>
                </w:rPr>
                <w:t>Menyanthes trifoliata</w:t>
              </w:r>
            </w:ins>
          </w:p>
        </w:tc>
        <w:tc>
          <w:tcPr>
            <w:tcW w:w="592" w:type="dxa"/>
            <w:tcBorders>
              <w:top w:val="single" w:sz="8" w:space="0" w:color="auto"/>
              <w:left w:val="nil"/>
              <w:bottom w:val="nil"/>
              <w:right w:val="nil"/>
            </w:tcBorders>
            <w:shd w:val="clear" w:color="auto" w:fill="auto"/>
            <w:noWrap/>
            <w:vAlign w:val="bottom"/>
            <w:hideMark/>
          </w:tcPr>
          <w:p w14:paraId="5A896844" w14:textId="77777777" w:rsidR="00824093" w:rsidRPr="00824093" w:rsidRDefault="00824093" w:rsidP="00824093">
            <w:pPr>
              <w:spacing w:after="0" w:line="240" w:lineRule="auto"/>
              <w:jc w:val="center"/>
              <w:rPr>
                <w:ins w:id="1870" w:author="Stefanie Lane" w:date="2022-08-29T18:29:00Z"/>
                <w:rFonts w:ascii="Calibri" w:eastAsia="Times New Roman" w:hAnsi="Calibri" w:cs="Calibri"/>
                <w:color w:val="000000"/>
                <w:sz w:val="20"/>
                <w:szCs w:val="20"/>
              </w:rPr>
            </w:pPr>
            <w:ins w:id="1871" w:author="Stefanie Lane" w:date="2022-08-29T18:29:00Z">
              <w:r w:rsidRPr="00824093">
                <w:rPr>
                  <w:rFonts w:ascii="Calibri" w:eastAsia="Times New Roman" w:hAnsi="Calibri" w:cs="Calibri"/>
                  <w:color w:val="000000"/>
                  <w:sz w:val="20"/>
                  <w:szCs w:val="20"/>
                </w:rPr>
                <w:t>0.729</w:t>
              </w:r>
            </w:ins>
          </w:p>
        </w:tc>
        <w:tc>
          <w:tcPr>
            <w:tcW w:w="686" w:type="dxa"/>
            <w:tcBorders>
              <w:top w:val="single" w:sz="8" w:space="0" w:color="auto"/>
              <w:left w:val="nil"/>
              <w:bottom w:val="nil"/>
              <w:right w:val="nil"/>
            </w:tcBorders>
            <w:shd w:val="clear" w:color="auto" w:fill="auto"/>
            <w:noWrap/>
            <w:vAlign w:val="bottom"/>
            <w:hideMark/>
          </w:tcPr>
          <w:p w14:paraId="6471E5DF" w14:textId="77777777" w:rsidR="00824093" w:rsidRPr="00824093" w:rsidRDefault="00824093" w:rsidP="00824093">
            <w:pPr>
              <w:spacing w:after="0" w:line="240" w:lineRule="auto"/>
              <w:jc w:val="center"/>
              <w:rPr>
                <w:ins w:id="1872" w:author="Stefanie Lane" w:date="2022-08-29T18:29:00Z"/>
                <w:rFonts w:ascii="Calibri" w:eastAsia="Times New Roman" w:hAnsi="Calibri" w:cs="Calibri"/>
                <w:color w:val="000000"/>
                <w:sz w:val="20"/>
                <w:szCs w:val="20"/>
              </w:rPr>
            </w:pPr>
            <w:ins w:id="1873"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008C8ECE" w14:textId="77777777" w:rsidR="00824093" w:rsidRPr="00824093" w:rsidRDefault="00824093" w:rsidP="00824093">
            <w:pPr>
              <w:spacing w:after="0" w:line="240" w:lineRule="auto"/>
              <w:rPr>
                <w:ins w:id="1874" w:author="Stefanie Lane" w:date="2022-08-29T18:29:00Z"/>
                <w:rFonts w:ascii="Calibri" w:eastAsia="Times New Roman" w:hAnsi="Calibri" w:cs="Calibri"/>
                <w:color w:val="000000"/>
                <w:sz w:val="20"/>
                <w:szCs w:val="20"/>
              </w:rPr>
            </w:pPr>
            <w:ins w:id="1875" w:author="Stefanie Lane" w:date="2022-08-29T18:29:00Z">
              <w:r w:rsidRPr="00824093">
                <w:rPr>
                  <w:rFonts w:ascii="Calibri" w:eastAsia="Times New Roman" w:hAnsi="Calibri" w:cs="Calibri"/>
                  <w:color w:val="000000"/>
                  <w:sz w:val="20"/>
                  <w:szCs w:val="20"/>
                </w:rPr>
                <w:t> </w:t>
              </w:r>
            </w:ins>
          </w:p>
        </w:tc>
        <w:tc>
          <w:tcPr>
            <w:tcW w:w="2205" w:type="dxa"/>
            <w:tcBorders>
              <w:top w:val="single" w:sz="8" w:space="0" w:color="auto"/>
              <w:left w:val="nil"/>
              <w:bottom w:val="nil"/>
              <w:right w:val="nil"/>
            </w:tcBorders>
            <w:shd w:val="clear" w:color="auto" w:fill="auto"/>
            <w:noWrap/>
            <w:vAlign w:val="bottom"/>
            <w:hideMark/>
          </w:tcPr>
          <w:p w14:paraId="2B4F32CE" w14:textId="77777777" w:rsidR="00824093" w:rsidRPr="00824093" w:rsidRDefault="00824093" w:rsidP="00824093">
            <w:pPr>
              <w:spacing w:after="0" w:line="240" w:lineRule="auto"/>
              <w:rPr>
                <w:ins w:id="1876" w:author="Stefanie Lane" w:date="2022-08-29T18:29:00Z"/>
                <w:rFonts w:ascii="Calibri" w:eastAsia="Times New Roman" w:hAnsi="Calibri" w:cs="Calibri"/>
                <w:i/>
                <w:iCs/>
                <w:color w:val="000000"/>
                <w:sz w:val="20"/>
                <w:szCs w:val="20"/>
              </w:rPr>
            </w:pPr>
            <w:ins w:id="1877" w:author="Stefanie Lane" w:date="2022-08-29T18:29:00Z">
              <w:r w:rsidRPr="00824093">
                <w:rPr>
                  <w:rFonts w:ascii="Calibri" w:eastAsia="Times New Roman" w:hAnsi="Calibri" w:cs="Calibri"/>
                  <w:i/>
                  <w:iCs/>
                  <w:color w:val="000000"/>
                  <w:sz w:val="20"/>
                  <w:szCs w:val="20"/>
                </w:rPr>
                <w:t>Mentha aquatica</w:t>
              </w:r>
            </w:ins>
          </w:p>
        </w:tc>
        <w:tc>
          <w:tcPr>
            <w:tcW w:w="600" w:type="dxa"/>
            <w:tcBorders>
              <w:top w:val="single" w:sz="8" w:space="0" w:color="auto"/>
              <w:left w:val="nil"/>
              <w:bottom w:val="nil"/>
              <w:right w:val="nil"/>
            </w:tcBorders>
            <w:shd w:val="clear" w:color="auto" w:fill="auto"/>
            <w:noWrap/>
            <w:vAlign w:val="bottom"/>
            <w:hideMark/>
          </w:tcPr>
          <w:p w14:paraId="185CC4A2" w14:textId="77777777" w:rsidR="00824093" w:rsidRPr="00824093" w:rsidRDefault="00824093" w:rsidP="00824093">
            <w:pPr>
              <w:spacing w:after="0" w:line="240" w:lineRule="auto"/>
              <w:jc w:val="center"/>
              <w:rPr>
                <w:ins w:id="1878" w:author="Stefanie Lane" w:date="2022-08-29T18:29:00Z"/>
                <w:rFonts w:ascii="Calibri" w:eastAsia="Times New Roman" w:hAnsi="Calibri" w:cs="Calibri"/>
                <w:color w:val="000000"/>
                <w:sz w:val="20"/>
                <w:szCs w:val="20"/>
              </w:rPr>
            </w:pPr>
            <w:ins w:id="1879" w:author="Stefanie Lane" w:date="2022-08-29T18:29:00Z">
              <w:r w:rsidRPr="00824093">
                <w:rPr>
                  <w:rFonts w:ascii="Calibri" w:eastAsia="Times New Roman" w:hAnsi="Calibri" w:cs="Calibri"/>
                  <w:color w:val="000000"/>
                  <w:sz w:val="20"/>
                  <w:szCs w:val="20"/>
                </w:rPr>
                <w:t>0.811</w:t>
              </w:r>
            </w:ins>
          </w:p>
        </w:tc>
        <w:tc>
          <w:tcPr>
            <w:tcW w:w="695" w:type="dxa"/>
            <w:tcBorders>
              <w:top w:val="single" w:sz="8" w:space="0" w:color="auto"/>
              <w:left w:val="nil"/>
              <w:bottom w:val="nil"/>
              <w:right w:val="nil"/>
            </w:tcBorders>
            <w:shd w:val="clear" w:color="auto" w:fill="auto"/>
            <w:noWrap/>
            <w:vAlign w:val="bottom"/>
            <w:hideMark/>
          </w:tcPr>
          <w:p w14:paraId="39F037E2" w14:textId="77777777" w:rsidR="00824093" w:rsidRPr="00824093" w:rsidRDefault="00824093" w:rsidP="00824093">
            <w:pPr>
              <w:spacing w:after="0" w:line="240" w:lineRule="auto"/>
              <w:jc w:val="center"/>
              <w:rPr>
                <w:ins w:id="1880" w:author="Stefanie Lane" w:date="2022-08-29T18:29:00Z"/>
                <w:rFonts w:ascii="Calibri" w:eastAsia="Times New Roman" w:hAnsi="Calibri" w:cs="Calibri"/>
                <w:color w:val="000000"/>
                <w:sz w:val="20"/>
                <w:szCs w:val="20"/>
              </w:rPr>
            </w:pPr>
            <w:ins w:id="1881"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4F9C9DB3" w14:textId="77777777" w:rsidR="00824093" w:rsidRPr="00824093" w:rsidRDefault="00824093" w:rsidP="00824093">
            <w:pPr>
              <w:spacing w:after="0" w:line="240" w:lineRule="auto"/>
              <w:rPr>
                <w:ins w:id="1882" w:author="Stefanie Lane" w:date="2022-08-29T18:29:00Z"/>
                <w:rFonts w:ascii="Calibri" w:eastAsia="Times New Roman" w:hAnsi="Calibri" w:cs="Calibri"/>
                <w:color w:val="000000"/>
                <w:sz w:val="20"/>
                <w:szCs w:val="20"/>
              </w:rPr>
            </w:pPr>
            <w:ins w:id="1883" w:author="Stefanie Lane" w:date="2022-08-29T18:29:00Z">
              <w:r w:rsidRPr="00824093">
                <w:rPr>
                  <w:rFonts w:ascii="Calibri" w:eastAsia="Times New Roman" w:hAnsi="Calibri" w:cs="Calibri"/>
                  <w:color w:val="000000"/>
                  <w:sz w:val="20"/>
                  <w:szCs w:val="20"/>
                </w:rPr>
                <w:t> </w:t>
              </w:r>
            </w:ins>
          </w:p>
        </w:tc>
        <w:tc>
          <w:tcPr>
            <w:tcW w:w="2070" w:type="dxa"/>
            <w:tcBorders>
              <w:top w:val="single" w:sz="8" w:space="0" w:color="auto"/>
              <w:left w:val="nil"/>
              <w:bottom w:val="nil"/>
              <w:right w:val="nil"/>
            </w:tcBorders>
            <w:shd w:val="clear" w:color="auto" w:fill="auto"/>
            <w:noWrap/>
            <w:vAlign w:val="bottom"/>
            <w:hideMark/>
          </w:tcPr>
          <w:p w14:paraId="465AADD9" w14:textId="77777777" w:rsidR="00824093" w:rsidRPr="00824093" w:rsidRDefault="00824093" w:rsidP="00824093">
            <w:pPr>
              <w:spacing w:after="0" w:line="240" w:lineRule="auto"/>
              <w:rPr>
                <w:ins w:id="1884" w:author="Stefanie Lane" w:date="2022-08-29T18:29:00Z"/>
                <w:rFonts w:ascii="Calibri" w:eastAsia="Times New Roman" w:hAnsi="Calibri" w:cs="Calibri"/>
                <w:i/>
                <w:iCs/>
                <w:sz w:val="20"/>
                <w:szCs w:val="20"/>
              </w:rPr>
            </w:pPr>
            <w:ins w:id="1885" w:author="Stefanie Lane" w:date="2022-08-29T18:29:00Z">
              <w:r w:rsidRPr="00824093">
                <w:rPr>
                  <w:rFonts w:ascii="Calibri" w:eastAsia="Times New Roman" w:hAnsi="Calibri" w:cs="Calibri"/>
                  <w:i/>
                  <w:iCs/>
                  <w:sz w:val="20"/>
                  <w:szCs w:val="20"/>
                </w:rPr>
                <w:t>Menyanthes trifoliata</w:t>
              </w:r>
            </w:ins>
          </w:p>
        </w:tc>
        <w:tc>
          <w:tcPr>
            <w:tcW w:w="616" w:type="dxa"/>
            <w:tcBorders>
              <w:top w:val="single" w:sz="8" w:space="0" w:color="auto"/>
              <w:left w:val="nil"/>
              <w:bottom w:val="nil"/>
              <w:right w:val="nil"/>
            </w:tcBorders>
            <w:shd w:val="clear" w:color="auto" w:fill="auto"/>
            <w:noWrap/>
            <w:vAlign w:val="bottom"/>
            <w:hideMark/>
          </w:tcPr>
          <w:p w14:paraId="1FCC4529" w14:textId="77777777" w:rsidR="00824093" w:rsidRPr="00824093" w:rsidRDefault="00824093" w:rsidP="00824093">
            <w:pPr>
              <w:spacing w:after="0" w:line="240" w:lineRule="auto"/>
              <w:jc w:val="center"/>
              <w:rPr>
                <w:ins w:id="1886" w:author="Stefanie Lane" w:date="2022-08-29T18:29:00Z"/>
                <w:rFonts w:ascii="Calibri" w:eastAsia="Times New Roman" w:hAnsi="Calibri" w:cs="Calibri"/>
                <w:color w:val="000000"/>
                <w:sz w:val="20"/>
                <w:szCs w:val="20"/>
              </w:rPr>
            </w:pPr>
            <w:ins w:id="1887" w:author="Stefanie Lane" w:date="2022-08-29T18:29:00Z">
              <w:r w:rsidRPr="00824093">
                <w:rPr>
                  <w:rFonts w:ascii="Calibri" w:eastAsia="Times New Roman" w:hAnsi="Calibri" w:cs="Calibri"/>
                  <w:color w:val="000000"/>
                  <w:sz w:val="20"/>
                  <w:szCs w:val="20"/>
                </w:rPr>
                <w:t>0.942</w:t>
              </w:r>
            </w:ins>
          </w:p>
        </w:tc>
        <w:tc>
          <w:tcPr>
            <w:tcW w:w="714" w:type="dxa"/>
            <w:tcBorders>
              <w:top w:val="single" w:sz="8" w:space="0" w:color="auto"/>
              <w:left w:val="nil"/>
              <w:bottom w:val="nil"/>
              <w:right w:val="single" w:sz="8" w:space="0" w:color="auto"/>
            </w:tcBorders>
            <w:shd w:val="clear" w:color="auto" w:fill="auto"/>
            <w:noWrap/>
            <w:vAlign w:val="bottom"/>
            <w:hideMark/>
          </w:tcPr>
          <w:p w14:paraId="7A85FBE0" w14:textId="77777777" w:rsidR="00824093" w:rsidRPr="00824093" w:rsidRDefault="00824093" w:rsidP="00824093">
            <w:pPr>
              <w:spacing w:after="0" w:line="240" w:lineRule="auto"/>
              <w:jc w:val="center"/>
              <w:rPr>
                <w:ins w:id="1888" w:author="Stefanie Lane" w:date="2022-08-29T18:29:00Z"/>
                <w:rFonts w:ascii="Calibri" w:eastAsia="Times New Roman" w:hAnsi="Calibri" w:cs="Calibri"/>
                <w:color w:val="000000"/>
                <w:sz w:val="20"/>
                <w:szCs w:val="20"/>
              </w:rPr>
            </w:pPr>
            <w:ins w:id="1889" w:author="Stefanie Lane" w:date="2022-08-29T18:29:00Z">
              <w:r w:rsidRPr="00824093">
                <w:rPr>
                  <w:rFonts w:ascii="Calibri" w:eastAsia="Times New Roman" w:hAnsi="Calibri" w:cs="Calibri"/>
                  <w:color w:val="000000"/>
                  <w:sz w:val="20"/>
                  <w:szCs w:val="20"/>
                </w:rPr>
                <w:t>0.0001</w:t>
              </w:r>
            </w:ins>
          </w:p>
        </w:tc>
      </w:tr>
      <w:tr w:rsidR="00824093" w:rsidRPr="00824093" w14:paraId="57A89CAC" w14:textId="77777777" w:rsidTr="00824093">
        <w:trPr>
          <w:trHeight w:val="260"/>
          <w:ins w:id="1890"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45151688" w14:textId="77777777" w:rsidR="00824093" w:rsidRPr="00824093" w:rsidRDefault="00824093" w:rsidP="00824093">
            <w:pPr>
              <w:spacing w:after="0" w:line="240" w:lineRule="auto"/>
              <w:rPr>
                <w:ins w:id="1891"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550E4469" w14:textId="77777777" w:rsidR="00824093" w:rsidRPr="00824093" w:rsidRDefault="00824093" w:rsidP="00824093">
            <w:pPr>
              <w:spacing w:after="0" w:line="240" w:lineRule="auto"/>
              <w:rPr>
                <w:ins w:id="1892" w:author="Stefanie Lane" w:date="2022-08-29T18:29:00Z"/>
                <w:rFonts w:ascii="Calibri" w:eastAsia="Times New Roman" w:hAnsi="Calibri" w:cs="Calibri"/>
                <w:i/>
                <w:iCs/>
                <w:sz w:val="20"/>
                <w:szCs w:val="20"/>
              </w:rPr>
            </w:pPr>
            <w:ins w:id="1893" w:author="Stefanie Lane" w:date="2022-08-29T18:29:00Z">
              <w:r w:rsidRPr="00824093">
                <w:rPr>
                  <w:rFonts w:ascii="Calibri" w:eastAsia="Times New Roman" w:hAnsi="Calibri" w:cs="Calibri"/>
                  <w:i/>
                  <w:iCs/>
                  <w:sz w:val="20"/>
                  <w:szCs w:val="20"/>
                </w:rPr>
                <w:t xml:space="preserve">Myosotis </w:t>
              </w:r>
              <w:proofErr w:type="spellStart"/>
              <w:r w:rsidRPr="00824093">
                <w:rPr>
                  <w:rFonts w:ascii="Calibri" w:eastAsia="Times New Roman" w:hAnsi="Calibri" w:cs="Calibri"/>
                  <w:i/>
                  <w:iCs/>
                  <w:sz w:val="20"/>
                  <w:szCs w:val="20"/>
                </w:rPr>
                <w:t>scorpiodes</w:t>
              </w:r>
              <w:proofErr w:type="spellEnd"/>
            </w:ins>
          </w:p>
        </w:tc>
        <w:tc>
          <w:tcPr>
            <w:tcW w:w="592" w:type="dxa"/>
            <w:tcBorders>
              <w:top w:val="single" w:sz="4" w:space="0" w:color="auto"/>
              <w:left w:val="nil"/>
              <w:bottom w:val="single" w:sz="4" w:space="0" w:color="auto"/>
              <w:right w:val="nil"/>
            </w:tcBorders>
            <w:shd w:val="clear" w:color="auto" w:fill="auto"/>
            <w:noWrap/>
            <w:vAlign w:val="bottom"/>
            <w:hideMark/>
          </w:tcPr>
          <w:p w14:paraId="1F634FC1" w14:textId="77777777" w:rsidR="00824093" w:rsidRPr="00824093" w:rsidRDefault="00824093" w:rsidP="00824093">
            <w:pPr>
              <w:spacing w:after="0" w:line="240" w:lineRule="auto"/>
              <w:jc w:val="center"/>
              <w:rPr>
                <w:ins w:id="1894" w:author="Stefanie Lane" w:date="2022-08-29T18:29:00Z"/>
                <w:rFonts w:ascii="Calibri" w:eastAsia="Times New Roman" w:hAnsi="Calibri" w:cs="Calibri"/>
                <w:color w:val="000000"/>
                <w:sz w:val="20"/>
                <w:szCs w:val="20"/>
              </w:rPr>
            </w:pPr>
            <w:ins w:id="1895" w:author="Stefanie Lane" w:date="2022-08-29T18:29:00Z">
              <w:r w:rsidRPr="00824093">
                <w:rPr>
                  <w:rFonts w:ascii="Calibri" w:eastAsia="Times New Roman" w:hAnsi="Calibri" w:cs="Calibri"/>
                  <w:color w:val="000000"/>
                  <w:sz w:val="20"/>
                  <w:szCs w:val="20"/>
                </w:rPr>
                <w:t>0.446</w:t>
              </w:r>
            </w:ins>
          </w:p>
        </w:tc>
        <w:tc>
          <w:tcPr>
            <w:tcW w:w="686" w:type="dxa"/>
            <w:tcBorders>
              <w:top w:val="single" w:sz="4" w:space="0" w:color="auto"/>
              <w:left w:val="nil"/>
              <w:bottom w:val="single" w:sz="4" w:space="0" w:color="auto"/>
              <w:right w:val="nil"/>
            </w:tcBorders>
            <w:shd w:val="clear" w:color="auto" w:fill="auto"/>
            <w:noWrap/>
            <w:vAlign w:val="bottom"/>
            <w:hideMark/>
          </w:tcPr>
          <w:p w14:paraId="3FF77043" w14:textId="77777777" w:rsidR="00824093" w:rsidRPr="00824093" w:rsidRDefault="00824093" w:rsidP="00824093">
            <w:pPr>
              <w:spacing w:after="0" w:line="240" w:lineRule="auto"/>
              <w:jc w:val="center"/>
              <w:rPr>
                <w:ins w:id="1896" w:author="Stefanie Lane" w:date="2022-08-29T18:29:00Z"/>
                <w:rFonts w:ascii="Calibri" w:eastAsia="Times New Roman" w:hAnsi="Calibri" w:cs="Calibri"/>
                <w:color w:val="000000"/>
                <w:sz w:val="20"/>
                <w:szCs w:val="20"/>
              </w:rPr>
            </w:pPr>
            <w:ins w:id="1897" w:author="Stefanie Lane" w:date="2022-08-29T18:29:00Z">
              <w:r w:rsidRPr="00824093">
                <w:rPr>
                  <w:rFonts w:ascii="Calibri" w:eastAsia="Times New Roman" w:hAnsi="Calibri" w:cs="Calibri"/>
                  <w:color w:val="000000"/>
                  <w:sz w:val="20"/>
                  <w:szCs w:val="20"/>
                </w:rPr>
                <w:t>0.0005</w:t>
              </w:r>
            </w:ins>
          </w:p>
        </w:tc>
        <w:tc>
          <w:tcPr>
            <w:tcW w:w="300" w:type="dxa"/>
            <w:tcBorders>
              <w:top w:val="nil"/>
              <w:left w:val="nil"/>
              <w:bottom w:val="nil"/>
              <w:right w:val="nil"/>
            </w:tcBorders>
            <w:shd w:val="clear" w:color="auto" w:fill="auto"/>
            <w:noWrap/>
            <w:vAlign w:val="bottom"/>
            <w:hideMark/>
          </w:tcPr>
          <w:p w14:paraId="129A8951" w14:textId="77777777" w:rsidR="00824093" w:rsidRPr="00824093" w:rsidRDefault="00824093" w:rsidP="00824093">
            <w:pPr>
              <w:spacing w:after="0" w:line="240" w:lineRule="auto"/>
              <w:jc w:val="center"/>
              <w:rPr>
                <w:ins w:id="1898"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4D92AD22" w14:textId="77777777" w:rsidR="00824093" w:rsidRPr="00824093" w:rsidRDefault="00824093" w:rsidP="00824093">
            <w:pPr>
              <w:spacing w:after="0" w:line="240" w:lineRule="auto"/>
              <w:rPr>
                <w:ins w:id="1899" w:author="Stefanie Lane" w:date="2022-08-29T18:29:00Z"/>
                <w:rFonts w:ascii="Calibri" w:eastAsia="Times New Roman" w:hAnsi="Calibri" w:cs="Calibri"/>
                <w:i/>
                <w:iCs/>
                <w:sz w:val="20"/>
                <w:szCs w:val="20"/>
              </w:rPr>
            </w:pPr>
            <w:ins w:id="1900" w:author="Stefanie Lane" w:date="2022-08-29T18:29:00Z">
              <w:r w:rsidRPr="00824093">
                <w:rPr>
                  <w:rFonts w:ascii="Calibri" w:eastAsia="Times New Roman" w:hAnsi="Calibri" w:cs="Calibri"/>
                  <w:i/>
                  <w:iCs/>
                  <w:sz w:val="20"/>
                  <w:szCs w:val="20"/>
                </w:rPr>
                <w:t>Menyanthes trifoliata</w:t>
              </w:r>
            </w:ins>
          </w:p>
        </w:tc>
        <w:tc>
          <w:tcPr>
            <w:tcW w:w="600" w:type="dxa"/>
            <w:tcBorders>
              <w:top w:val="single" w:sz="4" w:space="0" w:color="auto"/>
              <w:left w:val="nil"/>
              <w:bottom w:val="single" w:sz="4" w:space="0" w:color="auto"/>
              <w:right w:val="nil"/>
            </w:tcBorders>
            <w:shd w:val="clear" w:color="auto" w:fill="auto"/>
            <w:noWrap/>
            <w:vAlign w:val="bottom"/>
            <w:hideMark/>
          </w:tcPr>
          <w:p w14:paraId="0F08E0D9" w14:textId="77777777" w:rsidR="00824093" w:rsidRPr="00824093" w:rsidRDefault="00824093" w:rsidP="00824093">
            <w:pPr>
              <w:spacing w:after="0" w:line="240" w:lineRule="auto"/>
              <w:jc w:val="center"/>
              <w:rPr>
                <w:ins w:id="1901" w:author="Stefanie Lane" w:date="2022-08-29T18:29:00Z"/>
                <w:rFonts w:ascii="Calibri" w:eastAsia="Times New Roman" w:hAnsi="Calibri" w:cs="Calibri"/>
                <w:color w:val="000000"/>
                <w:sz w:val="20"/>
                <w:szCs w:val="20"/>
              </w:rPr>
            </w:pPr>
            <w:ins w:id="1902" w:author="Stefanie Lane" w:date="2022-08-29T18:29:00Z">
              <w:r w:rsidRPr="00824093">
                <w:rPr>
                  <w:rFonts w:ascii="Calibri" w:eastAsia="Times New Roman" w:hAnsi="Calibri" w:cs="Calibri"/>
                  <w:color w:val="000000"/>
                  <w:sz w:val="20"/>
                  <w:szCs w:val="20"/>
                </w:rPr>
                <w:t>0.621</w:t>
              </w:r>
            </w:ins>
          </w:p>
        </w:tc>
        <w:tc>
          <w:tcPr>
            <w:tcW w:w="695" w:type="dxa"/>
            <w:tcBorders>
              <w:top w:val="single" w:sz="4" w:space="0" w:color="auto"/>
              <w:left w:val="nil"/>
              <w:bottom w:val="single" w:sz="4" w:space="0" w:color="auto"/>
              <w:right w:val="nil"/>
            </w:tcBorders>
            <w:shd w:val="clear" w:color="auto" w:fill="auto"/>
            <w:noWrap/>
            <w:vAlign w:val="bottom"/>
            <w:hideMark/>
          </w:tcPr>
          <w:p w14:paraId="62A6A318" w14:textId="77777777" w:rsidR="00824093" w:rsidRPr="00824093" w:rsidRDefault="00824093" w:rsidP="00824093">
            <w:pPr>
              <w:spacing w:after="0" w:line="240" w:lineRule="auto"/>
              <w:jc w:val="center"/>
              <w:rPr>
                <w:ins w:id="1903" w:author="Stefanie Lane" w:date="2022-08-29T18:29:00Z"/>
                <w:rFonts w:ascii="Calibri" w:eastAsia="Times New Roman" w:hAnsi="Calibri" w:cs="Calibri"/>
                <w:color w:val="000000"/>
                <w:sz w:val="20"/>
                <w:szCs w:val="20"/>
              </w:rPr>
            </w:pPr>
            <w:ins w:id="1904" w:author="Stefanie Lane" w:date="2022-08-29T18:29:00Z">
              <w:r w:rsidRPr="0082409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2DCBCDC0" w14:textId="77777777" w:rsidR="00824093" w:rsidRPr="00824093" w:rsidRDefault="00824093" w:rsidP="00824093">
            <w:pPr>
              <w:spacing w:after="0" w:line="240" w:lineRule="auto"/>
              <w:jc w:val="center"/>
              <w:rPr>
                <w:ins w:id="1905"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7EA10627" w14:textId="77777777" w:rsidR="00824093" w:rsidRPr="00824093" w:rsidRDefault="00824093" w:rsidP="00824093">
            <w:pPr>
              <w:spacing w:after="0" w:line="240" w:lineRule="auto"/>
              <w:rPr>
                <w:ins w:id="1906" w:author="Stefanie Lane" w:date="2022-08-29T18:29:00Z"/>
                <w:rFonts w:ascii="Calibri" w:eastAsia="Times New Roman" w:hAnsi="Calibri" w:cs="Calibri"/>
                <w:i/>
                <w:iCs/>
                <w:color w:val="000000"/>
                <w:sz w:val="20"/>
                <w:szCs w:val="20"/>
              </w:rPr>
            </w:pPr>
            <w:ins w:id="1907" w:author="Stefanie Lane" w:date="2022-08-29T18:29:00Z">
              <w:r w:rsidRPr="00824093">
                <w:rPr>
                  <w:rFonts w:ascii="Calibri" w:eastAsia="Times New Roman" w:hAnsi="Calibri" w:cs="Calibri"/>
                  <w:i/>
                  <w:iCs/>
                  <w:color w:val="000000"/>
                  <w:sz w:val="20"/>
                  <w:szCs w:val="20"/>
                </w:rPr>
                <w:t>Mentha aquatica</w:t>
              </w:r>
            </w:ins>
          </w:p>
        </w:tc>
        <w:tc>
          <w:tcPr>
            <w:tcW w:w="616" w:type="dxa"/>
            <w:tcBorders>
              <w:top w:val="single" w:sz="4" w:space="0" w:color="auto"/>
              <w:left w:val="nil"/>
              <w:bottom w:val="single" w:sz="4" w:space="0" w:color="auto"/>
              <w:right w:val="nil"/>
            </w:tcBorders>
            <w:shd w:val="clear" w:color="auto" w:fill="auto"/>
            <w:noWrap/>
            <w:vAlign w:val="bottom"/>
            <w:hideMark/>
          </w:tcPr>
          <w:p w14:paraId="02760A58" w14:textId="77777777" w:rsidR="00824093" w:rsidRPr="00824093" w:rsidRDefault="00824093" w:rsidP="00824093">
            <w:pPr>
              <w:spacing w:after="0" w:line="240" w:lineRule="auto"/>
              <w:jc w:val="center"/>
              <w:rPr>
                <w:ins w:id="1908" w:author="Stefanie Lane" w:date="2022-08-29T18:29:00Z"/>
                <w:rFonts w:ascii="Calibri" w:eastAsia="Times New Roman" w:hAnsi="Calibri" w:cs="Calibri"/>
                <w:color w:val="000000"/>
                <w:sz w:val="20"/>
                <w:szCs w:val="20"/>
              </w:rPr>
            </w:pPr>
            <w:ins w:id="1909" w:author="Stefanie Lane" w:date="2022-08-29T18:29:00Z">
              <w:r w:rsidRPr="00824093">
                <w:rPr>
                  <w:rFonts w:ascii="Calibri" w:eastAsia="Times New Roman" w:hAnsi="Calibri" w:cs="Calibri"/>
                  <w:color w:val="000000"/>
                  <w:sz w:val="20"/>
                  <w:szCs w:val="20"/>
                </w:rPr>
                <w:t>0.618</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05779555" w14:textId="77777777" w:rsidR="00824093" w:rsidRPr="00824093" w:rsidRDefault="00824093" w:rsidP="00824093">
            <w:pPr>
              <w:spacing w:after="0" w:line="240" w:lineRule="auto"/>
              <w:jc w:val="center"/>
              <w:rPr>
                <w:ins w:id="1910" w:author="Stefanie Lane" w:date="2022-08-29T18:29:00Z"/>
                <w:rFonts w:ascii="Calibri" w:eastAsia="Times New Roman" w:hAnsi="Calibri" w:cs="Calibri"/>
                <w:color w:val="000000"/>
                <w:sz w:val="20"/>
                <w:szCs w:val="20"/>
              </w:rPr>
            </w:pPr>
            <w:ins w:id="1911" w:author="Stefanie Lane" w:date="2022-08-29T18:29:00Z">
              <w:r w:rsidRPr="00824093">
                <w:rPr>
                  <w:rFonts w:ascii="Calibri" w:eastAsia="Times New Roman" w:hAnsi="Calibri" w:cs="Calibri"/>
                  <w:color w:val="000000"/>
                  <w:sz w:val="20"/>
                  <w:szCs w:val="20"/>
                </w:rPr>
                <w:t>0.0001</w:t>
              </w:r>
            </w:ins>
          </w:p>
        </w:tc>
      </w:tr>
      <w:tr w:rsidR="00824093" w:rsidRPr="00824093" w14:paraId="22FE41FB" w14:textId="77777777" w:rsidTr="00824093">
        <w:trPr>
          <w:trHeight w:val="260"/>
          <w:ins w:id="1912"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7A8F4531" w14:textId="77777777" w:rsidR="00824093" w:rsidRPr="00824093" w:rsidRDefault="00824093" w:rsidP="00824093">
            <w:pPr>
              <w:spacing w:after="0" w:line="240" w:lineRule="auto"/>
              <w:rPr>
                <w:ins w:id="1913"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655E6E19" w14:textId="77777777" w:rsidR="00824093" w:rsidRPr="00824093" w:rsidRDefault="00824093" w:rsidP="00824093">
            <w:pPr>
              <w:spacing w:after="0" w:line="240" w:lineRule="auto"/>
              <w:rPr>
                <w:ins w:id="1914" w:author="Stefanie Lane" w:date="2022-08-29T18:29:00Z"/>
                <w:rFonts w:ascii="Calibri" w:eastAsia="Times New Roman" w:hAnsi="Calibri" w:cs="Calibri"/>
                <w:i/>
                <w:iCs/>
                <w:color w:val="000000"/>
                <w:sz w:val="20"/>
                <w:szCs w:val="20"/>
              </w:rPr>
            </w:pPr>
            <w:ins w:id="1915" w:author="Stefanie Lane" w:date="2022-08-29T18:29:00Z">
              <w:r w:rsidRPr="00824093">
                <w:rPr>
                  <w:rFonts w:ascii="Calibri" w:eastAsia="Times New Roman" w:hAnsi="Calibri" w:cs="Calibri"/>
                  <w:i/>
                  <w:iCs/>
                  <w:color w:val="000000"/>
                  <w:sz w:val="20"/>
                  <w:szCs w:val="20"/>
                </w:rPr>
                <w:t>Bidens cernua</w:t>
              </w:r>
            </w:ins>
          </w:p>
        </w:tc>
        <w:tc>
          <w:tcPr>
            <w:tcW w:w="592" w:type="dxa"/>
            <w:tcBorders>
              <w:top w:val="nil"/>
              <w:left w:val="nil"/>
              <w:bottom w:val="nil"/>
              <w:right w:val="nil"/>
            </w:tcBorders>
            <w:shd w:val="clear" w:color="auto" w:fill="auto"/>
            <w:noWrap/>
            <w:vAlign w:val="bottom"/>
            <w:hideMark/>
          </w:tcPr>
          <w:p w14:paraId="72B29450" w14:textId="77777777" w:rsidR="00824093" w:rsidRPr="00824093" w:rsidRDefault="00824093" w:rsidP="00824093">
            <w:pPr>
              <w:spacing w:after="0" w:line="240" w:lineRule="auto"/>
              <w:jc w:val="center"/>
              <w:rPr>
                <w:ins w:id="1916" w:author="Stefanie Lane" w:date="2022-08-29T18:29:00Z"/>
                <w:rFonts w:ascii="Calibri" w:eastAsia="Times New Roman" w:hAnsi="Calibri" w:cs="Calibri"/>
                <w:color w:val="000000"/>
                <w:sz w:val="20"/>
                <w:szCs w:val="20"/>
              </w:rPr>
            </w:pPr>
            <w:ins w:id="1917" w:author="Stefanie Lane" w:date="2022-08-29T18:29:00Z">
              <w:r w:rsidRPr="00824093">
                <w:rPr>
                  <w:rFonts w:ascii="Calibri" w:eastAsia="Times New Roman" w:hAnsi="Calibri" w:cs="Calibri"/>
                  <w:color w:val="000000"/>
                  <w:sz w:val="20"/>
                  <w:szCs w:val="20"/>
                </w:rPr>
                <w:t>0.407</w:t>
              </w:r>
            </w:ins>
          </w:p>
        </w:tc>
        <w:tc>
          <w:tcPr>
            <w:tcW w:w="686" w:type="dxa"/>
            <w:tcBorders>
              <w:top w:val="nil"/>
              <w:left w:val="nil"/>
              <w:bottom w:val="nil"/>
              <w:right w:val="nil"/>
            </w:tcBorders>
            <w:shd w:val="clear" w:color="auto" w:fill="auto"/>
            <w:noWrap/>
            <w:vAlign w:val="bottom"/>
            <w:hideMark/>
          </w:tcPr>
          <w:p w14:paraId="47F0BC18" w14:textId="77777777" w:rsidR="00824093" w:rsidRPr="00824093" w:rsidRDefault="00824093" w:rsidP="00824093">
            <w:pPr>
              <w:spacing w:after="0" w:line="240" w:lineRule="auto"/>
              <w:jc w:val="center"/>
              <w:rPr>
                <w:ins w:id="1918" w:author="Stefanie Lane" w:date="2022-08-29T18:29:00Z"/>
                <w:rFonts w:ascii="Calibri" w:eastAsia="Times New Roman" w:hAnsi="Calibri" w:cs="Calibri"/>
                <w:color w:val="000000"/>
                <w:sz w:val="20"/>
                <w:szCs w:val="20"/>
              </w:rPr>
            </w:pPr>
            <w:ins w:id="1919" w:author="Stefanie Lane" w:date="2022-08-29T18:29:00Z">
              <w:r w:rsidRPr="00824093">
                <w:rPr>
                  <w:rFonts w:ascii="Calibri" w:eastAsia="Times New Roman" w:hAnsi="Calibri" w:cs="Calibri"/>
                  <w:color w:val="000000"/>
                  <w:sz w:val="20"/>
                  <w:szCs w:val="20"/>
                </w:rPr>
                <w:t>0.0007</w:t>
              </w:r>
            </w:ins>
          </w:p>
        </w:tc>
        <w:tc>
          <w:tcPr>
            <w:tcW w:w="300" w:type="dxa"/>
            <w:tcBorders>
              <w:top w:val="nil"/>
              <w:left w:val="nil"/>
              <w:bottom w:val="nil"/>
              <w:right w:val="nil"/>
            </w:tcBorders>
            <w:shd w:val="clear" w:color="auto" w:fill="auto"/>
            <w:noWrap/>
            <w:vAlign w:val="bottom"/>
            <w:hideMark/>
          </w:tcPr>
          <w:p w14:paraId="796CC872" w14:textId="77777777" w:rsidR="00824093" w:rsidRPr="00824093" w:rsidRDefault="00824093" w:rsidP="00824093">
            <w:pPr>
              <w:spacing w:after="0" w:line="240" w:lineRule="auto"/>
              <w:jc w:val="center"/>
              <w:rPr>
                <w:ins w:id="1920" w:author="Stefanie Lane" w:date="2022-08-29T18:29: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5D52B48C" w14:textId="77777777" w:rsidR="00824093" w:rsidRPr="00824093" w:rsidRDefault="00824093" w:rsidP="00824093">
            <w:pPr>
              <w:spacing w:after="0" w:line="240" w:lineRule="auto"/>
              <w:rPr>
                <w:ins w:id="1921" w:author="Stefanie Lane" w:date="2022-08-29T18:29:00Z"/>
                <w:rFonts w:ascii="Calibri" w:eastAsia="Times New Roman" w:hAnsi="Calibri" w:cs="Calibri"/>
                <w:sz w:val="20"/>
                <w:szCs w:val="20"/>
              </w:rPr>
            </w:pPr>
            <w:ins w:id="1922" w:author="Stefanie Lane" w:date="2022-08-29T18:29:00Z">
              <w:r w:rsidRPr="00824093">
                <w:rPr>
                  <w:rFonts w:ascii="Calibri" w:eastAsia="Times New Roman" w:hAnsi="Calibri" w:cs="Calibri"/>
                  <w:sz w:val="20"/>
                  <w:szCs w:val="20"/>
                </w:rPr>
                <w:t>Grass (unidentified)</w:t>
              </w:r>
            </w:ins>
          </w:p>
        </w:tc>
        <w:tc>
          <w:tcPr>
            <w:tcW w:w="600" w:type="dxa"/>
            <w:tcBorders>
              <w:top w:val="nil"/>
              <w:left w:val="nil"/>
              <w:bottom w:val="nil"/>
              <w:right w:val="nil"/>
            </w:tcBorders>
            <w:shd w:val="clear" w:color="auto" w:fill="auto"/>
            <w:noWrap/>
            <w:vAlign w:val="bottom"/>
            <w:hideMark/>
          </w:tcPr>
          <w:p w14:paraId="48E557DE" w14:textId="77777777" w:rsidR="00824093" w:rsidRPr="00824093" w:rsidRDefault="00824093" w:rsidP="00824093">
            <w:pPr>
              <w:spacing w:after="0" w:line="240" w:lineRule="auto"/>
              <w:jc w:val="center"/>
              <w:rPr>
                <w:ins w:id="1923" w:author="Stefanie Lane" w:date="2022-08-29T18:29:00Z"/>
                <w:rFonts w:ascii="Calibri" w:eastAsia="Times New Roman" w:hAnsi="Calibri" w:cs="Calibri"/>
                <w:color w:val="000000"/>
                <w:sz w:val="20"/>
                <w:szCs w:val="20"/>
              </w:rPr>
            </w:pPr>
            <w:ins w:id="1924" w:author="Stefanie Lane" w:date="2022-08-29T18:29:00Z">
              <w:r w:rsidRPr="00824093">
                <w:rPr>
                  <w:rFonts w:ascii="Calibri" w:eastAsia="Times New Roman" w:hAnsi="Calibri" w:cs="Calibri"/>
                  <w:color w:val="000000"/>
                  <w:sz w:val="20"/>
                  <w:szCs w:val="20"/>
                </w:rPr>
                <w:t>0.452</w:t>
              </w:r>
            </w:ins>
          </w:p>
        </w:tc>
        <w:tc>
          <w:tcPr>
            <w:tcW w:w="695" w:type="dxa"/>
            <w:tcBorders>
              <w:top w:val="nil"/>
              <w:left w:val="nil"/>
              <w:bottom w:val="nil"/>
              <w:right w:val="nil"/>
            </w:tcBorders>
            <w:shd w:val="clear" w:color="auto" w:fill="auto"/>
            <w:noWrap/>
            <w:vAlign w:val="bottom"/>
            <w:hideMark/>
          </w:tcPr>
          <w:p w14:paraId="2168C6E7" w14:textId="77777777" w:rsidR="00824093" w:rsidRPr="00824093" w:rsidRDefault="00824093" w:rsidP="00824093">
            <w:pPr>
              <w:spacing w:after="0" w:line="240" w:lineRule="auto"/>
              <w:jc w:val="center"/>
              <w:rPr>
                <w:ins w:id="1925" w:author="Stefanie Lane" w:date="2022-08-29T18:29:00Z"/>
                <w:rFonts w:ascii="Calibri" w:eastAsia="Times New Roman" w:hAnsi="Calibri" w:cs="Calibri"/>
                <w:color w:val="000000"/>
                <w:sz w:val="20"/>
                <w:szCs w:val="20"/>
              </w:rPr>
            </w:pPr>
            <w:ins w:id="1926" w:author="Stefanie Lane" w:date="2022-08-29T18:29:00Z">
              <w:r w:rsidRPr="00824093">
                <w:rPr>
                  <w:rFonts w:ascii="Calibri" w:eastAsia="Times New Roman" w:hAnsi="Calibri" w:cs="Calibri"/>
                  <w:color w:val="000000"/>
                  <w:sz w:val="20"/>
                  <w:szCs w:val="20"/>
                </w:rPr>
                <w:t>0.0007</w:t>
              </w:r>
            </w:ins>
          </w:p>
        </w:tc>
        <w:tc>
          <w:tcPr>
            <w:tcW w:w="300" w:type="dxa"/>
            <w:tcBorders>
              <w:top w:val="nil"/>
              <w:left w:val="nil"/>
              <w:bottom w:val="nil"/>
              <w:right w:val="nil"/>
            </w:tcBorders>
            <w:shd w:val="clear" w:color="auto" w:fill="auto"/>
            <w:noWrap/>
            <w:vAlign w:val="bottom"/>
            <w:hideMark/>
          </w:tcPr>
          <w:p w14:paraId="4BA34AEF" w14:textId="77777777" w:rsidR="00824093" w:rsidRPr="00824093" w:rsidRDefault="00824093" w:rsidP="00824093">
            <w:pPr>
              <w:spacing w:after="0" w:line="240" w:lineRule="auto"/>
              <w:jc w:val="center"/>
              <w:rPr>
                <w:ins w:id="1927"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527E8372" w14:textId="77777777" w:rsidR="00824093" w:rsidRPr="00824093" w:rsidRDefault="00824093" w:rsidP="00824093">
            <w:pPr>
              <w:spacing w:after="0" w:line="240" w:lineRule="auto"/>
              <w:rPr>
                <w:ins w:id="1928" w:author="Stefanie Lane" w:date="2022-08-29T18:29:00Z"/>
                <w:rFonts w:ascii="Calibri" w:eastAsia="Times New Roman" w:hAnsi="Calibri" w:cs="Calibri"/>
                <w:i/>
                <w:iCs/>
                <w:color w:val="000000"/>
                <w:sz w:val="20"/>
                <w:szCs w:val="20"/>
              </w:rPr>
            </w:pPr>
            <w:ins w:id="1929" w:author="Stefanie Lane" w:date="2022-08-29T18:29:00Z">
              <w:r w:rsidRPr="00824093">
                <w:rPr>
                  <w:rFonts w:ascii="Calibri" w:eastAsia="Times New Roman" w:hAnsi="Calibri" w:cs="Calibri"/>
                  <w:i/>
                  <w:iCs/>
                  <w:color w:val="000000"/>
                  <w:sz w:val="20"/>
                  <w:szCs w:val="20"/>
                </w:rPr>
                <w:t>Lysimachia thyrsiflora</w:t>
              </w:r>
            </w:ins>
          </w:p>
        </w:tc>
        <w:tc>
          <w:tcPr>
            <w:tcW w:w="616" w:type="dxa"/>
            <w:tcBorders>
              <w:top w:val="nil"/>
              <w:left w:val="nil"/>
              <w:bottom w:val="nil"/>
              <w:right w:val="nil"/>
            </w:tcBorders>
            <w:shd w:val="clear" w:color="auto" w:fill="auto"/>
            <w:noWrap/>
            <w:vAlign w:val="bottom"/>
            <w:hideMark/>
          </w:tcPr>
          <w:p w14:paraId="5A859756" w14:textId="77777777" w:rsidR="00824093" w:rsidRPr="00824093" w:rsidRDefault="00824093" w:rsidP="00824093">
            <w:pPr>
              <w:spacing w:after="0" w:line="240" w:lineRule="auto"/>
              <w:jc w:val="center"/>
              <w:rPr>
                <w:ins w:id="1930" w:author="Stefanie Lane" w:date="2022-08-29T18:29:00Z"/>
                <w:rFonts w:ascii="Calibri" w:eastAsia="Times New Roman" w:hAnsi="Calibri" w:cs="Calibri"/>
                <w:color w:val="000000"/>
                <w:sz w:val="20"/>
                <w:szCs w:val="20"/>
              </w:rPr>
            </w:pPr>
            <w:ins w:id="1931" w:author="Stefanie Lane" w:date="2022-08-29T18:29:00Z">
              <w:r w:rsidRPr="00824093">
                <w:rPr>
                  <w:rFonts w:ascii="Calibri" w:eastAsia="Times New Roman" w:hAnsi="Calibri" w:cs="Calibri"/>
                  <w:color w:val="000000"/>
                  <w:sz w:val="20"/>
                  <w:szCs w:val="20"/>
                </w:rPr>
                <w:t>0.537</w:t>
              </w:r>
            </w:ins>
          </w:p>
        </w:tc>
        <w:tc>
          <w:tcPr>
            <w:tcW w:w="714" w:type="dxa"/>
            <w:tcBorders>
              <w:top w:val="nil"/>
              <w:left w:val="nil"/>
              <w:bottom w:val="nil"/>
              <w:right w:val="single" w:sz="8" w:space="0" w:color="auto"/>
            </w:tcBorders>
            <w:shd w:val="clear" w:color="auto" w:fill="auto"/>
            <w:noWrap/>
            <w:vAlign w:val="bottom"/>
            <w:hideMark/>
          </w:tcPr>
          <w:p w14:paraId="520B9FCC" w14:textId="77777777" w:rsidR="00824093" w:rsidRPr="00824093" w:rsidRDefault="00824093" w:rsidP="00824093">
            <w:pPr>
              <w:spacing w:after="0" w:line="240" w:lineRule="auto"/>
              <w:jc w:val="center"/>
              <w:rPr>
                <w:ins w:id="1932" w:author="Stefanie Lane" w:date="2022-08-29T18:29:00Z"/>
                <w:rFonts w:ascii="Calibri" w:eastAsia="Times New Roman" w:hAnsi="Calibri" w:cs="Calibri"/>
                <w:color w:val="000000"/>
                <w:sz w:val="20"/>
                <w:szCs w:val="20"/>
              </w:rPr>
            </w:pPr>
            <w:ins w:id="1933" w:author="Stefanie Lane" w:date="2022-08-29T18:29:00Z">
              <w:r w:rsidRPr="00824093">
                <w:rPr>
                  <w:rFonts w:ascii="Calibri" w:eastAsia="Times New Roman" w:hAnsi="Calibri" w:cs="Calibri"/>
                  <w:color w:val="000000"/>
                  <w:sz w:val="20"/>
                  <w:szCs w:val="20"/>
                </w:rPr>
                <w:t>0.0001</w:t>
              </w:r>
            </w:ins>
          </w:p>
        </w:tc>
      </w:tr>
      <w:tr w:rsidR="00824093" w:rsidRPr="00824093" w14:paraId="63962136" w14:textId="77777777" w:rsidTr="00824093">
        <w:trPr>
          <w:trHeight w:val="260"/>
          <w:ins w:id="1934"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0F36111B" w14:textId="77777777" w:rsidR="00824093" w:rsidRPr="00824093" w:rsidRDefault="00824093" w:rsidP="00824093">
            <w:pPr>
              <w:spacing w:after="0" w:line="240" w:lineRule="auto"/>
              <w:rPr>
                <w:ins w:id="1935"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283AE0E6" w14:textId="77777777" w:rsidR="00824093" w:rsidRPr="00824093" w:rsidRDefault="00824093" w:rsidP="00824093">
            <w:pPr>
              <w:spacing w:after="0" w:line="240" w:lineRule="auto"/>
              <w:rPr>
                <w:ins w:id="1936" w:author="Stefanie Lane" w:date="2022-08-29T18:29:00Z"/>
                <w:rFonts w:ascii="Calibri" w:eastAsia="Times New Roman" w:hAnsi="Calibri" w:cs="Calibri"/>
                <w:i/>
                <w:iCs/>
                <w:sz w:val="20"/>
                <w:szCs w:val="20"/>
              </w:rPr>
            </w:pPr>
            <w:ins w:id="1937" w:author="Stefanie Lane" w:date="2022-08-29T18:29:00Z">
              <w:r w:rsidRPr="00824093">
                <w:rPr>
                  <w:rFonts w:ascii="Calibri" w:eastAsia="Times New Roman" w:hAnsi="Calibri" w:cs="Calibri"/>
                  <w:i/>
                  <w:iCs/>
                  <w:sz w:val="20"/>
                  <w:szCs w:val="20"/>
                </w:rPr>
                <w:t>Lythrum salicaria</w:t>
              </w:r>
            </w:ins>
          </w:p>
        </w:tc>
        <w:tc>
          <w:tcPr>
            <w:tcW w:w="592" w:type="dxa"/>
            <w:tcBorders>
              <w:top w:val="single" w:sz="4" w:space="0" w:color="auto"/>
              <w:left w:val="nil"/>
              <w:bottom w:val="single" w:sz="4" w:space="0" w:color="auto"/>
              <w:right w:val="nil"/>
            </w:tcBorders>
            <w:shd w:val="clear" w:color="auto" w:fill="auto"/>
            <w:noWrap/>
            <w:vAlign w:val="bottom"/>
            <w:hideMark/>
          </w:tcPr>
          <w:p w14:paraId="75D291D9" w14:textId="77777777" w:rsidR="00824093" w:rsidRPr="00824093" w:rsidRDefault="00824093" w:rsidP="00824093">
            <w:pPr>
              <w:spacing w:after="0" w:line="240" w:lineRule="auto"/>
              <w:jc w:val="center"/>
              <w:rPr>
                <w:ins w:id="1938" w:author="Stefanie Lane" w:date="2022-08-29T18:29:00Z"/>
                <w:rFonts w:ascii="Calibri" w:eastAsia="Times New Roman" w:hAnsi="Calibri" w:cs="Calibri"/>
                <w:color w:val="000000"/>
                <w:sz w:val="20"/>
                <w:szCs w:val="20"/>
              </w:rPr>
            </w:pPr>
            <w:ins w:id="1939" w:author="Stefanie Lane" w:date="2022-08-29T18:29:00Z">
              <w:r w:rsidRPr="00824093">
                <w:rPr>
                  <w:rFonts w:ascii="Calibri" w:eastAsia="Times New Roman" w:hAnsi="Calibri" w:cs="Calibri"/>
                  <w:color w:val="000000"/>
                  <w:sz w:val="20"/>
                  <w:szCs w:val="20"/>
                </w:rPr>
                <w:t>0.406</w:t>
              </w:r>
            </w:ins>
          </w:p>
        </w:tc>
        <w:tc>
          <w:tcPr>
            <w:tcW w:w="686" w:type="dxa"/>
            <w:tcBorders>
              <w:top w:val="single" w:sz="4" w:space="0" w:color="auto"/>
              <w:left w:val="nil"/>
              <w:bottom w:val="single" w:sz="4" w:space="0" w:color="auto"/>
              <w:right w:val="nil"/>
            </w:tcBorders>
            <w:shd w:val="clear" w:color="auto" w:fill="auto"/>
            <w:noWrap/>
            <w:vAlign w:val="bottom"/>
            <w:hideMark/>
          </w:tcPr>
          <w:p w14:paraId="2A3217D0" w14:textId="77777777" w:rsidR="00824093" w:rsidRPr="00824093" w:rsidRDefault="00824093" w:rsidP="00824093">
            <w:pPr>
              <w:spacing w:after="0" w:line="240" w:lineRule="auto"/>
              <w:jc w:val="center"/>
              <w:rPr>
                <w:ins w:id="1940" w:author="Stefanie Lane" w:date="2022-08-29T18:29:00Z"/>
                <w:rFonts w:ascii="Calibri" w:eastAsia="Times New Roman" w:hAnsi="Calibri" w:cs="Calibri"/>
                <w:color w:val="000000"/>
                <w:sz w:val="20"/>
                <w:szCs w:val="20"/>
              </w:rPr>
            </w:pPr>
            <w:ins w:id="1941" w:author="Stefanie Lane" w:date="2022-08-29T18:29:00Z">
              <w:r w:rsidRPr="00824093">
                <w:rPr>
                  <w:rFonts w:ascii="Calibri" w:eastAsia="Times New Roman" w:hAnsi="Calibri" w:cs="Calibri"/>
                  <w:color w:val="000000"/>
                  <w:sz w:val="20"/>
                  <w:szCs w:val="20"/>
                </w:rPr>
                <w:t>0.0040</w:t>
              </w:r>
            </w:ins>
          </w:p>
        </w:tc>
        <w:tc>
          <w:tcPr>
            <w:tcW w:w="300" w:type="dxa"/>
            <w:tcBorders>
              <w:top w:val="nil"/>
              <w:left w:val="nil"/>
              <w:bottom w:val="nil"/>
              <w:right w:val="nil"/>
            </w:tcBorders>
            <w:shd w:val="clear" w:color="auto" w:fill="auto"/>
            <w:noWrap/>
            <w:vAlign w:val="bottom"/>
            <w:hideMark/>
          </w:tcPr>
          <w:p w14:paraId="5EC84247" w14:textId="77777777" w:rsidR="00824093" w:rsidRPr="00824093" w:rsidRDefault="00824093" w:rsidP="00824093">
            <w:pPr>
              <w:spacing w:after="0" w:line="240" w:lineRule="auto"/>
              <w:jc w:val="center"/>
              <w:rPr>
                <w:ins w:id="1942"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43A39514" w14:textId="77777777" w:rsidR="00824093" w:rsidRPr="00824093" w:rsidRDefault="00824093" w:rsidP="00824093">
            <w:pPr>
              <w:spacing w:after="0" w:line="240" w:lineRule="auto"/>
              <w:rPr>
                <w:ins w:id="1943" w:author="Stefanie Lane" w:date="2022-08-29T18:29:00Z"/>
                <w:rFonts w:ascii="Calibri" w:eastAsia="Times New Roman" w:hAnsi="Calibri" w:cs="Calibri"/>
                <w:i/>
                <w:iCs/>
                <w:sz w:val="20"/>
                <w:szCs w:val="20"/>
              </w:rPr>
            </w:pPr>
            <w:ins w:id="1944" w:author="Stefanie Lane" w:date="2022-08-29T18:29:00Z">
              <w:r w:rsidRPr="00824093">
                <w:rPr>
                  <w:rFonts w:ascii="Calibri" w:eastAsia="Times New Roman" w:hAnsi="Calibri" w:cs="Calibri"/>
                  <w:i/>
                  <w:iCs/>
                  <w:sz w:val="20"/>
                  <w:szCs w:val="20"/>
                </w:rPr>
                <w:t>Lythrum salicaria</w:t>
              </w:r>
            </w:ins>
          </w:p>
        </w:tc>
        <w:tc>
          <w:tcPr>
            <w:tcW w:w="600" w:type="dxa"/>
            <w:tcBorders>
              <w:top w:val="single" w:sz="4" w:space="0" w:color="auto"/>
              <w:left w:val="nil"/>
              <w:bottom w:val="single" w:sz="4" w:space="0" w:color="auto"/>
              <w:right w:val="nil"/>
            </w:tcBorders>
            <w:shd w:val="clear" w:color="auto" w:fill="auto"/>
            <w:noWrap/>
            <w:vAlign w:val="bottom"/>
            <w:hideMark/>
          </w:tcPr>
          <w:p w14:paraId="759B00B2" w14:textId="77777777" w:rsidR="00824093" w:rsidRPr="00824093" w:rsidRDefault="00824093" w:rsidP="00824093">
            <w:pPr>
              <w:spacing w:after="0" w:line="240" w:lineRule="auto"/>
              <w:jc w:val="center"/>
              <w:rPr>
                <w:ins w:id="1945" w:author="Stefanie Lane" w:date="2022-08-29T18:29:00Z"/>
                <w:rFonts w:ascii="Calibri" w:eastAsia="Times New Roman" w:hAnsi="Calibri" w:cs="Calibri"/>
                <w:color w:val="000000"/>
                <w:sz w:val="20"/>
                <w:szCs w:val="20"/>
              </w:rPr>
            </w:pPr>
            <w:ins w:id="1946" w:author="Stefanie Lane" w:date="2022-08-29T18:29:00Z">
              <w:r w:rsidRPr="00824093">
                <w:rPr>
                  <w:rFonts w:ascii="Calibri" w:eastAsia="Times New Roman" w:hAnsi="Calibri" w:cs="Calibri"/>
                  <w:color w:val="000000"/>
                  <w:sz w:val="20"/>
                  <w:szCs w:val="20"/>
                </w:rPr>
                <w:t>0.424</w:t>
              </w:r>
            </w:ins>
          </w:p>
        </w:tc>
        <w:tc>
          <w:tcPr>
            <w:tcW w:w="695" w:type="dxa"/>
            <w:tcBorders>
              <w:top w:val="single" w:sz="4" w:space="0" w:color="auto"/>
              <w:left w:val="nil"/>
              <w:bottom w:val="single" w:sz="4" w:space="0" w:color="auto"/>
              <w:right w:val="nil"/>
            </w:tcBorders>
            <w:shd w:val="clear" w:color="auto" w:fill="auto"/>
            <w:noWrap/>
            <w:vAlign w:val="bottom"/>
            <w:hideMark/>
          </w:tcPr>
          <w:p w14:paraId="5676A419" w14:textId="77777777" w:rsidR="00824093" w:rsidRPr="00824093" w:rsidRDefault="00824093" w:rsidP="00824093">
            <w:pPr>
              <w:spacing w:after="0" w:line="240" w:lineRule="auto"/>
              <w:jc w:val="center"/>
              <w:rPr>
                <w:ins w:id="1947" w:author="Stefanie Lane" w:date="2022-08-29T18:29:00Z"/>
                <w:rFonts w:ascii="Calibri" w:eastAsia="Times New Roman" w:hAnsi="Calibri" w:cs="Calibri"/>
                <w:color w:val="000000"/>
                <w:sz w:val="20"/>
                <w:szCs w:val="20"/>
              </w:rPr>
            </w:pPr>
            <w:ins w:id="1948" w:author="Stefanie Lane" w:date="2022-08-29T18:29:00Z">
              <w:r w:rsidRPr="00824093">
                <w:rPr>
                  <w:rFonts w:ascii="Calibri" w:eastAsia="Times New Roman" w:hAnsi="Calibri" w:cs="Calibri"/>
                  <w:color w:val="000000"/>
                  <w:sz w:val="20"/>
                  <w:szCs w:val="20"/>
                </w:rPr>
                <w:t>0.0008</w:t>
              </w:r>
            </w:ins>
          </w:p>
        </w:tc>
        <w:tc>
          <w:tcPr>
            <w:tcW w:w="300" w:type="dxa"/>
            <w:tcBorders>
              <w:top w:val="nil"/>
              <w:left w:val="nil"/>
              <w:bottom w:val="nil"/>
              <w:right w:val="nil"/>
            </w:tcBorders>
            <w:shd w:val="clear" w:color="auto" w:fill="auto"/>
            <w:noWrap/>
            <w:vAlign w:val="bottom"/>
            <w:hideMark/>
          </w:tcPr>
          <w:p w14:paraId="2082419A" w14:textId="77777777" w:rsidR="00824093" w:rsidRPr="00824093" w:rsidRDefault="00824093" w:rsidP="00824093">
            <w:pPr>
              <w:spacing w:after="0" w:line="240" w:lineRule="auto"/>
              <w:jc w:val="center"/>
              <w:rPr>
                <w:ins w:id="1949"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01B87B6" w14:textId="77777777" w:rsidR="00824093" w:rsidRPr="00824093" w:rsidRDefault="00824093" w:rsidP="00824093">
            <w:pPr>
              <w:spacing w:after="0" w:line="240" w:lineRule="auto"/>
              <w:rPr>
                <w:ins w:id="1950" w:author="Stefanie Lane" w:date="2022-08-29T18:29:00Z"/>
                <w:rFonts w:ascii="Calibri" w:eastAsia="Times New Roman" w:hAnsi="Calibri" w:cs="Calibri"/>
                <w:i/>
                <w:iCs/>
                <w:color w:val="000000"/>
                <w:sz w:val="20"/>
                <w:szCs w:val="20"/>
              </w:rPr>
            </w:pPr>
            <w:ins w:id="1951" w:author="Stefanie Lane" w:date="2022-08-29T18:29:00Z">
              <w:r w:rsidRPr="00824093">
                <w:rPr>
                  <w:rFonts w:ascii="Calibri" w:eastAsia="Times New Roman" w:hAnsi="Calibri" w:cs="Calibri"/>
                  <w:i/>
                  <w:iCs/>
                  <w:color w:val="000000"/>
                  <w:sz w:val="20"/>
                  <w:szCs w:val="20"/>
                </w:rPr>
                <w:t>Galium trifidum</w:t>
              </w:r>
            </w:ins>
          </w:p>
        </w:tc>
        <w:tc>
          <w:tcPr>
            <w:tcW w:w="616" w:type="dxa"/>
            <w:tcBorders>
              <w:top w:val="single" w:sz="4" w:space="0" w:color="auto"/>
              <w:left w:val="nil"/>
              <w:bottom w:val="single" w:sz="4" w:space="0" w:color="auto"/>
              <w:right w:val="nil"/>
            </w:tcBorders>
            <w:shd w:val="clear" w:color="auto" w:fill="auto"/>
            <w:noWrap/>
            <w:vAlign w:val="bottom"/>
            <w:hideMark/>
          </w:tcPr>
          <w:p w14:paraId="7B3237FE" w14:textId="77777777" w:rsidR="00824093" w:rsidRPr="00824093" w:rsidRDefault="00824093" w:rsidP="00824093">
            <w:pPr>
              <w:spacing w:after="0" w:line="240" w:lineRule="auto"/>
              <w:jc w:val="center"/>
              <w:rPr>
                <w:ins w:id="1952" w:author="Stefanie Lane" w:date="2022-08-29T18:29:00Z"/>
                <w:rFonts w:ascii="Calibri" w:eastAsia="Times New Roman" w:hAnsi="Calibri" w:cs="Calibri"/>
                <w:color w:val="000000"/>
                <w:sz w:val="20"/>
                <w:szCs w:val="20"/>
              </w:rPr>
            </w:pPr>
            <w:ins w:id="1953" w:author="Stefanie Lane" w:date="2022-08-29T18:29:00Z">
              <w:r w:rsidRPr="00824093">
                <w:rPr>
                  <w:rFonts w:ascii="Calibri" w:eastAsia="Times New Roman" w:hAnsi="Calibri" w:cs="Calibri"/>
                  <w:color w:val="000000"/>
                  <w:sz w:val="20"/>
                  <w:szCs w:val="20"/>
                </w:rPr>
                <w:t>0.465</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509AF42C" w14:textId="77777777" w:rsidR="00824093" w:rsidRPr="00824093" w:rsidRDefault="00824093" w:rsidP="00824093">
            <w:pPr>
              <w:spacing w:after="0" w:line="240" w:lineRule="auto"/>
              <w:jc w:val="center"/>
              <w:rPr>
                <w:ins w:id="1954" w:author="Stefanie Lane" w:date="2022-08-29T18:29:00Z"/>
                <w:rFonts w:ascii="Calibri" w:eastAsia="Times New Roman" w:hAnsi="Calibri" w:cs="Calibri"/>
                <w:color w:val="000000"/>
                <w:sz w:val="20"/>
                <w:szCs w:val="20"/>
              </w:rPr>
            </w:pPr>
            <w:ins w:id="1955" w:author="Stefanie Lane" w:date="2022-08-29T18:29:00Z">
              <w:r w:rsidRPr="00824093">
                <w:rPr>
                  <w:rFonts w:ascii="Calibri" w:eastAsia="Times New Roman" w:hAnsi="Calibri" w:cs="Calibri"/>
                  <w:color w:val="000000"/>
                  <w:sz w:val="20"/>
                  <w:szCs w:val="20"/>
                </w:rPr>
                <w:t>0.0004</w:t>
              </w:r>
            </w:ins>
          </w:p>
        </w:tc>
      </w:tr>
      <w:tr w:rsidR="00824093" w:rsidRPr="00824093" w14:paraId="7DFFA796" w14:textId="77777777" w:rsidTr="00824093">
        <w:trPr>
          <w:trHeight w:val="260"/>
          <w:ins w:id="1956"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1184FDAB" w14:textId="77777777" w:rsidR="00824093" w:rsidRPr="00824093" w:rsidRDefault="00824093" w:rsidP="00824093">
            <w:pPr>
              <w:spacing w:after="0" w:line="240" w:lineRule="auto"/>
              <w:rPr>
                <w:ins w:id="1957"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60455EC" w14:textId="77777777" w:rsidR="00824093" w:rsidRPr="00824093" w:rsidRDefault="00824093" w:rsidP="00824093">
            <w:pPr>
              <w:spacing w:after="0" w:line="240" w:lineRule="auto"/>
              <w:rPr>
                <w:ins w:id="1958" w:author="Stefanie Lane" w:date="2022-08-29T18:29:00Z"/>
                <w:rFonts w:ascii="Calibri" w:eastAsia="Times New Roman" w:hAnsi="Calibri" w:cs="Calibri"/>
                <w:i/>
                <w:iCs/>
                <w:color w:val="000000"/>
                <w:sz w:val="20"/>
                <w:szCs w:val="20"/>
              </w:rPr>
            </w:pPr>
            <w:ins w:id="1959" w:author="Stefanie Lane" w:date="2022-08-29T18:29:00Z">
              <w:r w:rsidRPr="00824093">
                <w:rPr>
                  <w:rFonts w:ascii="Calibri" w:eastAsia="Times New Roman" w:hAnsi="Calibri" w:cs="Calibri"/>
                  <w:i/>
                  <w:iCs/>
                  <w:color w:val="000000"/>
                  <w:sz w:val="20"/>
                  <w:szCs w:val="20"/>
                </w:rPr>
                <w:t>Equisetum fluviatile</w:t>
              </w:r>
            </w:ins>
          </w:p>
        </w:tc>
        <w:tc>
          <w:tcPr>
            <w:tcW w:w="592" w:type="dxa"/>
            <w:tcBorders>
              <w:top w:val="nil"/>
              <w:left w:val="nil"/>
              <w:bottom w:val="nil"/>
              <w:right w:val="nil"/>
            </w:tcBorders>
            <w:shd w:val="clear" w:color="auto" w:fill="auto"/>
            <w:noWrap/>
            <w:vAlign w:val="bottom"/>
            <w:hideMark/>
          </w:tcPr>
          <w:p w14:paraId="5F611F8A" w14:textId="77777777" w:rsidR="00824093" w:rsidRPr="00824093" w:rsidRDefault="00824093" w:rsidP="00824093">
            <w:pPr>
              <w:spacing w:after="0" w:line="240" w:lineRule="auto"/>
              <w:jc w:val="center"/>
              <w:rPr>
                <w:ins w:id="1960" w:author="Stefanie Lane" w:date="2022-08-29T18:29:00Z"/>
                <w:rFonts w:ascii="Calibri" w:eastAsia="Times New Roman" w:hAnsi="Calibri" w:cs="Calibri"/>
                <w:color w:val="000000"/>
                <w:sz w:val="20"/>
                <w:szCs w:val="20"/>
              </w:rPr>
            </w:pPr>
            <w:ins w:id="1961" w:author="Stefanie Lane" w:date="2022-08-29T18:29:00Z">
              <w:r w:rsidRPr="00824093">
                <w:rPr>
                  <w:rFonts w:ascii="Calibri" w:eastAsia="Times New Roman" w:hAnsi="Calibri" w:cs="Calibri"/>
                  <w:color w:val="000000"/>
                  <w:sz w:val="20"/>
                  <w:szCs w:val="20"/>
                </w:rPr>
                <w:t>0.326</w:t>
              </w:r>
            </w:ins>
          </w:p>
        </w:tc>
        <w:tc>
          <w:tcPr>
            <w:tcW w:w="686" w:type="dxa"/>
            <w:tcBorders>
              <w:top w:val="nil"/>
              <w:left w:val="nil"/>
              <w:bottom w:val="nil"/>
              <w:right w:val="nil"/>
            </w:tcBorders>
            <w:shd w:val="clear" w:color="auto" w:fill="auto"/>
            <w:noWrap/>
            <w:vAlign w:val="bottom"/>
            <w:hideMark/>
          </w:tcPr>
          <w:p w14:paraId="2C03E50C" w14:textId="77777777" w:rsidR="00824093" w:rsidRPr="00824093" w:rsidRDefault="00824093" w:rsidP="00824093">
            <w:pPr>
              <w:spacing w:after="0" w:line="240" w:lineRule="auto"/>
              <w:jc w:val="center"/>
              <w:rPr>
                <w:ins w:id="1962" w:author="Stefanie Lane" w:date="2022-08-29T18:29:00Z"/>
                <w:rFonts w:ascii="Calibri" w:eastAsia="Times New Roman" w:hAnsi="Calibri" w:cs="Calibri"/>
                <w:color w:val="000000"/>
                <w:sz w:val="20"/>
                <w:szCs w:val="20"/>
              </w:rPr>
            </w:pPr>
            <w:ins w:id="1963" w:author="Stefanie Lane" w:date="2022-08-29T18:29:00Z">
              <w:r w:rsidRPr="00824093">
                <w:rPr>
                  <w:rFonts w:ascii="Calibri" w:eastAsia="Times New Roman" w:hAnsi="Calibri" w:cs="Calibri"/>
                  <w:color w:val="000000"/>
                  <w:sz w:val="20"/>
                  <w:szCs w:val="20"/>
                </w:rPr>
                <w:t>0.0112</w:t>
              </w:r>
            </w:ins>
          </w:p>
        </w:tc>
        <w:tc>
          <w:tcPr>
            <w:tcW w:w="300" w:type="dxa"/>
            <w:tcBorders>
              <w:top w:val="nil"/>
              <w:left w:val="nil"/>
              <w:bottom w:val="nil"/>
              <w:right w:val="nil"/>
            </w:tcBorders>
            <w:shd w:val="clear" w:color="auto" w:fill="auto"/>
            <w:noWrap/>
            <w:vAlign w:val="bottom"/>
            <w:hideMark/>
          </w:tcPr>
          <w:p w14:paraId="2C76D720" w14:textId="77777777" w:rsidR="00824093" w:rsidRPr="00824093" w:rsidRDefault="00824093" w:rsidP="00824093">
            <w:pPr>
              <w:spacing w:after="0" w:line="240" w:lineRule="auto"/>
              <w:jc w:val="center"/>
              <w:rPr>
                <w:ins w:id="1964" w:author="Stefanie Lane" w:date="2022-08-29T18:29: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6627B154" w14:textId="77777777" w:rsidR="00824093" w:rsidRPr="00824093" w:rsidRDefault="00824093" w:rsidP="00824093">
            <w:pPr>
              <w:spacing w:after="0" w:line="240" w:lineRule="auto"/>
              <w:rPr>
                <w:ins w:id="1965" w:author="Stefanie Lane" w:date="2022-08-29T18:29:00Z"/>
                <w:rFonts w:ascii="Calibri" w:eastAsia="Times New Roman" w:hAnsi="Calibri" w:cs="Calibri"/>
                <w:i/>
                <w:iCs/>
                <w:color w:val="000000"/>
                <w:sz w:val="20"/>
                <w:szCs w:val="20"/>
              </w:rPr>
            </w:pPr>
            <w:ins w:id="1966" w:author="Stefanie Lane" w:date="2022-08-29T18:29:00Z">
              <w:r w:rsidRPr="00824093">
                <w:rPr>
                  <w:rFonts w:ascii="Calibri" w:eastAsia="Times New Roman" w:hAnsi="Calibri" w:cs="Calibri"/>
                  <w:i/>
                  <w:iCs/>
                  <w:color w:val="000000"/>
                  <w:sz w:val="20"/>
                  <w:szCs w:val="20"/>
                </w:rPr>
                <w:t>Juncus articulatus</w:t>
              </w:r>
            </w:ins>
          </w:p>
        </w:tc>
        <w:tc>
          <w:tcPr>
            <w:tcW w:w="600" w:type="dxa"/>
            <w:tcBorders>
              <w:top w:val="nil"/>
              <w:left w:val="nil"/>
              <w:bottom w:val="nil"/>
              <w:right w:val="nil"/>
            </w:tcBorders>
            <w:shd w:val="clear" w:color="auto" w:fill="auto"/>
            <w:noWrap/>
            <w:vAlign w:val="bottom"/>
            <w:hideMark/>
          </w:tcPr>
          <w:p w14:paraId="1BCAC107" w14:textId="77777777" w:rsidR="00824093" w:rsidRPr="00824093" w:rsidRDefault="00824093" w:rsidP="00824093">
            <w:pPr>
              <w:spacing w:after="0" w:line="240" w:lineRule="auto"/>
              <w:jc w:val="center"/>
              <w:rPr>
                <w:ins w:id="1967" w:author="Stefanie Lane" w:date="2022-08-29T18:29:00Z"/>
                <w:rFonts w:ascii="Calibri" w:eastAsia="Times New Roman" w:hAnsi="Calibri" w:cs="Calibri"/>
                <w:color w:val="000000"/>
                <w:sz w:val="20"/>
                <w:szCs w:val="20"/>
              </w:rPr>
            </w:pPr>
            <w:ins w:id="1968" w:author="Stefanie Lane" w:date="2022-08-29T18:29:00Z">
              <w:r w:rsidRPr="00824093">
                <w:rPr>
                  <w:rFonts w:ascii="Calibri" w:eastAsia="Times New Roman" w:hAnsi="Calibri" w:cs="Calibri"/>
                  <w:color w:val="000000"/>
                  <w:sz w:val="20"/>
                  <w:szCs w:val="20"/>
                </w:rPr>
                <w:t>0.417</w:t>
              </w:r>
            </w:ins>
          </w:p>
        </w:tc>
        <w:tc>
          <w:tcPr>
            <w:tcW w:w="695" w:type="dxa"/>
            <w:tcBorders>
              <w:top w:val="nil"/>
              <w:left w:val="nil"/>
              <w:bottom w:val="nil"/>
              <w:right w:val="nil"/>
            </w:tcBorders>
            <w:shd w:val="clear" w:color="auto" w:fill="auto"/>
            <w:noWrap/>
            <w:vAlign w:val="bottom"/>
            <w:hideMark/>
          </w:tcPr>
          <w:p w14:paraId="4C5BF765" w14:textId="77777777" w:rsidR="00824093" w:rsidRPr="00824093" w:rsidRDefault="00824093" w:rsidP="00824093">
            <w:pPr>
              <w:spacing w:after="0" w:line="240" w:lineRule="auto"/>
              <w:jc w:val="center"/>
              <w:rPr>
                <w:ins w:id="1969" w:author="Stefanie Lane" w:date="2022-08-29T18:29:00Z"/>
                <w:rFonts w:ascii="Calibri" w:eastAsia="Times New Roman" w:hAnsi="Calibri" w:cs="Calibri"/>
                <w:color w:val="000000"/>
                <w:sz w:val="20"/>
                <w:szCs w:val="20"/>
              </w:rPr>
            </w:pPr>
            <w:ins w:id="1970" w:author="Stefanie Lane" w:date="2022-08-29T18:29:00Z">
              <w:r w:rsidRPr="00824093">
                <w:rPr>
                  <w:rFonts w:ascii="Calibri" w:eastAsia="Times New Roman" w:hAnsi="Calibri" w:cs="Calibri"/>
                  <w:color w:val="000000"/>
                  <w:sz w:val="20"/>
                  <w:szCs w:val="20"/>
                </w:rPr>
                <w:t>0.0003</w:t>
              </w:r>
            </w:ins>
          </w:p>
        </w:tc>
        <w:tc>
          <w:tcPr>
            <w:tcW w:w="300" w:type="dxa"/>
            <w:tcBorders>
              <w:top w:val="nil"/>
              <w:left w:val="nil"/>
              <w:bottom w:val="nil"/>
              <w:right w:val="nil"/>
            </w:tcBorders>
            <w:shd w:val="clear" w:color="auto" w:fill="auto"/>
            <w:noWrap/>
            <w:vAlign w:val="bottom"/>
            <w:hideMark/>
          </w:tcPr>
          <w:p w14:paraId="7F2EACF6" w14:textId="77777777" w:rsidR="00824093" w:rsidRPr="00824093" w:rsidRDefault="00824093" w:rsidP="00824093">
            <w:pPr>
              <w:spacing w:after="0" w:line="240" w:lineRule="auto"/>
              <w:jc w:val="center"/>
              <w:rPr>
                <w:ins w:id="1971"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3CAE6050" w14:textId="77777777" w:rsidR="00824093" w:rsidRPr="00824093" w:rsidRDefault="00824093" w:rsidP="00824093">
            <w:pPr>
              <w:spacing w:after="0" w:line="240" w:lineRule="auto"/>
              <w:rPr>
                <w:ins w:id="1972" w:author="Stefanie Lane" w:date="2022-08-29T18:29:00Z"/>
                <w:rFonts w:ascii="Calibri" w:eastAsia="Times New Roman" w:hAnsi="Calibri" w:cs="Calibri"/>
                <w:i/>
                <w:iCs/>
                <w:color w:val="000000"/>
                <w:sz w:val="20"/>
                <w:szCs w:val="20"/>
              </w:rPr>
            </w:pPr>
            <w:ins w:id="1973" w:author="Stefanie Lane" w:date="2022-08-29T18:29:00Z">
              <w:r w:rsidRPr="00824093">
                <w:rPr>
                  <w:rFonts w:ascii="Calibri" w:eastAsia="Times New Roman" w:hAnsi="Calibri" w:cs="Calibri"/>
                  <w:i/>
                  <w:iCs/>
                  <w:color w:val="000000"/>
                  <w:sz w:val="20"/>
                  <w:szCs w:val="20"/>
                </w:rPr>
                <w:t>Myosotis scorpioides</w:t>
              </w:r>
            </w:ins>
          </w:p>
        </w:tc>
        <w:tc>
          <w:tcPr>
            <w:tcW w:w="616" w:type="dxa"/>
            <w:tcBorders>
              <w:top w:val="nil"/>
              <w:left w:val="nil"/>
              <w:bottom w:val="nil"/>
              <w:right w:val="nil"/>
            </w:tcBorders>
            <w:shd w:val="clear" w:color="auto" w:fill="auto"/>
            <w:noWrap/>
            <w:vAlign w:val="bottom"/>
            <w:hideMark/>
          </w:tcPr>
          <w:p w14:paraId="08B1BC26" w14:textId="77777777" w:rsidR="00824093" w:rsidRPr="00824093" w:rsidRDefault="00824093" w:rsidP="00824093">
            <w:pPr>
              <w:spacing w:after="0" w:line="240" w:lineRule="auto"/>
              <w:jc w:val="center"/>
              <w:rPr>
                <w:ins w:id="1974" w:author="Stefanie Lane" w:date="2022-08-29T18:29:00Z"/>
                <w:rFonts w:ascii="Calibri" w:eastAsia="Times New Roman" w:hAnsi="Calibri" w:cs="Calibri"/>
                <w:color w:val="000000"/>
                <w:sz w:val="20"/>
                <w:szCs w:val="20"/>
              </w:rPr>
            </w:pPr>
            <w:ins w:id="1975" w:author="Stefanie Lane" w:date="2022-08-29T18:29:00Z">
              <w:r w:rsidRPr="00824093">
                <w:rPr>
                  <w:rFonts w:ascii="Calibri" w:eastAsia="Times New Roman" w:hAnsi="Calibri" w:cs="Calibri"/>
                  <w:color w:val="000000"/>
                  <w:sz w:val="20"/>
                  <w:szCs w:val="20"/>
                </w:rPr>
                <w:t>0.392</w:t>
              </w:r>
            </w:ins>
          </w:p>
        </w:tc>
        <w:tc>
          <w:tcPr>
            <w:tcW w:w="714" w:type="dxa"/>
            <w:tcBorders>
              <w:top w:val="nil"/>
              <w:left w:val="nil"/>
              <w:bottom w:val="nil"/>
              <w:right w:val="single" w:sz="8" w:space="0" w:color="auto"/>
            </w:tcBorders>
            <w:shd w:val="clear" w:color="auto" w:fill="auto"/>
            <w:noWrap/>
            <w:vAlign w:val="bottom"/>
            <w:hideMark/>
          </w:tcPr>
          <w:p w14:paraId="258BC48A" w14:textId="77777777" w:rsidR="00824093" w:rsidRPr="00824093" w:rsidRDefault="00824093" w:rsidP="00824093">
            <w:pPr>
              <w:spacing w:after="0" w:line="240" w:lineRule="auto"/>
              <w:jc w:val="center"/>
              <w:rPr>
                <w:ins w:id="1976" w:author="Stefanie Lane" w:date="2022-08-29T18:29:00Z"/>
                <w:rFonts w:ascii="Calibri" w:eastAsia="Times New Roman" w:hAnsi="Calibri" w:cs="Calibri"/>
                <w:color w:val="000000"/>
                <w:sz w:val="20"/>
                <w:szCs w:val="20"/>
              </w:rPr>
            </w:pPr>
            <w:ins w:id="1977" w:author="Stefanie Lane" w:date="2022-08-29T18:29:00Z">
              <w:r w:rsidRPr="00824093">
                <w:rPr>
                  <w:rFonts w:ascii="Calibri" w:eastAsia="Times New Roman" w:hAnsi="Calibri" w:cs="Calibri"/>
                  <w:color w:val="000000"/>
                  <w:sz w:val="20"/>
                  <w:szCs w:val="20"/>
                </w:rPr>
                <w:t>0.0062</w:t>
              </w:r>
            </w:ins>
          </w:p>
        </w:tc>
      </w:tr>
      <w:tr w:rsidR="00824093" w:rsidRPr="00824093" w14:paraId="4BDEE325" w14:textId="77777777" w:rsidTr="00824093">
        <w:trPr>
          <w:trHeight w:val="260"/>
          <w:ins w:id="1978"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53CD344E" w14:textId="77777777" w:rsidR="00824093" w:rsidRPr="00824093" w:rsidRDefault="00824093" w:rsidP="00824093">
            <w:pPr>
              <w:spacing w:after="0" w:line="240" w:lineRule="auto"/>
              <w:rPr>
                <w:ins w:id="1979"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025C7645" w14:textId="77777777" w:rsidR="00824093" w:rsidRPr="00824093" w:rsidRDefault="00824093" w:rsidP="00824093">
            <w:pPr>
              <w:spacing w:after="0" w:line="240" w:lineRule="auto"/>
              <w:rPr>
                <w:ins w:id="1980" w:author="Stefanie Lane" w:date="2022-08-29T18:29:00Z"/>
                <w:rFonts w:ascii="Calibri" w:eastAsia="Times New Roman" w:hAnsi="Calibri" w:cs="Calibri"/>
                <w:i/>
                <w:iCs/>
                <w:color w:val="000000"/>
                <w:sz w:val="20"/>
                <w:szCs w:val="20"/>
              </w:rPr>
            </w:pPr>
            <w:ins w:id="1981" w:author="Stefanie Lane" w:date="2022-08-29T18:29:00Z">
              <w:r w:rsidRPr="00824093">
                <w:rPr>
                  <w:rFonts w:ascii="Calibri" w:eastAsia="Times New Roman" w:hAnsi="Calibri" w:cs="Calibri"/>
                  <w:i/>
                  <w:iCs/>
                  <w:color w:val="000000"/>
                  <w:sz w:val="20"/>
                  <w:szCs w:val="20"/>
                </w:rPr>
                <w:t>Lysimachia thyrsiflora</w:t>
              </w:r>
            </w:ins>
          </w:p>
        </w:tc>
        <w:tc>
          <w:tcPr>
            <w:tcW w:w="592" w:type="dxa"/>
            <w:tcBorders>
              <w:top w:val="single" w:sz="4" w:space="0" w:color="auto"/>
              <w:left w:val="nil"/>
              <w:bottom w:val="single" w:sz="4" w:space="0" w:color="auto"/>
              <w:right w:val="nil"/>
            </w:tcBorders>
            <w:shd w:val="clear" w:color="auto" w:fill="auto"/>
            <w:noWrap/>
            <w:vAlign w:val="bottom"/>
            <w:hideMark/>
          </w:tcPr>
          <w:p w14:paraId="3031F80E" w14:textId="77777777" w:rsidR="00824093" w:rsidRPr="00824093" w:rsidRDefault="00824093" w:rsidP="00824093">
            <w:pPr>
              <w:spacing w:after="0" w:line="240" w:lineRule="auto"/>
              <w:jc w:val="center"/>
              <w:rPr>
                <w:ins w:id="1982" w:author="Stefanie Lane" w:date="2022-08-29T18:29:00Z"/>
                <w:rFonts w:ascii="Calibri" w:eastAsia="Times New Roman" w:hAnsi="Calibri" w:cs="Calibri"/>
                <w:color w:val="000000"/>
                <w:sz w:val="20"/>
                <w:szCs w:val="20"/>
              </w:rPr>
            </w:pPr>
            <w:ins w:id="1983" w:author="Stefanie Lane" w:date="2022-08-29T18:29:00Z">
              <w:r w:rsidRPr="00824093">
                <w:rPr>
                  <w:rFonts w:ascii="Calibri" w:eastAsia="Times New Roman" w:hAnsi="Calibri" w:cs="Calibri"/>
                  <w:color w:val="000000"/>
                  <w:sz w:val="20"/>
                  <w:szCs w:val="20"/>
                </w:rPr>
                <w:t>0.321</w:t>
              </w:r>
            </w:ins>
          </w:p>
        </w:tc>
        <w:tc>
          <w:tcPr>
            <w:tcW w:w="686" w:type="dxa"/>
            <w:tcBorders>
              <w:top w:val="single" w:sz="4" w:space="0" w:color="auto"/>
              <w:left w:val="nil"/>
              <w:bottom w:val="single" w:sz="4" w:space="0" w:color="auto"/>
              <w:right w:val="nil"/>
            </w:tcBorders>
            <w:shd w:val="clear" w:color="auto" w:fill="auto"/>
            <w:noWrap/>
            <w:vAlign w:val="bottom"/>
            <w:hideMark/>
          </w:tcPr>
          <w:p w14:paraId="0805F367" w14:textId="77777777" w:rsidR="00824093" w:rsidRPr="00824093" w:rsidRDefault="00824093" w:rsidP="00824093">
            <w:pPr>
              <w:spacing w:after="0" w:line="240" w:lineRule="auto"/>
              <w:jc w:val="center"/>
              <w:rPr>
                <w:ins w:id="1984" w:author="Stefanie Lane" w:date="2022-08-29T18:29:00Z"/>
                <w:rFonts w:ascii="Calibri" w:eastAsia="Times New Roman" w:hAnsi="Calibri" w:cs="Calibri"/>
                <w:color w:val="000000"/>
                <w:sz w:val="20"/>
                <w:szCs w:val="20"/>
              </w:rPr>
            </w:pPr>
            <w:ins w:id="1985" w:author="Stefanie Lane" w:date="2022-08-29T18:29:00Z">
              <w:r w:rsidRPr="00824093">
                <w:rPr>
                  <w:rFonts w:ascii="Calibri" w:eastAsia="Times New Roman" w:hAnsi="Calibri" w:cs="Calibri"/>
                  <w:color w:val="000000"/>
                  <w:sz w:val="20"/>
                  <w:szCs w:val="20"/>
                </w:rPr>
                <w:t>0.0104</w:t>
              </w:r>
            </w:ins>
          </w:p>
        </w:tc>
        <w:tc>
          <w:tcPr>
            <w:tcW w:w="300" w:type="dxa"/>
            <w:tcBorders>
              <w:top w:val="nil"/>
              <w:left w:val="nil"/>
              <w:bottom w:val="nil"/>
              <w:right w:val="nil"/>
            </w:tcBorders>
            <w:shd w:val="clear" w:color="auto" w:fill="auto"/>
            <w:noWrap/>
            <w:vAlign w:val="bottom"/>
            <w:hideMark/>
          </w:tcPr>
          <w:p w14:paraId="67577761" w14:textId="77777777" w:rsidR="00824093" w:rsidRPr="00824093" w:rsidRDefault="00824093" w:rsidP="00824093">
            <w:pPr>
              <w:spacing w:after="0" w:line="240" w:lineRule="auto"/>
              <w:jc w:val="center"/>
              <w:rPr>
                <w:ins w:id="1986"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218BB096" w14:textId="77777777" w:rsidR="00824093" w:rsidRPr="00824093" w:rsidRDefault="00824093" w:rsidP="00824093">
            <w:pPr>
              <w:spacing w:after="0" w:line="240" w:lineRule="auto"/>
              <w:rPr>
                <w:ins w:id="1987" w:author="Stefanie Lane" w:date="2022-08-29T18:29:00Z"/>
                <w:rFonts w:ascii="Calibri" w:eastAsia="Times New Roman" w:hAnsi="Calibri" w:cs="Calibri"/>
                <w:i/>
                <w:iCs/>
                <w:color w:val="000000"/>
                <w:sz w:val="20"/>
                <w:szCs w:val="20"/>
              </w:rPr>
            </w:pPr>
            <w:ins w:id="1988" w:author="Stefanie Lane" w:date="2022-08-29T18:29:00Z">
              <w:r w:rsidRPr="00824093">
                <w:rPr>
                  <w:rFonts w:ascii="Calibri" w:eastAsia="Times New Roman" w:hAnsi="Calibri" w:cs="Calibri"/>
                  <w:i/>
                  <w:iCs/>
                  <w:color w:val="000000"/>
                  <w:sz w:val="20"/>
                  <w:szCs w:val="20"/>
                </w:rPr>
                <w:t>Equisetum fluviatile</w:t>
              </w:r>
            </w:ins>
          </w:p>
        </w:tc>
        <w:tc>
          <w:tcPr>
            <w:tcW w:w="600" w:type="dxa"/>
            <w:tcBorders>
              <w:top w:val="single" w:sz="4" w:space="0" w:color="auto"/>
              <w:left w:val="nil"/>
              <w:bottom w:val="single" w:sz="4" w:space="0" w:color="auto"/>
              <w:right w:val="nil"/>
            </w:tcBorders>
            <w:shd w:val="clear" w:color="auto" w:fill="auto"/>
            <w:noWrap/>
            <w:vAlign w:val="bottom"/>
            <w:hideMark/>
          </w:tcPr>
          <w:p w14:paraId="070236FF" w14:textId="77777777" w:rsidR="00824093" w:rsidRPr="00824093" w:rsidRDefault="00824093" w:rsidP="00824093">
            <w:pPr>
              <w:spacing w:after="0" w:line="240" w:lineRule="auto"/>
              <w:jc w:val="center"/>
              <w:rPr>
                <w:ins w:id="1989" w:author="Stefanie Lane" w:date="2022-08-29T18:29:00Z"/>
                <w:rFonts w:ascii="Calibri" w:eastAsia="Times New Roman" w:hAnsi="Calibri" w:cs="Calibri"/>
                <w:color w:val="000000"/>
                <w:sz w:val="20"/>
                <w:szCs w:val="20"/>
              </w:rPr>
            </w:pPr>
            <w:ins w:id="1990" w:author="Stefanie Lane" w:date="2022-08-29T18:29:00Z">
              <w:r w:rsidRPr="00824093">
                <w:rPr>
                  <w:rFonts w:ascii="Calibri" w:eastAsia="Times New Roman" w:hAnsi="Calibri" w:cs="Calibri"/>
                  <w:color w:val="000000"/>
                  <w:sz w:val="20"/>
                  <w:szCs w:val="20"/>
                </w:rPr>
                <w:t>0.404</w:t>
              </w:r>
            </w:ins>
          </w:p>
        </w:tc>
        <w:tc>
          <w:tcPr>
            <w:tcW w:w="695" w:type="dxa"/>
            <w:tcBorders>
              <w:top w:val="single" w:sz="4" w:space="0" w:color="auto"/>
              <w:left w:val="nil"/>
              <w:bottom w:val="single" w:sz="4" w:space="0" w:color="auto"/>
              <w:right w:val="nil"/>
            </w:tcBorders>
            <w:shd w:val="clear" w:color="auto" w:fill="auto"/>
            <w:noWrap/>
            <w:vAlign w:val="bottom"/>
            <w:hideMark/>
          </w:tcPr>
          <w:p w14:paraId="7B049991" w14:textId="77777777" w:rsidR="00824093" w:rsidRPr="00824093" w:rsidRDefault="00824093" w:rsidP="00824093">
            <w:pPr>
              <w:spacing w:after="0" w:line="240" w:lineRule="auto"/>
              <w:jc w:val="center"/>
              <w:rPr>
                <w:ins w:id="1991" w:author="Stefanie Lane" w:date="2022-08-29T18:29:00Z"/>
                <w:rFonts w:ascii="Calibri" w:eastAsia="Times New Roman" w:hAnsi="Calibri" w:cs="Calibri"/>
                <w:color w:val="000000"/>
                <w:sz w:val="20"/>
                <w:szCs w:val="20"/>
              </w:rPr>
            </w:pPr>
            <w:ins w:id="1992" w:author="Stefanie Lane" w:date="2022-08-29T18:29:00Z">
              <w:r w:rsidRPr="00824093">
                <w:rPr>
                  <w:rFonts w:ascii="Calibri" w:eastAsia="Times New Roman" w:hAnsi="Calibri" w:cs="Calibri"/>
                  <w:color w:val="000000"/>
                  <w:sz w:val="20"/>
                  <w:szCs w:val="20"/>
                </w:rPr>
                <w:t>0.0010</w:t>
              </w:r>
            </w:ins>
          </w:p>
        </w:tc>
        <w:tc>
          <w:tcPr>
            <w:tcW w:w="300" w:type="dxa"/>
            <w:tcBorders>
              <w:top w:val="nil"/>
              <w:left w:val="nil"/>
              <w:bottom w:val="nil"/>
              <w:right w:val="nil"/>
            </w:tcBorders>
            <w:shd w:val="clear" w:color="auto" w:fill="auto"/>
            <w:noWrap/>
            <w:vAlign w:val="bottom"/>
            <w:hideMark/>
          </w:tcPr>
          <w:p w14:paraId="7A845412" w14:textId="77777777" w:rsidR="00824093" w:rsidRPr="00824093" w:rsidRDefault="00824093" w:rsidP="00824093">
            <w:pPr>
              <w:spacing w:after="0" w:line="240" w:lineRule="auto"/>
              <w:jc w:val="center"/>
              <w:rPr>
                <w:ins w:id="1993"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19A353E" w14:textId="77777777" w:rsidR="00824093" w:rsidRPr="00824093" w:rsidRDefault="00824093" w:rsidP="00824093">
            <w:pPr>
              <w:spacing w:after="0" w:line="240" w:lineRule="auto"/>
              <w:rPr>
                <w:ins w:id="1994" w:author="Stefanie Lane" w:date="2022-08-29T18:29:00Z"/>
                <w:rFonts w:ascii="Calibri" w:eastAsia="Times New Roman" w:hAnsi="Calibri" w:cs="Calibri"/>
                <w:i/>
                <w:iCs/>
                <w:color w:val="000000"/>
                <w:sz w:val="20"/>
                <w:szCs w:val="20"/>
              </w:rPr>
            </w:pPr>
            <w:ins w:id="1995" w:author="Stefanie Lane" w:date="2022-08-29T18:29:00Z">
              <w:r w:rsidRPr="00824093">
                <w:rPr>
                  <w:rFonts w:ascii="Calibri" w:eastAsia="Times New Roman" w:hAnsi="Calibri" w:cs="Calibri"/>
                  <w:i/>
                  <w:iCs/>
                  <w:color w:val="000000"/>
                  <w:sz w:val="20"/>
                  <w:szCs w:val="20"/>
                </w:rPr>
                <w:t>Juncus articulatus</w:t>
              </w:r>
            </w:ins>
          </w:p>
        </w:tc>
        <w:tc>
          <w:tcPr>
            <w:tcW w:w="616" w:type="dxa"/>
            <w:tcBorders>
              <w:top w:val="single" w:sz="4" w:space="0" w:color="auto"/>
              <w:left w:val="nil"/>
              <w:bottom w:val="single" w:sz="4" w:space="0" w:color="auto"/>
              <w:right w:val="nil"/>
            </w:tcBorders>
            <w:shd w:val="clear" w:color="auto" w:fill="auto"/>
            <w:noWrap/>
            <w:vAlign w:val="bottom"/>
            <w:hideMark/>
          </w:tcPr>
          <w:p w14:paraId="53F96B5B" w14:textId="77777777" w:rsidR="00824093" w:rsidRPr="00824093" w:rsidRDefault="00824093" w:rsidP="00824093">
            <w:pPr>
              <w:spacing w:after="0" w:line="240" w:lineRule="auto"/>
              <w:jc w:val="center"/>
              <w:rPr>
                <w:ins w:id="1996" w:author="Stefanie Lane" w:date="2022-08-29T18:29:00Z"/>
                <w:rFonts w:ascii="Calibri" w:eastAsia="Times New Roman" w:hAnsi="Calibri" w:cs="Calibri"/>
                <w:color w:val="000000"/>
                <w:sz w:val="20"/>
                <w:szCs w:val="20"/>
              </w:rPr>
            </w:pPr>
            <w:ins w:id="1997" w:author="Stefanie Lane" w:date="2022-08-29T18:29:00Z">
              <w:r w:rsidRPr="00824093">
                <w:rPr>
                  <w:rFonts w:ascii="Calibri" w:eastAsia="Times New Roman" w:hAnsi="Calibri" w:cs="Calibri"/>
                  <w:color w:val="000000"/>
                  <w:sz w:val="20"/>
                  <w:szCs w:val="20"/>
                </w:rPr>
                <w:t>0.334</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2298681D" w14:textId="77777777" w:rsidR="00824093" w:rsidRPr="00824093" w:rsidRDefault="00824093" w:rsidP="00824093">
            <w:pPr>
              <w:spacing w:after="0" w:line="240" w:lineRule="auto"/>
              <w:jc w:val="center"/>
              <w:rPr>
                <w:ins w:id="1998" w:author="Stefanie Lane" w:date="2022-08-29T18:29:00Z"/>
                <w:rFonts w:ascii="Calibri" w:eastAsia="Times New Roman" w:hAnsi="Calibri" w:cs="Calibri"/>
                <w:color w:val="000000"/>
                <w:sz w:val="20"/>
                <w:szCs w:val="20"/>
              </w:rPr>
            </w:pPr>
            <w:ins w:id="1999" w:author="Stefanie Lane" w:date="2022-08-29T18:29:00Z">
              <w:r w:rsidRPr="00824093">
                <w:rPr>
                  <w:rFonts w:ascii="Calibri" w:eastAsia="Times New Roman" w:hAnsi="Calibri" w:cs="Calibri"/>
                  <w:color w:val="000000"/>
                  <w:sz w:val="20"/>
                  <w:szCs w:val="20"/>
                </w:rPr>
                <w:t>0.0128</w:t>
              </w:r>
            </w:ins>
          </w:p>
        </w:tc>
      </w:tr>
      <w:tr w:rsidR="00824093" w:rsidRPr="00824093" w14:paraId="458E1325" w14:textId="77777777" w:rsidTr="00824093">
        <w:trPr>
          <w:trHeight w:val="260"/>
          <w:ins w:id="2000"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40BCEEA3" w14:textId="77777777" w:rsidR="00824093" w:rsidRPr="00824093" w:rsidRDefault="00824093" w:rsidP="00824093">
            <w:pPr>
              <w:spacing w:after="0" w:line="240" w:lineRule="auto"/>
              <w:rPr>
                <w:ins w:id="2001"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2B1BC825" w14:textId="77777777" w:rsidR="00824093" w:rsidRPr="00824093" w:rsidRDefault="00824093" w:rsidP="00824093">
            <w:pPr>
              <w:spacing w:after="0" w:line="240" w:lineRule="auto"/>
              <w:jc w:val="center"/>
              <w:rPr>
                <w:ins w:id="2002" w:author="Stefanie Lane" w:date="2022-08-29T18:29:00Z"/>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63DA009E" w14:textId="77777777" w:rsidR="00824093" w:rsidRPr="00824093" w:rsidRDefault="00824093" w:rsidP="00824093">
            <w:pPr>
              <w:spacing w:after="0" w:line="240" w:lineRule="auto"/>
              <w:rPr>
                <w:ins w:id="2003"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3D568AAF" w14:textId="77777777" w:rsidR="00824093" w:rsidRPr="00824093" w:rsidRDefault="00824093" w:rsidP="00824093">
            <w:pPr>
              <w:spacing w:after="0" w:line="240" w:lineRule="auto"/>
              <w:jc w:val="center"/>
              <w:rPr>
                <w:ins w:id="2004"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C133AE2" w14:textId="77777777" w:rsidR="00824093" w:rsidRPr="00824093" w:rsidRDefault="00824093" w:rsidP="00824093">
            <w:pPr>
              <w:spacing w:after="0" w:line="240" w:lineRule="auto"/>
              <w:jc w:val="center"/>
              <w:rPr>
                <w:ins w:id="2005" w:author="Stefanie Lane" w:date="2022-08-29T18:29: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48C6CBBD" w14:textId="77777777" w:rsidR="00824093" w:rsidRPr="00824093" w:rsidRDefault="00824093" w:rsidP="00824093">
            <w:pPr>
              <w:spacing w:after="0" w:line="240" w:lineRule="auto"/>
              <w:rPr>
                <w:ins w:id="2006" w:author="Stefanie Lane" w:date="2022-08-29T18:29:00Z"/>
                <w:rFonts w:ascii="Calibri" w:eastAsia="Times New Roman" w:hAnsi="Calibri" w:cs="Calibri"/>
                <w:i/>
                <w:iCs/>
                <w:color w:val="000000"/>
                <w:sz w:val="20"/>
                <w:szCs w:val="20"/>
              </w:rPr>
            </w:pPr>
            <w:ins w:id="2007" w:author="Stefanie Lane" w:date="2022-08-29T18:29:00Z">
              <w:r w:rsidRPr="00824093">
                <w:rPr>
                  <w:rFonts w:ascii="Calibri" w:eastAsia="Times New Roman" w:hAnsi="Calibri" w:cs="Calibri"/>
                  <w:i/>
                  <w:iCs/>
                  <w:color w:val="000000"/>
                  <w:sz w:val="20"/>
                  <w:szCs w:val="20"/>
                </w:rPr>
                <w:t>Myosotis scorpioides</w:t>
              </w:r>
            </w:ins>
          </w:p>
        </w:tc>
        <w:tc>
          <w:tcPr>
            <w:tcW w:w="600" w:type="dxa"/>
            <w:tcBorders>
              <w:top w:val="nil"/>
              <w:left w:val="nil"/>
              <w:bottom w:val="nil"/>
              <w:right w:val="nil"/>
            </w:tcBorders>
            <w:shd w:val="clear" w:color="auto" w:fill="auto"/>
            <w:noWrap/>
            <w:vAlign w:val="bottom"/>
            <w:hideMark/>
          </w:tcPr>
          <w:p w14:paraId="0D82F11F" w14:textId="77777777" w:rsidR="00824093" w:rsidRPr="00824093" w:rsidRDefault="00824093" w:rsidP="00824093">
            <w:pPr>
              <w:spacing w:after="0" w:line="240" w:lineRule="auto"/>
              <w:jc w:val="center"/>
              <w:rPr>
                <w:ins w:id="2008" w:author="Stefanie Lane" w:date="2022-08-29T18:29:00Z"/>
                <w:rFonts w:ascii="Calibri" w:eastAsia="Times New Roman" w:hAnsi="Calibri" w:cs="Calibri"/>
                <w:color w:val="000000"/>
                <w:sz w:val="20"/>
                <w:szCs w:val="20"/>
              </w:rPr>
            </w:pPr>
            <w:ins w:id="2009" w:author="Stefanie Lane" w:date="2022-08-29T18:29:00Z">
              <w:r w:rsidRPr="00824093">
                <w:rPr>
                  <w:rFonts w:ascii="Calibri" w:eastAsia="Times New Roman" w:hAnsi="Calibri" w:cs="Calibri"/>
                  <w:color w:val="000000"/>
                  <w:sz w:val="20"/>
                  <w:szCs w:val="20"/>
                </w:rPr>
                <w:t>0.352</w:t>
              </w:r>
            </w:ins>
          </w:p>
        </w:tc>
        <w:tc>
          <w:tcPr>
            <w:tcW w:w="695" w:type="dxa"/>
            <w:tcBorders>
              <w:top w:val="nil"/>
              <w:left w:val="nil"/>
              <w:bottom w:val="nil"/>
              <w:right w:val="nil"/>
            </w:tcBorders>
            <w:shd w:val="clear" w:color="auto" w:fill="auto"/>
            <w:noWrap/>
            <w:vAlign w:val="bottom"/>
            <w:hideMark/>
          </w:tcPr>
          <w:p w14:paraId="7368F578" w14:textId="77777777" w:rsidR="00824093" w:rsidRPr="00824093" w:rsidRDefault="00824093" w:rsidP="00824093">
            <w:pPr>
              <w:spacing w:after="0" w:line="240" w:lineRule="auto"/>
              <w:jc w:val="center"/>
              <w:rPr>
                <w:ins w:id="2010" w:author="Stefanie Lane" w:date="2022-08-29T18:29:00Z"/>
                <w:rFonts w:ascii="Calibri" w:eastAsia="Times New Roman" w:hAnsi="Calibri" w:cs="Calibri"/>
                <w:color w:val="000000"/>
                <w:sz w:val="20"/>
                <w:szCs w:val="20"/>
              </w:rPr>
            </w:pPr>
            <w:ins w:id="2011" w:author="Stefanie Lane" w:date="2022-08-29T18:29:00Z">
              <w:r w:rsidRPr="00824093">
                <w:rPr>
                  <w:rFonts w:ascii="Calibri" w:eastAsia="Times New Roman" w:hAnsi="Calibri" w:cs="Calibri"/>
                  <w:color w:val="000000"/>
                  <w:sz w:val="20"/>
                  <w:szCs w:val="20"/>
                </w:rPr>
                <w:t>0.0033</w:t>
              </w:r>
            </w:ins>
          </w:p>
        </w:tc>
        <w:tc>
          <w:tcPr>
            <w:tcW w:w="300" w:type="dxa"/>
            <w:tcBorders>
              <w:top w:val="nil"/>
              <w:left w:val="nil"/>
              <w:bottom w:val="nil"/>
              <w:right w:val="nil"/>
            </w:tcBorders>
            <w:shd w:val="clear" w:color="auto" w:fill="auto"/>
            <w:noWrap/>
            <w:vAlign w:val="bottom"/>
            <w:hideMark/>
          </w:tcPr>
          <w:p w14:paraId="1C9DFA2D" w14:textId="77777777" w:rsidR="00824093" w:rsidRPr="00824093" w:rsidRDefault="00824093" w:rsidP="00824093">
            <w:pPr>
              <w:spacing w:after="0" w:line="240" w:lineRule="auto"/>
              <w:jc w:val="center"/>
              <w:rPr>
                <w:ins w:id="2012"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7393544E" w14:textId="77777777" w:rsidR="00824093" w:rsidRPr="00824093" w:rsidRDefault="00824093" w:rsidP="00824093">
            <w:pPr>
              <w:spacing w:after="0" w:line="240" w:lineRule="auto"/>
              <w:rPr>
                <w:ins w:id="2013"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76162ADF" w14:textId="77777777" w:rsidR="00824093" w:rsidRPr="00824093" w:rsidRDefault="00824093" w:rsidP="00824093">
            <w:pPr>
              <w:spacing w:after="0" w:line="240" w:lineRule="auto"/>
              <w:rPr>
                <w:ins w:id="2014"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4B7794A3" w14:textId="77777777" w:rsidR="00824093" w:rsidRPr="00824093" w:rsidRDefault="00824093" w:rsidP="00824093">
            <w:pPr>
              <w:spacing w:after="0" w:line="240" w:lineRule="auto"/>
              <w:jc w:val="center"/>
              <w:rPr>
                <w:ins w:id="2015" w:author="Stefanie Lane" w:date="2022-08-29T18:29:00Z"/>
                <w:rFonts w:ascii="Calibri" w:eastAsia="Times New Roman" w:hAnsi="Calibri" w:cs="Calibri"/>
                <w:color w:val="000000"/>
                <w:sz w:val="20"/>
                <w:szCs w:val="20"/>
              </w:rPr>
            </w:pPr>
            <w:ins w:id="2016" w:author="Stefanie Lane" w:date="2022-08-29T18:29:00Z">
              <w:r w:rsidRPr="00824093">
                <w:rPr>
                  <w:rFonts w:ascii="Calibri" w:eastAsia="Times New Roman" w:hAnsi="Calibri" w:cs="Calibri"/>
                  <w:color w:val="000000"/>
                  <w:sz w:val="20"/>
                  <w:szCs w:val="20"/>
                </w:rPr>
                <w:t> </w:t>
              </w:r>
            </w:ins>
          </w:p>
        </w:tc>
      </w:tr>
      <w:tr w:rsidR="00824093" w:rsidRPr="00824093" w14:paraId="7183BE31" w14:textId="77777777" w:rsidTr="00824093">
        <w:trPr>
          <w:trHeight w:val="260"/>
          <w:ins w:id="2017"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76815BCA" w14:textId="77777777" w:rsidR="00824093" w:rsidRPr="00824093" w:rsidRDefault="00824093" w:rsidP="00824093">
            <w:pPr>
              <w:spacing w:after="0" w:line="240" w:lineRule="auto"/>
              <w:rPr>
                <w:ins w:id="2018"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5BAB3D0E" w14:textId="77777777" w:rsidR="00824093" w:rsidRPr="00824093" w:rsidRDefault="00824093" w:rsidP="00824093">
            <w:pPr>
              <w:spacing w:after="0" w:line="240" w:lineRule="auto"/>
              <w:jc w:val="center"/>
              <w:rPr>
                <w:ins w:id="2019" w:author="Stefanie Lane" w:date="2022-08-29T18:29:00Z"/>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535238D9" w14:textId="77777777" w:rsidR="00824093" w:rsidRPr="00824093" w:rsidRDefault="00824093" w:rsidP="00824093">
            <w:pPr>
              <w:spacing w:after="0" w:line="240" w:lineRule="auto"/>
              <w:rPr>
                <w:ins w:id="2020"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45BB2DA" w14:textId="77777777" w:rsidR="00824093" w:rsidRPr="00824093" w:rsidRDefault="00824093" w:rsidP="00824093">
            <w:pPr>
              <w:spacing w:after="0" w:line="240" w:lineRule="auto"/>
              <w:jc w:val="center"/>
              <w:rPr>
                <w:ins w:id="2021"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CE91CC1" w14:textId="77777777" w:rsidR="00824093" w:rsidRPr="00824093" w:rsidRDefault="00824093" w:rsidP="00824093">
            <w:pPr>
              <w:spacing w:after="0" w:line="240" w:lineRule="auto"/>
              <w:jc w:val="center"/>
              <w:rPr>
                <w:ins w:id="2022" w:author="Stefanie Lane" w:date="2022-08-29T18:29:00Z"/>
                <w:rFonts w:ascii="Times New Roman" w:eastAsia="Times New Roman" w:hAnsi="Times New Roman" w:cs="Times New Roman"/>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3600DD7F" w14:textId="77777777" w:rsidR="00824093" w:rsidRPr="00824093" w:rsidRDefault="00824093" w:rsidP="00824093">
            <w:pPr>
              <w:spacing w:after="0" w:line="240" w:lineRule="auto"/>
              <w:rPr>
                <w:ins w:id="2023" w:author="Stefanie Lane" w:date="2022-08-29T18:29:00Z"/>
                <w:rFonts w:ascii="Calibri" w:eastAsia="Times New Roman" w:hAnsi="Calibri" w:cs="Calibri"/>
                <w:i/>
                <w:iCs/>
                <w:sz w:val="20"/>
                <w:szCs w:val="20"/>
              </w:rPr>
            </w:pPr>
            <w:ins w:id="2024" w:author="Stefanie Lane" w:date="2022-08-29T18:29:00Z">
              <w:r w:rsidRPr="00824093">
                <w:rPr>
                  <w:rFonts w:ascii="Calibri" w:eastAsia="Times New Roman" w:hAnsi="Calibri" w:cs="Calibri"/>
                  <w:i/>
                  <w:iCs/>
                  <w:sz w:val="20"/>
                  <w:szCs w:val="20"/>
                </w:rPr>
                <w:t>Eleocharis palustris</w:t>
              </w:r>
            </w:ins>
          </w:p>
        </w:tc>
        <w:tc>
          <w:tcPr>
            <w:tcW w:w="600" w:type="dxa"/>
            <w:tcBorders>
              <w:top w:val="single" w:sz="4" w:space="0" w:color="auto"/>
              <w:left w:val="nil"/>
              <w:bottom w:val="single" w:sz="4" w:space="0" w:color="auto"/>
              <w:right w:val="nil"/>
            </w:tcBorders>
            <w:shd w:val="clear" w:color="auto" w:fill="auto"/>
            <w:noWrap/>
            <w:vAlign w:val="bottom"/>
            <w:hideMark/>
          </w:tcPr>
          <w:p w14:paraId="5A3E329E" w14:textId="77777777" w:rsidR="00824093" w:rsidRPr="00824093" w:rsidRDefault="00824093" w:rsidP="00824093">
            <w:pPr>
              <w:spacing w:after="0" w:line="240" w:lineRule="auto"/>
              <w:jc w:val="center"/>
              <w:rPr>
                <w:ins w:id="2025" w:author="Stefanie Lane" w:date="2022-08-29T18:29:00Z"/>
                <w:rFonts w:ascii="Calibri" w:eastAsia="Times New Roman" w:hAnsi="Calibri" w:cs="Calibri"/>
                <w:color w:val="000000"/>
                <w:sz w:val="20"/>
                <w:szCs w:val="20"/>
              </w:rPr>
            </w:pPr>
            <w:ins w:id="2026" w:author="Stefanie Lane" w:date="2022-08-29T18:29:00Z">
              <w:r w:rsidRPr="00824093">
                <w:rPr>
                  <w:rFonts w:ascii="Calibri" w:eastAsia="Times New Roman" w:hAnsi="Calibri" w:cs="Calibri"/>
                  <w:color w:val="000000"/>
                  <w:sz w:val="20"/>
                  <w:szCs w:val="20"/>
                </w:rPr>
                <w:t>0.303</w:t>
              </w:r>
            </w:ins>
          </w:p>
        </w:tc>
        <w:tc>
          <w:tcPr>
            <w:tcW w:w="695" w:type="dxa"/>
            <w:tcBorders>
              <w:top w:val="single" w:sz="4" w:space="0" w:color="auto"/>
              <w:left w:val="nil"/>
              <w:bottom w:val="single" w:sz="4" w:space="0" w:color="auto"/>
              <w:right w:val="nil"/>
            </w:tcBorders>
            <w:shd w:val="clear" w:color="auto" w:fill="auto"/>
            <w:noWrap/>
            <w:vAlign w:val="bottom"/>
            <w:hideMark/>
          </w:tcPr>
          <w:p w14:paraId="1F28BD4E" w14:textId="77777777" w:rsidR="00824093" w:rsidRPr="00824093" w:rsidRDefault="00824093" w:rsidP="00824093">
            <w:pPr>
              <w:spacing w:after="0" w:line="240" w:lineRule="auto"/>
              <w:jc w:val="center"/>
              <w:rPr>
                <w:ins w:id="2027" w:author="Stefanie Lane" w:date="2022-08-29T18:29:00Z"/>
                <w:rFonts w:ascii="Calibri" w:eastAsia="Times New Roman" w:hAnsi="Calibri" w:cs="Calibri"/>
                <w:color w:val="000000"/>
                <w:sz w:val="20"/>
                <w:szCs w:val="20"/>
              </w:rPr>
            </w:pPr>
            <w:ins w:id="2028" w:author="Stefanie Lane" w:date="2022-08-29T18:29:00Z">
              <w:r w:rsidRPr="00824093">
                <w:rPr>
                  <w:rFonts w:ascii="Calibri" w:eastAsia="Times New Roman" w:hAnsi="Calibri" w:cs="Calibri"/>
                  <w:color w:val="000000"/>
                  <w:sz w:val="20"/>
                  <w:szCs w:val="20"/>
                </w:rPr>
                <w:t>0.0215</w:t>
              </w:r>
            </w:ins>
          </w:p>
        </w:tc>
        <w:tc>
          <w:tcPr>
            <w:tcW w:w="300" w:type="dxa"/>
            <w:tcBorders>
              <w:top w:val="nil"/>
              <w:left w:val="nil"/>
              <w:bottom w:val="nil"/>
              <w:right w:val="nil"/>
            </w:tcBorders>
            <w:shd w:val="clear" w:color="auto" w:fill="auto"/>
            <w:noWrap/>
            <w:vAlign w:val="bottom"/>
            <w:hideMark/>
          </w:tcPr>
          <w:p w14:paraId="78F30E02" w14:textId="77777777" w:rsidR="00824093" w:rsidRPr="00824093" w:rsidRDefault="00824093" w:rsidP="00824093">
            <w:pPr>
              <w:spacing w:after="0" w:line="240" w:lineRule="auto"/>
              <w:jc w:val="center"/>
              <w:rPr>
                <w:ins w:id="2029"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1F6D572B" w14:textId="77777777" w:rsidR="00824093" w:rsidRPr="00824093" w:rsidRDefault="00824093" w:rsidP="00824093">
            <w:pPr>
              <w:spacing w:after="0" w:line="240" w:lineRule="auto"/>
              <w:rPr>
                <w:ins w:id="2030"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0B5CA96" w14:textId="77777777" w:rsidR="00824093" w:rsidRPr="00824093" w:rsidRDefault="00824093" w:rsidP="00824093">
            <w:pPr>
              <w:spacing w:after="0" w:line="240" w:lineRule="auto"/>
              <w:rPr>
                <w:ins w:id="2031"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1929BEA7" w14:textId="77777777" w:rsidR="00824093" w:rsidRPr="00824093" w:rsidRDefault="00824093" w:rsidP="00824093">
            <w:pPr>
              <w:spacing w:after="0" w:line="240" w:lineRule="auto"/>
              <w:jc w:val="center"/>
              <w:rPr>
                <w:ins w:id="2032" w:author="Stefanie Lane" w:date="2022-08-29T18:29:00Z"/>
                <w:rFonts w:ascii="Calibri" w:eastAsia="Times New Roman" w:hAnsi="Calibri" w:cs="Calibri"/>
                <w:color w:val="000000"/>
                <w:sz w:val="20"/>
                <w:szCs w:val="20"/>
              </w:rPr>
            </w:pPr>
            <w:ins w:id="2033" w:author="Stefanie Lane" w:date="2022-08-29T18:29:00Z">
              <w:r w:rsidRPr="00824093">
                <w:rPr>
                  <w:rFonts w:ascii="Calibri" w:eastAsia="Times New Roman" w:hAnsi="Calibri" w:cs="Calibri"/>
                  <w:color w:val="000000"/>
                  <w:sz w:val="20"/>
                  <w:szCs w:val="20"/>
                </w:rPr>
                <w:t> </w:t>
              </w:r>
            </w:ins>
          </w:p>
        </w:tc>
      </w:tr>
      <w:tr w:rsidR="00824093" w:rsidRPr="00824093" w14:paraId="18C20ABF" w14:textId="77777777" w:rsidTr="00824093">
        <w:trPr>
          <w:trHeight w:val="260"/>
          <w:ins w:id="2034"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66246079" w14:textId="77777777" w:rsidR="00824093" w:rsidRPr="00824093" w:rsidRDefault="00824093" w:rsidP="00824093">
            <w:pPr>
              <w:spacing w:after="0" w:line="240" w:lineRule="auto"/>
              <w:rPr>
                <w:ins w:id="2035"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1C95F9C5" w14:textId="77777777" w:rsidR="00824093" w:rsidRPr="00824093" w:rsidRDefault="00824093" w:rsidP="00824093">
            <w:pPr>
              <w:spacing w:after="0" w:line="240" w:lineRule="auto"/>
              <w:jc w:val="center"/>
              <w:rPr>
                <w:ins w:id="2036" w:author="Stefanie Lane" w:date="2022-08-29T18:29:00Z"/>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409BBF0D" w14:textId="77777777" w:rsidR="00824093" w:rsidRPr="00824093" w:rsidRDefault="00824093" w:rsidP="00824093">
            <w:pPr>
              <w:spacing w:after="0" w:line="240" w:lineRule="auto"/>
              <w:rPr>
                <w:ins w:id="2037"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31FD3050" w14:textId="77777777" w:rsidR="00824093" w:rsidRPr="00824093" w:rsidRDefault="00824093" w:rsidP="00824093">
            <w:pPr>
              <w:spacing w:after="0" w:line="240" w:lineRule="auto"/>
              <w:jc w:val="center"/>
              <w:rPr>
                <w:ins w:id="2038"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93337B1" w14:textId="77777777" w:rsidR="00824093" w:rsidRPr="00824093" w:rsidRDefault="00824093" w:rsidP="00824093">
            <w:pPr>
              <w:spacing w:after="0" w:line="240" w:lineRule="auto"/>
              <w:jc w:val="center"/>
              <w:rPr>
                <w:ins w:id="2039" w:author="Stefanie Lane" w:date="2022-08-29T18:29:00Z"/>
                <w:rFonts w:ascii="Times New Roman" w:eastAsia="Times New Roman" w:hAnsi="Times New Roman" w:cs="Times New Roman"/>
                <w:sz w:val="20"/>
                <w:szCs w:val="20"/>
              </w:rPr>
            </w:pPr>
          </w:p>
        </w:tc>
        <w:tc>
          <w:tcPr>
            <w:tcW w:w="2205" w:type="dxa"/>
            <w:tcBorders>
              <w:top w:val="nil"/>
              <w:left w:val="nil"/>
              <w:bottom w:val="single" w:sz="4" w:space="0" w:color="auto"/>
              <w:right w:val="nil"/>
            </w:tcBorders>
            <w:shd w:val="clear" w:color="auto" w:fill="auto"/>
            <w:noWrap/>
            <w:vAlign w:val="bottom"/>
            <w:hideMark/>
          </w:tcPr>
          <w:p w14:paraId="1CEC57D8" w14:textId="77777777" w:rsidR="00824093" w:rsidRPr="00824093" w:rsidRDefault="00824093" w:rsidP="00824093">
            <w:pPr>
              <w:spacing w:after="0" w:line="240" w:lineRule="auto"/>
              <w:rPr>
                <w:ins w:id="2040" w:author="Stefanie Lane" w:date="2022-08-29T18:29:00Z"/>
                <w:rFonts w:ascii="Calibri" w:eastAsia="Times New Roman" w:hAnsi="Calibri" w:cs="Calibri"/>
                <w:i/>
                <w:iCs/>
                <w:sz w:val="20"/>
                <w:szCs w:val="20"/>
              </w:rPr>
            </w:pPr>
            <w:ins w:id="2041" w:author="Stefanie Lane" w:date="2022-08-29T18:29:00Z">
              <w:r w:rsidRPr="00824093">
                <w:rPr>
                  <w:rFonts w:ascii="Calibri" w:eastAsia="Times New Roman" w:hAnsi="Calibri" w:cs="Calibri"/>
                  <w:i/>
                  <w:iCs/>
                  <w:sz w:val="20"/>
                  <w:szCs w:val="20"/>
                </w:rPr>
                <w:t>Equisetum variegatum</w:t>
              </w:r>
            </w:ins>
          </w:p>
        </w:tc>
        <w:tc>
          <w:tcPr>
            <w:tcW w:w="600" w:type="dxa"/>
            <w:tcBorders>
              <w:top w:val="nil"/>
              <w:left w:val="nil"/>
              <w:bottom w:val="single" w:sz="4" w:space="0" w:color="auto"/>
              <w:right w:val="nil"/>
            </w:tcBorders>
            <w:shd w:val="clear" w:color="auto" w:fill="auto"/>
            <w:noWrap/>
            <w:vAlign w:val="bottom"/>
            <w:hideMark/>
          </w:tcPr>
          <w:p w14:paraId="31F2CB71" w14:textId="77777777" w:rsidR="00824093" w:rsidRPr="00824093" w:rsidRDefault="00824093" w:rsidP="00824093">
            <w:pPr>
              <w:spacing w:after="0" w:line="240" w:lineRule="auto"/>
              <w:jc w:val="center"/>
              <w:rPr>
                <w:ins w:id="2042" w:author="Stefanie Lane" w:date="2022-08-29T18:29:00Z"/>
                <w:rFonts w:ascii="Calibri" w:eastAsia="Times New Roman" w:hAnsi="Calibri" w:cs="Calibri"/>
                <w:color w:val="000000"/>
                <w:sz w:val="20"/>
                <w:szCs w:val="20"/>
              </w:rPr>
            </w:pPr>
            <w:ins w:id="2043" w:author="Stefanie Lane" w:date="2022-08-29T18:29:00Z">
              <w:r w:rsidRPr="00824093">
                <w:rPr>
                  <w:rFonts w:ascii="Calibri" w:eastAsia="Times New Roman" w:hAnsi="Calibri" w:cs="Calibri"/>
                  <w:color w:val="000000"/>
                  <w:sz w:val="20"/>
                  <w:szCs w:val="20"/>
                </w:rPr>
                <w:t>0.277</w:t>
              </w:r>
            </w:ins>
          </w:p>
        </w:tc>
        <w:tc>
          <w:tcPr>
            <w:tcW w:w="695" w:type="dxa"/>
            <w:tcBorders>
              <w:top w:val="nil"/>
              <w:left w:val="nil"/>
              <w:bottom w:val="single" w:sz="4" w:space="0" w:color="auto"/>
              <w:right w:val="nil"/>
            </w:tcBorders>
            <w:shd w:val="clear" w:color="auto" w:fill="auto"/>
            <w:noWrap/>
            <w:vAlign w:val="bottom"/>
            <w:hideMark/>
          </w:tcPr>
          <w:p w14:paraId="4A737CF3" w14:textId="77777777" w:rsidR="00824093" w:rsidRPr="00824093" w:rsidRDefault="00824093" w:rsidP="00824093">
            <w:pPr>
              <w:spacing w:after="0" w:line="240" w:lineRule="auto"/>
              <w:jc w:val="center"/>
              <w:rPr>
                <w:ins w:id="2044" w:author="Stefanie Lane" w:date="2022-08-29T18:29:00Z"/>
                <w:rFonts w:ascii="Calibri" w:eastAsia="Times New Roman" w:hAnsi="Calibri" w:cs="Calibri"/>
                <w:color w:val="000000"/>
                <w:sz w:val="20"/>
                <w:szCs w:val="20"/>
              </w:rPr>
            </w:pPr>
            <w:ins w:id="2045" w:author="Stefanie Lane" w:date="2022-08-29T18:29:00Z">
              <w:r w:rsidRPr="00824093">
                <w:rPr>
                  <w:rFonts w:ascii="Calibri" w:eastAsia="Times New Roman" w:hAnsi="Calibri" w:cs="Calibri"/>
                  <w:color w:val="000000"/>
                  <w:sz w:val="20"/>
                  <w:szCs w:val="20"/>
                </w:rPr>
                <w:t>0.0485</w:t>
              </w:r>
            </w:ins>
          </w:p>
        </w:tc>
        <w:tc>
          <w:tcPr>
            <w:tcW w:w="300" w:type="dxa"/>
            <w:tcBorders>
              <w:top w:val="nil"/>
              <w:left w:val="nil"/>
              <w:bottom w:val="nil"/>
              <w:right w:val="nil"/>
            </w:tcBorders>
            <w:shd w:val="clear" w:color="auto" w:fill="auto"/>
            <w:noWrap/>
            <w:vAlign w:val="bottom"/>
            <w:hideMark/>
          </w:tcPr>
          <w:p w14:paraId="4B8D5A62" w14:textId="77777777" w:rsidR="00824093" w:rsidRPr="00824093" w:rsidRDefault="00824093" w:rsidP="00824093">
            <w:pPr>
              <w:spacing w:after="0" w:line="240" w:lineRule="auto"/>
              <w:jc w:val="center"/>
              <w:rPr>
                <w:ins w:id="2046"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08D12EDB" w14:textId="77777777" w:rsidR="00824093" w:rsidRPr="00824093" w:rsidRDefault="00824093" w:rsidP="00824093">
            <w:pPr>
              <w:spacing w:after="0" w:line="240" w:lineRule="auto"/>
              <w:rPr>
                <w:ins w:id="2047"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5BFF4573" w14:textId="77777777" w:rsidR="00824093" w:rsidRPr="00824093" w:rsidRDefault="00824093" w:rsidP="00824093">
            <w:pPr>
              <w:spacing w:after="0" w:line="240" w:lineRule="auto"/>
              <w:rPr>
                <w:ins w:id="2048"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6B1827F6" w14:textId="77777777" w:rsidR="00824093" w:rsidRPr="00824093" w:rsidRDefault="00824093" w:rsidP="00824093">
            <w:pPr>
              <w:spacing w:after="0" w:line="240" w:lineRule="auto"/>
              <w:jc w:val="center"/>
              <w:rPr>
                <w:ins w:id="2049" w:author="Stefanie Lane" w:date="2022-08-29T18:29:00Z"/>
                <w:rFonts w:ascii="Calibri" w:eastAsia="Times New Roman" w:hAnsi="Calibri" w:cs="Calibri"/>
                <w:color w:val="000000"/>
                <w:sz w:val="20"/>
                <w:szCs w:val="20"/>
              </w:rPr>
            </w:pPr>
            <w:ins w:id="2050" w:author="Stefanie Lane" w:date="2022-08-29T18:29:00Z">
              <w:r w:rsidRPr="00824093">
                <w:rPr>
                  <w:rFonts w:ascii="Calibri" w:eastAsia="Times New Roman" w:hAnsi="Calibri" w:cs="Calibri"/>
                  <w:color w:val="000000"/>
                  <w:sz w:val="20"/>
                  <w:szCs w:val="20"/>
                </w:rPr>
                <w:t> </w:t>
              </w:r>
            </w:ins>
          </w:p>
        </w:tc>
      </w:tr>
      <w:tr w:rsidR="00824093" w:rsidRPr="00824093" w14:paraId="1089B7D1" w14:textId="77777777" w:rsidTr="00824093">
        <w:trPr>
          <w:trHeight w:val="270"/>
          <w:ins w:id="2051"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6722F6F5" w14:textId="77777777" w:rsidR="00824093" w:rsidRPr="00824093" w:rsidRDefault="00824093" w:rsidP="00824093">
            <w:pPr>
              <w:spacing w:after="0" w:line="240" w:lineRule="auto"/>
              <w:rPr>
                <w:ins w:id="2052" w:author="Stefanie Lane" w:date="2022-08-29T18:29:00Z"/>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43691056" w14:textId="77777777" w:rsidR="00824093" w:rsidRPr="00824093" w:rsidRDefault="00824093" w:rsidP="00824093">
            <w:pPr>
              <w:spacing w:after="0" w:line="240" w:lineRule="auto"/>
              <w:rPr>
                <w:ins w:id="2053" w:author="Stefanie Lane" w:date="2022-08-29T18:29:00Z"/>
                <w:rFonts w:ascii="Calibri" w:eastAsia="Times New Roman" w:hAnsi="Calibri" w:cs="Calibri"/>
                <w:color w:val="000000"/>
                <w:sz w:val="20"/>
                <w:szCs w:val="20"/>
              </w:rPr>
            </w:pPr>
            <w:ins w:id="2054" w:author="Stefanie Lane" w:date="2022-08-29T18:29:00Z">
              <w:r w:rsidRPr="00824093">
                <w:rPr>
                  <w:rFonts w:ascii="Calibri" w:eastAsia="Times New Roman" w:hAnsi="Calibri" w:cs="Calibri"/>
                  <w:color w:val="000000"/>
                  <w:sz w:val="20"/>
                  <w:szCs w:val="20"/>
                </w:rPr>
                <w:t> </w:t>
              </w:r>
            </w:ins>
          </w:p>
        </w:tc>
        <w:tc>
          <w:tcPr>
            <w:tcW w:w="592" w:type="dxa"/>
            <w:tcBorders>
              <w:top w:val="nil"/>
              <w:left w:val="nil"/>
              <w:bottom w:val="single" w:sz="8" w:space="0" w:color="auto"/>
              <w:right w:val="nil"/>
            </w:tcBorders>
            <w:shd w:val="clear" w:color="auto" w:fill="auto"/>
            <w:noWrap/>
            <w:vAlign w:val="bottom"/>
            <w:hideMark/>
          </w:tcPr>
          <w:p w14:paraId="30A48C55" w14:textId="77777777" w:rsidR="00824093" w:rsidRPr="00824093" w:rsidRDefault="00824093" w:rsidP="00824093">
            <w:pPr>
              <w:spacing w:after="0" w:line="240" w:lineRule="auto"/>
              <w:jc w:val="center"/>
              <w:rPr>
                <w:ins w:id="2055" w:author="Stefanie Lane" w:date="2022-08-29T18:29:00Z"/>
                <w:rFonts w:ascii="Calibri" w:eastAsia="Times New Roman" w:hAnsi="Calibri" w:cs="Calibri"/>
                <w:color w:val="000000"/>
                <w:sz w:val="20"/>
                <w:szCs w:val="20"/>
              </w:rPr>
            </w:pPr>
            <w:ins w:id="2056" w:author="Stefanie Lane" w:date="2022-08-29T18:29:00Z">
              <w:r w:rsidRPr="00824093">
                <w:rPr>
                  <w:rFonts w:ascii="Calibri" w:eastAsia="Times New Roman" w:hAnsi="Calibri" w:cs="Calibri"/>
                  <w:color w:val="000000"/>
                  <w:sz w:val="20"/>
                  <w:szCs w:val="20"/>
                </w:rPr>
                <w:t> </w:t>
              </w:r>
            </w:ins>
          </w:p>
        </w:tc>
        <w:tc>
          <w:tcPr>
            <w:tcW w:w="686" w:type="dxa"/>
            <w:tcBorders>
              <w:top w:val="nil"/>
              <w:left w:val="nil"/>
              <w:bottom w:val="single" w:sz="8" w:space="0" w:color="auto"/>
              <w:right w:val="nil"/>
            </w:tcBorders>
            <w:shd w:val="clear" w:color="auto" w:fill="auto"/>
            <w:noWrap/>
            <w:vAlign w:val="bottom"/>
            <w:hideMark/>
          </w:tcPr>
          <w:p w14:paraId="33A87198" w14:textId="77777777" w:rsidR="00824093" w:rsidRPr="00824093" w:rsidRDefault="00824093" w:rsidP="00824093">
            <w:pPr>
              <w:spacing w:after="0" w:line="240" w:lineRule="auto"/>
              <w:jc w:val="center"/>
              <w:rPr>
                <w:ins w:id="2057" w:author="Stefanie Lane" w:date="2022-08-29T18:29:00Z"/>
                <w:rFonts w:ascii="Calibri" w:eastAsia="Times New Roman" w:hAnsi="Calibri" w:cs="Calibri"/>
                <w:color w:val="000000"/>
                <w:sz w:val="20"/>
                <w:szCs w:val="20"/>
              </w:rPr>
            </w:pPr>
            <w:ins w:id="2058" w:author="Stefanie Lane" w:date="2022-08-29T18:29:00Z">
              <w:r w:rsidRPr="00824093">
                <w:rPr>
                  <w:rFonts w:ascii="Calibri" w:eastAsia="Times New Roman" w:hAnsi="Calibri" w:cs="Calibri"/>
                  <w:color w:val="000000"/>
                  <w:sz w:val="20"/>
                  <w:szCs w:val="20"/>
                </w:rPr>
                <w:t> </w:t>
              </w:r>
            </w:ins>
          </w:p>
        </w:tc>
        <w:tc>
          <w:tcPr>
            <w:tcW w:w="300" w:type="dxa"/>
            <w:tcBorders>
              <w:top w:val="nil"/>
              <w:left w:val="nil"/>
              <w:bottom w:val="single" w:sz="8" w:space="0" w:color="auto"/>
              <w:right w:val="nil"/>
            </w:tcBorders>
            <w:shd w:val="clear" w:color="auto" w:fill="auto"/>
            <w:noWrap/>
            <w:vAlign w:val="bottom"/>
            <w:hideMark/>
          </w:tcPr>
          <w:p w14:paraId="601AB074" w14:textId="77777777" w:rsidR="00824093" w:rsidRPr="00824093" w:rsidRDefault="00824093" w:rsidP="00824093">
            <w:pPr>
              <w:spacing w:after="0" w:line="240" w:lineRule="auto"/>
              <w:rPr>
                <w:ins w:id="2059" w:author="Stefanie Lane" w:date="2022-08-29T18:29:00Z"/>
                <w:rFonts w:ascii="Calibri" w:eastAsia="Times New Roman" w:hAnsi="Calibri" w:cs="Calibri"/>
                <w:color w:val="000000"/>
                <w:sz w:val="20"/>
                <w:szCs w:val="20"/>
              </w:rPr>
            </w:pPr>
            <w:ins w:id="2060" w:author="Stefanie Lane" w:date="2022-08-29T18:29:00Z">
              <w:r w:rsidRPr="00824093">
                <w:rPr>
                  <w:rFonts w:ascii="Calibri" w:eastAsia="Times New Roman" w:hAnsi="Calibri" w:cs="Calibri"/>
                  <w:color w:val="000000"/>
                  <w:sz w:val="20"/>
                  <w:szCs w:val="20"/>
                </w:rPr>
                <w:t> </w:t>
              </w:r>
            </w:ins>
          </w:p>
        </w:tc>
        <w:tc>
          <w:tcPr>
            <w:tcW w:w="2205" w:type="dxa"/>
            <w:tcBorders>
              <w:top w:val="nil"/>
              <w:left w:val="nil"/>
              <w:bottom w:val="single" w:sz="8" w:space="0" w:color="auto"/>
              <w:right w:val="nil"/>
            </w:tcBorders>
            <w:shd w:val="clear" w:color="auto" w:fill="auto"/>
            <w:noWrap/>
            <w:vAlign w:val="bottom"/>
            <w:hideMark/>
          </w:tcPr>
          <w:p w14:paraId="7AF042FB" w14:textId="77777777" w:rsidR="00824093" w:rsidRPr="00824093" w:rsidRDefault="00824093" w:rsidP="00824093">
            <w:pPr>
              <w:spacing w:after="0" w:line="240" w:lineRule="auto"/>
              <w:rPr>
                <w:ins w:id="2061" w:author="Stefanie Lane" w:date="2022-08-29T18:29:00Z"/>
                <w:rFonts w:ascii="Calibri" w:eastAsia="Times New Roman" w:hAnsi="Calibri" w:cs="Calibri"/>
                <w:i/>
                <w:iCs/>
                <w:sz w:val="20"/>
                <w:szCs w:val="20"/>
              </w:rPr>
            </w:pPr>
            <w:ins w:id="2062" w:author="Stefanie Lane" w:date="2022-08-29T18:29:00Z">
              <w:r w:rsidRPr="00824093">
                <w:rPr>
                  <w:rFonts w:ascii="Calibri" w:eastAsia="Times New Roman" w:hAnsi="Calibri" w:cs="Calibri"/>
                  <w:i/>
                  <w:iCs/>
                  <w:sz w:val="20"/>
                  <w:szCs w:val="20"/>
                </w:rPr>
                <w:t>Deschampsia caespitosa</w:t>
              </w:r>
            </w:ins>
          </w:p>
        </w:tc>
        <w:tc>
          <w:tcPr>
            <w:tcW w:w="600" w:type="dxa"/>
            <w:tcBorders>
              <w:top w:val="nil"/>
              <w:left w:val="nil"/>
              <w:bottom w:val="single" w:sz="8" w:space="0" w:color="auto"/>
              <w:right w:val="nil"/>
            </w:tcBorders>
            <w:shd w:val="clear" w:color="auto" w:fill="auto"/>
            <w:noWrap/>
            <w:vAlign w:val="bottom"/>
            <w:hideMark/>
          </w:tcPr>
          <w:p w14:paraId="6E468626" w14:textId="77777777" w:rsidR="00824093" w:rsidRPr="00824093" w:rsidRDefault="00824093" w:rsidP="00824093">
            <w:pPr>
              <w:spacing w:after="0" w:line="240" w:lineRule="auto"/>
              <w:jc w:val="center"/>
              <w:rPr>
                <w:ins w:id="2063" w:author="Stefanie Lane" w:date="2022-08-29T18:29:00Z"/>
                <w:rFonts w:ascii="Calibri" w:eastAsia="Times New Roman" w:hAnsi="Calibri" w:cs="Calibri"/>
                <w:color w:val="000000"/>
                <w:sz w:val="20"/>
                <w:szCs w:val="20"/>
              </w:rPr>
            </w:pPr>
            <w:ins w:id="2064" w:author="Stefanie Lane" w:date="2022-08-29T18:29:00Z">
              <w:r w:rsidRPr="00824093">
                <w:rPr>
                  <w:rFonts w:ascii="Calibri" w:eastAsia="Times New Roman" w:hAnsi="Calibri" w:cs="Calibri"/>
                  <w:color w:val="000000"/>
                  <w:sz w:val="20"/>
                  <w:szCs w:val="20"/>
                </w:rPr>
                <w:t>0.273</w:t>
              </w:r>
            </w:ins>
          </w:p>
        </w:tc>
        <w:tc>
          <w:tcPr>
            <w:tcW w:w="695" w:type="dxa"/>
            <w:tcBorders>
              <w:top w:val="nil"/>
              <w:left w:val="nil"/>
              <w:bottom w:val="single" w:sz="8" w:space="0" w:color="auto"/>
              <w:right w:val="nil"/>
            </w:tcBorders>
            <w:shd w:val="clear" w:color="auto" w:fill="auto"/>
            <w:noWrap/>
            <w:vAlign w:val="bottom"/>
            <w:hideMark/>
          </w:tcPr>
          <w:p w14:paraId="22956075" w14:textId="77777777" w:rsidR="00824093" w:rsidRPr="00824093" w:rsidRDefault="00824093" w:rsidP="00824093">
            <w:pPr>
              <w:spacing w:after="0" w:line="240" w:lineRule="auto"/>
              <w:jc w:val="center"/>
              <w:rPr>
                <w:ins w:id="2065" w:author="Stefanie Lane" w:date="2022-08-29T18:29:00Z"/>
                <w:rFonts w:ascii="Calibri" w:eastAsia="Times New Roman" w:hAnsi="Calibri" w:cs="Calibri"/>
                <w:color w:val="000000"/>
                <w:sz w:val="20"/>
                <w:szCs w:val="20"/>
              </w:rPr>
            </w:pPr>
            <w:ins w:id="2066" w:author="Stefanie Lane" w:date="2022-08-29T18:29:00Z">
              <w:r w:rsidRPr="00824093">
                <w:rPr>
                  <w:rFonts w:ascii="Calibri" w:eastAsia="Times New Roman" w:hAnsi="Calibri" w:cs="Calibri"/>
                  <w:color w:val="000000"/>
                  <w:sz w:val="20"/>
                  <w:szCs w:val="20"/>
                </w:rPr>
                <w:t>0.0292</w:t>
              </w:r>
            </w:ins>
          </w:p>
        </w:tc>
        <w:tc>
          <w:tcPr>
            <w:tcW w:w="300" w:type="dxa"/>
            <w:tcBorders>
              <w:top w:val="nil"/>
              <w:left w:val="nil"/>
              <w:bottom w:val="single" w:sz="8" w:space="0" w:color="auto"/>
              <w:right w:val="nil"/>
            </w:tcBorders>
            <w:shd w:val="clear" w:color="auto" w:fill="auto"/>
            <w:noWrap/>
            <w:vAlign w:val="bottom"/>
            <w:hideMark/>
          </w:tcPr>
          <w:p w14:paraId="57A23DB2" w14:textId="77777777" w:rsidR="00824093" w:rsidRPr="00824093" w:rsidRDefault="00824093" w:rsidP="00824093">
            <w:pPr>
              <w:spacing w:after="0" w:line="240" w:lineRule="auto"/>
              <w:rPr>
                <w:ins w:id="2067" w:author="Stefanie Lane" w:date="2022-08-29T18:29:00Z"/>
                <w:rFonts w:ascii="Calibri" w:eastAsia="Times New Roman" w:hAnsi="Calibri" w:cs="Calibri"/>
                <w:color w:val="000000"/>
                <w:sz w:val="20"/>
                <w:szCs w:val="20"/>
              </w:rPr>
            </w:pPr>
            <w:ins w:id="2068" w:author="Stefanie Lane" w:date="2022-08-29T18:29:00Z">
              <w:r w:rsidRPr="00824093">
                <w:rPr>
                  <w:rFonts w:ascii="Calibri" w:eastAsia="Times New Roman" w:hAnsi="Calibri" w:cs="Calibri"/>
                  <w:color w:val="000000"/>
                  <w:sz w:val="20"/>
                  <w:szCs w:val="20"/>
                </w:rPr>
                <w:t> </w:t>
              </w:r>
            </w:ins>
          </w:p>
        </w:tc>
        <w:tc>
          <w:tcPr>
            <w:tcW w:w="2070" w:type="dxa"/>
            <w:tcBorders>
              <w:top w:val="nil"/>
              <w:left w:val="nil"/>
              <w:bottom w:val="single" w:sz="8" w:space="0" w:color="auto"/>
              <w:right w:val="nil"/>
            </w:tcBorders>
            <w:shd w:val="clear" w:color="auto" w:fill="auto"/>
            <w:noWrap/>
            <w:vAlign w:val="bottom"/>
            <w:hideMark/>
          </w:tcPr>
          <w:p w14:paraId="0625C3AA" w14:textId="77777777" w:rsidR="00824093" w:rsidRPr="00824093" w:rsidRDefault="00824093" w:rsidP="00824093">
            <w:pPr>
              <w:spacing w:after="0" w:line="240" w:lineRule="auto"/>
              <w:rPr>
                <w:ins w:id="2069" w:author="Stefanie Lane" w:date="2022-08-29T18:29:00Z"/>
                <w:rFonts w:ascii="Calibri" w:eastAsia="Times New Roman" w:hAnsi="Calibri" w:cs="Calibri"/>
                <w:color w:val="000000"/>
                <w:sz w:val="20"/>
                <w:szCs w:val="20"/>
              </w:rPr>
            </w:pPr>
            <w:ins w:id="2070" w:author="Stefanie Lane" w:date="2022-08-29T18:29:00Z">
              <w:r w:rsidRPr="00824093">
                <w:rPr>
                  <w:rFonts w:ascii="Calibri" w:eastAsia="Times New Roman" w:hAnsi="Calibri" w:cs="Calibri"/>
                  <w:color w:val="000000"/>
                  <w:sz w:val="20"/>
                  <w:szCs w:val="20"/>
                </w:rPr>
                <w:t> </w:t>
              </w:r>
            </w:ins>
          </w:p>
        </w:tc>
        <w:tc>
          <w:tcPr>
            <w:tcW w:w="616" w:type="dxa"/>
            <w:tcBorders>
              <w:top w:val="nil"/>
              <w:left w:val="nil"/>
              <w:bottom w:val="single" w:sz="8" w:space="0" w:color="auto"/>
              <w:right w:val="nil"/>
            </w:tcBorders>
            <w:shd w:val="clear" w:color="auto" w:fill="auto"/>
            <w:noWrap/>
            <w:vAlign w:val="bottom"/>
            <w:hideMark/>
          </w:tcPr>
          <w:p w14:paraId="71CFF6BE" w14:textId="77777777" w:rsidR="00824093" w:rsidRPr="00824093" w:rsidRDefault="00824093" w:rsidP="00824093">
            <w:pPr>
              <w:spacing w:after="0" w:line="240" w:lineRule="auto"/>
              <w:jc w:val="center"/>
              <w:rPr>
                <w:ins w:id="2071" w:author="Stefanie Lane" w:date="2022-08-29T18:29:00Z"/>
                <w:rFonts w:ascii="Calibri" w:eastAsia="Times New Roman" w:hAnsi="Calibri" w:cs="Calibri"/>
                <w:color w:val="000000"/>
                <w:sz w:val="20"/>
                <w:szCs w:val="20"/>
              </w:rPr>
            </w:pPr>
            <w:ins w:id="2072" w:author="Stefanie Lane" w:date="2022-08-29T18:29:00Z">
              <w:r w:rsidRPr="00824093">
                <w:rPr>
                  <w:rFonts w:ascii="Calibri" w:eastAsia="Times New Roman" w:hAnsi="Calibri" w:cs="Calibri"/>
                  <w:color w:val="000000"/>
                  <w:sz w:val="20"/>
                  <w:szCs w:val="20"/>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5239DABF" w14:textId="77777777" w:rsidR="00824093" w:rsidRPr="00824093" w:rsidRDefault="00824093" w:rsidP="00824093">
            <w:pPr>
              <w:spacing w:after="0" w:line="240" w:lineRule="auto"/>
              <w:jc w:val="center"/>
              <w:rPr>
                <w:ins w:id="2073" w:author="Stefanie Lane" w:date="2022-08-29T18:29:00Z"/>
                <w:rFonts w:ascii="Calibri" w:eastAsia="Times New Roman" w:hAnsi="Calibri" w:cs="Calibri"/>
                <w:color w:val="000000"/>
                <w:sz w:val="20"/>
                <w:szCs w:val="20"/>
              </w:rPr>
            </w:pPr>
            <w:ins w:id="2074" w:author="Stefanie Lane" w:date="2022-08-29T18:29:00Z">
              <w:r w:rsidRPr="00824093">
                <w:rPr>
                  <w:rFonts w:ascii="Calibri" w:eastAsia="Times New Roman" w:hAnsi="Calibri" w:cs="Calibri"/>
                  <w:color w:val="000000"/>
                  <w:sz w:val="20"/>
                  <w:szCs w:val="20"/>
                </w:rPr>
                <w:t> </w:t>
              </w:r>
            </w:ins>
          </w:p>
        </w:tc>
      </w:tr>
    </w:tbl>
    <w:p w14:paraId="1310FCF2" w14:textId="77777777" w:rsidR="00AD127C" w:rsidRDefault="00AD127C">
      <w:pPr>
        <w:rPr>
          <w:ins w:id="2075" w:author="Stefanie Lane" w:date="2022-08-26T16:18:00Z"/>
          <w:i/>
          <w:iCs/>
          <w:color w:val="44546A" w:themeColor="text2"/>
          <w:sz w:val="18"/>
          <w:szCs w:val="18"/>
        </w:rPr>
      </w:pPr>
      <w:ins w:id="2076" w:author="Stefanie Lane" w:date="2022-08-26T16:18:00Z">
        <w:r>
          <w:rPr>
            <w:i/>
            <w:iCs/>
            <w:color w:val="44546A" w:themeColor="text2"/>
            <w:sz w:val="18"/>
            <w:szCs w:val="18"/>
          </w:rPr>
          <w:br w:type="page"/>
        </w:r>
      </w:ins>
    </w:p>
    <w:p w14:paraId="696A8E3B" w14:textId="77E31EBE" w:rsidR="00377AD3" w:rsidDel="00A65867" w:rsidRDefault="00BC0673" w:rsidP="00F752B9">
      <w:pPr>
        <w:rPr>
          <w:del w:id="2077" w:author="Stefanie Lane" w:date="2022-08-26T16:22:00Z"/>
          <w:i/>
          <w:iCs/>
          <w:color w:val="44546A" w:themeColor="text2"/>
          <w:sz w:val="18"/>
          <w:szCs w:val="18"/>
        </w:rPr>
      </w:pPr>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7C5BD3">
        <w:rPr>
          <w:i/>
          <w:iCs/>
          <w:noProof/>
          <w:color w:val="44546A" w:themeColor="text2"/>
          <w:sz w:val="18"/>
          <w:szCs w:val="18"/>
        </w:rPr>
        <w:t>4</w:t>
      </w:r>
      <w:r w:rsidR="00F507C0" w:rsidRPr="00DC704D">
        <w:rPr>
          <w:i/>
          <w:iCs/>
          <w:color w:val="44546A" w:themeColor="text2"/>
          <w:sz w:val="18"/>
          <w:szCs w:val="18"/>
        </w:rPr>
        <w:fldChar w:fldCharType="end"/>
      </w:r>
      <w:bookmarkEnd w:id="1584"/>
      <w:bookmarkEnd w:id="1587"/>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del w:id="2078" w:author="Stefanie Lane" w:date="2022-08-26T16:21:00Z">
        <w:r w:rsidR="00CB72B2" w:rsidRPr="00DC704D" w:rsidDel="005245AB">
          <w:rPr>
            <w:i/>
            <w:iCs/>
            <w:color w:val="44546A" w:themeColor="text2"/>
            <w:sz w:val="18"/>
            <w:szCs w:val="18"/>
          </w:rPr>
          <w:delText xml:space="preserve"> </w:delText>
        </w:r>
        <w:r w:rsidR="00F41B59" w:rsidRPr="00DC704D" w:rsidDel="005245AB">
          <w:rPr>
            <w:i/>
            <w:iCs/>
            <w:color w:val="44546A" w:themeColor="text2"/>
            <w:sz w:val="18"/>
            <w:szCs w:val="18"/>
          </w:rPr>
          <w:delText>(</w:delText>
        </w:r>
        <w:r w:rsidR="00615FBC" w:rsidRPr="00615FBC" w:rsidDel="005245AB">
          <w:rPr>
            <w:i/>
            <w:iCs/>
            <w:color w:val="44546A" w:themeColor="text2"/>
            <w:sz w:val="18"/>
            <w:szCs w:val="18"/>
          </w:rPr>
          <w:delText>Table 1</w:delText>
        </w:r>
        <w:r w:rsidR="00615FBC" w:rsidRPr="005245AB" w:rsidDel="005245AB">
          <w:rPr>
            <w:i/>
            <w:iCs/>
            <w:color w:val="44546A" w:themeColor="text2"/>
            <w:sz w:val="18"/>
            <w:szCs w:val="18"/>
            <w:rPrChange w:id="2079" w:author="Stefanie Lane" w:date="2022-08-26T16:22:00Z">
              <w:rPr>
                <w:b/>
                <w:bCs/>
                <w:i/>
                <w:iCs/>
                <w:color w:val="44546A" w:themeColor="text2"/>
                <w:sz w:val="18"/>
                <w:szCs w:val="18"/>
              </w:rPr>
            </w:rPrChange>
          </w:rPr>
          <w:delText>Error! Reference source not found.</w:delText>
        </w:r>
        <w:r w:rsidR="00F41B59" w:rsidRPr="00DC704D" w:rsidDel="005245AB">
          <w:rPr>
            <w:i/>
            <w:iCs/>
            <w:color w:val="44546A" w:themeColor="text2"/>
            <w:sz w:val="18"/>
            <w:szCs w:val="18"/>
          </w:rPr>
          <w:delText>)</w:delText>
        </w:r>
      </w:del>
      <w:ins w:id="2080" w:author="Stefanie Lane" w:date="2022-08-26T16:21:00Z">
        <w:r w:rsidR="005245AB">
          <w:rPr>
            <w:i/>
            <w:iCs/>
            <w:color w:val="44546A" w:themeColor="text2"/>
            <w:sz w:val="18"/>
            <w:szCs w:val="18"/>
          </w:rPr>
          <w:t xml:space="preserve"> (</w:t>
        </w:r>
        <w:r w:rsidR="005245AB">
          <w:rPr>
            <w:i/>
            <w:iCs/>
            <w:color w:val="44546A" w:themeColor="text2"/>
            <w:sz w:val="18"/>
            <w:szCs w:val="18"/>
          </w:rPr>
          <w:fldChar w:fldCharType="begin"/>
        </w:r>
        <w:r w:rsidR="005245AB">
          <w:rPr>
            <w:i/>
            <w:iCs/>
            <w:color w:val="44546A" w:themeColor="text2"/>
            <w:sz w:val="18"/>
            <w:szCs w:val="18"/>
          </w:rPr>
          <w:instrText xml:space="preserve"> REF _Ref112423328 \h </w:instrText>
        </w:r>
      </w:ins>
      <w:r w:rsidR="005245AB">
        <w:rPr>
          <w:i/>
          <w:iCs/>
          <w:color w:val="44546A" w:themeColor="text2"/>
          <w:sz w:val="18"/>
          <w:szCs w:val="18"/>
        </w:rPr>
        <w:instrText xml:space="preserve"> \* MERGEFORMAT </w:instrText>
      </w:r>
      <w:r w:rsidR="005245AB">
        <w:rPr>
          <w:i/>
          <w:iCs/>
          <w:color w:val="44546A" w:themeColor="text2"/>
          <w:sz w:val="18"/>
          <w:szCs w:val="18"/>
        </w:rPr>
      </w:r>
      <w:r w:rsidR="005245AB">
        <w:rPr>
          <w:i/>
          <w:iCs/>
          <w:color w:val="44546A" w:themeColor="text2"/>
          <w:sz w:val="18"/>
          <w:szCs w:val="18"/>
        </w:rPr>
        <w:fldChar w:fldCharType="separate"/>
      </w:r>
      <w:ins w:id="2081" w:author="Stefanie Lane" w:date="2022-08-26T16:21:00Z">
        <w:r w:rsidR="005245AB" w:rsidRPr="005245AB">
          <w:rPr>
            <w:i/>
            <w:iCs/>
            <w:color w:val="44546A" w:themeColor="text2"/>
            <w:sz w:val="18"/>
            <w:szCs w:val="18"/>
            <w:rPrChange w:id="2082" w:author="Stefanie Lane" w:date="2022-08-26T16:22:00Z">
              <w:rPr/>
            </w:rPrChange>
          </w:rPr>
          <w:t xml:space="preserve">Table </w:t>
        </w:r>
        <w:r w:rsidR="005245AB" w:rsidRPr="005245AB">
          <w:rPr>
            <w:i/>
            <w:iCs/>
            <w:color w:val="44546A" w:themeColor="text2"/>
            <w:sz w:val="18"/>
            <w:szCs w:val="18"/>
            <w:rPrChange w:id="2083" w:author="Stefanie Lane" w:date="2022-08-26T16:22:00Z">
              <w:rPr>
                <w:noProof/>
              </w:rPr>
            </w:rPrChange>
          </w:rPr>
          <w:t>3</w:t>
        </w:r>
        <w:r w:rsidR="005245AB">
          <w:rPr>
            <w:i/>
            <w:iCs/>
            <w:color w:val="44546A" w:themeColor="text2"/>
            <w:sz w:val="18"/>
            <w:szCs w:val="18"/>
          </w:rPr>
          <w:fldChar w:fldCharType="end"/>
        </w:r>
        <w:r w:rsidR="005245AB">
          <w:rPr>
            <w:i/>
            <w:iCs/>
            <w:color w:val="44546A" w:themeColor="text2"/>
            <w:sz w:val="18"/>
            <w:szCs w:val="18"/>
          </w:rPr>
          <w:t>)</w:t>
        </w:r>
      </w:ins>
      <w:r w:rsidR="00F41B59" w:rsidRPr="00DC704D">
        <w:rPr>
          <w:i/>
          <w:iCs/>
          <w:color w:val="44546A" w:themeColor="text2"/>
          <w:sz w:val="18"/>
          <w:szCs w:val="18"/>
        </w:rPr>
        <w:t>.</w:t>
      </w:r>
    </w:p>
    <w:p w14:paraId="64FBDFA0" w14:textId="77777777" w:rsidR="00F752B9" w:rsidRDefault="00F752B9" w:rsidP="00F752B9"/>
    <w:p w14:paraId="655BBA6D" w14:textId="02F197C7" w:rsidR="00CB11B1" w:rsidRDefault="00CB11B1" w:rsidP="00791A3B"/>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77432" cy="3985895"/>
                    </a:xfrm>
                    <a:prstGeom prst="rect">
                      <a:avLst/>
                    </a:prstGeom>
                  </pic:spPr>
                </pic:pic>
              </a:graphicData>
            </a:graphic>
          </wp:inline>
        </w:drawing>
      </w:r>
    </w:p>
    <w:p w14:paraId="7B3CEC48" w14:textId="30917BFD" w:rsidR="00811F80" w:rsidRDefault="00811F80" w:rsidP="00811F80">
      <w:pPr>
        <w:pStyle w:val="Caption"/>
      </w:pPr>
      <w:bookmarkStart w:id="2084" w:name="_Ref103857626"/>
      <w:r>
        <w:t xml:space="preserve">Figure </w:t>
      </w:r>
      <w:fldSimple w:instr=" SEQ Figure \* ARABIC ">
        <w:r w:rsidR="007C5BD3">
          <w:rPr>
            <w:noProof/>
          </w:rPr>
          <w:t>4</w:t>
        </w:r>
      </w:fldSimple>
      <w:bookmarkEnd w:id="2084"/>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615FBC">
        <w:t xml:space="preserve">Figure </w:t>
      </w:r>
      <w:r w:rsidR="00615FBC">
        <w:rPr>
          <w:noProof/>
        </w:rPr>
        <w:t>2</w:t>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2085" w:name="_Hlk106053567"/>
            <w:bookmarkStart w:id="2086"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0F7D0ADA" w:rsidR="000C5906" w:rsidRDefault="000C5906" w:rsidP="000C5906">
      <w:pPr>
        <w:pStyle w:val="Caption"/>
      </w:pPr>
      <w:bookmarkStart w:id="2087" w:name="_Ref110784178"/>
      <w:bookmarkStart w:id="2088" w:name="_Hlk106053555"/>
      <w:bookmarkEnd w:id="2085"/>
      <w:r>
        <w:t xml:space="preserve">Table </w:t>
      </w:r>
      <w:fldSimple w:instr=" SEQ Table \* ARABIC ">
        <w:r w:rsidR="007C5BD3">
          <w:rPr>
            <w:noProof/>
          </w:rPr>
          <w:t>5</w:t>
        </w:r>
      </w:fldSimple>
      <w:bookmarkEnd w:id="2086"/>
      <w:bookmarkEnd w:id="2087"/>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615FBC">
        <w:t xml:space="preserve">Table </w:t>
      </w:r>
      <w:r w:rsidR="00615FBC">
        <w:rPr>
          <w:noProof/>
        </w:rPr>
        <w:t>2</w:t>
      </w:r>
      <w:r w:rsidR="00493F79">
        <w:t xml:space="preserve"> is not expected to affect loss of species or plot-based diversity metrics.</w:t>
      </w:r>
      <w:bookmarkEnd w:id="2088"/>
      <w:r w:rsidR="00493F79">
        <w:t xml:space="preserve"> </w:t>
      </w:r>
      <w:r w:rsidR="00980A64">
        <w:t xml:space="preserve"> </w:t>
      </w:r>
    </w:p>
    <w:p w14:paraId="6B145EE8" w14:textId="1B823D19" w:rsidR="00DD16EB" w:rsidRDefault="00DD16EB">
      <w:pPr>
        <w:pStyle w:val="Caption"/>
      </w:pP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445831EE" w14:textId="4BA6574D" w:rsidR="00DD16EB" w:rsidRDefault="00DD16EB" w:rsidP="00DD16EB"/>
    <w:p w14:paraId="47701404" w14:textId="56CC5645" w:rsidR="00DD16EB" w:rsidRDefault="00DD16EB" w:rsidP="00DD16EB"/>
    <w:p w14:paraId="78166DB4" w14:textId="7A9E092A" w:rsidR="00DD16EB" w:rsidRDefault="00DD16EB" w:rsidP="00DD16EB"/>
    <w:p w14:paraId="1BD2957C" w14:textId="5BE47456" w:rsidR="00DD16EB" w:rsidRDefault="00DD16EB" w:rsidP="00DD16EB"/>
    <w:p w14:paraId="664FE1FA" w14:textId="01631527" w:rsidR="00DD16EB" w:rsidRDefault="00DD16EB" w:rsidP="00DD16EB"/>
    <w:p w14:paraId="512F3A48" w14:textId="124EC7EE" w:rsidR="00DD16EB" w:rsidRDefault="00DD16EB" w:rsidP="00DD16EB"/>
    <w:p w14:paraId="7358AEA1" w14:textId="14D9422A" w:rsidR="00DD16EB" w:rsidRDefault="00DD16EB" w:rsidP="00DD16EB"/>
    <w:p w14:paraId="6C7DE1CB" w14:textId="21DA0BAC" w:rsidR="00DD16EB" w:rsidRDefault="00DD16EB" w:rsidP="00DD16EB">
      <w:pPr>
        <w:pStyle w:val="Caption"/>
        <w:keepNext/>
      </w:pPr>
      <w:bookmarkStart w:id="2089" w:name="_Ref94197100"/>
      <w:bookmarkStart w:id="2090" w:name="_Ref94197081"/>
      <w:commentRangeStart w:id="2091"/>
      <w:r>
        <w:t xml:space="preserve">Table </w:t>
      </w:r>
      <w:commentRangeEnd w:id="2091"/>
      <w:r w:rsidR="00044FA6">
        <w:rPr>
          <w:rStyle w:val="CommentReference"/>
          <w:i w:val="0"/>
          <w:iCs w:val="0"/>
          <w:color w:val="auto"/>
        </w:rPr>
        <w:commentReference w:id="2091"/>
      </w:r>
      <w:r>
        <w:rPr>
          <w:i w:val="0"/>
          <w:iCs w:val="0"/>
        </w:rPr>
        <w:fldChar w:fldCharType="begin"/>
      </w:r>
      <w:r>
        <w:rPr>
          <w:i w:val="0"/>
          <w:iCs w:val="0"/>
        </w:rPr>
        <w:instrText xml:space="preserve"> SEQ Table \* ARABIC </w:instrText>
      </w:r>
      <w:r>
        <w:rPr>
          <w:i w:val="0"/>
          <w:iCs w:val="0"/>
        </w:rPr>
        <w:fldChar w:fldCharType="separate"/>
      </w:r>
      <w:r w:rsidR="007C5BD3">
        <w:rPr>
          <w:i w:val="0"/>
          <w:iCs w:val="0"/>
          <w:noProof/>
        </w:rPr>
        <w:t>6</w:t>
      </w:r>
      <w:r>
        <w:rPr>
          <w:i w:val="0"/>
          <w:iCs w:val="0"/>
          <w:noProof/>
          <w:color w:val="auto"/>
          <w:sz w:val="22"/>
          <w:szCs w:val="22"/>
        </w:rPr>
        <w:fldChar w:fldCharType="end"/>
      </w:r>
      <w:bookmarkEnd w:id="2089"/>
      <w:r>
        <w:t>. Total turnover and rates of species disappearance (loss) was always greater between 1999 and 2019 than between 1979 and 1999. However, fewer species were gained in the Bogbean assemblage 1999-2019 than 1979-1999.</w:t>
      </w:r>
      <w:bookmarkEnd w:id="2090"/>
      <w:r>
        <w:t xml:space="preserve"> </w:t>
      </w:r>
    </w:p>
    <w:tbl>
      <w:tblPr>
        <w:tblW w:w="6660" w:type="dxa"/>
        <w:jc w:val="center"/>
        <w:tblLayout w:type="fixed"/>
        <w:tblLook w:val="04A0" w:firstRow="1" w:lastRow="0" w:firstColumn="1" w:lastColumn="0" w:noHBand="0" w:noVBand="1"/>
      </w:tblPr>
      <w:tblGrid>
        <w:gridCol w:w="1311"/>
        <w:gridCol w:w="1209"/>
        <w:gridCol w:w="1080"/>
        <w:gridCol w:w="1350"/>
        <w:gridCol w:w="1710"/>
      </w:tblGrid>
      <w:tr w:rsidR="00DD16EB" w:rsidRPr="009560F5" w14:paraId="5FF00676" w14:textId="77777777" w:rsidTr="00615FBC">
        <w:trPr>
          <w:trHeight w:val="580"/>
          <w:jc w:val="center"/>
        </w:trPr>
        <w:tc>
          <w:tcPr>
            <w:tcW w:w="1311" w:type="dxa"/>
            <w:tcBorders>
              <w:top w:val="nil"/>
              <w:left w:val="nil"/>
              <w:bottom w:val="nil"/>
              <w:right w:val="nil"/>
            </w:tcBorders>
            <w:shd w:val="clear" w:color="auto" w:fill="auto"/>
            <w:vAlign w:val="center"/>
            <w:hideMark/>
          </w:tcPr>
          <w:p w14:paraId="344C280D"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209" w:type="dxa"/>
            <w:tcBorders>
              <w:top w:val="nil"/>
              <w:left w:val="nil"/>
              <w:bottom w:val="nil"/>
              <w:right w:val="nil"/>
            </w:tcBorders>
            <w:shd w:val="clear" w:color="auto" w:fill="auto"/>
            <w:vAlign w:val="center"/>
            <w:hideMark/>
          </w:tcPr>
          <w:p w14:paraId="68A94593"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Year</w:t>
            </w:r>
          </w:p>
        </w:tc>
        <w:tc>
          <w:tcPr>
            <w:tcW w:w="1080" w:type="dxa"/>
            <w:tcBorders>
              <w:top w:val="nil"/>
              <w:left w:val="nil"/>
              <w:bottom w:val="nil"/>
              <w:right w:val="nil"/>
            </w:tcBorders>
            <w:shd w:val="clear" w:color="auto" w:fill="auto"/>
            <w:vAlign w:val="center"/>
            <w:hideMark/>
          </w:tcPr>
          <w:p w14:paraId="40DF03DA"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Total turnover</w:t>
            </w:r>
          </w:p>
        </w:tc>
        <w:tc>
          <w:tcPr>
            <w:tcW w:w="1350" w:type="dxa"/>
            <w:tcBorders>
              <w:top w:val="nil"/>
              <w:left w:val="nil"/>
              <w:bottom w:val="nil"/>
              <w:right w:val="nil"/>
            </w:tcBorders>
            <w:shd w:val="clear" w:color="auto" w:fill="auto"/>
            <w:vAlign w:val="center"/>
            <w:hideMark/>
          </w:tcPr>
          <w:p w14:paraId="46A387CE"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Appearance</w:t>
            </w:r>
          </w:p>
        </w:tc>
        <w:tc>
          <w:tcPr>
            <w:tcW w:w="1710" w:type="dxa"/>
            <w:tcBorders>
              <w:top w:val="nil"/>
              <w:left w:val="nil"/>
              <w:bottom w:val="nil"/>
              <w:right w:val="nil"/>
            </w:tcBorders>
            <w:shd w:val="clear" w:color="auto" w:fill="auto"/>
            <w:vAlign w:val="center"/>
            <w:hideMark/>
          </w:tcPr>
          <w:p w14:paraId="0A9DB9DD"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Disappearance</w:t>
            </w:r>
          </w:p>
        </w:tc>
      </w:tr>
      <w:tr w:rsidR="00DD16EB" w:rsidRPr="009560F5" w14:paraId="0ABE20D3" w14:textId="77777777" w:rsidTr="00615FBC">
        <w:trPr>
          <w:trHeight w:val="290"/>
          <w:jc w:val="center"/>
        </w:trPr>
        <w:tc>
          <w:tcPr>
            <w:tcW w:w="1311" w:type="dxa"/>
            <w:vMerge w:val="restart"/>
            <w:tcBorders>
              <w:top w:val="single" w:sz="4" w:space="0" w:color="auto"/>
              <w:left w:val="nil"/>
              <w:bottom w:val="single" w:sz="4" w:space="0" w:color="000000"/>
              <w:right w:val="nil"/>
            </w:tcBorders>
            <w:shd w:val="clear" w:color="auto" w:fill="auto"/>
            <w:noWrap/>
            <w:vAlign w:val="center"/>
            <w:hideMark/>
          </w:tcPr>
          <w:p w14:paraId="1634B908"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209" w:type="dxa"/>
            <w:tcBorders>
              <w:top w:val="single" w:sz="4" w:space="0" w:color="auto"/>
              <w:left w:val="nil"/>
              <w:bottom w:val="nil"/>
              <w:right w:val="nil"/>
            </w:tcBorders>
            <w:shd w:val="clear" w:color="auto" w:fill="auto"/>
            <w:noWrap/>
            <w:vAlign w:val="center"/>
            <w:hideMark/>
          </w:tcPr>
          <w:p w14:paraId="7FAB2B6A"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64AD749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1350" w:type="dxa"/>
            <w:tcBorders>
              <w:top w:val="single" w:sz="4" w:space="0" w:color="auto"/>
              <w:left w:val="nil"/>
              <w:bottom w:val="nil"/>
              <w:right w:val="nil"/>
            </w:tcBorders>
            <w:shd w:val="clear" w:color="auto" w:fill="auto"/>
            <w:noWrap/>
            <w:vAlign w:val="bottom"/>
            <w:hideMark/>
          </w:tcPr>
          <w:p w14:paraId="6D5EEB6B"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1710" w:type="dxa"/>
            <w:tcBorders>
              <w:top w:val="single" w:sz="4" w:space="0" w:color="auto"/>
              <w:left w:val="nil"/>
              <w:bottom w:val="nil"/>
              <w:right w:val="nil"/>
            </w:tcBorders>
            <w:shd w:val="clear" w:color="auto" w:fill="auto"/>
            <w:noWrap/>
            <w:vAlign w:val="bottom"/>
            <w:hideMark/>
          </w:tcPr>
          <w:p w14:paraId="6D7A5FE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r>
      <w:tr w:rsidR="00DD16EB" w:rsidRPr="009560F5" w14:paraId="787BB68F" w14:textId="77777777" w:rsidTr="00615FBC">
        <w:trPr>
          <w:trHeight w:val="290"/>
          <w:jc w:val="center"/>
        </w:trPr>
        <w:tc>
          <w:tcPr>
            <w:tcW w:w="1311" w:type="dxa"/>
            <w:vMerge/>
            <w:tcBorders>
              <w:top w:val="single" w:sz="4" w:space="0" w:color="auto"/>
              <w:left w:val="nil"/>
              <w:bottom w:val="single" w:sz="4" w:space="0" w:color="000000"/>
              <w:right w:val="nil"/>
            </w:tcBorders>
            <w:vAlign w:val="center"/>
            <w:hideMark/>
          </w:tcPr>
          <w:p w14:paraId="3AFDF487"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3B9AA98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3766424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0.51</w:t>
            </w:r>
          </w:p>
        </w:tc>
        <w:tc>
          <w:tcPr>
            <w:tcW w:w="1350" w:type="dxa"/>
            <w:tcBorders>
              <w:top w:val="nil"/>
              <w:left w:val="nil"/>
              <w:bottom w:val="single" w:sz="4" w:space="0" w:color="auto"/>
              <w:right w:val="nil"/>
            </w:tcBorders>
            <w:shd w:val="clear" w:color="auto" w:fill="auto"/>
            <w:noWrap/>
            <w:vAlign w:val="bottom"/>
            <w:hideMark/>
          </w:tcPr>
          <w:p w14:paraId="6909C4BB"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1710" w:type="dxa"/>
            <w:tcBorders>
              <w:top w:val="nil"/>
              <w:left w:val="nil"/>
              <w:bottom w:val="single" w:sz="4" w:space="0" w:color="auto"/>
              <w:right w:val="nil"/>
            </w:tcBorders>
            <w:shd w:val="clear" w:color="auto" w:fill="auto"/>
            <w:noWrap/>
            <w:vAlign w:val="bottom"/>
            <w:hideMark/>
          </w:tcPr>
          <w:p w14:paraId="36CD2E7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r>
      <w:tr w:rsidR="00DD16EB" w:rsidRPr="009560F5" w14:paraId="234A36A5" w14:textId="77777777" w:rsidTr="00615FBC">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3D17826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209" w:type="dxa"/>
            <w:tcBorders>
              <w:top w:val="nil"/>
              <w:left w:val="nil"/>
              <w:bottom w:val="nil"/>
              <w:right w:val="nil"/>
            </w:tcBorders>
            <w:shd w:val="clear" w:color="auto" w:fill="auto"/>
            <w:noWrap/>
            <w:vAlign w:val="center"/>
            <w:hideMark/>
          </w:tcPr>
          <w:p w14:paraId="49F2D6BA"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nil"/>
              <w:left w:val="nil"/>
              <w:bottom w:val="nil"/>
              <w:right w:val="nil"/>
            </w:tcBorders>
            <w:shd w:val="clear" w:color="auto" w:fill="auto"/>
            <w:noWrap/>
            <w:vAlign w:val="center"/>
            <w:hideMark/>
          </w:tcPr>
          <w:p w14:paraId="04247C9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1350" w:type="dxa"/>
            <w:tcBorders>
              <w:top w:val="nil"/>
              <w:left w:val="nil"/>
              <w:bottom w:val="nil"/>
              <w:right w:val="nil"/>
            </w:tcBorders>
            <w:shd w:val="clear" w:color="auto" w:fill="auto"/>
            <w:noWrap/>
            <w:vAlign w:val="bottom"/>
            <w:hideMark/>
          </w:tcPr>
          <w:p w14:paraId="06CC1FE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1710" w:type="dxa"/>
            <w:tcBorders>
              <w:top w:val="nil"/>
              <w:left w:val="nil"/>
              <w:bottom w:val="nil"/>
              <w:right w:val="nil"/>
            </w:tcBorders>
            <w:shd w:val="clear" w:color="auto" w:fill="auto"/>
            <w:noWrap/>
            <w:vAlign w:val="bottom"/>
            <w:hideMark/>
          </w:tcPr>
          <w:p w14:paraId="5FF05DC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r>
      <w:tr w:rsidR="00DD16EB" w:rsidRPr="009560F5" w14:paraId="19A067F4" w14:textId="77777777" w:rsidTr="00615FBC">
        <w:trPr>
          <w:trHeight w:val="290"/>
          <w:jc w:val="center"/>
        </w:trPr>
        <w:tc>
          <w:tcPr>
            <w:tcW w:w="1311" w:type="dxa"/>
            <w:vMerge/>
            <w:tcBorders>
              <w:top w:val="nil"/>
              <w:left w:val="nil"/>
              <w:bottom w:val="single" w:sz="4" w:space="0" w:color="000000"/>
              <w:right w:val="nil"/>
            </w:tcBorders>
            <w:vAlign w:val="center"/>
            <w:hideMark/>
          </w:tcPr>
          <w:p w14:paraId="711F16E1"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50BDA5C1"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nil"/>
              <w:right w:val="nil"/>
            </w:tcBorders>
            <w:shd w:val="clear" w:color="auto" w:fill="auto"/>
            <w:noWrap/>
            <w:vAlign w:val="center"/>
            <w:hideMark/>
          </w:tcPr>
          <w:p w14:paraId="168CCC3C"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1350" w:type="dxa"/>
            <w:tcBorders>
              <w:top w:val="nil"/>
              <w:left w:val="nil"/>
              <w:bottom w:val="nil"/>
              <w:right w:val="nil"/>
            </w:tcBorders>
            <w:shd w:val="clear" w:color="auto" w:fill="auto"/>
            <w:noWrap/>
            <w:vAlign w:val="bottom"/>
            <w:hideMark/>
          </w:tcPr>
          <w:p w14:paraId="3283DB9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1710" w:type="dxa"/>
            <w:tcBorders>
              <w:top w:val="nil"/>
              <w:left w:val="nil"/>
              <w:bottom w:val="nil"/>
              <w:right w:val="nil"/>
            </w:tcBorders>
            <w:shd w:val="clear" w:color="auto" w:fill="auto"/>
            <w:noWrap/>
            <w:vAlign w:val="bottom"/>
            <w:hideMark/>
          </w:tcPr>
          <w:p w14:paraId="078BCF6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r>
      <w:tr w:rsidR="00DD16EB" w:rsidRPr="009560F5" w14:paraId="6CC760E8" w14:textId="77777777" w:rsidTr="00615FBC">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39C0C4B2"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209" w:type="dxa"/>
            <w:tcBorders>
              <w:top w:val="nil"/>
              <w:left w:val="nil"/>
              <w:bottom w:val="nil"/>
              <w:right w:val="nil"/>
            </w:tcBorders>
            <w:shd w:val="clear" w:color="auto" w:fill="auto"/>
            <w:noWrap/>
            <w:vAlign w:val="center"/>
            <w:hideMark/>
          </w:tcPr>
          <w:p w14:paraId="3346BE5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3C0051F1"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350" w:type="dxa"/>
            <w:tcBorders>
              <w:top w:val="single" w:sz="4" w:space="0" w:color="auto"/>
              <w:left w:val="nil"/>
              <w:bottom w:val="nil"/>
              <w:right w:val="nil"/>
            </w:tcBorders>
            <w:shd w:val="clear" w:color="auto" w:fill="auto"/>
            <w:noWrap/>
            <w:vAlign w:val="bottom"/>
            <w:hideMark/>
          </w:tcPr>
          <w:p w14:paraId="73545194"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nil"/>
              <w:right w:val="nil"/>
            </w:tcBorders>
            <w:shd w:val="clear" w:color="auto" w:fill="auto"/>
            <w:noWrap/>
            <w:vAlign w:val="bottom"/>
            <w:hideMark/>
          </w:tcPr>
          <w:p w14:paraId="04CAA27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r>
      <w:tr w:rsidR="00DD16EB" w:rsidRPr="009560F5" w14:paraId="52D766F4" w14:textId="77777777" w:rsidTr="00615FBC">
        <w:trPr>
          <w:trHeight w:val="290"/>
          <w:jc w:val="center"/>
        </w:trPr>
        <w:tc>
          <w:tcPr>
            <w:tcW w:w="1311" w:type="dxa"/>
            <w:vMerge/>
            <w:tcBorders>
              <w:top w:val="nil"/>
              <w:left w:val="nil"/>
              <w:bottom w:val="single" w:sz="4" w:space="0" w:color="000000"/>
              <w:right w:val="nil"/>
            </w:tcBorders>
            <w:vAlign w:val="center"/>
            <w:hideMark/>
          </w:tcPr>
          <w:p w14:paraId="37DD8E88"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49B1C0C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433CCC0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350" w:type="dxa"/>
            <w:tcBorders>
              <w:top w:val="nil"/>
              <w:left w:val="nil"/>
              <w:bottom w:val="single" w:sz="4" w:space="0" w:color="auto"/>
              <w:right w:val="nil"/>
            </w:tcBorders>
            <w:shd w:val="clear" w:color="auto" w:fill="auto"/>
            <w:noWrap/>
            <w:vAlign w:val="bottom"/>
            <w:hideMark/>
          </w:tcPr>
          <w:p w14:paraId="0E6B5A6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1710" w:type="dxa"/>
            <w:tcBorders>
              <w:top w:val="nil"/>
              <w:left w:val="nil"/>
              <w:bottom w:val="single" w:sz="4" w:space="0" w:color="auto"/>
              <w:right w:val="nil"/>
            </w:tcBorders>
            <w:shd w:val="clear" w:color="auto" w:fill="auto"/>
            <w:noWrap/>
            <w:vAlign w:val="bottom"/>
            <w:hideMark/>
          </w:tcPr>
          <w:p w14:paraId="47779D3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r>
    </w:tbl>
    <w:p w14:paraId="6DCBF50F" w14:textId="77FE0976" w:rsidR="00DD16EB" w:rsidRDefault="00DD16EB" w:rsidP="00DD16EB"/>
    <w:p w14:paraId="3A82ECF5" w14:textId="2EC8CA88" w:rsidR="00DD16EB" w:rsidRDefault="00DD16EB" w:rsidP="00DD16EB"/>
    <w:p w14:paraId="680E8378" w14:textId="77777777" w:rsidR="00DD16EB" w:rsidRPr="00DD16EB" w:rsidRDefault="00DD16EB" w:rsidP="00DD16EB"/>
    <w:p w14:paraId="038DE27B" w14:textId="46ACB7CF" w:rsidR="00D449DB" w:rsidRDefault="00163B51">
      <w:pPr>
        <w:pStyle w:val="Caption"/>
      </w:pPr>
      <w:r>
        <w:br w:type="page"/>
      </w:r>
    </w:p>
    <w:p w14:paraId="70173B5A" w14:textId="36AC1AD3" w:rsidR="00163B51" w:rsidRDefault="00163B51" w:rsidP="00DC704D">
      <w:pPr>
        <w:pStyle w:val="Caption"/>
      </w:pPr>
    </w:p>
    <w:p w14:paraId="7A1974D0" w14:textId="5D8AE6E5" w:rsidR="00EB4CE1" w:rsidRDefault="006601E5" w:rsidP="00DC704D">
      <w:pPr>
        <w:pStyle w:val="Caption"/>
      </w:pPr>
      <w:bookmarkStart w:id="2092" w:name="_Ref103170147"/>
      <w:r>
        <w:t xml:space="preserve">Table </w:t>
      </w:r>
      <w:fldSimple w:instr=" SEQ Table \* ARABIC ">
        <w:r w:rsidR="007C5BD3">
          <w:rPr>
            <w:noProof/>
          </w:rPr>
          <w:t>7</w:t>
        </w:r>
      </w:fldSimple>
      <w:bookmarkEnd w:id="2092"/>
      <w:r>
        <w:t xml:space="preserve">. </w:t>
      </w:r>
      <w:r w:rsidRPr="003F7745">
        <w:t xml:space="preserve">Percent change in mean </w:t>
      </w:r>
      <w:r w:rsidR="007D4F72">
        <w:t>abundance (</w:t>
      </w:r>
      <w:r w:rsidRPr="003F7745">
        <w:t>cover class</w:t>
      </w:r>
      <w:r w:rsidR="007D4F72">
        <w:t>)</w:t>
      </w:r>
      <w:r w:rsidRPr="003F7745">
        <w:t xml:space="preserve"> between </w:t>
      </w:r>
      <w:r w:rsidR="005F7BFA">
        <w:t>from 1979 to 2019</w:t>
      </w:r>
      <w:r w:rsidRPr="003F7745">
        <w:t xml:space="preserve"> for </w:t>
      </w:r>
      <w:r w:rsidR="005F7BFA">
        <w:t xml:space="preserve">non-native and native </w:t>
      </w:r>
      <w:r w:rsidRPr="003F7745">
        <w:t>species observed in each assemblage</w:t>
      </w:r>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1BBF0133" w:rsidR="00EB4CE1" w:rsidRPr="00DC704D" w:rsidRDefault="00404C66"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acuminatus</w:t>
            </w:r>
            <w:proofErr w:type="spellEnd"/>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Poaceae</w:t>
            </w:r>
            <w:proofErr w:type="spellEnd"/>
            <w:r w:rsidRPr="00DC704D">
              <w:rPr>
                <w:rFonts w:ascii="Calibri" w:eastAsia="Times New Roman" w:hAnsi="Calibri" w:cs="Calibri"/>
                <w:i/>
                <w:iCs/>
                <w:color w:val="000000"/>
              </w:rPr>
              <w:t xml:space="preserv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Dulichium</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arundinaceum</w:t>
            </w:r>
            <w:proofErr w:type="spellEnd"/>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formosum</w:t>
            </w:r>
            <w:proofErr w:type="spellEnd"/>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08F694E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r w:rsidR="00D73FB1" w:rsidRPr="00DC704D">
              <w:rPr>
                <w:rFonts w:ascii="Calibri" w:eastAsia="Times New Roman" w:hAnsi="Calibri" w:cs="Calibri"/>
                <w:i/>
                <w:iCs/>
                <w:color w:val="000000"/>
              </w:rPr>
              <w:t>wormskioldii</w:t>
            </w:r>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5D01BF24" w:rsidR="00EB4CE1" w:rsidRPr="00DC704D" w:rsidRDefault="005F6F03"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Myrica</w:t>
            </w:r>
            <w:proofErr w:type="spellEnd"/>
            <w:r w:rsidRPr="00DC704D">
              <w:rPr>
                <w:rFonts w:ascii="Calibri" w:eastAsia="Times New Roman" w:hAnsi="Calibri" w:cs="Calibri"/>
                <w:i/>
                <w:iCs/>
                <w:color w:val="000000"/>
              </w:rPr>
              <w:t xml:space="preserve">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Asteracea</w:t>
            </w:r>
            <w:proofErr w:type="spellEnd"/>
            <w:r w:rsidRPr="00DC704D">
              <w:rPr>
                <w:rFonts w:ascii="Calibri" w:eastAsia="Times New Roman" w:hAnsi="Calibri" w:cs="Calibri"/>
                <w:i/>
                <w:iCs/>
                <w:color w:val="000000"/>
              </w:rPr>
              <w:t xml:space="preserve">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Puccinella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pauciflora</w:t>
            </w:r>
            <w:proofErr w:type="spellEnd"/>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1E5A4E" w:rsidR="00EB4CE1" w:rsidRPr="00DC704D" w:rsidRDefault="00770D39"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B2327D6"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00770D39">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Scirpus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microcarpus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4169CE57" w:rsidR="00EB4CE1" w:rsidRDefault="00EB4CE1" w:rsidP="00EB4CE1"/>
    <w:p w14:paraId="55CDFCA7" w14:textId="2D0F68AA" w:rsidR="00EB4CE1" w:rsidRDefault="00EB4CE1" w:rsidP="00EB4CE1"/>
    <w:p w14:paraId="432F0C50" w14:textId="77E0FE2A" w:rsidR="00EB4CE1" w:rsidRDefault="00EB4CE1" w:rsidP="00EB4CE1"/>
    <w:p w14:paraId="0D8395E2" w14:textId="01841F1D" w:rsidR="00BB151C" w:rsidRDefault="00BB151C" w:rsidP="00EB4CE1"/>
    <w:p w14:paraId="35C7EE6D" w14:textId="77777777" w:rsidR="00BB151C" w:rsidRDefault="00BB151C" w:rsidP="00EB4CE1"/>
    <w:p w14:paraId="4768AF1F" w14:textId="77777777" w:rsidR="00DD54D4" w:rsidRDefault="00DD54D4" w:rsidP="00DD54D4">
      <w:pPr>
        <w:keepNext/>
      </w:pPr>
      <w:r>
        <w:rPr>
          <w:noProof/>
        </w:rPr>
        <w:drawing>
          <wp:inline distT="0" distB="0" distL="0" distR="0" wp14:anchorId="0C0A8209" wp14:editId="6562F00A">
            <wp:extent cx="6353175" cy="54660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44"/>
                    <a:stretch/>
                  </pic:blipFill>
                  <pic:spPr bwMode="auto">
                    <a:xfrm>
                      <a:off x="0" y="0"/>
                      <a:ext cx="6353175" cy="5466080"/>
                    </a:xfrm>
                    <a:prstGeom prst="rect">
                      <a:avLst/>
                    </a:prstGeom>
                    <a:ln>
                      <a:noFill/>
                    </a:ln>
                    <a:extLst>
                      <a:ext uri="{53640926-AAD7-44D8-BBD7-CCE9431645EC}">
                        <a14:shadowObscured xmlns:a14="http://schemas.microsoft.com/office/drawing/2010/main"/>
                      </a:ext>
                    </a:extLst>
                  </pic:spPr>
                </pic:pic>
              </a:graphicData>
            </a:graphic>
          </wp:inline>
        </w:drawing>
      </w:r>
    </w:p>
    <w:p w14:paraId="33193AE2" w14:textId="5945EFF0" w:rsidR="00EB4CE1" w:rsidRDefault="00DD54D4" w:rsidP="00DD54D4">
      <w:pPr>
        <w:pStyle w:val="Caption"/>
      </w:pPr>
      <w:bookmarkStart w:id="2093" w:name="_Ref110786433"/>
      <w:r>
        <w:t xml:space="preserve">Figure </w:t>
      </w:r>
      <w:fldSimple w:instr=" SEQ Figure \* ARABIC ">
        <w:r w:rsidR="007C5BD3">
          <w:rPr>
            <w:noProof/>
          </w:rPr>
          <w:t>5</w:t>
        </w:r>
      </w:fldSimple>
      <w:bookmarkEnd w:id="2093"/>
      <w:r>
        <w:t xml:space="preserve">. </w:t>
      </w:r>
      <w:r w:rsidR="00807ABB">
        <w:t xml:space="preserve">Top panel: </w:t>
      </w:r>
      <w:r w:rsidR="00D0523C">
        <w:t>Loss of native species richness over time across all assemblages is largely driven by loss of native species from the Fescue Assemblage</w:t>
      </w:r>
      <w:r w:rsidR="00807ABB">
        <w:t>. However, native species richness does not change substantially in the other two assemblages. Bottom panel:</w:t>
      </w:r>
      <w:r w:rsidR="0074639E">
        <w:t xml:space="preserve"> Native species cover is decreasing on average across all assemblages. Exotic species cover largely remains unchanged</w:t>
      </w:r>
      <w:r w:rsidR="00153D83">
        <w:t xml:space="preserve">, although the ratio of native to exotic cover in Bogbean assemblage becomes more even by 2019. ‘Unknown’ species origin represents </w:t>
      </w:r>
      <w:r w:rsidR="00D00D38">
        <w:t xml:space="preserve">species identified only to genus, and assessment of native status cannot be made. </w:t>
      </w:r>
    </w:p>
    <w:p w14:paraId="734D3BD4" w14:textId="2F9FF68D" w:rsidR="004F6583" w:rsidRDefault="004F6583"/>
    <w:p w14:paraId="26C25611" w14:textId="4195B48F" w:rsidR="0090054E" w:rsidRDefault="0090054E"/>
    <w:p w14:paraId="273CB4A2" w14:textId="77777777" w:rsidR="0090054E" w:rsidRPr="004F6583" w:rsidRDefault="0090054E"/>
    <w:p w14:paraId="3FD68133" w14:textId="77777777" w:rsidR="0090054E" w:rsidRDefault="0090054E">
      <w:pPr>
        <w:rPr>
          <w:rFonts w:asciiTheme="majorHAnsi" w:eastAsiaTheme="majorEastAsia" w:hAnsiTheme="majorHAnsi" w:cstheme="majorBidi"/>
          <w:color w:val="2F5496" w:themeColor="accent1" w:themeShade="BF"/>
          <w:sz w:val="32"/>
          <w:szCs w:val="32"/>
        </w:rPr>
      </w:pPr>
      <w:r>
        <w:br w:type="page"/>
      </w:r>
    </w:p>
    <w:p w14:paraId="14E9C951" w14:textId="2B1E2DF9" w:rsidR="00AF6DDB" w:rsidRDefault="00AF6DDB" w:rsidP="00AF6DDB">
      <w:pPr>
        <w:pStyle w:val="Heading1"/>
        <w:suppressLineNumbers/>
      </w:pPr>
      <w:commentRangeStart w:id="2094"/>
      <w:r>
        <w:lastRenderedPageBreak/>
        <w:t xml:space="preserve">Potential </w:t>
      </w:r>
      <w:commentRangeEnd w:id="2094"/>
      <w:r w:rsidR="00687F56">
        <w:rPr>
          <w:rStyle w:val="CommentReference"/>
          <w:rFonts w:asciiTheme="minorHAnsi" w:eastAsiaTheme="minorHAnsi" w:hAnsiTheme="minorHAnsi" w:cstheme="minorBidi"/>
          <w:color w:val="auto"/>
        </w:rPr>
        <w:commentReference w:id="2094"/>
      </w:r>
      <w:r>
        <w:t>journals</w:t>
      </w:r>
    </w:p>
    <w:bookmarkStart w:id="2095" w:name="_Hlk104299828"/>
    <w:p w14:paraId="67DCDEAC" w14:textId="7341B43C" w:rsidR="00AF6DDB" w:rsidRDefault="00AF6DDB" w:rsidP="00AF6DDB">
      <w:pPr>
        <w:pStyle w:val="Heading2"/>
        <w:suppressLineNumbers/>
      </w:pPr>
      <w:r>
        <w:fldChar w:fldCharType="begin"/>
      </w:r>
      <w:r>
        <w:instrText xml:space="preserve"> HYPERLINK "https://onlinelibrary.wiley.com/page/journal/16541103/homepage/forauthors.html" </w:instrText>
      </w:r>
      <w:r>
        <w:fldChar w:fldCharType="separate"/>
      </w:r>
      <w:r w:rsidRPr="00381F8E">
        <w:rPr>
          <w:rStyle w:val="Hyperlink"/>
        </w:rPr>
        <w:t>Journal of Vegetation Science</w:t>
      </w:r>
      <w:r>
        <w:fldChar w:fldCharType="end"/>
      </w:r>
    </w:p>
    <w:p w14:paraId="1F5759CF" w14:textId="49900F73" w:rsidR="00AF6DDB" w:rsidRDefault="00AF6DDB" w:rsidP="00AF6DDB">
      <w:pPr>
        <w:suppressLineNumbers/>
      </w:pPr>
      <w:r>
        <w:t>2020 IF 2.865 (Q1, Ecology/Plant Science)</w:t>
      </w:r>
    </w:p>
    <w:p w14:paraId="36AD7FED" w14:textId="7F69A2D5" w:rsidR="00091B5C" w:rsidRPr="00784D30" w:rsidRDefault="00091B5C" w:rsidP="00AF6DDB">
      <w:pPr>
        <w:suppressLineNumbers/>
      </w:pPr>
      <w:r>
        <w:t>**Open access fee (J. Veg. Sci. and App. Veg. Sci.) = USD $3800</w:t>
      </w:r>
    </w:p>
    <w:p w14:paraId="751D0E32" w14:textId="3AAC4680" w:rsidR="00AF6DDB" w:rsidRPr="00784D30" w:rsidRDefault="00AF6DDB" w:rsidP="00AF6DDB">
      <w:pPr>
        <w:suppressLineNumbers/>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w:t>
      </w:r>
      <w:proofErr w:type="spellStart"/>
      <w:r>
        <w:t>palaeoecology</w:t>
      </w:r>
      <w:proofErr w:type="spellEnd"/>
      <w:r>
        <w:t>)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hyperlink r:id="rId30" w:history="1">
        <w:r w:rsidRPr="004126DB">
          <w:rPr>
            <w:rStyle w:val="Hyperlink"/>
          </w:rPr>
          <w:t>Applied Vegetation Science</w:t>
        </w:r>
      </w:hyperlink>
      <w:r>
        <w:t>.</w:t>
      </w:r>
    </w:p>
    <w:bookmarkEnd w:id="2095"/>
    <w:p w14:paraId="76B6969C" w14:textId="7CC37C81"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0EE4F8CE" w:rsidR="00AF6DDB" w:rsidRDefault="00AF6DDB" w:rsidP="00AF6DDB">
      <w:pPr>
        <w:suppressLineNumbers/>
      </w:pPr>
      <w:r>
        <w:t>2020 SJR IF 2.369 (Q2, Ecology)</w:t>
      </w:r>
    </w:p>
    <w:p w14:paraId="0129B6E7" w14:textId="7CA6E343" w:rsidR="00C165EB" w:rsidRDefault="00C165EB" w:rsidP="00AF6DDB">
      <w:pPr>
        <w:suppressLineNumbers/>
      </w:pPr>
      <w:r>
        <w:t xml:space="preserve">** Open access fee = </w:t>
      </w:r>
      <w:r w:rsidR="00F504D0">
        <w:t xml:space="preserve">USD $3390, </w:t>
      </w:r>
      <w:r w:rsidR="00210833">
        <w:t xml:space="preserve">however there may be a </w:t>
      </w:r>
      <w:r w:rsidR="00F504D0">
        <w:t xml:space="preserve">discount from </w:t>
      </w:r>
      <w:proofErr w:type="spellStart"/>
      <w:r w:rsidR="00F504D0">
        <w:t>SpringerOpen</w:t>
      </w:r>
      <w:proofErr w:type="spellEnd"/>
      <w:r w:rsidR="00F504D0">
        <w:t>/BMC affiliation</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728C6C61" w:rsidR="00AF6DDB" w:rsidRDefault="00B6163D" w:rsidP="00AF6DDB">
      <w:pPr>
        <w:pStyle w:val="Heading2"/>
        <w:suppressLineNumbers/>
      </w:pPr>
      <w:hyperlink r:id="rId31"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1026A779"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2" w:history="1">
        <w:r w:rsidRPr="0015525B">
          <w:rPr>
            <w:rStyle w:val="Hyperlink"/>
          </w:rPr>
          <w:t>Scope</w:t>
        </w:r>
      </w:hyperlink>
      <w:r w:rsidRPr="0015525B">
        <w:t xml:space="preserve">). </w:t>
      </w:r>
    </w:p>
    <w:p w14:paraId="547F8455" w14:textId="77777777" w:rsidR="00AF6DDB" w:rsidRDefault="00AF6DDB" w:rsidP="00AF6DDB">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3B04A1DF" w14:textId="35F38587" w:rsidR="00AF6DDB" w:rsidRDefault="00B6163D" w:rsidP="00AF6DDB">
      <w:pPr>
        <w:pStyle w:val="Heading2"/>
        <w:suppressLineNumbers/>
      </w:pPr>
      <w:hyperlink r:id="rId33"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 xml:space="preserve">Plant Ecology publishes original scientific papers that report and interpret the findings of pure and applied research into the ecology of vascular plants in terrestrial and wetland ecosystems. Empirical, </w:t>
      </w:r>
      <w:r w:rsidRPr="003A6805">
        <w:lastRenderedPageBreak/>
        <w:t>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31E638E4" w:rsidR="00AF6DDB" w:rsidDel="00CC6B71" w:rsidRDefault="00B6163D" w:rsidP="00AF6DDB">
      <w:pPr>
        <w:pStyle w:val="Heading2"/>
        <w:suppressLineNumbers/>
        <w:rPr>
          <w:del w:id="2096" w:author="Stefanie Lane" w:date="2022-08-29T16:38:00Z"/>
        </w:rPr>
      </w:pPr>
      <w:del w:id="2097" w:author="Stefanie Lane" w:date="2022-08-29T16:38:00Z">
        <w:r w:rsidDel="00CC6B71">
          <w:fldChar w:fldCharType="begin"/>
        </w:r>
        <w:r w:rsidDel="00CC6B71">
          <w:delInstrText xml:space="preserve"> HYPERLINK "https://cdnsciencepub.com/journal/cjb/about" </w:delInstrText>
        </w:r>
        <w:r w:rsidDel="00CC6B71">
          <w:fldChar w:fldCharType="separate"/>
        </w:r>
        <w:r w:rsidR="00AF6DDB" w:rsidRPr="00C0125E" w:rsidDel="00CC6B71">
          <w:rPr>
            <w:rStyle w:val="Hyperlink"/>
          </w:rPr>
          <w:delText>Canadian Journal of Botany</w:delText>
        </w:r>
        <w:r w:rsidDel="00CC6B71">
          <w:rPr>
            <w:rStyle w:val="Hyperlink"/>
          </w:rPr>
          <w:fldChar w:fldCharType="end"/>
        </w:r>
      </w:del>
    </w:p>
    <w:p w14:paraId="3AEE4370" w14:textId="68215BC4" w:rsidR="00AF6DDB" w:rsidDel="00CC6B71" w:rsidRDefault="00AF6DDB" w:rsidP="00AF6DDB">
      <w:pPr>
        <w:suppressLineNumbers/>
        <w:rPr>
          <w:del w:id="2098" w:author="Stefanie Lane" w:date="2022-08-29T16:38:00Z"/>
        </w:rPr>
      </w:pPr>
      <w:del w:id="2099" w:author="Stefanie Lane" w:date="2022-08-29T16:38:00Z">
        <w:r w:rsidDel="00CC6B71">
          <w:delText xml:space="preserve">2-year IF 1.323, no quartile ranking found </w:delText>
        </w:r>
      </w:del>
    </w:p>
    <w:p w14:paraId="619E03F1" w14:textId="2C96E082" w:rsidR="00AF6DDB" w:rsidDel="00CC6B71" w:rsidRDefault="00AF6DDB" w:rsidP="00AF6DDB">
      <w:pPr>
        <w:suppressLineNumbers/>
        <w:ind w:left="720"/>
        <w:rPr>
          <w:del w:id="2100" w:author="Stefanie Lane" w:date="2022-08-29T16:38:00Z"/>
        </w:rPr>
      </w:pPr>
      <w:del w:id="2101" w:author="Stefanie Lane" w:date="2022-08-29T16:38:00Z">
        <w:r w:rsidDel="00CC6B71">
          <w:delTex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delText>
        </w:r>
      </w:del>
    </w:p>
    <w:p w14:paraId="060A0FBE" w14:textId="332FAAE0" w:rsidR="00AF6DDB" w:rsidDel="00CC6B71" w:rsidRDefault="00AF6DDB" w:rsidP="00AF6DDB">
      <w:pPr>
        <w:pStyle w:val="ListParagraph"/>
        <w:numPr>
          <w:ilvl w:val="0"/>
          <w:numId w:val="27"/>
        </w:numPr>
        <w:suppressLineNumbers/>
        <w:rPr>
          <w:del w:id="2102" w:author="Stefanie Lane" w:date="2022-08-29T16:38:00Z"/>
        </w:rPr>
      </w:pPr>
      <w:del w:id="2103" w:author="Stefanie Lane" w:date="2022-08-29T16:38:00Z">
        <w:r w:rsidDel="00CC6B71">
          <w:delText xml:space="preserve">Note – Bradfield &amp; Porter (1982) was published in this journal; their dataset is included in this publication.   </w:delText>
        </w:r>
      </w:del>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0D07F5BE" w14:textId="77777777" w:rsidR="00AF6DDB" w:rsidRDefault="00AF6DDB" w:rsidP="00DC704D">
      <w:pPr>
        <w:suppressLineNumbers/>
      </w:pP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0" w:author="Stefanie Lane" w:date="2022-08-26T14:10:00Z" w:initials="SLL">
    <w:p w14:paraId="2555EF98" w14:textId="2A0AC35A" w:rsidR="00F329FE" w:rsidRDefault="00F329FE">
      <w:pPr>
        <w:pStyle w:val="CommentText"/>
      </w:pPr>
      <w:r>
        <w:rPr>
          <w:rStyle w:val="CommentReference"/>
        </w:rPr>
        <w:annotationRef/>
      </w:r>
      <w:r>
        <w:t>Check this</w:t>
      </w:r>
    </w:p>
  </w:comment>
  <w:comment w:id="241" w:author="Stefanie Lane" w:date="2022-08-26T15:13:00Z" w:initials="SLL">
    <w:p w14:paraId="0DDAE2F7" w14:textId="2CA828B7" w:rsidR="00F329FE" w:rsidRDefault="00F329FE">
      <w:pPr>
        <w:pStyle w:val="CommentText"/>
      </w:pPr>
      <w:r>
        <w:rPr>
          <w:rStyle w:val="CommentReference"/>
        </w:rPr>
        <w:annotationRef/>
      </w:r>
      <w:r>
        <w:t xml:space="preserve">Edit to indicate selected indicator or species of concern (native/exotic) </w:t>
      </w:r>
    </w:p>
  </w:comment>
  <w:comment w:id="421" w:author="Stefanie Lane" w:date="2022-08-26T16:34:00Z" w:initials="SLL">
    <w:p w14:paraId="11287AF2" w14:textId="5111F3B3" w:rsidR="00F329FE" w:rsidRDefault="00F329FE">
      <w:pPr>
        <w:pStyle w:val="CommentText"/>
      </w:pPr>
      <w:r>
        <w:rPr>
          <w:rStyle w:val="CommentReference"/>
        </w:rPr>
        <w:annotationRef/>
      </w:r>
      <w:r>
        <w:t xml:space="preserve">and likely driving the homogenization within/dissimilarity between assemblages. </w:t>
      </w:r>
    </w:p>
  </w:comment>
  <w:comment w:id="1518" w:author="Stefanie Lane" w:date="2022-08-26T15:59:00Z" w:initials="SLL">
    <w:p w14:paraId="703D400F" w14:textId="1372BD14" w:rsidR="00F329FE" w:rsidRDefault="00F329FE">
      <w:pPr>
        <w:pStyle w:val="CommentText"/>
      </w:pPr>
      <w:r>
        <w:rPr>
          <w:rStyle w:val="CommentReference"/>
        </w:rPr>
        <w:annotationRef/>
      </w:r>
      <w:r>
        <w:t xml:space="preserve">Fact </w:t>
      </w:r>
      <w:proofErr w:type="gramStart"/>
      <w:r>
        <w:t>check</w:t>
      </w:r>
      <w:proofErr w:type="gramEnd"/>
    </w:p>
  </w:comment>
  <w:comment w:id="1577" w:author="Stefanie Lane" w:date="2022-08-23T14:12:00Z" w:initials="SLL">
    <w:p w14:paraId="107C9BE0" w14:textId="317E24C2" w:rsidR="00F329FE" w:rsidRDefault="00F329FE">
      <w:pPr>
        <w:pStyle w:val="CommentText"/>
      </w:pPr>
      <w:r>
        <w:rPr>
          <w:rStyle w:val="CommentReference"/>
        </w:rPr>
        <w:annotationRef/>
      </w:r>
      <w:r>
        <w:t>Confirm w/ Gary &amp; Madlen</w:t>
      </w:r>
    </w:p>
  </w:comment>
  <w:comment w:id="1583" w:author="Martin, Tara (Forestry)" w:date="2022-05-27T10:20:00Z" w:initials="MT(">
    <w:p w14:paraId="0F78140F" w14:textId="66A5BFA4" w:rsidR="00F329FE" w:rsidRDefault="00F329FE">
      <w:pPr>
        <w:pStyle w:val="CommentText"/>
      </w:pPr>
      <w:r>
        <w:rPr>
          <w:rStyle w:val="CommentReference"/>
        </w:rPr>
        <w:annotationRef/>
      </w:r>
      <w:r>
        <w:t xml:space="preserve">This would be much easier to read if it were a Table that is editable in word rather than an image. Ditto for Table 5. </w:t>
      </w:r>
    </w:p>
  </w:comment>
  <w:comment w:id="2091" w:author="Stefanie Lane" w:date="2022-08-23T17:55:00Z" w:initials="SLL">
    <w:p w14:paraId="0888E556" w14:textId="07E5696F" w:rsidR="00F329FE" w:rsidRDefault="00F329FE">
      <w:pPr>
        <w:pStyle w:val="CommentText"/>
      </w:pPr>
      <w:r>
        <w:rPr>
          <w:rStyle w:val="CommentReference"/>
        </w:rPr>
        <w:annotationRef/>
      </w:r>
      <w:r>
        <w:t>Remove this altogether? Content has slowly been edited out of manuscript</w:t>
      </w:r>
    </w:p>
  </w:comment>
  <w:comment w:id="2094" w:author="Stefanie Lane" w:date="2022-06-15T11:14:00Z" w:initials="SLL">
    <w:p w14:paraId="4A68A39A" w14:textId="106C0071" w:rsidR="00F329FE" w:rsidRDefault="00F329FE">
      <w:pPr>
        <w:pStyle w:val="CommentText"/>
      </w:pPr>
      <w:r>
        <w:rPr>
          <w:rStyle w:val="CommentReference"/>
        </w:rPr>
        <w:annotationRef/>
      </w:r>
      <w:r>
        <w:t xml:space="preserve">Tara’s comment was to consider applied journals (J Veg Sci &amp; Can J Bot don’t lean towards applications). Therefore, Wetlands may be the most appropriate.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55EF98" w15:done="0"/>
  <w15:commentEx w15:paraId="0DDAE2F7" w15:paraIdParent="2555EF98" w15:done="0"/>
  <w15:commentEx w15:paraId="11287AF2" w15:done="0"/>
  <w15:commentEx w15:paraId="703D400F" w15:done="0"/>
  <w15:commentEx w15:paraId="107C9BE0" w15:done="0"/>
  <w15:commentEx w15:paraId="0F78140F" w15:done="1"/>
  <w15:commentEx w15:paraId="0888E556" w15:done="0"/>
  <w15:commentEx w15:paraId="4A68A3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25722" w16cex:dateUtc="2022-07-08T14:11:00Z"/>
  <w16cex:commentExtensible w16cex:durableId="26A486E0" w16cex:dateUtc="2022-08-15T15:48:00Z"/>
  <w16cex:commentExtensible w16cex:durableId="26A48842" w16cex:dateUtc="2022-08-15T15:54:00Z"/>
  <w16cex:commentExtensible w16cex:durableId="26A48843" w16cex:dateUtc="2022-08-15T15:54:00Z"/>
  <w16cex:commentExtensible w16cex:durableId="26A48872" w16cex:dateUtc="2022-08-15T15:55:00Z"/>
  <w16cex:commentExtensible w16cex:durableId="26A488E2" w16cex:dateUtc="2022-08-15T15:57:00Z"/>
  <w16cex:commentExtensible w16cex:durableId="26A4897D" w16cex:dateUtc="2022-08-15T15:59:00Z"/>
  <w16cex:commentExtensible w16cex:durableId="26A489A0" w16cex:dateUtc="2022-08-15T16:00:00Z"/>
  <w16cex:commentExtensible w16cex:durableId="26A48A94" w16cex:dateUtc="2022-08-15T16:04:00Z"/>
  <w16cex:commentExtensible w16cex:durableId="26A48AF2" w16cex:dateUtc="2022-08-15T16:05:00Z"/>
  <w16cex:commentExtensible w16cex:durableId="26A48B98" w16cex:dateUtc="2022-08-15T16:08:00Z"/>
  <w16cex:commentExtensible w16cex:durableId="26A48D45" w16cex:dateUtc="2022-08-15T1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55EF98" w16cid:durableId="26B352E5"/>
  <w16cid:commentId w16cid:paraId="0DDAE2F7" w16cid:durableId="26B361B6"/>
  <w16cid:commentId w16cid:paraId="11287AF2" w16cid:durableId="26B37497"/>
  <w16cid:commentId w16cid:paraId="703D400F" w16cid:durableId="26B36C69"/>
  <w16cid:commentId w16cid:paraId="107C9BE0" w16cid:durableId="26AF5ED7"/>
  <w16cid:commentId w16cid:paraId="0F78140F" w16cid:durableId="26710C08"/>
  <w16cid:commentId w16cid:paraId="0888E556" w16cid:durableId="26AF9321"/>
  <w16cid:commentId w16cid:paraId="4A68A39A" w16cid:durableId="26543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B7D2B" w14:textId="77777777" w:rsidR="00F329FE" w:rsidRDefault="00F329FE" w:rsidP="00BF4E75">
      <w:pPr>
        <w:spacing w:after="0" w:line="240" w:lineRule="auto"/>
      </w:pPr>
      <w:r>
        <w:separator/>
      </w:r>
    </w:p>
  </w:endnote>
  <w:endnote w:type="continuationSeparator" w:id="0">
    <w:p w14:paraId="59AB39AD" w14:textId="77777777" w:rsidR="00F329FE" w:rsidRDefault="00F329FE" w:rsidP="00BF4E75">
      <w:pPr>
        <w:spacing w:after="0" w:line="240" w:lineRule="auto"/>
      </w:pPr>
      <w:r>
        <w:continuationSeparator/>
      </w:r>
    </w:p>
  </w:endnote>
  <w:endnote w:type="continuationNotice" w:id="1">
    <w:p w14:paraId="140E5F1E" w14:textId="77777777" w:rsidR="00F329FE" w:rsidRDefault="00F329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C75A6" w14:textId="77777777" w:rsidR="00F329FE" w:rsidRDefault="00F329FE" w:rsidP="00BF4E75">
      <w:pPr>
        <w:spacing w:after="0" w:line="240" w:lineRule="auto"/>
      </w:pPr>
      <w:r>
        <w:separator/>
      </w:r>
    </w:p>
  </w:footnote>
  <w:footnote w:type="continuationSeparator" w:id="0">
    <w:p w14:paraId="3A11B674" w14:textId="77777777" w:rsidR="00F329FE" w:rsidRDefault="00F329FE" w:rsidP="00BF4E75">
      <w:pPr>
        <w:spacing w:after="0" w:line="240" w:lineRule="auto"/>
      </w:pPr>
      <w:r>
        <w:continuationSeparator/>
      </w:r>
    </w:p>
  </w:footnote>
  <w:footnote w:type="continuationNotice" w:id="1">
    <w:p w14:paraId="65DCD35F" w14:textId="77777777" w:rsidR="00F329FE" w:rsidRDefault="00F329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30223BA4" w:rsidR="00F329FE" w:rsidRDefault="00F329FE">
        <w:pPr>
          <w:pStyle w:val="Header"/>
          <w:jc w:val="right"/>
        </w:pPr>
        <w:r>
          <w:t>Lane et al.,</w:t>
        </w:r>
        <w:del w:id="231" w:author="Stefanie Lane" w:date="2022-08-29T18:26:00Z">
          <w:r w:rsidDel="007E422F">
            <w:delText xml:space="preserve"> 2022.</w:delText>
          </w:r>
        </w:del>
        <w:r>
          <w:t xml:space="preserve"> Plant community </w:t>
        </w:r>
        <w:del w:id="232" w:author="Stefanie Lane" w:date="2022-08-29T18:26:00Z">
          <w:r w:rsidDel="00F50457">
            <w:delText>persistence</w:delText>
          </w:r>
        </w:del>
        <w:ins w:id="233" w:author="Stefanie Lane" w:date="2022-08-29T18:26:00Z">
          <w:r>
            <w:t>stability</w:t>
          </w:r>
        </w:ins>
        <w:del w:id="234" w:author="Stefanie Lane" w:date="2022-08-29T18:26:00Z">
          <w:r w:rsidDel="00F50457">
            <w:delText>, pg</w:delText>
          </w:r>
        </w:del>
        <w:del w:id="235" w:author="Stefanie Lane" w:date="2022-08-29T18:27:00Z">
          <w:r w:rsidDel="00F50457">
            <w:delText>.</w:delText>
          </w:r>
        </w:del>
        <w:ins w:id="236" w:author="Stefanie Lane" w:date="2022-08-29T18:27:00Z">
          <w:r>
            <w:t>,</w:t>
          </w:r>
        </w:ins>
        <w:r>
          <w:t xml:space="preserve">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F329FE" w:rsidRDefault="00F329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15752154" w:rsidR="00F329FE" w:rsidRDefault="00F329FE">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F329FE" w:rsidRDefault="00F329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8"/>
  </w:num>
  <w:num w:numId="3">
    <w:abstractNumId w:val="15"/>
  </w:num>
  <w:num w:numId="4">
    <w:abstractNumId w:val="20"/>
  </w:num>
  <w:num w:numId="5">
    <w:abstractNumId w:val="34"/>
  </w:num>
  <w:num w:numId="6">
    <w:abstractNumId w:val="31"/>
  </w:num>
  <w:num w:numId="7">
    <w:abstractNumId w:val="12"/>
  </w:num>
  <w:num w:numId="8">
    <w:abstractNumId w:val="11"/>
  </w:num>
  <w:num w:numId="9">
    <w:abstractNumId w:val="22"/>
  </w:num>
  <w:num w:numId="10">
    <w:abstractNumId w:val="2"/>
  </w:num>
  <w:num w:numId="11">
    <w:abstractNumId w:val="1"/>
  </w:num>
  <w:num w:numId="12">
    <w:abstractNumId w:val="3"/>
  </w:num>
  <w:num w:numId="13">
    <w:abstractNumId w:val="14"/>
  </w:num>
  <w:num w:numId="14">
    <w:abstractNumId w:val="24"/>
  </w:num>
  <w:num w:numId="15">
    <w:abstractNumId w:val="10"/>
  </w:num>
  <w:num w:numId="16">
    <w:abstractNumId w:val="18"/>
  </w:num>
  <w:num w:numId="17">
    <w:abstractNumId w:val="25"/>
  </w:num>
  <w:num w:numId="18">
    <w:abstractNumId w:val="21"/>
  </w:num>
  <w:num w:numId="19">
    <w:abstractNumId w:val="13"/>
  </w:num>
  <w:num w:numId="20">
    <w:abstractNumId w:val="17"/>
  </w:num>
  <w:num w:numId="21">
    <w:abstractNumId w:val="33"/>
  </w:num>
  <w:num w:numId="22">
    <w:abstractNumId w:val="35"/>
  </w:num>
  <w:num w:numId="23">
    <w:abstractNumId w:val="32"/>
  </w:num>
  <w:num w:numId="24">
    <w:abstractNumId w:val="4"/>
  </w:num>
  <w:num w:numId="25">
    <w:abstractNumId w:val="6"/>
  </w:num>
  <w:num w:numId="26">
    <w:abstractNumId w:val="30"/>
  </w:num>
  <w:num w:numId="27">
    <w:abstractNumId w:val="28"/>
  </w:num>
  <w:num w:numId="28">
    <w:abstractNumId w:val="36"/>
  </w:num>
  <w:num w:numId="29">
    <w:abstractNumId w:val="5"/>
  </w:num>
  <w:num w:numId="30">
    <w:abstractNumId w:val="27"/>
  </w:num>
  <w:num w:numId="31">
    <w:abstractNumId w:val="26"/>
  </w:num>
  <w:num w:numId="32">
    <w:abstractNumId w:val="29"/>
  </w:num>
  <w:num w:numId="33">
    <w:abstractNumId w:val="7"/>
  </w:num>
  <w:num w:numId="34">
    <w:abstractNumId w:val="0"/>
  </w:num>
  <w:num w:numId="35">
    <w:abstractNumId w:val="19"/>
  </w:num>
  <w:num w:numId="36">
    <w:abstractNumId w:val="9"/>
  </w:num>
  <w:num w:numId="3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D08"/>
    <w:rsid w:val="000169C2"/>
    <w:rsid w:val="000178FD"/>
    <w:rsid w:val="00020056"/>
    <w:rsid w:val="00020B45"/>
    <w:rsid w:val="00021ECF"/>
    <w:rsid w:val="00023269"/>
    <w:rsid w:val="00023622"/>
    <w:rsid w:val="00023B13"/>
    <w:rsid w:val="0003077F"/>
    <w:rsid w:val="00030FB9"/>
    <w:rsid w:val="00032A06"/>
    <w:rsid w:val="00032F50"/>
    <w:rsid w:val="0003331D"/>
    <w:rsid w:val="000335B7"/>
    <w:rsid w:val="0003389B"/>
    <w:rsid w:val="00034FC5"/>
    <w:rsid w:val="0003526B"/>
    <w:rsid w:val="000353ED"/>
    <w:rsid w:val="0003545C"/>
    <w:rsid w:val="000359C2"/>
    <w:rsid w:val="00036063"/>
    <w:rsid w:val="0003711B"/>
    <w:rsid w:val="00040606"/>
    <w:rsid w:val="000406CD"/>
    <w:rsid w:val="000415CA"/>
    <w:rsid w:val="00041623"/>
    <w:rsid w:val="000425A4"/>
    <w:rsid w:val="00042C5A"/>
    <w:rsid w:val="000431F1"/>
    <w:rsid w:val="00044FA6"/>
    <w:rsid w:val="00045C36"/>
    <w:rsid w:val="00046624"/>
    <w:rsid w:val="000475FF"/>
    <w:rsid w:val="00050718"/>
    <w:rsid w:val="00050B97"/>
    <w:rsid w:val="00051192"/>
    <w:rsid w:val="0005195D"/>
    <w:rsid w:val="00051B04"/>
    <w:rsid w:val="000526C6"/>
    <w:rsid w:val="00054383"/>
    <w:rsid w:val="00056084"/>
    <w:rsid w:val="00057AEE"/>
    <w:rsid w:val="00057D4B"/>
    <w:rsid w:val="00060358"/>
    <w:rsid w:val="00060AB7"/>
    <w:rsid w:val="00061706"/>
    <w:rsid w:val="000637FD"/>
    <w:rsid w:val="00063E63"/>
    <w:rsid w:val="0006408D"/>
    <w:rsid w:val="000648CF"/>
    <w:rsid w:val="00064A54"/>
    <w:rsid w:val="00064ACC"/>
    <w:rsid w:val="0006502E"/>
    <w:rsid w:val="00066EFD"/>
    <w:rsid w:val="00067159"/>
    <w:rsid w:val="000678E1"/>
    <w:rsid w:val="00070546"/>
    <w:rsid w:val="000710F5"/>
    <w:rsid w:val="00071896"/>
    <w:rsid w:val="0007225D"/>
    <w:rsid w:val="00073000"/>
    <w:rsid w:val="00074139"/>
    <w:rsid w:val="00074DAF"/>
    <w:rsid w:val="00075B9F"/>
    <w:rsid w:val="000766B8"/>
    <w:rsid w:val="00076FA5"/>
    <w:rsid w:val="000770BA"/>
    <w:rsid w:val="00080FBC"/>
    <w:rsid w:val="000815B6"/>
    <w:rsid w:val="000822A0"/>
    <w:rsid w:val="000832A2"/>
    <w:rsid w:val="000834F5"/>
    <w:rsid w:val="00085771"/>
    <w:rsid w:val="00085CD4"/>
    <w:rsid w:val="00086D6C"/>
    <w:rsid w:val="0008706B"/>
    <w:rsid w:val="00087251"/>
    <w:rsid w:val="000900E9"/>
    <w:rsid w:val="00091870"/>
    <w:rsid w:val="00091B5C"/>
    <w:rsid w:val="000938AA"/>
    <w:rsid w:val="000A2ECF"/>
    <w:rsid w:val="000A3AB7"/>
    <w:rsid w:val="000A3E15"/>
    <w:rsid w:val="000A3E1A"/>
    <w:rsid w:val="000A57D0"/>
    <w:rsid w:val="000A7784"/>
    <w:rsid w:val="000B2B17"/>
    <w:rsid w:val="000B2B56"/>
    <w:rsid w:val="000B37AD"/>
    <w:rsid w:val="000B556F"/>
    <w:rsid w:val="000B68F2"/>
    <w:rsid w:val="000B6922"/>
    <w:rsid w:val="000B79A0"/>
    <w:rsid w:val="000C13F0"/>
    <w:rsid w:val="000C185E"/>
    <w:rsid w:val="000C2F44"/>
    <w:rsid w:val="000C3F87"/>
    <w:rsid w:val="000C4B24"/>
    <w:rsid w:val="000C4EEC"/>
    <w:rsid w:val="000C5906"/>
    <w:rsid w:val="000C5CE7"/>
    <w:rsid w:val="000C79E3"/>
    <w:rsid w:val="000C7E11"/>
    <w:rsid w:val="000C7EAE"/>
    <w:rsid w:val="000C7F52"/>
    <w:rsid w:val="000D0AF3"/>
    <w:rsid w:val="000D0AFA"/>
    <w:rsid w:val="000D0EFF"/>
    <w:rsid w:val="000D1B5F"/>
    <w:rsid w:val="000D215B"/>
    <w:rsid w:val="000D3031"/>
    <w:rsid w:val="000D33FC"/>
    <w:rsid w:val="000D3AD7"/>
    <w:rsid w:val="000D4503"/>
    <w:rsid w:val="000D57FF"/>
    <w:rsid w:val="000D7921"/>
    <w:rsid w:val="000E0AA0"/>
    <w:rsid w:val="000E1309"/>
    <w:rsid w:val="000E1C8D"/>
    <w:rsid w:val="000E45C4"/>
    <w:rsid w:val="000E4F3A"/>
    <w:rsid w:val="000E5B61"/>
    <w:rsid w:val="000E643E"/>
    <w:rsid w:val="000E6E42"/>
    <w:rsid w:val="000E729E"/>
    <w:rsid w:val="000E7352"/>
    <w:rsid w:val="000E7AE9"/>
    <w:rsid w:val="000F08CD"/>
    <w:rsid w:val="000F0F9A"/>
    <w:rsid w:val="000F0FB8"/>
    <w:rsid w:val="000F2194"/>
    <w:rsid w:val="000F24FD"/>
    <w:rsid w:val="000F3F96"/>
    <w:rsid w:val="000F4196"/>
    <w:rsid w:val="000F6BE9"/>
    <w:rsid w:val="000F6CCA"/>
    <w:rsid w:val="0010024C"/>
    <w:rsid w:val="00100565"/>
    <w:rsid w:val="00100D21"/>
    <w:rsid w:val="00102B71"/>
    <w:rsid w:val="0010340E"/>
    <w:rsid w:val="001042B3"/>
    <w:rsid w:val="001045B0"/>
    <w:rsid w:val="001062CB"/>
    <w:rsid w:val="001105CB"/>
    <w:rsid w:val="00110DE4"/>
    <w:rsid w:val="00111023"/>
    <w:rsid w:val="001121E1"/>
    <w:rsid w:val="00112B78"/>
    <w:rsid w:val="001148DE"/>
    <w:rsid w:val="00114EB3"/>
    <w:rsid w:val="00115FDC"/>
    <w:rsid w:val="00116D28"/>
    <w:rsid w:val="00120429"/>
    <w:rsid w:val="0012104D"/>
    <w:rsid w:val="00122537"/>
    <w:rsid w:val="00122884"/>
    <w:rsid w:val="00124273"/>
    <w:rsid w:val="00124BDB"/>
    <w:rsid w:val="001262D0"/>
    <w:rsid w:val="00126A23"/>
    <w:rsid w:val="00130227"/>
    <w:rsid w:val="001307AD"/>
    <w:rsid w:val="00130DE3"/>
    <w:rsid w:val="001326DF"/>
    <w:rsid w:val="00132E6A"/>
    <w:rsid w:val="00132E99"/>
    <w:rsid w:val="0013437B"/>
    <w:rsid w:val="00135A6C"/>
    <w:rsid w:val="001369F0"/>
    <w:rsid w:val="00137AA7"/>
    <w:rsid w:val="00137DE2"/>
    <w:rsid w:val="001401E6"/>
    <w:rsid w:val="00140BDF"/>
    <w:rsid w:val="00141FDA"/>
    <w:rsid w:val="00142404"/>
    <w:rsid w:val="00142945"/>
    <w:rsid w:val="001429F4"/>
    <w:rsid w:val="0014430F"/>
    <w:rsid w:val="00145842"/>
    <w:rsid w:val="001504D2"/>
    <w:rsid w:val="00151992"/>
    <w:rsid w:val="00153D83"/>
    <w:rsid w:val="0015412F"/>
    <w:rsid w:val="0015482B"/>
    <w:rsid w:val="00154B30"/>
    <w:rsid w:val="0015525B"/>
    <w:rsid w:val="001552E4"/>
    <w:rsid w:val="0015552F"/>
    <w:rsid w:val="00155EC6"/>
    <w:rsid w:val="00156528"/>
    <w:rsid w:val="0015725C"/>
    <w:rsid w:val="001578C8"/>
    <w:rsid w:val="00160864"/>
    <w:rsid w:val="0016094B"/>
    <w:rsid w:val="00160B87"/>
    <w:rsid w:val="00160C1F"/>
    <w:rsid w:val="00161052"/>
    <w:rsid w:val="001617DD"/>
    <w:rsid w:val="0016265B"/>
    <w:rsid w:val="001627D6"/>
    <w:rsid w:val="00162ED5"/>
    <w:rsid w:val="00163B51"/>
    <w:rsid w:val="001646E3"/>
    <w:rsid w:val="001656ED"/>
    <w:rsid w:val="00165997"/>
    <w:rsid w:val="00165AD4"/>
    <w:rsid w:val="00165DCB"/>
    <w:rsid w:val="00170E03"/>
    <w:rsid w:val="00171408"/>
    <w:rsid w:val="00173A95"/>
    <w:rsid w:val="00175845"/>
    <w:rsid w:val="00175D27"/>
    <w:rsid w:val="001760FB"/>
    <w:rsid w:val="00176325"/>
    <w:rsid w:val="0017705E"/>
    <w:rsid w:val="00177A8E"/>
    <w:rsid w:val="00177F29"/>
    <w:rsid w:val="00182C65"/>
    <w:rsid w:val="00182D7E"/>
    <w:rsid w:val="00183E18"/>
    <w:rsid w:val="00184440"/>
    <w:rsid w:val="0018553F"/>
    <w:rsid w:val="0018587A"/>
    <w:rsid w:val="00185AB9"/>
    <w:rsid w:val="00190738"/>
    <w:rsid w:val="00191332"/>
    <w:rsid w:val="00191909"/>
    <w:rsid w:val="00191A59"/>
    <w:rsid w:val="00192CAF"/>
    <w:rsid w:val="00193021"/>
    <w:rsid w:val="00193320"/>
    <w:rsid w:val="001939FA"/>
    <w:rsid w:val="0019569C"/>
    <w:rsid w:val="001957B8"/>
    <w:rsid w:val="001959B3"/>
    <w:rsid w:val="00195C88"/>
    <w:rsid w:val="00195D4F"/>
    <w:rsid w:val="00195DF7"/>
    <w:rsid w:val="001961B7"/>
    <w:rsid w:val="001971CB"/>
    <w:rsid w:val="001A0EA3"/>
    <w:rsid w:val="001A11D6"/>
    <w:rsid w:val="001A1881"/>
    <w:rsid w:val="001A34D2"/>
    <w:rsid w:val="001A3616"/>
    <w:rsid w:val="001A3ED2"/>
    <w:rsid w:val="001A595A"/>
    <w:rsid w:val="001A62D5"/>
    <w:rsid w:val="001A6EA1"/>
    <w:rsid w:val="001A74A2"/>
    <w:rsid w:val="001B0737"/>
    <w:rsid w:val="001B103D"/>
    <w:rsid w:val="001B1861"/>
    <w:rsid w:val="001B3F90"/>
    <w:rsid w:val="001B46DC"/>
    <w:rsid w:val="001B70A0"/>
    <w:rsid w:val="001C04D5"/>
    <w:rsid w:val="001C22FB"/>
    <w:rsid w:val="001C2E6E"/>
    <w:rsid w:val="001C33F4"/>
    <w:rsid w:val="001C4110"/>
    <w:rsid w:val="001C64DC"/>
    <w:rsid w:val="001D0894"/>
    <w:rsid w:val="001D098D"/>
    <w:rsid w:val="001D3977"/>
    <w:rsid w:val="001D3EAE"/>
    <w:rsid w:val="001D4552"/>
    <w:rsid w:val="001D61AD"/>
    <w:rsid w:val="001D7003"/>
    <w:rsid w:val="001D74D7"/>
    <w:rsid w:val="001D7731"/>
    <w:rsid w:val="001E072A"/>
    <w:rsid w:val="001E210B"/>
    <w:rsid w:val="001E3351"/>
    <w:rsid w:val="001E3C6F"/>
    <w:rsid w:val="001E40D0"/>
    <w:rsid w:val="001E50E6"/>
    <w:rsid w:val="001E5A8C"/>
    <w:rsid w:val="001E5D06"/>
    <w:rsid w:val="001E6553"/>
    <w:rsid w:val="001E759C"/>
    <w:rsid w:val="001F0C92"/>
    <w:rsid w:val="001F19B1"/>
    <w:rsid w:val="001F1D23"/>
    <w:rsid w:val="001F3B46"/>
    <w:rsid w:val="001F436B"/>
    <w:rsid w:val="001F4CD8"/>
    <w:rsid w:val="001F5046"/>
    <w:rsid w:val="001F5545"/>
    <w:rsid w:val="001F699E"/>
    <w:rsid w:val="001F6AC9"/>
    <w:rsid w:val="0020057A"/>
    <w:rsid w:val="00201A74"/>
    <w:rsid w:val="00202599"/>
    <w:rsid w:val="002025D5"/>
    <w:rsid w:val="00204F18"/>
    <w:rsid w:val="0020507B"/>
    <w:rsid w:val="00205444"/>
    <w:rsid w:val="00205D24"/>
    <w:rsid w:val="002066B9"/>
    <w:rsid w:val="00206A47"/>
    <w:rsid w:val="0021014A"/>
    <w:rsid w:val="00210833"/>
    <w:rsid w:val="002116AC"/>
    <w:rsid w:val="002117EF"/>
    <w:rsid w:val="00215022"/>
    <w:rsid w:val="00215C48"/>
    <w:rsid w:val="00221150"/>
    <w:rsid w:val="0022148A"/>
    <w:rsid w:val="0022363E"/>
    <w:rsid w:val="0022504C"/>
    <w:rsid w:val="00226A79"/>
    <w:rsid w:val="00230F74"/>
    <w:rsid w:val="00231775"/>
    <w:rsid w:val="00231BAA"/>
    <w:rsid w:val="00232AF1"/>
    <w:rsid w:val="00232B99"/>
    <w:rsid w:val="00233A34"/>
    <w:rsid w:val="002346AE"/>
    <w:rsid w:val="002355AC"/>
    <w:rsid w:val="00235C27"/>
    <w:rsid w:val="00236A5C"/>
    <w:rsid w:val="0023791D"/>
    <w:rsid w:val="0024166F"/>
    <w:rsid w:val="0024173A"/>
    <w:rsid w:val="00241A51"/>
    <w:rsid w:val="0024305C"/>
    <w:rsid w:val="002445D1"/>
    <w:rsid w:val="00245C13"/>
    <w:rsid w:val="00245C4A"/>
    <w:rsid w:val="002501CE"/>
    <w:rsid w:val="00250355"/>
    <w:rsid w:val="002505BD"/>
    <w:rsid w:val="00250AFD"/>
    <w:rsid w:val="0025136C"/>
    <w:rsid w:val="00251DBF"/>
    <w:rsid w:val="00251F2D"/>
    <w:rsid w:val="00252136"/>
    <w:rsid w:val="002530CB"/>
    <w:rsid w:val="002532A3"/>
    <w:rsid w:val="00254112"/>
    <w:rsid w:val="0025479E"/>
    <w:rsid w:val="00255BCB"/>
    <w:rsid w:val="00257238"/>
    <w:rsid w:val="00260E9B"/>
    <w:rsid w:val="002613DE"/>
    <w:rsid w:val="00262172"/>
    <w:rsid w:val="00262B24"/>
    <w:rsid w:val="0026386E"/>
    <w:rsid w:val="0026387D"/>
    <w:rsid w:val="0026405A"/>
    <w:rsid w:val="00264104"/>
    <w:rsid w:val="002647A9"/>
    <w:rsid w:val="00265339"/>
    <w:rsid w:val="00265374"/>
    <w:rsid w:val="00266237"/>
    <w:rsid w:val="0026711C"/>
    <w:rsid w:val="0026723A"/>
    <w:rsid w:val="00270100"/>
    <w:rsid w:val="0027015A"/>
    <w:rsid w:val="002719F7"/>
    <w:rsid w:val="00271F10"/>
    <w:rsid w:val="0027229B"/>
    <w:rsid w:val="0027315E"/>
    <w:rsid w:val="00274100"/>
    <w:rsid w:val="00276B00"/>
    <w:rsid w:val="00277767"/>
    <w:rsid w:val="00277DF8"/>
    <w:rsid w:val="002807D2"/>
    <w:rsid w:val="00281A74"/>
    <w:rsid w:val="00281B1F"/>
    <w:rsid w:val="00281B21"/>
    <w:rsid w:val="00282781"/>
    <w:rsid w:val="00282D23"/>
    <w:rsid w:val="002839E8"/>
    <w:rsid w:val="002846E2"/>
    <w:rsid w:val="002853ED"/>
    <w:rsid w:val="0029101D"/>
    <w:rsid w:val="00291286"/>
    <w:rsid w:val="00291BAF"/>
    <w:rsid w:val="002930FD"/>
    <w:rsid w:val="00293DD0"/>
    <w:rsid w:val="002946C0"/>
    <w:rsid w:val="00295CCC"/>
    <w:rsid w:val="0029656F"/>
    <w:rsid w:val="002979C4"/>
    <w:rsid w:val="00297BDD"/>
    <w:rsid w:val="00297FBE"/>
    <w:rsid w:val="002A08D2"/>
    <w:rsid w:val="002A21CB"/>
    <w:rsid w:val="002A28FF"/>
    <w:rsid w:val="002A34E3"/>
    <w:rsid w:val="002A3848"/>
    <w:rsid w:val="002A39AE"/>
    <w:rsid w:val="002A5220"/>
    <w:rsid w:val="002A5734"/>
    <w:rsid w:val="002A5853"/>
    <w:rsid w:val="002A77CD"/>
    <w:rsid w:val="002B0398"/>
    <w:rsid w:val="002B0984"/>
    <w:rsid w:val="002B1438"/>
    <w:rsid w:val="002B30B8"/>
    <w:rsid w:val="002B31C6"/>
    <w:rsid w:val="002B346B"/>
    <w:rsid w:val="002B4227"/>
    <w:rsid w:val="002B602F"/>
    <w:rsid w:val="002B6766"/>
    <w:rsid w:val="002B7F52"/>
    <w:rsid w:val="002C15CA"/>
    <w:rsid w:val="002C1B96"/>
    <w:rsid w:val="002C1D2C"/>
    <w:rsid w:val="002C2500"/>
    <w:rsid w:val="002C2814"/>
    <w:rsid w:val="002C2B35"/>
    <w:rsid w:val="002C2E18"/>
    <w:rsid w:val="002C3C8D"/>
    <w:rsid w:val="002C4FFA"/>
    <w:rsid w:val="002C55D8"/>
    <w:rsid w:val="002C6819"/>
    <w:rsid w:val="002D0061"/>
    <w:rsid w:val="002D0C63"/>
    <w:rsid w:val="002D186B"/>
    <w:rsid w:val="002D28F3"/>
    <w:rsid w:val="002D3D31"/>
    <w:rsid w:val="002D4941"/>
    <w:rsid w:val="002D5D96"/>
    <w:rsid w:val="002D6004"/>
    <w:rsid w:val="002D603D"/>
    <w:rsid w:val="002D727E"/>
    <w:rsid w:val="002D7F1C"/>
    <w:rsid w:val="002E0FEC"/>
    <w:rsid w:val="002E1C7E"/>
    <w:rsid w:val="002E2740"/>
    <w:rsid w:val="002E39F4"/>
    <w:rsid w:val="002E4247"/>
    <w:rsid w:val="002E43B4"/>
    <w:rsid w:val="002E4B64"/>
    <w:rsid w:val="002E4D1C"/>
    <w:rsid w:val="002E4E7F"/>
    <w:rsid w:val="002E52B1"/>
    <w:rsid w:val="002E58E8"/>
    <w:rsid w:val="002E65F3"/>
    <w:rsid w:val="002E78EE"/>
    <w:rsid w:val="002F1902"/>
    <w:rsid w:val="002F27E1"/>
    <w:rsid w:val="002F3C7E"/>
    <w:rsid w:val="002F47C7"/>
    <w:rsid w:val="002F548C"/>
    <w:rsid w:val="002F72ED"/>
    <w:rsid w:val="002F7CB6"/>
    <w:rsid w:val="00300D58"/>
    <w:rsid w:val="00302A99"/>
    <w:rsid w:val="00302BAF"/>
    <w:rsid w:val="003039A5"/>
    <w:rsid w:val="003069B8"/>
    <w:rsid w:val="00306F95"/>
    <w:rsid w:val="00310235"/>
    <w:rsid w:val="00310388"/>
    <w:rsid w:val="00311779"/>
    <w:rsid w:val="00311A63"/>
    <w:rsid w:val="00311DF5"/>
    <w:rsid w:val="003124A1"/>
    <w:rsid w:val="0031439A"/>
    <w:rsid w:val="00314D54"/>
    <w:rsid w:val="00315C34"/>
    <w:rsid w:val="00316E6C"/>
    <w:rsid w:val="00321C4A"/>
    <w:rsid w:val="00321D8D"/>
    <w:rsid w:val="00322751"/>
    <w:rsid w:val="00323240"/>
    <w:rsid w:val="0032440B"/>
    <w:rsid w:val="0032580F"/>
    <w:rsid w:val="0032655A"/>
    <w:rsid w:val="00326E41"/>
    <w:rsid w:val="00327D46"/>
    <w:rsid w:val="00330735"/>
    <w:rsid w:val="0033085B"/>
    <w:rsid w:val="00331C29"/>
    <w:rsid w:val="00331CF9"/>
    <w:rsid w:val="00332EF5"/>
    <w:rsid w:val="00334ABA"/>
    <w:rsid w:val="00335529"/>
    <w:rsid w:val="00336630"/>
    <w:rsid w:val="0033682E"/>
    <w:rsid w:val="00336FE4"/>
    <w:rsid w:val="00340BB0"/>
    <w:rsid w:val="00340BED"/>
    <w:rsid w:val="00341EBD"/>
    <w:rsid w:val="00342ABF"/>
    <w:rsid w:val="003436E0"/>
    <w:rsid w:val="00343A98"/>
    <w:rsid w:val="003452F6"/>
    <w:rsid w:val="00345DE4"/>
    <w:rsid w:val="00350D7F"/>
    <w:rsid w:val="00351298"/>
    <w:rsid w:val="003516D0"/>
    <w:rsid w:val="003518FC"/>
    <w:rsid w:val="00352A16"/>
    <w:rsid w:val="0035373D"/>
    <w:rsid w:val="00353F7C"/>
    <w:rsid w:val="00354D05"/>
    <w:rsid w:val="003554A2"/>
    <w:rsid w:val="00355BBB"/>
    <w:rsid w:val="00356FC2"/>
    <w:rsid w:val="00357A5D"/>
    <w:rsid w:val="00357F51"/>
    <w:rsid w:val="00361ED3"/>
    <w:rsid w:val="003626B4"/>
    <w:rsid w:val="00362708"/>
    <w:rsid w:val="00362DA9"/>
    <w:rsid w:val="00363546"/>
    <w:rsid w:val="00363A72"/>
    <w:rsid w:val="00364A1D"/>
    <w:rsid w:val="00365200"/>
    <w:rsid w:val="00365839"/>
    <w:rsid w:val="00365F91"/>
    <w:rsid w:val="00367E6C"/>
    <w:rsid w:val="00370D1D"/>
    <w:rsid w:val="00370EED"/>
    <w:rsid w:val="00372150"/>
    <w:rsid w:val="00373A49"/>
    <w:rsid w:val="00373BDC"/>
    <w:rsid w:val="003744EF"/>
    <w:rsid w:val="00375FF5"/>
    <w:rsid w:val="00376059"/>
    <w:rsid w:val="003765AB"/>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41DB"/>
    <w:rsid w:val="003843D8"/>
    <w:rsid w:val="003857E9"/>
    <w:rsid w:val="003867D0"/>
    <w:rsid w:val="003900B2"/>
    <w:rsid w:val="00390CC3"/>
    <w:rsid w:val="00390DB5"/>
    <w:rsid w:val="003911FA"/>
    <w:rsid w:val="00391339"/>
    <w:rsid w:val="00392DC9"/>
    <w:rsid w:val="003A048B"/>
    <w:rsid w:val="003A302D"/>
    <w:rsid w:val="003A3518"/>
    <w:rsid w:val="003A6805"/>
    <w:rsid w:val="003A7FEF"/>
    <w:rsid w:val="003B0E2E"/>
    <w:rsid w:val="003B1B0B"/>
    <w:rsid w:val="003B2DDD"/>
    <w:rsid w:val="003B6B3D"/>
    <w:rsid w:val="003C77E5"/>
    <w:rsid w:val="003C783A"/>
    <w:rsid w:val="003D0B07"/>
    <w:rsid w:val="003D15FC"/>
    <w:rsid w:val="003D217F"/>
    <w:rsid w:val="003D30A6"/>
    <w:rsid w:val="003D3321"/>
    <w:rsid w:val="003D3366"/>
    <w:rsid w:val="003D4C7B"/>
    <w:rsid w:val="003D5257"/>
    <w:rsid w:val="003D7780"/>
    <w:rsid w:val="003E057F"/>
    <w:rsid w:val="003E0877"/>
    <w:rsid w:val="003E322E"/>
    <w:rsid w:val="003E3BE9"/>
    <w:rsid w:val="003E5380"/>
    <w:rsid w:val="003E6D9C"/>
    <w:rsid w:val="003E73BD"/>
    <w:rsid w:val="003E77DE"/>
    <w:rsid w:val="003E7D76"/>
    <w:rsid w:val="003F0CC5"/>
    <w:rsid w:val="003F0DE8"/>
    <w:rsid w:val="003F19D8"/>
    <w:rsid w:val="003F241A"/>
    <w:rsid w:val="003F2561"/>
    <w:rsid w:val="003F3E2D"/>
    <w:rsid w:val="003F3F7D"/>
    <w:rsid w:val="003F4603"/>
    <w:rsid w:val="003F479F"/>
    <w:rsid w:val="00401CF6"/>
    <w:rsid w:val="00403637"/>
    <w:rsid w:val="00403789"/>
    <w:rsid w:val="0040424A"/>
    <w:rsid w:val="00404C66"/>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30F9"/>
    <w:rsid w:val="004269BE"/>
    <w:rsid w:val="00427EC4"/>
    <w:rsid w:val="004306D0"/>
    <w:rsid w:val="00431393"/>
    <w:rsid w:val="004313B8"/>
    <w:rsid w:val="0043332E"/>
    <w:rsid w:val="0043333B"/>
    <w:rsid w:val="00434A28"/>
    <w:rsid w:val="00434C56"/>
    <w:rsid w:val="00434F98"/>
    <w:rsid w:val="00435B0E"/>
    <w:rsid w:val="00436959"/>
    <w:rsid w:val="00436FFB"/>
    <w:rsid w:val="00437EB0"/>
    <w:rsid w:val="00441CBB"/>
    <w:rsid w:val="00443FA2"/>
    <w:rsid w:val="00444F7F"/>
    <w:rsid w:val="00446B55"/>
    <w:rsid w:val="00447198"/>
    <w:rsid w:val="00447259"/>
    <w:rsid w:val="00447764"/>
    <w:rsid w:val="00450EEF"/>
    <w:rsid w:val="00451D10"/>
    <w:rsid w:val="00452942"/>
    <w:rsid w:val="00453072"/>
    <w:rsid w:val="00453ACC"/>
    <w:rsid w:val="00456B4F"/>
    <w:rsid w:val="0045765D"/>
    <w:rsid w:val="00457D2C"/>
    <w:rsid w:val="004604A1"/>
    <w:rsid w:val="00461840"/>
    <w:rsid w:val="00463533"/>
    <w:rsid w:val="004645C0"/>
    <w:rsid w:val="00464F00"/>
    <w:rsid w:val="00464FB4"/>
    <w:rsid w:val="00466169"/>
    <w:rsid w:val="00466393"/>
    <w:rsid w:val="0046752E"/>
    <w:rsid w:val="00467A3C"/>
    <w:rsid w:val="004708C1"/>
    <w:rsid w:val="004715D9"/>
    <w:rsid w:val="00474703"/>
    <w:rsid w:val="00481F1F"/>
    <w:rsid w:val="004832DC"/>
    <w:rsid w:val="004834EB"/>
    <w:rsid w:val="00483733"/>
    <w:rsid w:val="00483828"/>
    <w:rsid w:val="00483D34"/>
    <w:rsid w:val="0048459B"/>
    <w:rsid w:val="00484DDC"/>
    <w:rsid w:val="00485A40"/>
    <w:rsid w:val="0048665D"/>
    <w:rsid w:val="00492DA7"/>
    <w:rsid w:val="00493281"/>
    <w:rsid w:val="004939B2"/>
    <w:rsid w:val="00493F79"/>
    <w:rsid w:val="004947CD"/>
    <w:rsid w:val="004951EF"/>
    <w:rsid w:val="004952BF"/>
    <w:rsid w:val="00495EC1"/>
    <w:rsid w:val="00496966"/>
    <w:rsid w:val="00496BFB"/>
    <w:rsid w:val="00496DDE"/>
    <w:rsid w:val="00497451"/>
    <w:rsid w:val="00497B75"/>
    <w:rsid w:val="004A05B5"/>
    <w:rsid w:val="004A11CD"/>
    <w:rsid w:val="004A412C"/>
    <w:rsid w:val="004A4987"/>
    <w:rsid w:val="004B0EA2"/>
    <w:rsid w:val="004B1258"/>
    <w:rsid w:val="004B1BD8"/>
    <w:rsid w:val="004B1CD4"/>
    <w:rsid w:val="004B1E88"/>
    <w:rsid w:val="004B4F5B"/>
    <w:rsid w:val="004B5453"/>
    <w:rsid w:val="004B5482"/>
    <w:rsid w:val="004B5A6B"/>
    <w:rsid w:val="004C0674"/>
    <w:rsid w:val="004C1992"/>
    <w:rsid w:val="004C3383"/>
    <w:rsid w:val="004C3D45"/>
    <w:rsid w:val="004C58D7"/>
    <w:rsid w:val="004C6C15"/>
    <w:rsid w:val="004C75E2"/>
    <w:rsid w:val="004C7DF9"/>
    <w:rsid w:val="004D05CA"/>
    <w:rsid w:val="004D0D10"/>
    <w:rsid w:val="004D0FAD"/>
    <w:rsid w:val="004D1B87"/>
    <w:rsid w:val="004D1F88"/>
    <w:rsid w:val="004D4202"/>
    <w:rsid w:val="004D7707"/>
    <w:rsid w:val="004D7A19"/>
    <w:rsid w:val="004E025F"/>
    <w:rsid w:val="004E07B6"/>
    <w:rsid w:val="004E0F3A"/>
    <w:rsid w:val="004E2523"/>
    <w:rsid w:val="004E41B7"/>
    <w:rsid w:val="004E4FD4"/>
    <w:rsid w:val="004E511D"/>
    <w:rsid w:val="004E55A1"/>
    <w:rsid w:val="004E5737"/>
    <w:rsid w:val="004E6247"/>
    <w:rsid w:val="004E715D"/>
    <w:rsid w:val="004E761A"/>
    <w:rsid w:val="004F0A5E"/>
    <w:rsid w:val="004F1DD3"/>
    <w:rsid w:val="004F22B4"/>
    <w:rsid w:val="004F2CC3"/>
    <w:rsid w:val="004F3149"/>
    <w:rsid w:val="004F31B5"/>
    <w:rsid w:val="004F4742"/>
    <w:rsid w:val="004F5CAC"/>
    <w:rsid w:val="004F5D7D"/>
    <w:rsid w:val="004F6583"/>
    <w:rsid w:val="005006C8"/>
    <w:rsid w:val="00500E4E"/>
    <w:rsid w:val="00502AA6"/>
    <w:rsid w:val="00504CB3"/>
    <w:rsid w:val="00504E47"/>
    <w:rsid w:val="00505257"/>
    <w:rsid w:val="005057F7"/>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3DCA"/>
    <w:rsid w:val="00524332"/>
    <w:rsid w:val="005245AB"/>
    <w:rsid w:val="005245B5"/>
    <w:rsid w:val="005314CF"/>
    <w:rsid w:val="005317D4"/>
    <w:rsid w:val="00532682"/>
    <w:rsid w:val="00533507"/>
    <w:rsid w:val="00534F10"/>
    <w:rsid w:val="00535269"/>
    <w:rsid w:val="00535270"/>
    <w:rsid w:val="00535E4B"/>
    <w:rsid w:val="00536771"/>
    <w:rsid w:val="00536D7E"/>
    <w:rsid w:val="005372BF"/>
    <w:rsid w:val="00537848"/>
    <w:rsid w:val="0054108C"/>
    <w:rsid w:val="0054211F"/>
    <w:rsid w:val="005429E8"/>
    <w:rsid w:val="0054402A"/>
    <w:rsid w:val="00545B23"/>
    <w:rsid w:val="00546478"/>
    <w:rsid w:val="00547922"/>
    <w:rsid w:val="00547973"/>
    <w:rsid w:val="00547C63"/>
    <w:rsid w:val="00551D64"/>
    <w:rsid w:val="00551E87"/>
    <w:rsid w:val="00552E8C"/>
    <w:rsid w:val="005531EB"/>
    <w:rsid w:val="00554B0B"/>
    <w:rsid w:val="00554EAC"/>
    <w:rsid w:val="00556C34"/>
    <w:rsid w:val="00557665"/>
    <w:rsid w:val="0055787A"/>
    <w:rsid w:val="00560BD4"/>
    <w:rsid w:val="00561EB0"/>
    <w:rsid w:val="00562266"/>
    <w:rsid w:val="005622C3"/>
    <w:rsid w:val="00563294"/>
    <w:rsid w:val="00563755"/>
    <w:rsid w:val="00564330"/>
    <w:rsid w:val="00564B1B"/>
    <w:rsid w:val="00565D1D"/>
    <w:rsid w:val="00566C69"/>
    <w:rsid w:val="005709DE"/>
    <w:rsid w:val="00572AAF"/>
    <w:rsid w:val="005744F3"/>
    <w:rsid w:val="00576443"/>
    <w:rsid w:val="005775E0"/>
    <w:rsid w:val="0058125F"/>
    <w:rsid w:val="0058243F"/>
    <w:rsid w:val="005825A8"/>
    <w:rsid w:val="00582D1C"/>
    <w:rsid w:val="0058339D"/>
    <w:rsid w:val="0058369D"/>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5372"/>
    <w:rsid w:val="00597434"/>
    <w:rsid w:val="00597B02"/>
    <w:rsid w:val="00597B6A"/>
    <w:rsid w:val="005A0A05"/>
    <w:rsid w:val="005A0CEB"/>
    <w:rsid w:val="005A13B4"/>
    <w:rsid w:val="005A152F"/>
    <w:rsid w:val="005A3958"/>
    <w:rsid w:val="005A45E0"/>
    <w:rsid w:val="005A5EAC"/>
    <w:rsid w:val="005A646D"/>
    <w:rsid w:val="005A64B1"/>
    <w:rsid w:val="005A73BE"/>
    <w:rsid w:val="005B01F1"/>
    <w:rsid w:val="005B1812"/>
    <w:rsid w:val="005B182C"/>
    <w:rsid w:val="005B2868"/>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D9"/>
    <w:rsid w:val="005C7E26"/>
    <w:rsid w:val="005D0F1A"/>
    <w:rsid w:val="005D2289"/>
    <w:rsid w:val="005D3606"/>
    <w:rsid w:val="005D42F4"/>
    <w:rsid w:val="005D4914"/>
    <w:rsid w:val="005D4D22"/>
    <w:rsid w:val="005D63D3"/>
    <w:rsid w:val="005D71DC"/>
    <w:rsid w:val="005D7840"/>
    <w:rsid w:val="005E1406"/>
    <w:rsid w:val="005E1C14"/>
    <w:rsid w:val="005E3171"/>
    <w:rsid w:val="005E3503"/>
    <w:rsid w:val="005E4258"/>
    <w:rsid w:val="005E629B"/>
    <w:rsid w:val="005E6D0A"/>
    <w:rsid w:val="005E6D45"/>
    <w:rsid w:val="005E7ED4"/>
    <w:rsid w:val="005F05BC"/>
    <w:rsid w:val="005F13EF"/>
    <w:rsid w:val="005F174E"/>
    <w:rsid w:val="005F1C36"/>
    <w:rsid w:val="005F25F4"/>
    <w:rsid w:val="005F30A9"/>
    <w:rsid w:val="005F3F8D"/>
    <w:rsid w:val="005F44EE"/>
    <w:rsid w:val="005F50D8"/>
    <w:rsid w:val="005F530C"/>
    <w:rsid w:val="005F62FF"/>
    <w:rsid w:val="005F6F03"/>
    <w:rsid w:val="005F7BFA"/>
    <w:rsid w:val="005F7C5D"/>
    <w:rsid w:val="00601C8E"/>
    <w:rsid w:val="00602041"/>
    <w:rsid w:val="0060276B"/>
    <w:rsid w:val="00603887"/>
    <w:rsid w:val="0060507D"/>
    <w:rsid w:val="006056DB"/>
    <w:rsid w:val="006058F4"/>
    <w:rsid w:val="00606561"/>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17"/>
    <w:rsid w:val="00615FBC"/>
    <w:rsid w:val="00616D04"/>
    <w:rsid w:val="006202C7"/>
    <w:rsid w:val="00621AD0"/>
    <w:rsid w:val="006227CC"/>
    <w:rsid w:val="006228AE"/>
    <w:rsid w:val="006229F7"/>
    <w:rsid w:val="00623488"/>
    <w:rsid w:val="006236E0"/>
    <w:rsid w:val="006260D4"/>
    <w:rsid w:val="006261B2"/>
    <w:rsid w:val="006268EF"/>
    <w:rsid w:val="00626CB4"/>
    <w:rsid w:val="006270A2"/>
    <w:rsid w:val="00627D91"/>
    <w:rsid w:val="0063163F"/>
    <w:rsid w:val="00631E68"/>
    <w:rsid w:val="00631EE5"/>
    <w:rsid w:val="00632450"/>
    <w:rsid w:val="00632BF9"/>
    <w:rsid w:val="00632C3F"/>
    <w:rsid w:val="00633AFD"/>
    <w:rsid w:val="00635D91"/>
    <w:rsid w:val="00637D0D"/>
    <w:rsid w:val="00640EC2"/>
    <w:rsid w:val="00640F94"/>
    <w:rsid w:val="00641175"/>
    <w:rsid w:val="0064149B"/>
    <w:rsid w:val="00642FB2"/>
    <w:rsid w:val="00645972"/>
    <w:rsid w:val="00645BA0"/>
    <w:rsid w:val="00646478"/>
    <w:rsid w:val="006509EF"/>
    <w:rsid w:val="0065175A"/>
    <w:rsid w:val="00653374"/>
    <w:rsid w:val="00655BBE"/>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71B"/>
    <w:rsid w:val="00670D47"/>
    <w:rsid w:val="00671503"/>
    <w:rsid w:val="00672132"/>
    <w:rsid w:val="00672AF5"/>
    <w:rsid w:val="00673842"/>
    <w:rsid w:val="00673CF3"/>
    <w:rsid w:val="006753B2"/>
    <w:rsid w:val="00675DE4"/>
    <w:rsid w:val="00676817"/>
    <w:rsid w:val="006779DC"/>
    <w:rsid w:val="00677BE0"/>
    <w:rsid w:val="00680610"/>
    <w:rsid w:val="006822AD"/>
    <w:rsid w:val="00682510"/>
    <w:rsid w:val="006825FE"/>
    <w:rsid w:val="00682F61"/>
    <w:rsid w:val="00682FC6"/>
    <w:rsid w:val="00683B73"/>
    <w:rsid w:val="00684212"/>
    <w:rsid w:val="0068421F"/>
    <w:rsid w:val="00686E15"/>
    <w:rsid w:val="00687A8E"/>
    <w:rsid w:val="00687F56"/>
    <w:rsid w:val="00691F2A"/>
    <w:rsid w:val="0069287A"/>
    <w:rsid w:val="00693FAC"/>
    <w:rsid w:val="006941AD"/>
    <w:rsid w:val="006943BC"/>
    <w:rsid w:val="00694C2C"/>
    <w:rsid w:val="00695A7B"/>
    <w:rsid w:val="006A05B2"/>
    <w:rsid w:val="006A1D56"/>
    <w:rsid w:val="006A2027"/>
    <w:rsid w:val="006A23F5"/>
    <w:rsid w:val="006A3A46"/>
    <w:rsid w:val="006A6238"/>
    <w:rsid w:val="006A6D6A"/>
    <w:rsid w:val="006A7EBD"/>
    <w:rsid w:val="006B280C"/>
    <w:rsid w:val="006B4B1A"/>
    <w:rsid w:val="006B4D7D"/>
    <w:rsid w:val="006B67B7"/>
    <w:rsid w:val="006B7D31"/>
    <w:rsid w:val="006B7F7A"/>
    <w:rsid w:val="006C1001"/>
    <w:rsid w:val="006C1E97"/>
    <w:rsid w:val="006C27E6"/>
    <w:rsid w:val="006C2A87"/>
    <w:rsid w:val="006C3B4D"/>
    <w:rsid w:val="006C5D18"/>
    <w:rsid w:val="006C721D"/>
    <w:rsid w:val="006C7722"/>
    <w:rsid w:val="006C7F76"/>
    <w:rsid w:val="006D0E40"/>
    <w:rsid w:val="006D1F2B"/>
    <w:rsid w:val="006D3208"/>
    <w:rsid w:val="006D403A"/>
    <w:rsid w:val="006D411C"/>
    <w:rsid w:val="006D50AD"/>
    <w:rsid w:val="006D7D53"/>
    <w:rsid w:val="006E0F29"/>
    <w:rsid w:val="006E12A0"/>
    <w:rsid w:val="006E1EEE"/>
    <w:rsid w:val="006E4746"/>
    <w:rsid w:val="006E56C2"/>
    <w:rsid w:val="006E56E2"/>
    <w:rsid w:val="006E652B"/>
    <w:rsid w:val="006E6E32"/>
    <w:rsid w:val="006E7FF9"/>
    <w:rsid w:val="006F0DE5"/>
    <w:rsid w:val="006F10B7"/>
    <w:rsid w:val="006F1D4B"/>
    <w:rsid w:val="006F225A"/>
    <w:rsid w:val="006F2706"/>
    <w:rsid w:val="006F36A0"/>
    <w:rsid w:val="006F3B74"/>
    <w:rsid w:val="006F3C9D"/>
    <w:rsid w:val="006F3FB8"/>
    <w:rsid w:val="006F44DC"/>
    <w:rsid w:val="006F4C99"/>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3666"/>
    <w:rsid w:val="00713AA8"/>
    <w:rsid w:val="00714DA7"/>
    <w:rsid w:val="00715E10"/>
    <w:rsid w:val="00716B73"/>
    <w:rsid w:val="00717599"/>
    <w:rsid w:val="00717925"/>
    <w:rsid w:val="00717B42"/>
    <w:rsid w:val="00717F79"/>
    <w:rsid w:val="00722C6E"/>
    <w:rsid w:val="007232F0"/>
    <w:rsid w:val="007277D8"/>
    <w:rsid w:val="00727FDF"/>
    <w:rsid w:val="00730EE5"/>
    <w:rsid w:val="00731E9D"/>
    <w:rsid w:val="00735F9E"/>
    <w:rsid w:val="00736096"/>
    <w:rsid w:val="00737227"/>
    <w:rsid w:val="00737366"/>
    <w:rsid w:val="00737DC6"/>
    <w:rsid w:val="0074150F"/>
    <w:rsid w:val="0074167B"/>
    <w:rsid w:val="00742ECA"/>
    <w:rsid w:val="00744FD6"/>
    <w:rsid w:val="0074639E"/>
    <w:rsid w:val="00746A34"/>
    <w:rsid w:val="00746ACC"/>
    <w:rsid w:val="007502B6"/>
    <w:rsid w:val="007503F0"/>
    <w:rsid w:val="00750658"/>
    <w:rsid w:val="00750723"/>
    <w:rsid w:val="0075178D"/>
    <w:rsid w:val="00751C22"/>
    <w:rsid w:val="00752CEE"/>
    <w:rsid w:val="0075327A"/>
    <w:rsid w:val="00754CEC"/>
    <w:rsid w:val="00755FA7"/>
    <w:rsid w:val="00756082"/>
    <w:rsid w:val="007560EB"/>
    <w:rsid w:val="007604A5"/>
    <w:rsid w:val="007613DB"/>
    <w:rsid w:val="00761764"/>
    <w:rsid w:val="00762AB0"/>
    <w:rsid w:val="007641CD"/>
    <w:rsid w:val="00764D94"/>
    <w:rsid w:val="00765E49"/>
    <w:rsid w:val="00766A27"/>
    <w:rsid w:val="00766A9C"/>
    <w:rsid w:val="00770D39"/>
    <w:rsid w:val="0077186C"/>
    <w:rsid w:val="00771950"/>
    <w:rsid w:val="00771C50"/>
    <w:rsid w:val="00772D17"/>
    <w:rsid w:val="00774A3D"/>
    <w:rsid w:val="00774F7E"/>
    <w:rsid w:val="00775E14"/>
    <w:rsid w:val="00780854"/>
    <w:rsid w:val="00780EFE"/>
    <w:rsid w:val="00781C35"/>
    <w:rsid w:val="0078247C"/>
    <w:rsid w:val="00782975"/>
    <w:rsid w:val="007853EC"/>
    <w:rsid w:val="00785A55"/>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95B"/>
    <w:rsid w:val="007A3D34"/>
    <w:rsid w:val="007A5898"/>
    <w:rsid w:val="007A5AD4"/>
    <w:rsid w:val="007A5BC9"/>
    <w:rsid w:val="007A7412"/>
    <w:rsid w:val="007A7E2C"/>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FF6"/>
    <w:rsid w:val="007D481D"/>
    <w:rsid w:val="007D4F72"/>
    <w:rsid w:val="007D5193"/>
    <w:rsid w:val="007D52A9"/>
    <w:rsid w:val="007D691F"/>
    <w:rsid w:val="007D6E8A"/>
    <w:rsid w:val="007D79A2"/>
    <w:rsid w:val="007D7FC0"/>
    <w:rsid w:val="007E0130"/>
    <w:rsid w:val="007E1038"/>
    <w:rsid w:val="007E2743"/>
    <w:rsid w:val="007E3BEE"/>
    <w:rsid w:val="007E422F"/>
    <w:rsid w:val="007E551D"/>
    <w:rsid w:val="007E76F8"/>
    <w:rsid w:val="007F10E6"/>
    <w:rsid w:val="007F224A"/>
    <w:rsid w:val="007F2945"/>
    <w:rsid w:val="007F2C68"/>
    <w:rsid w:val="007F552F"/>
    <w:rsid w:val="007F57C9"/>
    <w:rsid w:val="007F58E7"/>
    <w:rsid w:val="007F678F"/>
    <w:rsid w:val="007F6820"/>
    <w:rsid w:val="007F6D5D"/>
    <w:rsid w:val="007F7457"/>
    <w:rsid w:val="007F75D5"/>
    <w:rsid w:val="00801A98"/>
    <w:rsid w:val="00803152"/>
    <w:rsid w:val="00804535"/>
    <w:rsid w:val="00804ABF"/>
    <w:rsid w:val="0080524E"/>
    <w:rsid w:val="00807ABB"/>
    <w:rsid w:val="0081006F"/>
    <w:rsid w:val="00810720"/>
    <w:rsid w:val="008112B2"/>
    <w:rsid w:val="00811F80"/>
    <w:rsid w:val="008143B4"/>
    <w:rsid w:val="00815308"/>
    <w:rsid w:val="00816C57"/>
    <w:rsid w:val="0081728E"/>
    <w:rsid w:val="00817BE1"/>
    <w:rsid w:val="00820F42"/>
    <w:rsid w:val="008215F2"/>
    <w:rsid w:val="00821B04"/>
    <w:rsid w:val="00822A1D"/>
    <w:rsid w:val="00823843"/>
    <w:rsid w:val="00823CE5"/>
    <w:rsid w:val="00824093"/>
    <w:rsid w:val="008246B7"/>
    <w:rsid w:val="00825048"/>
    <w:rsid w:val="0082558B"/>
    <w:rsid w:val="00826980"/>
    <w:rsid w:val="00827754"/>
    <w:rsid w:val="008278AB"/>
    <w:rsid w:val="00827992"/>
    <w:rsid w:val="00827E44"/>
    <w:rsid w:val="00827EE2"/>
    <w:rsid w:val="00832709"/>
    <w:rsid w:val="0083503E"/>
    <w:rsid w:val="008358B4"/>
    <w:rsid w:val="00835A79"/>
    <w:rsid w:val="00840506"/>
    <w:rsid w:val="0084145C"/>
    <w:rsid w:val="00841571"/>
    <w:rsid w:val="0084176A"/>
    <w:rsid w:val="00841E62"/>
    <w:rsid w:val="00843D41"/>
    <w:rsid w:val="00843EDC"/>
    <w:rsid w:val="00843FAB"/>
    <w:rsid w:val="00845EA1"/>
    <w:rsid w:val="00847A51"/>
    <w:rsid w:val="00847E0E"/>
    <w:rsid w:val="00852326"/>
    <w:rsid w:val="00853061"/>
    <w:rsid w:val="00853200"/>
    <w:rsid w:val="008547E1"/>
    <w:rsid w:val="0086027D"/>
    <w:rsid w:val="00861509"/>
    <w:rsid w:val="0086653A"/>
    <w:rsid w:val="008667DB"/>
    <w:rsid w:val="008712CB"/>
    <w:rsid w:val="008712F3"/>
    <w:rsid w:val="00872B88"/>
    <w:rsid w:val="00872EF0"/>
    <w:rsid w:val="00873701"/>
    <w:rsid w:val="00875EE5"/>
    <w:rsid w:val="00876513"/>
    <w:rsid w:val="00876D65"/>
    <w:rsid w:val="008772A4"/>
    <w:rsid w:val="008775FD"/>
    <w:rsid w:val="008801B5"/>
    <w:rsid w:val="00880A48"/>
    <w:rsid w:val="008847DD"/>
    <w:rsid w:val="00886BE2"/>
    <w:rsid w:val="008871D9"/>
    <w:rsid w:val="008879FB"/>
    <w:rsid w:val="00887D9F"/>
    <w:rsid w:val="008906A5"/>
    <w:rsid w:val="0089145E"/>
    <w:rsid w:val="008919D3"/>
    <w:rsid w:val="00891DA7"/>
    <w:rsid w:val="00892282"/>
    <w:rsid w:val="00892550"/>
    <w:rsid w:val="0089375E"/>
    <w:rsid w:val="00893C3F"/>
    <w:rsid w:val="00895AFF"/>
    <w:rsid w:val="00896D44"/>
    <w:rsid w:val="008971A1"/>
    <w:rsid w:val="008A1FF7"/>
    <w:rsid w:val="008A2825"/>
    <w:rsid w:val="008A398F"/>
    <w:rsid w:val="008A69F5"/>
    <w:rsid w:val="008A6AC1"/>
    <w:rsid w:val="008A7467"/>
    <w:rsid w:val="008A7BA5"/>
    <w:rsid w:val="008B0483"/>
    <w:rsid w:val="008B1E75"/>
    <w:rsid w:val="008B20C7"/>
    <w:rsid w:val="008B2154"/>
    <w:rsid w:val="008B4342"/>
    <w:rsid w:val="008B54D6"/>
    <w:rsid w:val="008B5C68"/>
    <w:rsid w:val="008B741A"/>
    <w:rsid w:val="008B7573"/>
    <w:rsid w:val="008B774C"/>
    <w:rsid w:val="008C1ED6"/>
    <w:rsid w:val="008C1ED9"/>
    <w:rsid w:val="008C2B2E"/>
    <w:rsid w:val="008C37CD"/>
    <w:rsid w:val="008C76B7"/>
    <w:rsid w:val="008D1487"/>
    <w:rsid w:val="008D148B"/>
    <w:rsid w:val="008D3363"/>
    <w:rsid w:val="008D4031"/>
    <w:rsid w:val="008D412C"/>
    <w:rsid w:val="008D51B1"/>
    <w:rsid w:val="008D620A"/>
    <w:rsid w:val="008D7C52"/>
    <w:rsid w:val="008E0C4C"/>
    <w:rsid w:val="008E1F98"/>
    <w:rsid w:val="008E28D2"/>
    <w:rsid w:val="008E3E4F"/>
    <w:rsid w:val="008E445C"/>
    <w:rsid w:val="008E45A1"/>
    <w:rsid w:val="008E5A8C"/>
    <w:rsid w:val="008E629E"/>
    <w:rsid w:val="008F0232"/>
    <w:rsid w:val="008F096E"/>
    <w:rsid w:val="008F11DF"/>
    <w:rsid w:val="008F15A4"/>
    <w:rsid w:val="008F1D4F"/>
    <w:rsid w:val="008F27B9"/>
    <w:rsid w:val="008F28C2"/>
    <w:rsid w:val="008F4A72"/>
    <w:rsid w:val="008F615E"/>
    <w:rsid w:val="008F774C"/>
    <w:rsid w:val="0090054E"/>
    <w:rsid w:val="009024D3"/>
    <w:rsid w:val="00902E6D"/>
    <w:rsid w:val="0090306A"/>
    <w:rsid w:val="00903A33"/>
    <w:rsid w:val="00907858"/>
    <w:rsid w:val="00907A37"/>
    <w:rsid w:val="00907F33"/>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269"/>
    <w:rsid w:val="0092786B"/>
    <w:rsid w:val="00927ACF"/>
    <w:rsid w:val="00931405"/>
    <w:rsid w:val="009335C2"/>
    <w:rsid w:val="00933E4A"/>
    <w:rsid w:val="00933EF5"/>
    <w:rsid w:val="0093412C"/>
    <w:rsid w:val="00934D31"/>
    <w:rsid w:val="009359AB"/>
    <w:rsid w:val="00936505"/>
    <w:rsid w:val="00937CCB"/>
    <w:rsid w:val="00942DF3"/>
    <w:rsid w:val="009434BA"/>
    <w:rsid w:val="00945595"/>
    <w:rsid w:val="0094616F"/>
    <w:rsid w:val="00947182"/>
    <w:rsid w:val="0095147C"/>
    <w:rsid w:val="009518AE"/>
    <w:rsid w:val="00954FB4"/>
    <w:rsid w:val="00955EA6"/>
    <w:rsid w:val="009560F5"/>
    <w:rsid w:val="009565D0"/>
    <w:rsid w:val="00956F76"/>
    <w:rsid w:val="009575C7"/>
    <w:rsid w:val="0096038A"/>
    <w:rsid w:val="00960ADF"/>
    <w:rsid w:val="00960C24"/>
    <w:rsid w:val="00960C57"/>
    <w:rsid w:val="0096189D"/>
    <w:rsid w:val="00962576"/>
    <w:rsid w:val="00962E6C"/>
    <w:rsid w:val="00964A54"/>
    <w:rsid w:val="00965B70"/>
    <w:rsid w:val="00967299"/>
    <w:rsid w:val="00967664"/>
    <w:rsid w:val="00971A0A"/>
    <w:rsid w:val="00972717"/>
    <w:rsid w:val="00973A9E"/>
    <w:rsid w:val="00975FFD"/>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90A72"/>
    <w:rsid w:val="00991436"/>
    <w:rsid w:val="0099288F"/>
    <w:rsid w:val="00992F14"/>
    <w:rsid w:val="00992FD9"/>
    <w:rsid w:val="00993730"/>
    <w:rsid w:val="0099445A"/>
    <w:rsid w:val="00995248"/>
    <w:rsid w:val="009A2A63"/>
    <w:rsid w:val="009A68C5"/>
    <w:rsid w:val="009A70CC"/>
    <w:rsid w:val="009A71BD"/>
    <w:rsid w:val="009A74F1"/>
    <w:rsid w:val="009B0066"/>
    <w:rsid w:val="009B141E"/>
    <w:rsid w:val="009B15E7"/>
    <w:rsid w:val="009B1A00"/>
    <w:rsid w:val="009B1A8A"/>
    <w:rsid w:val="009B1BF0"/>
    <w:rsid w:val="009B3910"/>
    <w:rsid w:val="009B4686"/>
    <w:rsid w:val="009B46F9"/>
    <w:rsid w:val="009B4A77"/>
    <w:rsid w:val="009B56EB"/>
    <w:rsid w:val="009B5FFC"/>
    <w:rsid w:val="009B696B"/>
    <w:rsid w:val="009B74D3"/>
    <w:rsid w:val="009B7734"/>
    <w:rsid w:val="009B7F56"/>
    <w:rsid w:val="009C06CB"/>
    <w:rsid w:val="009C08E0"/>
    <w:rsid w:val="009C2620"/>
    <w:rsid w:val="009C26BA"/>
    <w:rsid w:val="009C3D6D"/>
    <w:rsid w:val="009C3F5B"/>
    <w:rsid w:val="009C4224"/>
    <w:rsid w:val="009C4383"/>
    <w:rsid w:val="009C47B2"/>
    <w:rsid w:val="009C4C63"/>
    <w:rsid w:val="009C60E7"/>
    <w:rsid w:val="009C72CE"/>
    <w:rsid w:val="009C7F51"/>
    <w:rsid w:val="009D132B"/>
    <w:rsid w:val="009D1A0A"/>
    <w:rsid w:val="009D2215"/>
    <w:rsid w:val="009D2CBF"/>
    <w:rsid w:val="009D5862"/>
    <w:rsid w:val="009D5B10"/>
    <w:rsid w:val="009D5D68"/>
    <w:rsid w:val="009D5D95"/>
    <w:rsid w:val="009D6661"/>
    <w:rsid w:val="009D7C18"/>
    <w:rsid w:val="009E2364"/>
    <w:rsid w:val="009E30A6"/>
    <w:rsid w:val="009E33B6"/>
    <w:rsid w:val="009E3CA2"/>
    <w:rsid w:val="009E4359"/>
    <w:rsid w:val="009E678D"/>
    <w:rsid w:val="009E6EF0"/>
    <w:rsid w:val="009F0260"/>
    <w:rsid w:val="009F1121"/>
    <w:rsid w:val="009F2497"/>
    <w:rsid w:val="009F2D99"/>
    <w:rsid w:val="009F4733"/>
    <w:rsid w:val="009F4F68"/>
    <w:rsid w:val="009F650B"/>
    <w:rsid w:val="009F7460"/>
    <w:rsid w:val="00A00E4C"/>
    <w:rsid w:val="00A0174D"/>
    <w:rsid w:val="00A04088"/>
    <w:rsid w:val="00A04573"/>
    <w:rsid w:val="00A0546E"/>
    <w:rsid w:val="00A057AC"/>
    <w:rsid w:val="00A067F6"/>
    <w:rsid w:val="00A06E47"/>
    <w:rsid w:val="00A07607"/>
    <w:rsid w:val="00A1025B"/>
    <w:rsid w:val="00A10EB3"/>
    <w:rsid w:val="00A11140"/>
    <w:rsid w:val="00A11AF9"/>
    <w:rsid w:val="00A11C7C"/>
    <w:rsid w:val="00A1470E"/>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A9F"/>
    <w:rsid w:val="00A25F28"/>
    <w:rsid w:val="00A300F5"/>
    <w:rsid w:val="00A3231D"/>
    <w:rsid w:val="00A34032"/>
    <w:rsid w:val="00A34338"/>
    <w:rsid w:val="00A35DB7"/>
    <w:rsid w:val="00A36F97"/>
    <w:rsid w:val="00A4023D"/>
    <w:rsid w:val="00A40812"/>
    <w:rsid w:val="00A414E5"/>
    <w:rsid w:val="00A41C9C"/>
    <w:rsid w:val="00A42668"/>
    <w:rsid w:val="00A43219"/>
    <w:rsid w:val="00A4417A"/>
    <w:rsid w:val="00A443FC"/>
    <w:rsid w:val="00A44FA4"/>
    <w:rsid w:val="00A4533D"/>
    <w:rsid w:val="00A46471"/>
    <w:rsid w:val="00A4684F"/>
    <w:rsid w:val="00A47155"/>
    <w:rsid w:val="00A4761F"/>
    <w:rsid w:val="00A50052"/>
    <w:rsid w:val="00A51337"/>
    <w:rsid w:val="00A51372"/>
    <w:rsid w:val="00A516D4"/>
    <w:rsid w:val="00A51A9A"/>
    <w:rsid w:val="00A5217F"/>
    <w:rsid w:val="00A524E4"/>
    <w:rsid w:val="00A5448B"/>
    <w:rsid w:val="00A55689"/>
    <w:rsid w:val="00A5580A"/>
    <w:rsid w:val="00A55AFE"/>
    <w:rsid w:val="00A56B24"/>
    <w:rsid w:val="00A572EA"/>
    <w:rsid w:val="00A627ED"/>
    <w:rsid w:val="00A62F8C"/>
    <w:rsid w:val="00A641B0"/>
    <w:rsid w:val="00A64503"/>
    <w:rsid w:val="00A65220"/>
    <w:rsid w:val="00A65634"/>
    <w:rsid w:val="00A65739"/>
    <w:rsid w:val="00A65867"/>
    <w:rsid w:val="00A65C46"/>
    <w:rsid w:val="00A66519"/>
    <w:rsid w:val="00A66521"/>
    <w:rsid w:val="00A6698C"/>
    <w:rsid w:val="00A67394"/>
    <w:rsid w:val="00A67F7E"/>
    <w:rsid w:val="00A704A2"/>
    <w:rsid w:val="00A71890"/>
    <w:rsid w:val="00A71F4D"/>
    <w:rsid w:val="00A73066"/>
    <w:rsid w:val="00A74744"/>
    <w:rsid w:val="00A7560C"/>
    <w:rsid w:val="00A761BA"/>
    <w:rsid w:val="00A7637D"/>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89B"/>
    <w:rsid w:val="00A94B74"/>
    <w:rsid w:val="00A94DD3"/>
    <w:rsid w:val="00A9637E"/>
    <w:rsid w:val="00A970BB"/>
    <w:rsid w:val="00A97D83"/>
    <w:rsid w:val="00AA00C7"/>
    <w:rsid w:val="00AA097D"/>
    <w:rsid w:val="00AA142C"/>
    <w:rsid w:val="00AA15F9"/>
    <w:rsid w:val="00AA16C1"/>
    <w:rsid w:val="00AA19AA"/>
    <w:rsid w:val="00AA1B69"/>
    <w:rsid w:val="00AA24C1"/>
    <w:rsid w:val="00AA2F11"/>
    <w:rsid w:val="00AA2F85"/>
    <w:rsid w:val="00AA3A45"/>
    <w:rsid w:val="00AA5390"/>
    <w:rsid w:val="00AA6E98"/>
    <w:rsid w:val="00AA7206"/>
    <w:rsid w:val="00AA74D5"/>
    <w:rsid w:val="00AA7988"/>
    <w:rsid w:val="00AA7D9E"/>
    <w:rsid w:val="00AB067D"/>
    <w:rsid w:val="00AB0911"/>
    <w:rsid w:val="00AB0A5A"/>
    <w:rsid w:val="00AB134B"/>
    <w:rsid w:val="00AB20E8"/>
    <w:rsid w:val="00AB3637"/>
    <w:rsid w:val="00AB3F1F"/>
    <w:rsid w:val="00AB46CE"/>
    <w:rsid w:val="00AB620B"/>
    <w:rsid w:val="00AB7C6A"/>
    <w:rsid w:val="00AB7C6D"/>
    <w:rsid w:val="00AB7CBC"/>
    <w:rsid w:val="00AB7DAD"/>
    <w:rsid w:val="00AC0554"/>
    <w:rsid w:val="00AC078D"/>
    <w:rsid w:val="00AC1054"/>
    <w:rsid w:val="00AC1473"/>
    <w:rsid w:val="00AC332B"/>
    <w:rsid w:val="00AC33B6"/>
    <w:rsid w:val="00AC6FC0"/>
    <w:rsid w:val="00AD005D"/>
    <w:rsid w:val="00AD0FF4"/>
    <w:rsid w:val="00AD127C"/>
    <w:rsid w:val="00AD1920"/>
    <w:rsid w:val="00AD2CF0"/>
    <w:rsid w:val="00AD317B"/>
    <w:rsid w:val="00AD4549"/>
    <w:rsid w:val="00AD4B3A"/>
    <w:rsid w:val="00AD5B50"/>
    <w:rsid w:val="00AD611F"/>
    <w:rsid w:val="00AE0332"/>
    <w:rsid w:val="00AE0E35"/>
    <w:rsid w:val="00AE3114"/>
    <w:rsid w:val="00AE3431"/>
    <w:rsid w:val="00AE3EAA"/>
    <w:rsid w:val="00AE417E"/>
    <w:rsid w:val="00AE42C1"/>
    <w:rsid w:val="00AE46BC"/>
    <w:rsid w:val="00AE4E82"/>
    <w:rsid w:val="00AE6672"/>
    <w:rsid w:val="00AF0EE7"/>
    <w:rsid w:val="00AF13B8"/>
    <w:rsid w:val="00AF166C"/>
    <w:rsid w:val="00AF19D2"/>
    <w:rsid w:val="00AF1F4D"/>
    <w:rsid w:val="00AF5903"/>
    <w:rsid w:val="00AF5C4D"/>
    <w:rsid w:val="00AF617B"/>
    <w:rsid w:val="00AF6DDB"/>
    <w:rsid w:val="00AF6F9D"/>
    <w:rsid w:val="00B027AD"/>
    <w:rsid w:val="00B051DD"/>
    <w:rsid w:val="00B067C5"/>
    <w:rsid w:val="00B0684C"/>
    <w:rsid w:val="00B075E1"/>
    <w:rsid w:val="00B10282"/>
    <w:rsid w:val="00B112D7"/>
    <w:rsid w:val="00B12247"/>
    <w:rsid w:val="00B125A0"/>
    <w:rsid w:val="00B125C0"/>
    <w:rsid w:val="00B1370A"/>
    <w:rsid w:val="00B137F2"/>
    <w:rsid w:val="00B13D28"/>
    <w:rsid w:val="00B14056"/>
    <w:rsid w:val="00B142F5"/>
    <w:rsid w:val="00B152E2"/>
    <w:rsid w:val="00B16A74"/>
    <w:rsid w:val="00B16A83"/>
    <w:rsid w:val="00B16F21"/>
    <w:rsid w:val="00B17914"/>
    <w:rsid w:val="00B17DDE"/>
    <w:rsid w:val="00B200A5"/>
    <w:rsid w:val="00B20487"/>
    <w:rsid w:val="00B20B1C"/>
    <w:rsid w:val="00B20FEF"/>
    <w:rsid w:val="00B21BC1"/>
    <w:rsid w:val="00B21E18"/>
    <w:rsid w:val="00B225CB"/>
    <w:rsid w:val="00B238CA"/>
    <w:rsid w:val="00B23904"/>
    <w:rsid w:val="00B23B30"/>
    <w:rsid w:val="00B23CC1"/>
    <w:rsid w:val="00B24004"/>
    <w:rsid w:val="00B24FA3"/>
    <w:rsid w:val="00B2582D"/>
    <w:rsid w:val="00B26ADC"/>
    <w:rsid w:val="00B26E4D"/>
    <w:rsid w:val="00B272BE"/>
    <w:rsid w:val="00B30E96"/>
    <w:rsid w:val="00B3220D"/>
    <w:rsid w:val="00B3227D"/>
    <w:rsid w:val="00B326A2"/>
    <w:rsid w:val="00B32C11"/>
    <w:rsid w:val="00B32D23"/>
    <w:rsid w:val="00B35CD6"/>
    <w:rsid w:val="00B3719A"/>
    <w:rsid w:val="00B40224"/>
    <w:rsid w:val="00B40842"/>
    <w:rsid w:val="00B41474"/>
    <w:rsid w:val="00B44909"/>
    <w:rsid w:val="00B4575F"/>
    <w:rsid w:val="00B47D6F"/>
    <w:rsid w:val="00B50176"/>
    <w:rsid w:val="00B50CE7"/>
    <w:rsid w:val="00B51030"/>
    <w:rsid w:val="00B52797"/>
    <w:rsid w:val="00B528AF"/>
    <w:rsid w:val="00B5315A"/>
    <w:rsid w:val="00B5422A"/>
    <w:rsid w:val="00B5630D"/>
    <w:rsid w:val="00B56827"/>
    <w:rsid w:val="00B572BF"/>
    <w:rsid w:val="00B57438"/>
    <w:rsid w:val="00B57785"/>
    <w:rsid w:val="00B6028C"/>
    <w:rsid w:val="00B608FE"/>
    <w:rsid w:val="00B6163D"/>
    <w:rsid w:val="00B61B57"/>
    <w:rsid w:val="00B6258E"/>
    <w:rsid w:val="00B64E24"/>
    <w:rsid w:val="00B653C2"/>
    <w:rsid w:val="00B65417"/>
    <w:rsid w:val="00B65626"/>
    <w:rsid w:val="00B65DE0"/>
    <w:rsid w:val="00B67ABA"/>
    <w:rsid w:val="00B67B9B"/>
    <w:rsid w:val="00B71811"/>
    <w:rsid w:val="00B7235F"/>
    <w:rsid w:val="00B72C5D"/>
    <w:rsid w:val="00B7397C"/>
    <w:rsid w:val="00B73BCB"/>
    <w:rsid w:val="00B73CC7"/>
    <w:rsid w:val="00B743C0"/>
    <w:rsid w:val="00B745A6"/>
    <w:rsid w:val="00B75868"/>
    <w:rsid w:val="00B759A2"/>
    <w:rsid w:val="00B80321"/>
    <w:rsid w:val="00B80808"/>
    <w:rsid w:val="00B80B02"/>
    <w:rsid w:val="00B80FFC"/>
    <w:rsid w:val="00B81726"/>
    <w:rsid w:val="00B82229"/>
    <w:rsid w:val="00B829EB"/>
    <w:rsid w:val="00B832A6"/>
    <w:rsid w:val="00B83ED7"/>
    <w:rsid w:val="00B8617A"/>
    <w:rsid w:val="00B86420"/>
    <w:rsid w:val="00B86535"/>
    <w:rsid w:val="00B90265"/>
    <w:rsid w:val="00B903C8"/>
    <w:rsid w:val="00B905EE"/>
    <w:rsid w:val="00B92DA1"/>
    <w:rsid w:val="00B94ABA"/>
    <w:rsid w:val="00B95114"/>
    <w:rsid w:val="00B95C51"/>
    <w:rsid w:val="00BA0F76"/>
    <w:rsid w:val="00BA207B"/>
    <w:rsid w:val="00BA2269"/>
    <w:rsid w:val="00BA22E1"/>
    <w:rsid w:val="00BA28BB"/>
    <w:rsid w:val="00BA3B32"/>
    <w:rsid w:val="00BA3B7F"/>
    <w:rsid w:val="00BA6D7B"/>
    <w:rsid w:val="00BA70AB"/>
    <w:rsid w:val="00BA77BB"/>
    <w:rsid w:val="00BA7988"/>
    <w:rsid w:val="00BB0030"/>
    <w:rsid w:val="00BB151C"/>
    <w:rsid w:val="00BB2167"/>
    <w:rsid w:val="00BB21C0"/>
    <w:rsid w:val="00BB3381"/>
    <w:rsid w:val="00BB3A77"/>
    <w:rsid w:val="00BB43F1"/>
    <w:rsid w:val="00BB4ABC"/>
    <w:rsid w:val="00BB5049"/>
    <w:rsid w:val="00BB7C99"/>
    <w:rsid w:val="00BC0673"/>
    <w:rsid w:val="00BC2519"/>
    <w:rsid w:val="00BC6EB6"/>
    <w:rsid w:val="00BC7372"/>
    <w:rsid w:val="00BD06D9"/>
    <w:rsid w:val="00BD1C6F"/>
    <w:rsid w:val="00BD23FD"/>
    <w:rsid w:val="00BD25FC"/>
    <w:rsid w:val="00BD2963"/>
    <w:rsid w:val="00BD2EEF"/>
    <w:rsid w:val="00BD4897"/>
    <w:rsid w:val="00BD4A5D"/>
    <w:rsid w:val="00BD7884"/>
    <w:rsid w:val="00BD7941"/>
    <w:rsid w:val="00BE1DC1"/>
    <w:rsid w:val="00BE22F1"/>
    <w:rsid w:val="00BE2B2D"/>
    <w:rsid w:val="00BE3435"/>
    <w:rsid w:val="00BE39A7"/>
    <w:rsid w:val="00BE3EBE"/>
    <w:rsid w:val="00BE4E14"/>
    <w:rsid w:val="00BE5B2D"/>
    <w:rsid w:val="00BE6419"/>
    <w:rsid w:val="00BE6592"/>
    <w:rsid w:val="00BE76F6"/>
    <w:rsid w:val="00BF11E6"/>
    <w:rsid w:val="00BF33D6"/>
    <w:rsid w:val="00BF4CF1"/>
    <w:rsid w:val="00BF4E75"/>
    <w:rsid w:val="00BF6BC0"/>
    <w:rsid w:val="00C0125E"/>
    <w:rsid w:val="00C025C4"/>
    <w:rsid w:val="00C02E94"/>
    <w:rsid w:val="00C03394"/>
    <w:rsid w:val="00C04EFB"/>
    <w:rsid w:val="00C11F92"/>
    <w:rsid w:val="00C14267"/>
    <w:rsid w:val="00C14515"/>
    <w:rsid w:val="00C1541D"/>
    <w:rsid w:val="00C1570D"/>
    <w:rsid w:val="00C16108"/>
    <w:rsid w:val="00C1612D"/>
    <w:rsid w:val="00C165EB"/>
    <w:rsid w:val="00C16D36"/>
    <w:rsid w:val="00C204B2"/>
    <w:rsid w:val="00C22C3B"/>
    <w:rsid w:val="00C23268"/>
    <w:rsid w:val="00C24AE9"/>
    <w:rsid w:val="00C26A4D"/>
    <w:rsid w:val="00C278BD"/>
    <w:rsid w:val="00C27CB3"/>
    <w:rsid w:val="00C305EB"/>
    <w:rsid w:val="00C31F17"/>
    <w:rsid w:val="00C325A9"/>
    <w:rsid w:val="00C32D1F"/>
    <w:rsid w:val="00C33CFD"/>
    <w:rsid w:val="00C33D86"/>
    <w:rsid w:val="00C33F43"/>
    <w:rsid w:val="00C3536E"/>
    <w:rsid w:val="00C361AB"/>
    <w:rsid w:val="00C36798"/>
    <w:rsid w:val="00C36DEA"/>
    <w:rsid w:val="00C37528"/>
    <w:rsid w:val="00C40B61"/>
    <w:rsid w:val="00C41BD1"/>
    <w:rsid w:val="00C41C30"/>
    <w:rsid w:val="00C42257"/>
    <w:rsid w:val="00C43526"/>
    <w:rsid w:val="00C43531"/>
    <w:rsid w:val="00C4373A"/>
    <w:rsid w:val="00C4444F"/>
    <w:rsid w:val="00C45A65"/>
    <w:rsid w:val="00C46A58"/>
    <w:rsid w:val="00C46C72"/>
    <w:rsid w:val="00C5002E"/>
    <w:rsid w:val="00C503CA"/>
    <w:rsid w:val="00C52729"/>
    <w:rsid w:val="00C5549B"/>
    <w:rsid w:val="00C55998"/>
    <w:rsid w:val="00C55BA3"/>
    <w:rsid w:val="00C56065"/>
    <w:rsid w:val="00C5636B"/>
    <w:rsid w:val="00C56564"/>
    <w:rsid w:val="00C56866"/>
    <w:rsid w:val="00C57936"/>
    <w:rsid w:val="00C601B8"/>
    <w:rsid w:val="00C64559"/>
    <w:rsid w:val="00C661EE"/>
    <w:rsid w:val="00C66B8E"/>
    <w:rsid w:val="00C674C0"/>
    <w:rsid w:val="00C67DE7"/>
    <w:rsid w:val="00C70D36"/>
    <w:rsid w:val="00C714A0"/>
    <w:rsid w:val="00C71566"/>
    <w:rsid w:val="00C72265"/>
    <w:rsid w:val="00C7269E"/>
    <w:rsid w:val="00C73D34"/>
    <w:rsid w:val="00C7450F"/>
    <w:rsid w:val="00C748F1"/>
    <w:rsid w:val="00C764F1"/>
    <w:rsid w:val="00C76D5E"/>
    <w:rsid w:val="00C779E6"/>
    <w:rsid w:val="00C803E9"/>
    <w:rsid w:val="00C80754"/>
    <w:rsid w:val="00C80B84"/>
    <w:rsid w:val="00C8195F"/>
    <w:rsid w:val="00C8310E"/>
    <w:rsid w:val="00C83A8E"/>
    <w:rsid w:val="00C83D32"/>
    <w:rsid w:val="00C847A1"/>
    <w:rsid w:val="00C849F4"/>
    <w:rsid w:val="00C85884"/>
    <w:rsid w:val="00C858BE"/>
    <w:rsid w:val="00C85DD5"/>
    <w:rsid w:val="00C86781"/>
    <w:rsid w:val="00C87135"/>
    <w:rsid w:val="00C876B9"/>
    <w:rsid w:val="00C87C21"/>
    <w:rsid w:val="00C87D42"/>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72B2"/>
    <w:rsid w:val="00CC01C2"/>
    <w:rsid w:val="00CC033F"/>
    <w:rsid w:val="00CC1422"/>
    <w:rsid w:val="00CC359C"/>
    <w:rsid w:val="00CC3A16"/>
    <w:rsid w:val="00CC4CB5"/>
    <w:rsid w:val="00CC5170"/>
    <w:rsid w:val="00CC592C"/>
    <w:rsid w:val="00CC6B71"/>
    <w:rsid w:val="00CC78BA"/>
    <w:rsid w:val="00CD2620"/>
    <w:rsid w:val="00CD36F2"/>
    <w:rsid w:val="00CD5021"/>
    <w:rsid w:val="00CD760E"/>
    <w:rsid w:val="00CD7B22"/>
    <w:rsid w:val="00CE0922"/>
    <w:rsid w:val="00CE0935"/>
    <w:rsid w:val="00CE0CA3"/>
    <w:rsid w:val="00CE107C"/>
    <w:rsid w:val="00CE1F44"/>
    <w:rsid w:val="00CE25CD"/>
    <w:rsid w:val="00CE3E67"/>
    <w:rsid w:val="00CE3FEC"/>
    <w:rsid w:val="00CE40F0"/>
    <w:rsid w:val="00CE440B"/>
    <w:rsid w:val="00CE4D3E"/>
    <w:rsid w:val="00CE5059"/>
    <w:rsid w:val="00CE544C"/>
    <w:rsid w:val="00CE6BB0"/>
    <w:rsid w:val="00CE79B7"/>
    <w:rsid w:val="00CE7FE6"/>
    <w:rsid w:val="00CF0E11"/>
    <w:rsid w:val="00CF1A90"/>
    <w:rsid w:val="00CF1D15"/>
    <w:rsid w:val="00CF3773"/>
    <w:rsid w:val="00CF381A"/>
    <w:rsid w:val="00CF490D"/>
    <w:rsid w:val="00CF4F30"/>
    <w:rsid w:val="00CF60F3"/>
    <w:rsid w:val="00CF6E65"/>
    <w:rsid w:val="00CF76D0"/>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108B"/>
    <w:rsid w:val="00D12581"/>
    <w:rsid w:val="00D12703"/>
    <w:rsid w:val="00D1328A"/>
    <w:rsid w:val="00D140CA"/>
    <w:rsid w:val="00D147AF"/>
    <w:rsid w:val="00D1578C"/>
    <w:rsid w:val="00D158CE"/>
    <w:rsid w:val="00D16117"/>
    <w:rsid w:val="00D1751E"/>
    <w:rsid w:val="00D211D7"/>
    <w:rsid w:val="00D21260"/>
    <w:rsid w:val="00D22138"/>
    <w:rsid w:val="00D250AB"/>
    <w:rsid w:val="00D2631E"/>
    <w:rsid w:val="00D265CF"/>
    <w:rsid w:val="00D27999"/>
    <w:rsid w:val="00D30647"/>
    <w:rsid w:val="00D30F32"/>
    <w:rsid w:val="00D31AA5"/>
    <w:rsid w:val="00D32FFF"/>
    <w:rsid w:val="00D33D45"/>
    <w:rsid w:val="00D346C6"/>
    <w:rsid w:val="00D35466"/>
    <w:rsid w:val="00D35CF0"/>
    <w:rsid w:val="00D36DC7"/>
    <w:rsid w:val="00D36EDD"/>
    <w:rsid w:val="00D40E10"/>
    <w:rsid w:val="00D41379"/>
    <w:rsid w:val="00D4140D"/>
    <w:rsid w:val="00D417C6"/>
    <w:rsid w:val="00D4262D"/>
    <w:rsid w:val="00D42A39"/>
    <w:rsid w:val="00D4353A"/>
    <w:rsid w:val="00D43FBD"/>
    <w:rsid w:val="00D4425C"/>
    <w:rsid w:val="00D449DB"/>
    <w:rsid w:val="00D502A8"/>
    <w:rsid w:val="00D50E98"/>
    <w:rsid w:val="00D5247D"/>
    <w:rsid w:val="00D525E1"/>
    <w:rsid w:val="00D529B9"/>
    <w:rsid w:val="00D5322B"/>
    <w:rsid w:val="00D53476"/>
    <w:rsid w:val="00D5364E"/>
    <w:rsid w:val="00D541D1"/>
    <w:rsid w:val="00D570B4"/>
    <w:rsid w:val="00D57B41"/>
    <w:rsid w:val="00D608C6"/>
    <w:rsid w:val="00D617FA"/>
    <w:rsid w:val="00D623F0"/>
    <w:rsid w:val="00D63F18"/>
    <w:rsid w:val="00D66AC3"/>
    <w:rsid w:val="00D67027"/>
    <w:rsid w:val="00D673A3"/>
    <w:rsid w:val="00D70675"/>
    <w:rsid w:val="00D70908"/>
    <w:rsid w:val="00D70B30"/>
    <w:rsid w:val="00D71364"/>
    <w:rsid w:val="00D714F9"/>
    <w:rsid w:val="00D71C66"/>
    <w:rsid w:val="00D72B27"/>
    <w:rsid w:val="00D732FC"/>
    <w:rsid w:val="00D73FB1"/>
    <w:rsid w:val="00D74EE0"/>
    <w:rsid w:val="00D75DA9"/>
    <w:rsid w:val="00D76E01"/>
    <w:rsid w:val="00D76F6F"/>
    <w:rsid w:val="00D77807"/>
    <w:rsid w:val="00D77FE1"/>
    <w:rsid w:val="00D800BC"/>
    <w:rsid w:val="00D804F7"/>
    <w:rsid w:val="00D81553"/>
    <w:rsid w:val="00D81B84"/>
    <w:rsid w:val="00D81CB7"/>
    <w:rsid w:val="00D83235"/>
    <w:rsid w:val="00D83711"/>
    <w:rsid w:val="00D84B2A"/>
    <w:rsid w:val="00D859E5"/>
    <w:rsid w:val="00D8669D"/>
    <w:rsid w:val="00D86CB9"/>
    <w:rsid w:val="00D8774E"/>
    <w:rsid w:val="00D9113B"/>
    <w:rsid w:val="00D92E45"/>
    <w:rsid w:val="00D93136"/>
    <w:rsid w:val="00D9468B"/>
    <w:rsid w:val="00D95107"/>
    <w:rsid w:val="00D9577E"/>
    <w:rsid w:val="00D95917"/>
    <w:rsid w:val="00D95CDE"/>
    <w:rsid w:val="00D969DE"/>
    <w:rsid w:val="00D97AC7"/>
    <w:rsid w:val="00D97B61"/>
    <w:rsid w:val="00DA0E1A"/>
    <w:rsid w:val="00DA2CBC"/>
    <w:rsid w:val="00DA2D3B"/>
    <w:rsid w:val="00DA31C7"/>
    <w:rsid w:val="00DA4426"/>
    <w:rsid w:val="00DA5F77"/>
    <w:rsid w:val="00DA6142"/>
    <w:rsid w:val="00DA6217"/>
    <w:rsid w:val="00DA75AE"/>
    <w:rsid w:val="00DB1221"/>
    <w:rsid w:val="00DB1300"/>
    <w:rsid w:val="00DB193D"/>
    <w:rsid w:val="00DB21FF"/>
    <w:rsid w:val="00DB370D"/>
    <w:rsid w:val="00DB38C6"/>
    <w:rsid w:val="00DB39C2"/>
    <w:rsid w:val="00DB3B41"/>
    <w:rsid w:val="00DB4B52"/>
    <w:rsid w:val="00DB669B"/>
    <w:rsid w:val="00DC07F3"/>
    <w:rsid w:val="00DC0E63"/>
    <w:rsid w:val="00DC2740"/>
    <w:rsid w:val="00DC27A2"/>
    <w:rsid w:val="00DC317A"/>
    <w:rsid w:val="00DC5555"/>
    <w:rsid w:val="00DC56B3"/>
    <w:rsid w:val="00DC704D"/>
    <w:rsid w:val="00DC71DA"/>
    <w:rsid w:val="00DD0C1B"/>
    <w:rsid w:val="00DD10A0"/>
    <w:rsid w:val="00DD16EB"/>
    <w:rsid w:val="00DD287F"/>
    <w:rsid w:val="00DD2C74"/>
    <w:rsid w:val="00DD2FCF"/>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5AC"/>
    <w:rsid w:val="00DF0779"/>
    <w:rsid w:val="00DF1151"/>
    <w:rsid w:val="00DF118F"/>
    <w:rsid w:val="00DF16C3"/>
    <w:rsid w:val="00DF19B2"/>
    <w:rsid w:val="00DF1C6C"/>
    <w:rsid w:val="00DF50C7"/>
    <w:rsid w:val="00DF6183"/>
    <w:rsid w:val="00E00A7F"/>
    <w:rsid w:val="00E01451"/>
    <w:rsid w:val="00E01C0E"/>
    <w:rsid w:val="00E01EEA"/>
    <w:rsid w:val="00E02BF3"/>
    <w:rsid w:val="00E03DB7"/>
    <w:rsid w:val="00E04A26"/>
    <w:rsid w:val="00E04F65"/>
    <w:rsid w:val="00E04FC7"/>
    <w:rsid w:val="00E061A8"/>
    <w:rsid w:val="00E062FC"/>
    <w:rsid w:val="00E06557"/>
    <w:rsid w:val="00E07755"/>
    <w:rsid w:val="00E07B04"/>
    <w:rsid w:val="00E07E08"/>
    <w:rsid w:val="00E10A2E"/>
    <w:rsid w:val="00E1190F"/>
    <w:rsid w:val="00E12509"/>
    <w:rsid w:val="00E12966"/>
    <w:rsid w:val="00E1495F"/>
    <w:rsid w:val="00E15471"/>
    <w:rsid w:val="00E15E1A"/>
    <w:rsid w:val="00E16842"/>
    <w:rsid w:val="00E16F58"/>
    <w:rsid w:val="00E17066"/>
    <w:rsid w:val="00E20B52"/>
    <w:rsid w:val="00E224E6"/>
    <w:rsid w:val="00E24A76"/>
    <w:rsid w:val="00E270CF"/>
    <w:rsid w:val="00E27DCF"/>
    <w:rsid w:val="00E27E36"/>
    <w:rsid w:val="00E30ACE"/>
    <w:rsid w:val="00E32107"/>
    <w:rsid w:val="00E36358"/>
    <w:rsid w:val="00E37D78"/>
    <w:rsid w:val="00E40AAD"/>
    <w:rsid w:val="00E41142"/>
    <w:rsid w:val="00E42346"/>
    <w:rsid w:val="00E42512"/>
    <w:rsid w:val="00E42D7D"/>
    <w:rsid w:val="00E43ECE"/>
    <w:rsid w:val="00E45AB9"/>
    <w:rsid w:val="00E4663E"/>
    <w:rsid w:val="00E466E4"/>
    <w:rsid w:val="00E47769"/>
    <w:rsid w:val="00E47DE5"/>
    <w:rsid w:val="00E512E8"/>
    <w:rsid w:val="00E530AC"/>
    <w:rsid w:val="00E53E74"/>
    <w:rsid w:val="00E545CF"/>
    <w:rsid w:val="00E563DA"/>
    <w:rsid w:val="00E56BEA"/>
    <w:rsid w:val="00E56CB1"/>
    <w:rsid w:val="00E57F13"/>
    <w:rsid w:val="00E600E4"/>
    <w:rsid w:val="00E60FB9"/>
    <w:rsid w:val="00E61A9B"/>
    <w:rsid w:val="00E61EF9"/>
    <w:rsid w:val="00E62615"/>
    <w:rsid w:val="00E6327A"/>
    <w:rsid w:val="00E63948"/>
    <w:rsid w:val="00E658A2"/>
    <w:rsid w:val="00E65D05"/>
    <w:rsid w:val="00E66484"/>
    <w:rsid w:val="00E67759"/>
    <w:rsid w:val="00E70CDA"/>
    <w:rsid w:val="00E71AA9"/>
    <w:rsid w:val="00E71C29"/>
    <w:rsid w:val="00E72694"/>
    <w:rsid w:val="00E72813"/>
    <w:rsid w:val="00E729CD"/>
    <w:rsid w:val="00E73137"/>
    <w:rsid w:val="00E73CEC"/>
    <w:rsid w:val="00E740DA"/>
    <w:rsid w:val="00E74143"/>
    <w:rsid w:val="00E74CB5"/>
    <w:rsid w:val="00E74FF9"/>
    <w:rsid w:val="00E752D9"/>
    <w:rsid w:val="00E752DF"/>
    <w:rsid w:val="00E75976"/>
    <w:rsid w:val="00E76A50"/>
    <w:rsid w:val="00E76A6B"/>
    <w:rsid w:val="00E76F17"/>
    <w:rsid w:val="00E77D51"/>
    <w:rsid w:val="00E81669"/>
    <w:rsid w:val="00E8167E"/>
    <w:rsid w:val="00E82DA2"/>
    <w:rsid w:val="00E83209"/>
    <w:rsid w:val="00E83221"/>
    <w:rsid w:val="00E853B4"/>
    <w:rsid w:val="00E85E2A"/>
    <w:rsid w:val="00E871F6"/>
    <w:rsid w:val="00E87841"/>
    <w:rsid w:val="00E90CBE"/>
    <w:rsid w:val="00E927D5"/>
    <w:rsid w:val="00E93886"/>
    <w:rsid w:val="00E944E1"/>
    <w:rsid w:val="00E96DED"/>
    <w:rsid w:val="00EA0260"/>
    <w:rsid w:val="00EA04D5"/>
    <w:rsid w:val="00EA053C"/>
    <w:rsid w:val="00EA1201"/>
    <w:rsid w:val="00EA13DD"/>
    <w:rsid w:val="00EA174F"/>
    <w:rsid w:val="00EA3303"/>
    <w:rsid w:val="00EA375B"/>
    <w:rsid w:val="00EA4CCB"/>
    <w:rsid w:val="00EA54B2"/>
    <w:rsid w:val="00EA6993"/>
    <w:rsid w:val="00EA78C7"/>
    <w:rsid w:val="00EA7939"/>
    <w:rsid w:val="00EB0285"/>
    <w:rsid w:val="00EB0574"/>
    <w:rsid w:val="00EB0607"/>
    <w:rsid w:val="00EB17BE"/>
    <w:rsid w:val="00EB1BCB"/>
    <w:rsid w:val="00EB3E1E"/>
    <w:rsid w:val="00EB4CE1"/>
    <w:rsid w:val="00EB5014"/>
    <w:rsid w:val="00EB58B4"/>
    <w:rsid w:val="00EB5E3D"/>
    <w:rsid w:val="00EB5F8D"/>
    <w:rsid w:val="00EB6652"/>
    <w:rsid w:val="00EB7D94"/>
    <w:rsid w:val="00EC03FB"/>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970"/>
    <w:rsid w:val="00ED5DE3"/>
    <w:rsid w:val="00ED6E01"/>
    <w:rsid w:val="00ED752B"/>
    <w:rsid w:val="00ED765A"/>
    <w:rsid w:val="00EE00B3"/>
    <w:rsid w:val="00EE010C"/>
    <w:rsid w:val="00EE06AB"/>
    <w:rsid w:val="00EE1637"/>
    <w:rsid w:val="00EE1C74"/>
    <w:rsid w:val="00EE42AD"/>
    <w:rsid w:val="00EE466E"/>
    <w:rsid w:val="00EE55AC"/>
    <w:rsid w:val="00EE5600"/>
    <w:rsid w:val="00EE5B7B"/>
    <w:rsid w:val="00EE6F44"/>
    <w:rsid w:val="00EE701C"/>
    <w:rsid w:val="00EE77BC"/>
    <w:rsid w:val="00EE7A5B"/>
    <w:rsid w:val="00EF03A0"/>
    <w:rsid w:val="00EF0807"/>
    <w:rsid w:val="00EF11F2"/>
    <w:rsid w:val="00EF13C9"/>
    <w:rsid w:val="00EF25A3"/>
    <w:rsid w:val="00EF2E40"/>
    <w:rsid w:val="00EF307A"/>
    <w:rsid w:val="00EF396E"/>
    <w:rsid w:val="00EF3ED1"/>
    <w:rsid w:val="00EF3F51"/>
    <w:rsid w:val="00EF4732"/>
    <w:rsid w:val="00EF4ED1"/>
    <w:rsid w:val="00EF7876"/>
    <w:rsid w:val="00F0006A"/>
    <w:rsid w:val="00F0046C"/>
    <w:rsid w:val="00F005E9"/>
    <w:rsid w:val="00F014FE"/>
    <w:rsid w:val="00F01631"/>
    <w:rsid w:val="00F01910"/>
    <w:rsid w:val="00F031D4"/>
    <w:rsid w:val="00F03A3F"/>
    <w:rsid w:val="00F03E48"/>
    <w:rsid w:val="00F03EF9"/>
    <w:rsid w:val="00F0404E"/>
    <w:rsid w:val="00F04B33"/>
    <w:rsid w:val="00F04F91"/>
    <w:rsid w:val="00F05767"/>
    <w:rsid w:val="00F06EDD"/>
    <w:rsid w:val="00F113F5"/>
    <w:rsid w:val="00F11F03"/>
    <w:rsid w:val="00F13D1F"/>
    <w:rsid w:val="00F15F7E"/>
    <w:rsid w:val="00F17047"/>
    <w:rsid w:val="00F2017D"/>
    <w:rsid w:val="00F222C0"/>
    <w:rsid w:val="00F22952"/>
    <w:rsid w:val="00F23186"/>
    <w:rsid w:val="00F2346B"/>
    <w:rsid w:val="00F2385E"/>
    <w:rsid w:val="00F23965"/>
    <w:rsid w:val="00F25D14"/>
    <w:rsid w:val="00F268FA"/>
    <w:rsid w:val="00F309EA"/>
    <w:rsid w:val="00F315F4"/>
    <w:rsid w:val="00F329FE"/>
    <w:rsid w:val="00F32DD5"/>
    <w:rsid w:val="00F34A1C"/>
    <w:rsid w:val="00F35686"/>
    <w:rsid w:val="00F37A35"/>
    <w:rsid w:val="00F37EF3"/>
    <w:rsid w:val="00F41B59"/>
    <w:rsid w:val="00F42870"/>
    <w:rsid w:val="00F43564"/>
    <w:rsid w:val="00F436E7"/>
    <w:rsid w:val="00F4578C"/>
    <w:rsid w:val="00F45D4C"/>
    <w:rsid w:val="00F45F29"/>
    <w:rsid w:val="00F46DE2"/>
    <w:rsid w:val="00F47998"/>
    <w:rsid w:val="00F47BBD"/>
    <w:rsid w:val="00F50457"/>
    <w:rsid w:val="00F504D0"/>
    <w:rsid w:val="00F5071A"/>
    <w:rsid w:val="00F507C0"/>
    <w:rsid w:val="00F525FA"/>
    <w:rsid w:val="00F52BCC"/>
    <w:rsid w:val="00F5377C"/>
    <w:rsid w:val="00F540D9"/>
    <w:rsid w:val="00F55297"/>
    <w:rsid w:val="00F573EF"/>
    <w:rsid w:val="00F60479"/>
    <w:rsid w:val="00F60D2F"/>
    <w:rsid w:val="00F614F1"/>
    <w:rsid w:val="00F622F3"/>
    <w:rsid w:val="00F62757"/>
    <w:rsid w:val="00F63A19"/>
    <w:rsid w:val="00F661DD"/>
    <w:rsid w:val="00F66297"/>
    <w:rsid w:val="00F66803"/>
    <w:rsid w:val="00F66A63"/>
    <w:rsid w:val="00F66A7C"/>
    <w:rsid w:val="00F676D1"/>
    <w:rsid w:val="00F676E8"/>
    <w:rsid w:val="00F67AA2"/>
    <w:rsid w:val="00F7211B"/>
    <w:rsid w:val="00F73B25"/>
    <w:rsid w:val="00F73E9C"/>
    <w:rsid w:val="00F7401C"/>
    <w:rsid w:val="00F752B9"/>
    <w:rsid w:val="00F754EB"/>
    <w:rsid w:val="00F75B96"/>
    <w:rsid w:val="00F7759C"/>
    <w:rsid w:val="00F77621"/>
    <w:rsid w:val="00F77679"/>
    <w:rsid w:val="00F77806"/>
    <w:rsid w:val="00F8031D"/>
    <w:rsid w:val="00F80438"/>
    <w:rsid w:val="00F812CC"/>
    <w:rsid w:val="00F82BB0"/>
    <w:rsid w:val="00F8601E"/>
    <w:rsid w:val="00F90B99"/>
    <w:rsid w:val="00F92C8A"/>
    <w:rsid w:val="00F9303D"/>
    <w:rsid w:val="00F94015"/>
    <w:rsid w:val="00F94B85"/>
    <w:rsid w:val="00F954D3"/>
    <w:rsid w:val="00F96909"/>
    <w:rsid w:val="00F9702A"/>
    <w:rsid w:val="00FA0A43"/>
    <w:rsid w:val="00FA12BF"/>
    <w:rsid w:val="00FA189D"/>
    <w:rsid w:val="00FA4403"/>
    <w:rsid w:val="00FA4F48"/>
    <w:rsid w:val="00FA6E66"/>
    <w:rsid w:val="00FA7522"/>
    <w:rsid w:val="00FB02DD"/>
    <w:rsid w:val="00FB0309"/>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A57"/>
    <w:rsid w:val="00FC1CB8"/>
    <w:rsid w:val="00FC1E8E"/>
    <w:rsid w:val="00FC2AB6"/>
    <w:rsid w:val="00FC3E91"/>
    <w:rsid w:val="00FC461A"/>
    <w:rsid w:val="00FC47B0"/>
    <w:rsid w:val="00FC6416"/>
    <w:rsid w:val="00FC700E"/>
    <w:rsid w:val="00FC7578"/>
    <w:rsid w:val="00FC7C7B"/>
    <w:rsid w:val="00FC7E24"/>
    <w:rsid w:val="00FC7EC2"/>
    <w:rsid w:val="00FD158B"/>
    <w:rsid w:val="00FD278C"/>
    <w:rsid w:val="00FD3F0F"/>
    <w:rsid w:val="00FD40DC"/>
    <w:rsid w:val="00FD41DF"/>
    <w:rsid w:val="00FD4B64"/>
    <w:rsid w:val="00FD6216"/>
    <w:rsid w:val="00FD668C"/>
    <w:rsid w:val="00FD711B"/>
    <w:rsid w:val="00FD7BB5"/>
    <w:rsid w:val="00FE156E"/>
    <w:rsid w:val="00FE1C76"/>
    <w:rsid w:val="00FE2056"/>
    <w:rsid w:val="00FE2BE8"/>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9.png"/><Relationship Id="rId21" Type="http://schemas.openxmlformats.org/officeDocument/2006/relationships/hyperlink" Target="https://maps.gov.bc.ca/ess/hm/imap4m/"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eader" Target="header2.xml"/><Relationship Id="rId33" Type="http://schemas.openxmlformats.org/officeDocument/2006/relationships/hyperlink" Target="https://www.springer.com/journal/11258"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svg"/><Relationship Id="rId32" Type="http://schemas.openxmlformats.org/officeDocument/2006/relationships/hyperlink" Target="http://www.publish.csiro.au/nid/126/aid/429.htm" TargetMode="Externa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sv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publish.csiro.au/mf/forautho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www.openstreetmap.org/" TargetMode="External"/><Relationship Id="rId27" Type="http://schemas.openxmlformats.org/officeDocument/2006/relationships/image" Target="media/image10.png"/><Relationship Id="rId30" Type="http://schemas.openxmlformats.org/officeDocument/2006/relationships/hyperlink" Target="https://onlinelibrary.wiley.com/page/journal/1654109x/homepage/forauthors.html" TargetMode="External"/><Relationship Id="rId35"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2.xml><?xml version="1.0" encoding="utf-8"?>
<ds:datastoreItem xmlns:ds="http://schemas.openxmlformats.org/officeDocument/2006/customXml" ds:itemID="{23C37F3B-36B3-4EC0-ACB5-9DB2DDDD50D7}">
  <ds:schemaRefs>
    <ds:schemaRef ds:uri="360018dd-41eb-4458-b1d4-4b46a95a2b02"/>
    <ds:schemaRef ds:uri="http://schemas.microsoft.com/office/2006/documentManagement/types"/>
    <ds:schemaRef ds:uri="http://purl.org/dc/dcmitype/"/>
    <ds:schemaRef ds:uri="http://purl.org/dc/terms/"/>
    <ds:schemaRef ds:uri="http://schemas.microsoft.com/office/infopath/2007/PartnerControls"/>
    <ds:schemaRef ds:uri="8c008993-a31f-4b40-b1f3-88dd9c6e1924"/>
    <ds:schemaRef ds:uri="http://schemas.openxmlformats.org/package/2006/metadata/core-properties"/>
    <ds:schemaRef ds:uri="http://schemas.microsoft.com/office/2006/metadata/properties"/>
    <ds:schemaRef ds:uri="http://www.w3.org/XML/1998/namespace"/>
    <ds:schemaRef ds:uri="http://purl.org/dc/elements/1.1/"/>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487F55-F5E1-4853-AE81-327ED2555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1538</TotalTime>
  <Pages>33</Pages>
  <Words>23184</Words>
  <Characters>132154</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78</cp:revision>
  <cp:lastPrinted>2022-07-07T18:52:00Z</cp:lastPrinted>
  <dcterms:created xsi:type="dcterms:W3CDTF">2022-08-23T20:57:00Z</dcterms:created>
  <dcterms:modified xsi:type="dcterms:W3CDTF">2022-08-30T02:28:00Z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zotero-version="6.0.13"&gt;&lt;session id="RJVdvhSa"/&gt;&lt;style id="http://www.zotero.org/styles/apa" locale="en-US" hasBibliography="1" bibliographyStyleHasBeenSet="1"/&gt;&lt;prefs&gt;&lt;pref name="fieldType" value="Field"/&gt;&lt;/prefs&gt;&lt;/data&gt;</vt:lpwstr>
  </property>
</Properties>
</file>