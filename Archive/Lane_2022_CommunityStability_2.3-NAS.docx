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045CBEFE" w14:textId="359E71A7" w:rsidR="00A92F9A" w:rsidRDefault="00100565" w:rsidP="005F7C5D">
      <w:pPr>
        <w:ind w:firstLine="720"/>
      </w:pPr>
      <w:r w:rsidRPr="0007225D">
        <w:t>The</w:t>
      </w:r>
      <w:r w:rsidR="00F75B96" w:rsidRPr="0007225D">
        <w:t xml:space="preserve"> </w:t>
      </w:r>
      <w:r w:rsidRPr="0007225D">
        <w:t xml:space="preserve">importance </w:t>
      </w:r>
      <w:r w:rsidR="00566C69" w:rsidRPr="0007225D">
        <w:t>of</w:t>
      </w:r>
      <w:r w:rsidR="00D10058" w:rsidRPr="0007225D">
        <w:t xml:space="preserve"> climate change</w:t>
      </w:r>
      <w:r w:rsidR="00B35CD6">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C80754">
        <w:t xml:space="preserve"> ecosystem stability and</w:t>
      </w:r>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r w:rsidR="00A40812" w:rsidRPr="00A40812">
        <w:t>.</w:t>
      </w:r>
      <w:r w:rsidR="001F19B1">
        <w:t xml:space="preserve"> </w:t>
      </w:r>
      <w:r w:rsidR="004C0674">
        <w:t>C</w:t>
      </w:r>
      <w:r w:rsidR="0003545C">
        <w:t>ommunity stability</w:t>
      </w:r>
      <w:r w:rsidR="00682FC6">
        <w:t xml:space="preserve"> </w:t>
      </w:r>
      <w:r w:rsidR="002355AC">
        <w:t xml:space="preserve">can be characterized by </w:t>
      </w:r>
      <w:r w:rsidR="007C5111">
        <w:t>low variability in species or functional diversity over time</w:t>
      </w:r>
      <w:r w:rsidR="00E871F6">
        <w:t xml:space="preserve"> </w:t>
      </w:r>
      <w:r w:rsidR="00E871F6">
        <w:fldChar w:fldCharType="begin"/>
      </w:r>
      <w:r w:rsidR="00E871F6">
        <w:instrText xml:space="preserve"> ADDIN ZOTERO_ITEM CSL_CITATION {"citationID":"CGgd2Jct","properties":{"formattedCitation":"(Donohue et al., 2016)","plainCitation":"(Donohue et al., 2016)","noteIndex":0},"citationItems":[{"id":2407,"uris":["http://zotero.org/users/6092945/items/S7CCJK46"],"uri":["http://zotero.org/users/6092945/items/S7CCJK46"],"itemData":{"id":2407,"type":"article-journal","abstract":"Human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J."},{"family":"Yang","given":"Qiang"}],"issued":{"date-parts":[["2016"]]}}}],"schema":"https://github.com/citation-style-language/schema/raw/master/csl-citation.json"} </w:instrText>
      </w:r>
      <w:r w:rsidR="00E871F6">
        <w:fldChar w:fldCharType="separate"/>
      </w:r>
      <w:r w:rsidR="00E871F6" w:rsidRPr="00E871F6">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4C0674">
        <w:t xml:space="preserve"> </w:t>
      </w:r>
      <w:r w:rsidR="00322751">
        <w:t xml:space="preserve">when the regional pool of potential species is reduced or environmentally </w:t>
      </w:r>
      <w:commentRangeStart w:id="0"/>
      <w:r w:rsidR="00322751">
        <w:t>constrained</w:t>
      </w:r>
      <w:commentRangeEnd w:id="0"/>
      <w:r w:rsidR="00A92F9A">
        <w:rPr>
          <w:rStyle w:val="CommentReference"/>
        </w:rPr>
        <w:commentReference w:id="0"/>
      </w:r>
      <w:r w:rsidR="00A92F9A">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245C13">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2000)","noteIndex":0},"citationItems":[{"id":2398,"uris":["http://zotero.org/users/6092945/items/DNQEVKEQ"],"uri":["http://zotero.org/users/6092945/items/DNQEVKEQ"],"itemData":{"id":2398,"type":"article-journal","abstract":"A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uri":["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4D925D8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del w:id="1" w:author="Stefanie Lane" w:date="2022-03-10T15:18:00Z">
        <w:r w:rsidR="003B2DDD" w:rsidDel="00011E3D">
          <w:delText>plant community</w:delText>
        </w:r>
      </w:del>
      <w:ins w:id="2" w:author="Stefanie Lane" w:date="2022-03-10T15:18:00Z">
        <w:r w:rsidR="00011E3D">
          <w:t>ecological</w:t>
        </w:r>
      </w:ins>
      <w:r w:rsidR="003B2DDD">
        <w:t xml:space="preserve"> changes</w:t>
      </w:r>
      <w:r w:rsidR="00D00AEA">
        <w:t xml:space="preserve"> occur</w:t>
      </w:r>
      <w:r w:rsidR="003B2DDD">
        <w:t xml:space="preserve"> on annual, decadal, and millennial timescales </w:t>
      </w:r>
      <w:r w:rsidR="003B2DDD">
        <w:fldChar w:fldCharType="begin"/>
      </w:r>
      <w:r w:rsidR="00EB7D94">
        <w:instrText xml:space="preserve"> ADDIN ZOTERO_ITEM CSL_CITATION {"citationID":"OC0b1W0t","properties":{"formattedCitation":"(Pasternack, 2009)","plainCitation":"(Pasternack, 2009)","noteIndex":0},"citationItems":[{"id":396,"uris":["http://zotero.org/users/6092945/items/S2AD5CNH"],"uri":["http://zotero.org/users/6092945/items/S2AD5CNH"],"itemData":{"id":396,"type":"chapter","abstract":"Tidal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3069B8">
        <w:instrText xml:space="preserve"> ADDIN ZOTERO_ITEM CSL_CITATION {"citationID":"6ucwNDlj","properties":{"formattedCitation":"(Brophy et al., 2019)","plainCitation":"(Brophy et al., 2019)","noteIndex":0},"citationItems":[{"id":1683,"uris":["http://zotero.org/users/6092945/items/25EXMDUE"],"uri":["http://zotero.org/users/6092945/items/25EXMDUE"],"itemData":{"id":1683,"type":"article-journal","abstract":"Effective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391339">
        <w:instrText xml:space="preserve"> ADDIN ZOTERO_ITEM CSL_CITATION {"citationID":"6IJBZPqY","properties":{"formattedCitation":"(Emmett et al., 2000)","plainCitation":"(Emmett et al., 2000)","noteIndex":0},"citationItems":[{"id":2178,"uris":["http://zotero.org/users/6092945/items/QRT2EL5Z"],"uri":["http://zotero.org/users/6092945/items/QRT2EL5Z"],"itemData":{"id":2178,"type":"article-journal","abstract":"West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EB7D94">
        <w:instrText xml:space="preserve"> ADDIN ZOTERO_ITEM CSL_CITATION {"citationID":"xxRVfu60","properties":{"formattedCitation":"(Chalifour et al., 2019; Davis et al., 2021)","plainCitation":"(Chalifour et al., 2019; Davis et al., 2021)","noteIndex":0},"citationItems":[{"id":141,"uris":["http://zotero.org/users/6092945/items/9ERQWQD8"],"uri":["http://zotero.org/users/6092945/items/9ERQWQD8"],"itemData":{"id":141,"type":"article-journal","abstract":"Interfacing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K."}],"issued":{"date-parts":[["2019",8,29]]}}},{"id":2215,"uris":["http://zotero.org/users/6092945/items/QWEVCW9B"],"uri":["http://zotero.org/users/6092945/items/QWEVCW9B"],"itemData":{"id":2215,"type":"article-journal","abstract":"The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505257">
        <w:instrText xml:space="preserve"> ADDIN ZOTERO_ITEM CSL_CITATION {"citationID":"Qy6vrJu8","properties":{"formattedCitation":"(Holling, 1973)","plainCitation":"(Holling, 1973)","noteIndex":0},"citationItems":[{"id":1362,"uris":["http://zotero.org/users/6092945/items/J7SV7HT5"],"uri":["http://zotero.org/users/6092945/items/J7SV7HT5"],"itemData":{"id":1362,"type":"article-journal","container-title":"Annual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7651796B" w:rsidR="00E75976" w:rsidRDefault="00592C5E" w:rsidP="005F7C5D">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commentRangeStart w:id="3"/>
      <w:r w:rsidR="004C7DF9">
        <w:t xml:space="preserve">changes </w:t>
      </w:r>
      <w:commentRangeEnd w:id="3"/>
      <w:r w:rsidR="002E4D1C">
        <w:rPr>
          <w:rStyle w:val="CommentReference"/>
        </w:rPr>
        <w:commentReference w:id="3"/>
      </w:r>
      <w:r w:rsidR="004C7DF9">
        <w:t xml:space="preserve">across time. </w:t>
      </w:r>
      <w:r w:rsidR="00F812CC">
        <w:t>One such opportunity exists in Ladner Marsh</w:t>
      </w:r>
      <w:r w:rsidR="00E75976">
        <w:t>,</w:t>
      </w:r>
      <w:r>
        <w:t xml:space="preserve"> </w:t>
      </w:r>
      <w:r w:rsidR="004834EB">
        <w:t>which is part of the South Arm Marshes</w:t>
      </w:r>
      <w:r w:rsidR="002E4E7F">
        <w:t xml:space="preserve"> (SAM)</w:t>
      </w:r>
      <w:r w:rsidR="004834EB">
        <w:t xml:space="preserve"> Wildlife Management Area (WMA) near Delta, BC, Canada (</w:t>
      </w:r>
      <w:r w:rsidR="00EA174F">
        <w:rPr>
          <w:highlight w:val="yellow"/>
        </w:rPr>
        <w:t>Figure 1</w:t>
      </w:r>
      <w:r w:rsidR="004834EB">
        <w:t>).</w:t>
      </w:r>
      <w:r w:rsidR="00EC03FB" w:rsidDel="00ED765A">
        <w:t xml:space="preserve"> </w:t>
      </w:r>
      <w:r w:rsidR="006202C7">
        <w:t xml:space="preserve">Despite </w:t>
      </w:r>
      <w:r w:rsidR="00886BE2">
        <w:t xml:space="preserve">industrialization and municipal expansion within the region, this </w:t>
      </w:r>
      <w:r w:rsidR="00102B71">
        <w:t>habitat</w:t>
      </w:r>
      <w:r w:rsidR="00886BE2">
        <w:t xml:space="preserve"> has escaped development, and to the best of the author</w:t>
      </w:r>
      <w:ins w:id="4" w:author="Stefanie Lane" w:date="2022-03-10T15:20:00Z">
        <w:r w:rsidR="00042C5A">
          <w:t>s’</w:t>
        </w:r>
      </w:ins>
      <w:del w:id="5" w:author="Stefanie Lane" w:date="2022-03-10T15:20:00Z">
        <w:r w:rsidR="00102B71" w:rsidDel="00042C5A">
          <w:delText>’s</w:delText>
        </w:r>
      </w:del>
      <w:r w:rsidR="00886BE2">
        <w:t xml:space="preserve"> knowledge has not experienced major natural disturbance in the past 50 years. </w:t>
      </w:r>
      <w:r w:rsidR="00362DA9" w:rsidRPr="00362DA9">
        <w:t xml:space="preserve">Understanding how community composition </w:t>
      </w:r>
      <w:del w:id="6" w:author="Stefanie Lane" w:date="2022-03-10T15:20:00Z">
        <w:r w:rsidR="00362DA9" w:rsidRPr="00362DA9" w:rsidDel="00321D8D">
          <w:delText xml:space="preserve">has changed </w:delText>
        </w:r>
      </w:del>
      <w:r w:rsidR="00362DA9" w:rsidRPr="00362DA9">
        <w:t>prior to and since the 1991 establishment of the WMA is important for regional land managers in evaluating benchmarks for conservation</w:t>
      </w:r>
      <w:r w:rsidR="00102B71">
        <w:t xml:space="preserve"> and </w:t>
      </w:r>
      <w:r w:rsidR="00362DA9" w:rsidRPr="00362DA9">
        <w:t xml:space="preserve">restoration targets. </w:t>
      </w:r>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r w:rsidR="00FF5CB3">
        <w:t>.</w:t>
      </w:r>
      <w:r w:rsidR="00693FAC">
        <w:t xml:space="preserve"> </w:t>
      </w:r>
      <w:r w:rsidR="00FF5CB3">
        <w:t>Bradfield &amp; Porter</w:t>
      </w:r>
      <w:r w:rsidR="00693FAC">
        <w:t xml:space="preserve"> (1982)</w:t>
      </w:r>
      <w:r w:rsidR="00FF5CB3">
        <w:t xml:space="preserve"> identified distinct community sub-types (hereafter, “</w:t>
      </w:r>
      <w:commentRangeStart w:id="7"/>
      <w:r w:rsidR="00FF5CB3">
        <w:t>assemblages</w:t>
      </w:r>
      <w:commentRangeEnd w:id="7"/>
      <w:r w:rsidR="00331CF9">
        <w:rPr>
          <w:rStyle w:val="CommentReference"/>
        </w:rPr>
        <w:commentReference w:id="7"/>
      </w:r>
      <w:r w:rsidR="00FF5CB3">
        <w:t>”),</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r w:rsidR="00C938EC">
        <w:t xml:space="preserve"> </w:t>
      </w:r>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bookmarkStart w:id="8" w:name="_GoBack"/>
      <w:bookmarkEnd w:id="8"/>
    </w:p>
    <w:p w14:paraId="4A26B4C7" w14:textId="502BFFFC" w:rsidR="007C0BCF" w:rsidRDefault="00DC5555" w:rsidP="005F7C5D">
      <w:pPr>
        <w:ind w:firstLine="720"/>
      </w:pPr>
      <w:r>
        <w:lastRenderedPageBreak/>
        <w:t xml:space="preserve">The main objective of this work is to </w:t>
      </w:r>
      <w:commentRangeStart w:id="9"/>
      <w:r w:rsidR="008358B4">
        <w:t xml:space="preserve">infer </w:t>
      </w:r>
      <w:commentRangeEnd w:id="9"/>
      <w:r w:rsidR="005E6D45">
        <w:rPr>
          <w:rStyle w:val="CommentReference"/>
        </w:rPr>
        <w:commentReference w:id="9"/>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2AFD6DE8" w14:textId="28F5634E" w:rsidR="007C0BCF" w:rsidRDefault="00537848" w:rsidP="00612ED6">
      <w:pPr>
        <w:ind w:firstLine="720"/>
      </w:pPr>
      <w:commentRangeStart w:id="10"/>
      <w:r>
        <w:t>(1)</w:t>
      </w:r>
      <w:commentRangeEnd w:id="10"/>
      <w:r w:rsidR="00E20B52">
        <w:rPr>
          <w:rStyle w:val="CommentReference"/>
        </w:rPr>
        <w:commentReference w:id="10"/>
      </w:r>
      <w:r>
        <w:t xml:space="preserve"> </w:t>
      </w:r>
      <w:commentRangeStart w:id="11"/>
      <w:r w:rsidR="00151992">
        <w:t xml:space="preserve">Are </w:t>
      </w:r>
      <w:commentRangeEnd w:id="11"/>
      <w:r w:rsidR="009F2D99">
        <w:rPr>
          <w:rStyle w:val="CommentReference"/>
        </w:rPr>
        <w:commentReference w:id="11"/>
      </w:r>
      <w:r w:rsidR="007C0BCF">
        <w:t xml:space="preserve">TFM </w:t>
      </w:r>
      <w:r w:rsidR="00151992">
        <w:t xml:space="preserve">assemblages </w:t>
      </w:r>
      <w:r w:rsidR="007C0BCF">
        <w:t>continuously</w:t>
      </w:r>
      <w:r w:rsidR="00151992">
        <w:t xml:space="preserve"> characterized by the same dominant species? In the absence of significant environmental disturbance, I expect the same species to dominate each assemblage as identified by Bradfield &amp; Porter (1982). </w:t>
      </w:r>
    </w:p>
    <w:p w14:paraId="5B0CDEDC" w14:textId="797C8036" w:rsidR="00496BFB" w:rsidRDefault="00537848" w:rsidP="00496BFB">
      <w:pPr>
        <w:ind w:firstLine="720"/>
      </w:pPr>
      <w:r>
        <w:t>(</w:t>
      </w:r>
      <w:commentRangeStart w:id="12"/>
      <w:r>
        <w:t>2)</w:t>
      </w:r>
      <w:commentRangeEnd w:id="12"/>
      <w:r w:rsidR="0092786B">
        <w:rPr>
          <w:rStyle w:val="CommentReference"/>
        </w:rPr>
        <w:commentReference w:id="12"/>
      </w:r>
      <w:r>
        <w:t xml:space="preserve"> </w:t>
      </w:r>
      <w:commentRangeStart w:id="13"/>
      <w:r w:rsidR="00151992">
        <w:t>Is</w:t>
      </w:r>
      <w:commentRangeEnd w:id="13"/>
      <w:r w:rsidR="005F7C5D">
        <w:rPr>
          <w:rStyle w:val="CommentReference"/>
        </w:rPr>
        <w:commentReference w:id="13"/>
      </w:r>
      <w:r w:rsidR="00151992">
        <w:t xml:space="preserve"> </w:t>
      </w:r>
      <w:r w:rsidR="008F096E">
        <w:t xml:space="preserve">species abundance </w:t>
      </w:r>
      <w:r w:rsidR="00151992">
        <w:t>stable within and between assemblage types over time?</w:t>
      </w:r>
      <w:r>
        <w:t xml:space="preserve"> </w:t>
      </w:r>
      <w:commentRangeStart w:id="14"/>
      <w:r w:rsidR="00151992">
        <w:t>I expect</w:t>
      </w:r>
      <w:commentRangeEnd w:id="14"/>
      <w:r w:rsidR="00E06557">
        <w:rPr>
          <w:rStyle w:val="CommentReference"/>
        </w:rPr>
        <w:commentReference w:id="14"/>
      </w:r>
      <w:r w:rsidR="00151992">
        <w:t xml:space="preserve"> community-wide diversity to be more stable than diversity within each assemblage type. </w:t>
      </w:r>
    </w:p>
    <w:p w14:paraId="7949E8E6" w14:textId="7FCB77F0" w:rsidR="00496BFB" w:rsidRDefault="001A3ED2" w:rsidP="001A3ED2">
      <w:pPr>
        <w:pStyle w:val="ListParagraph"/>
        <w:numPr>
          <w:ilvl w:val="0"/>
          <w:numId w:val="20"/>
        </w:numPr>
      </w:pPr>
      <w:r>
        <w:t xml:space="preserve">Alt: </w:t>
      </w:r>
      <w:r w:rsidR="00AE417E">
        <w:t>does</w:t>
      </w:r>
      <w:r w:rsidR="00496BFB">
        <w:t xml:space="preserve"> </w:t>
      </w:r>
      <w:r w:rsidR="00AE417E">
        <w:t>species (composition/abundance) change significantly</w:t>
      </w:r>
      <w:r w:rsidR="007F6D5D">
        <w:t xml:space="preserve"> within each assemblage over time? (test with </w:t>
      </w:r>
      <w:commentRangeStart w:id="15"/>
      <w:r w:rsidR="007F6D5D">
        <w:t>multivariate dispersion/PERMANOVA</w:t>
      </w:r>
      <w:commentRangeEnd w:id="15"/>
      <w:r w:rsidR="00A4023D">
        <w:rPr>
          <w:rStyle w:val="CommentReference"/>
        </w:rPr>
        <w:commentReference w:id="15"/>
      </w:r>
      <w:r w:rsidR="007F6D5D">
        <w:t>)</w:t>
      </w:r>
      <w:r w:rsidR="002839E8">
        <w:t xml:space="preserve"> (How to link this to </w:t>
      </w:r>
      <w:r w:rsidR="002839E8">
        <w:rPr>
          <w:i/>
        </w:rPr>
        <w:t>stability</w:t>
      </w:r>
      <w:r w:rsidR="002839E8">
        <w:t>?)</w:t>
      </w:r>
    </w:p>
    <w:p w14:paraId="640BC3CE" w14:textId="050A5C60" w:rsidR="00151992" w:rsidRDefault="0027315E" w:rsidP="005F7C5D">
      <w:pPr>
        <w:ind w:firstLine="720"/>
      </w:pPr>
      <w:r>
        <w:t xml:space="preserve"> </w:t>
      </w:r>
      <w:r w:rsidR="00537848">
        <w:t xml:space="preserve">(3) </w:t>
      </w:r>
      <w:r w:rsidR="00151992">
        <w:t xml:space="preserve">What is the </w:t>
      </w:r>
      <w:commentRangeStart w:id="16"/>
      <w:r w:rsidR="00151992">
        <w:t>total turnover</w:t>
      </w:r>
      <w:r w:rsidR="009129C1">
        <w:t xml:space="preserve"> within each assemblage</w:t>
      </w:r>
      <w:commentRangeEnd w:id="16"/>
      <w:r w:rsidR="00DD4C27">
        <w:rPr>
          <w:rStyle w:val="CommentReference"/>
        </w:rPr>
        <w:commentReference w:id="16"/>
      </w:r>
      <w:r w:rsidR="00151992">
        <w:t xml:space="preserve">, and which species gained or lost are driving changes within each assemblage?  </w:t>
      </w:r>
      <w:r w:rsidR="008A1FF7">
        <w:t xml:space="preserve">I </w:t>
      </w:r>
      <w:commentRangeStart w:id="17"/>
      <w:r w:rsidR="008A1FF7">
        <w:t xml:space="preserve">expect </w:t>
      </w:r>
      <w:commentRangeEnd w:id="17"/>
      <w:r w:rsidR="00124273">
        <w:rPr>
          <w:rStyle w:val="CommentReference"/>
        </w:rPr>
        <w:commentReference w:id="17"/>
      </w:r>
      <w:r w:rsidR="008A1FF7">
        <w:t>greater invasive species abundance</w:t>
      </w:r>
      <w:r w:rsidR="008C1ED9">
        <w:t xml:space="preserve"> (or greater number of species lost)</w:t>
      </w:r>
      <w:r w:rsidR="008A1FF7">
        <w:t xml:space="preserve"> </w:t>
      </w:r>
      <w:r w:rsidR="00B125C0">
        <w:t xml:space="preserve">will be evident in </w:t>
      </w:r>
      <w:r w:rsidR="008A1FF7">
        <w:t xml:space="preserve">assemblages that experience greater </w:t>
      </w:r>
      <w:r w:rsidR="00E76F17">
        <w:t>t</w:t>
      </w:r>
      <w:r w:rsidR="00F04B33">
        <w:t xml:space="preserve">otal </w:t>
      </w:r>
      <w:commentRangeStart w:id="18"/>
      <w:r w:rsidR="00F04B33">
        <w:t>t</w:t>
      </w:r>
      <w:r w:rsidR="00E76F17">
        <w:t>urnover</w:t>
      </w:r>
      <w:commentRangeEnd w:id="18"/>
      <w:r w:rsidR="009F2D99">
        <w:rPr>
          <w:rStyle w:val="CommentReference"/>
        </w:rPr>
        <w:commentReference w:id="18"/>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051C08DC" w:rsidR="001F436B" w:rsidRDefault="001F436B" w:rsidP="005F7C5D">
      <w:pPr>
        <w:ind w:firstLine="720"/>
      </w:pPr>
      <w:r>
        <w:t xml:space="preserve">The Fraser River drains the largest catchment in British Columbia, and its estuary currently spans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r w:rsidR="00EA174F">
        <w:rPr>
          <w:highlight w:val="yellow"/>
        </w:rPr>
        <w:t>Figure 1</w:t>
      </w:r>
      <w:r>
        <w:t xml:space="preserve">). Ladner Marsh occupies </w:t>
      </w:r>
      <w:r w:rsidRPr="00631B1E">
        <w:t xml:space="preserve">approximately </w:t>
      </w:r>
      <w:r>
        <w:t>100</w:t>
      </w:r>
      <w:r w:rsidRPr="00631B1E">
        <w:t xml:space="preserve"> ha wi</w:t>
      </w:r>
      <w:r>
        <w:t>thin the South Arm Marshes, bounded to the east by municipal development and by the Fraser River along its western edge (</w:t>
      </w:r>
      <w:r w:rsidR="00EA174F">
        <w:rPr>
          <w:highlight w:val="yellow"/>
        </w:rPr>
        <w:t>Figure 1</w:t>
      </w:r>
      <w:r>
        <w:t>).</w:t>
      </w:r>
    </w:p>
    <w:p w14:paraId="4503C271" w14:textId="5C1722EC"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5A152F">
        <w:instrText xml:space="preserve"> ADDIN ZOTERO_ITEM CSL_CITATION {"citationID":"38FrsNx6","properties":{"formattedCitation":"(Sinks, Borde, Diefenderfer, &amp; Karnezis, 2021)","plainCitation":"(Sinks, Borde, Diefenderfer, &amp; Karnezis, 2021)","noteIndex":0},"citationItems":[{"id":2371,"uris":["http://zotero.org/users/6092945/items/2KQ4T5YR"],"uri":["http://zotero.org/users/6092945/items/2KQ4T5YR"],"itemData":{"id":2371,"type":"article-journal","abstract":"Reed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6BD1D5ED"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7777777" w:rsidR="005372BF" w:rsidRDefault="005372BF" w:rsidP="005372BF">
      <w:pPr>
        <w:ind w:firstLine="720"/>
      </w:pPr>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has generously 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39F182BC"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locations were </w:t>
      </w:r>
      <w:commentRangeStart w:id="19"/>
      <w:r w:rsidR="00B832A6">
        <w:t xml:space="preserve">approximated </w:t>
      </w:r>
      <w:commentRangeEnd w:id="19"/>
      <w:r w:rsidR="00F03E48">
        <w:rPr>
          <w:rStyle w:val="CommentReference"/>
        </w:rPr>
        <w:commentReference w:id="19"/>
      </w:r>
      <w:r w:rsidR="00B832A6">
        <w:t>using spatial imagery cross-referenced with landscape features evident in Figure 1</w:t>
      </w:r>
      <w:r w:rsidR="00947182">
        <w:t xml:space="preserve"> in Bradfield &amp; Porter’s 1982 publication</w:t>
      </w:r>
      <w:r w:rsidR="00D95107">
        <w:t xml:space="preserve"> (</w:t>
      </w:r>
      <w:r w:rsidR="00D95107">
        <w:rPr>
          <w:highlight w:val="yellow"/>
        </w:rPr>
        <w:t>Figure 1)</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xml:space="preserve">. An additional 18 plots were </w:t>
      </w:r>
      <w:commentRangeStart w:id="20"/>
      <w:r w:rsidR="0058125F">
        <w:t>omitted</w:t>
      </w:r>
      <w:r>
        <w:t xml:space="preserve"> in 2019</w:t>
      </w:r>
      <w:commentRangeEnd w:id="20"/>
      <w:r w:rsidR="0058125F">
        <w:rPr>
          <w:rStyle w:val="CommentReference"/>
        </w:rPr>
        <w:commentReference w:id="20"/>
      </w:r>
      <w:r>
        <w:t xml:space="preserve"> due to </w:t>
      </w:r>
      <w:r w:rsidR="000D215B">
        <w:t>physical inaccessibility</w:t>
      </w:r>
      <w:r>
        <w:t>, either due to overgrowth of riparian fringe</w:t>
      </w:r>
      <w:r w:rsidR="000D215B">
        <w:t>,</w:t>
      </w:r>
      <w:r>
        <w:t xml:space="preserve"> widening of tidal channels, or </w:t>
      </w:r>
      <w:r w:rsidR="000D215B">
        <w:t>variation in transect placement</w:t>
      </w:r>
      <w:r>
        <w:t>.</w:t>
      </w:r>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425C">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00F8E7DB" w:rsidR="00D4425C" w:rsidRDefault="00D4425C" w:rsidP="00D4425C">
      <w:pPr>
        <w:ind w:firstLine="720"/>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D95107">
        <w:rPr>
          <w:highlight w:val="yellow"/>
        </w:rPr>
        <w:t>Figure 1)</w:t>
      </w:r>
      <w:r>
        <w:t xml:space="preserve">. Assemblage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3FF1D4CD" w:rsidR="00D4425C" w:rsidRDefault="00D4425C" w:rsidP="00D4425C">
      <w:pPr>
        <w:ind w:firstLine="720"/>
      </w:pPr>
      <w:r>
        <w:t xml:space="preserve">Individuals were defined as “in the plot” if </w:t>
      </w:r>
      <w:r>
        <w:rPr>
          <w:u w:val="single"/>
        </w:rPr>
        <w:t>&gt;</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31F4B8B3"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262B24">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 </w:t>
      </w:r>
      <w:r w:rsidRPr="005F7C5D">
        <w:rPr>
          <w:highlight w:val="yellow"/>
        </w:rPr>
        <w:t>Supplemental</w:t>
      </w:r>
      <w:r>
        <w:t>).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A13B4" w:rsidRPr="005F7C5D">
        <w:rPr>
          <w:highlight w:val="yellow"/>
        </w:rPr>
        <w:t>Supplemental</w:t>
      </w:r>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 with similar abundance. </w:t>
      </w:r>
    </w:p>
    <w:p w14:paraId="3BFEE0A2" w14:textId="6DCE26EE" w:rsidR="00D03FB7" w:rsidRDefault="00D03FB7" w:rsidP="005F7C5D">
      <w:pPr>
        <w:pStyle w:val="Heading2"/>
      </w:pPr>
      <w:r>
        <w:t xml:space="preserve">Analyses </w:t>
      </w:r>
    </w:p>
    <w:p w14:paraId="4F033B5D" w14:textId="18B85886" w:rsidR="00557665" w:rsidRDefault="00E72813" w:rsidP="00EE00B3">
      <w:r>
        <w:t>All statistical analyses were performed in R v.4.0.2.</w:t>
      </w:r>
      <w:r w:rsidR="00165DCB">
        <w:t xml:space="preserve"> </w:t>
      </w:r>
    </w:p>
    <w:p w14:paraId="10C95044" w14:textId="254682B0" w:rsidR="00E42346" w:rsidRDefault="00B47D6F" w:rsidP="005F7C5D">
      <w:pPr>
        <w:ind w:firstLine="720"/>
      </w:pPr>
      <w:r>
        <w:t>To determine dominant community types, cluster analysis was performed for each observation year using Euclidean distance as the measure of plot dissimilarity (“stats,”</w:t>
      </w:r>
      <w:r w:rsidR="00E42346">
        <w:t xml:space="preserve"> </w:t>
      </w:r>
      <w:r w:rsidR="00E42346" w:rsidRPr="005F7C5D">
        <w:rPr>
          <w:highlight w:val="cyan"/>
        </w:rPr>
        <w:t>R Core Team</w:t>
      </w:r>
      <w:r>
        <w:t xml:space="preserve">). </w:t>
      </w:r>
      <w:r w:rsidR="00EE00B3">
        <w:t>Bray-</w:t>
      </w:r>
      <w:r w:rsidR="00887D9F">
        <w:t xml:space="preserve">Curtis distance may be </w:t>
      </w:r>
      <w:r w:rsidR="00AA19AA">
        <w:t>preferred</w:t>
      </w:r>
      <w:r w:rsidR="00887D9F">
        <w:t xml:space="preserve"> to account for species identity and</w:t>
      </w:r>
      <w:r w:rsidR="00CC5170">
        <w:t xml:space="preserve"> to</w:t>
      </w:r>
      <w:r w:rsidR="00887D9F">
        <w:t xml:space="preserve"> be less sensitive to species absence</w:t>
      </w:r>
      <w:r w:rsidR="00673CF3">
        <w:t xml:space="preserve"> </w:t>
      </w:r>
      <w:r w:rsidR="00673CF3">
        <w:fldChar w:fldCharType="begin"/>
      </w:r>
      <w:r w:rsidR="00262B24">
        <w:instrText xml:space="preserve"> ADDIN ZOTERO_ITEM CSL_CITATION {"citationID":"xBaMamih","properties":{"formattedCitation":"(Legendre &amp; Legendre, 2012)","plainCitation":"(Legendre &amp; Legendre, 2012)","noteIndex":0},"citationItems":[{"id":2359,"uris":["http://zotero.org/users/6092945/items/25ZF67S3"],"uri":["http://zotero.org/users/6092945/items/25ZF67S3"],"itemData":{"id":2359,"type":"book","edition":"3","publisher":"Elsevier","title":"Numerical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r w:rsidR="00262B24">
        <w:t>Euclidean distance was chosen to make direct comparisons to results produced by Bradfield &amp; Porter (1982).</w:t>
      </w:r>
      <w:r w:rsidR="00EE00B3">
        <w:t xml:space="preserve"> </w:t>
      </w:r>
      <w:r w:rsidR="00165DCB">
        <w:t>In initial analyses, both methods were used t</w:t>
      </w:r>
      <w:r w:rsidR="00262B24">
        <w:t>o confirm distance measure did not have a major effect on plot clustering</w:t>
      </w:r>
      <w:r w:rsidR="00165DCB">
        <w:t xml:space="preserve">; results are available in </w:t>
      </w:r>
      <w:r w:rsidR="00165DCB" w:rsidRPr="005F7C5D">
        <w:rPr>
          <w:highlight w:val="yellow"/>
        </w:rPr>
        <w:t>Supplemental</w:t>
      </w:r>
      <w:r w:rsidR="00165DCB">
        <w:t>.</w:t>
      </w:r>
    </w:p>
    <w:p w14:paraId="404E09C4" w14:textId="7C9D18FE" w:rsidR="00BD4A5D" w:rsidRDefault="00456B4F" w:rsidP="005F7C5D">
      <w:r>
        <w:tab/>
      </w:r>
      <w:r w:rsidR="00276B00">
        <w:t>Clusters were cut into three main groups</w:t>
      </w:r>
      <w:r w:rsidR="00BD4A5D">
        <w:t xml:space="preserve">, and </w:t>
      </w:r>
      <w:commentRangeStart w:id="21"/>
      <w:commentRangeStart w:id="22"/>
      <w:r w:rsidR="00BD4A5D">
        <w:t xml:space="preserve">plots </w:t>
      </w:r>
      <w:commentRangeEnd w:id="21"/>
      <w:r w:rsidR="00713666">
        <w:rPr>
          <w:rStyle w:val="CommentReference"/>
        </w:rPr>
        <w:commentReference w:id="21"/>
      </w:r>
      <w:commentRangeEnd w:id="22"/>
      <w:r w:rsidR="009A74F1">
        <w:rPr>
          <w:rStyle w:val="CommentReference"/>
        </w:rPr>
        <w:commentReference w:id="22"/>
      </w:r>
      <w:r w:rsidR="00BD4A5D">
        <w:t>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554B0B">
        <w:instrText xml:space="preserve"> ADDIN ZOTERO_ITEM CSL_CITATION {"citationID":"eQAS36Sm","properties":{"formattedCitation":"(De C\\uc0\\u225{}ceres &amp; Jansen, 2016)","plainCitation":"(De Cáceres &amp; Jansen, 2016)","dontUpdate":true,"noteIndex":0},"citationItems":[{"id":2313,"uris":["http://zotero.org/users/6092945/items/X4BXN5G8"],"uri":["http://zotero.org/users/6092945/items/X4BXN5G8"],"itemData":{"id":2313,"type":"book","abstract":"Studying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De Cáceres &amp; Jansen, 2016)</w:t>
      </w:r>
      <w:r w:rsidR="00311779">
        <w:fldChar w:fldCharType="end"/>
      </w:r>
      <w:r w:rsidR="00BD4A5D">
        <w:t>.</w:t>
      </w:r>
      <w:r w:rsidR="00CC5170">
        <w:t xml:space="preserve"> </w:t>
      </w:r>
      <w:commentRangeStart w:id="23"/>
      <w:r w:rsidR="00B94ABA">
        <w:t xml:space="preserve">Species </w:t>
      </w:r>
      <w:commentRangeEnd w:id="23"/>
      <w:r w:rsidR="00195C88">
        <w:rPr>
          <w:rStyle w:val="CommentReference"/>
        </w:rPr>
        <w:commentReference w:id="23"/>
      </w:r>
      <w:r w:rsidR="00195C88">
        <w:t xml:space="preserve">are randomized within the cluster, and those </w:t>
      </w:r>
      <w:r w:rsidR="00B94ABA">
        <w:t xml:space="preserve">with the </w:t>
      </w:r>
      <w:r w:rsidR="00CD36F2">
        <w:t>greatest statistical</w:t>
      </w:r>
      <w:r w:rsidR="00B94ABA">
        <w:t xml:space="preserve"> </w:t>
      </w:r>
      <w:r w:rsidR="004E6247">
        <w:t xml:space="preserve">relationship between species </w:t>
      </w:r>
      <w:r w:rsidR="00CA6B33">
        <w:t>occurrence</w:t>
      </w:r>
      <w:r w:rsidR="00B94ABA">
        <w:t xml:space="preserve"> </w:t>
      </w:r>
      <w:r w:rsidR="00CD36F2">
        <w:t>with all plots</w:t>
      </w:r>
      <w:r w:rsidR="00B94ABA">
        <w:t xml:space="preserve"> </w:t>
      </w:r>
      <w:r w:rsidR="00195C88">
        <w:t xml:space="preserve">are selected as indicators for the cluster. </w:t>
      </w:r>
      <w:r w:rsidR="00B94ABA">
        <w:t xml:space="preserve"> </w:t>
      </w:r>
    </w:p>
    <w:p w14:paraId="67AF083F" w14:textId="07CF7C92" w:rsidR="009836CC" w:rsidRDefault="009836CC" w:rsidP="005F7C5D">
      <w:pPr>
        <w:ind w:firstLine="720"/>
      </w:pPr>
      <w:commentRangeStart w:id="24"/>
      <w:r>
        <w:t>Community</w:t>
      </w:r>
      <w:r w:rsidR="006F3B74">
        <w:t xml:space="preserve"> </w:t>
      </w:r>
      <w:r w:rsidR="00E944E1">
        <w:t>stability</w:t>
      </w:r>
      <w:commentRangeEnd w:id="24"/>
      <w:r w:rsidR="00B80FFC">
        <w:rPr>
          <w:rStyle w:val="CommentReference"/>
        </w:rPr>
        <w:commentReference w:id="24"/>
      </w:r>
      <w:r w:rsidR="002D5D96">
        <w:t xml:space="preserve"> </w:t>
      </w:r>
      <w:r w:rsidR="00E944E1">
        <w:t>and 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t>“</w:t>
      </w:r>
      <w:r w:rsidR="006F3B74">
        <w:t>codyn</w:t>
      </w:r>
      <w:r>
        <w:t>”</w:t>
      </w:r>
      <w:r w:rsidR="006F3B74">
        <w:t xml:space="preserve"> package </w:t>
      </w:r>
      <w:r w:rsidR="00191332">
        <w:fldChar w:fldCharType="begin"/>
      </w:r>
      <w:r w:rsidR="00191332">
        <w:instrText xml:space="preserve"> ADDIN ZOTERO_ITEM CSL_CITATION {"citationID":"kulPVOqi","properties":{"formattedCitation":"(Hallett et al., 2016)","plainCitation":"(Hallett et al., 2016)","noteIndex":0},"citationItems":[{"id":2295,"uris":["http://zotero.org/users/6092945/items/CURY38XB"],"uri":["http://zotero.org/users/6092945/items/CURY38XB"],"itemData":{"id":2295,"type":"article-journal","abstract":"New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 xml:space="preserve">. </w:t>
      </w:r>
      <w:r>
        <w:t xml:space="preserve">Community </w:t>
      </w:r>
      <w:r w:rsidR="00175845">
        <w:t xml:space="preserve">stability “aggregates species abundances within replicate and time period, </w:t>
      </w:r>
      <w:r w:rsidR="00175845" w:rsidRPr="000E1309">
        <w:t>and uses these values to calculate community stability as the temporal mean divided by the temporal standard deviation</w:t>
      </w:r>
      <w:r w:rsidR="00BF6BC0">
        <w:t>”</w:t>
      </w:r>
      <w:r w:rsidR="00175845" w:rsidRPr="000E1309">
        <w:t xml:space="preserve"> </w:t>
      </w:r>
      <w:r w:rsidR="00F11F03">
        <w:fldChar w:fldCharType="begin"/>
      </w:r>
      <w:r w:rsidR="00236A5C">
        <w: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instrText>
      </w:r>
      <w:r w:rsidR="00F11F03">
        <w:fldChar w:fldCharType="separate"/>
      </w:r>
      <w:r w:rsidR="00236A5C" w:rsidRPr="00236A5C">
        <w:rPr>
          <w:rFonts w:ascii="Calibri" w:hAnsi="Calibri" w:cs="Calibri"/>
        </w:rPr>
        <w:t>(Tilman, 1999)</w:t>
      </w:r>
      <w:r w:rsidR="00F11F03">
        <w:fldChar w:fldCharType="end"/>
      </w:r>
      <w:r w:rsidR="00175845" w:rsidRPr="000E1309">
        <w:t>.</w:t>
      </w:r>
      <w:r w:rsidR="00556C34">
        <w:t xml:space="preserve"> </w:t>
      </w:r>
      <w:r w:rsidR="00DB21FF">
        <w:t xml:space="preserve">Total species turnover, appearances, and disappearances were calculated for each 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p>
    <w:p w14:paraId="61ED574B" w14:textId="5F2A519A" w:rsidR="00C11F92" w:rsidRDefault="00FF7E1B" w:rsidP="005F7C5D">
      <w:pPr>
        <w:ind w:firstLine="720"/>
      </w:pPr>
      <w:r>
        <w:lastRenderedPageBreak/>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236A5C">
        <w:instrText xml:space="preserve"> ADDIN ZOTERO_ITEM CSL_CITATION {"citationID":"KhLgfE6J","properties":{"formattedCitation":"(Hallett et al., 2016)","plainCitation":"(Hallett et al., 2016)","dontUpdate":true,"noteIndex":0},"citationItems":[{"id":2295,"uris":["http://zotero.org/users/6092945/items/CURY38XB"],"uri":["http://zotero.org/users/6092945/items/CURY38XB"],"itemData":{"id":2295,"type":"article-journal","abstract":"New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species significantly driving assemblage clusters, as identified by species indicator analysis, were included in the rank clock plots. </w:t>
      </w:r>
      <w:r w:rsidR="00CC1422">
        <w:t xml:space="preserve">All species cover abundance are summarized in </w:t>
      </w:r>
      <w:commentRangeStart w:id="25"/>
      <w:r w:rsidR="00CC1422" w:rsidRPr="005F7C5D">
        <w:rPr>
          <w:highlight w:val="yellow"/>
        </w:rPr>
        <w:t>Supplemental</w:t>
      </w:r>
      <w:r w:rsidR="00CC1422">
        <w:t xml:space="preserve">. </w:t>
      </w:r>
      <w:commentRangeEnd w:id="25"/>
      <w:r w:rsidR="00CC1422">
        <w:rPr>
          <w:rStyle w:val="CommentReference"/>
        </w:rPr>
        <w:commentReference w:id="25"/>
      </w:r>
    </w:p>
    <w:p w14:paraId="4E77AE69" w14:textId="77777777" w:rsidR="00464FB4" w:rsidRDefault="00464FB4" w:rsidP="00E72813">
      <w:pPr>
        <w:sectPr w:rsidR="00464FB4" w:rsidSect="00742ECA">
          <w:headerReference w:type="default" r:id="rId14"/>
          <w:pgSz w:w="12240" w:h="15840"/>
          <w:pgMar w:top="1080" w:right="1080" w:bottom="1080" w:left="1080" w:header="720" w:footer="720" w:gutter="0"/>
          <w:lnNumType w:countBy="1" w:restart="continuous"/>
          <w:cols w:space="720"/>
          <w:docGrid w:linePitch="360"/>
        </w:sectPr>
      </w:pPr>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227ABB1F">
            <wp:extent cx="8654903" cy="4975205"/>
            <wp:effectExtent l="19050" t="19050" r="1333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18278" cy="5011636"/>
                    </a:xfrm>
                    <a:prstGeom prst="rect">
                      <a:avLst/>
                    </a:prstGeom>
                    <a:noFill/>
                    <a:ln w="19050">
                      <a:solidFill>
                        <a:schemeClr val="tx1"/>
                      </a:solidFill>
                    </a:ln>
                  </pic:spPr>
                </pic:pic>
              </a:graphicData>
            </a:graphic>
          </wp:inline>
        </w:drawing>
      </w:r>
    </w:p>
    <w:p w14:paraId="5A1A75BF" w14:textId="319B7BBE" w:rsidR="00B051DD" w:rsidRDefault="00B051DD" w:rsidP="00B051DD">
      <w:pPr>
        <w:pStyle w:val="Caption"/>
      </w:pPr>
      <w:commentRangeStart w:id="26"/>
      <w:r>
        <w:t xml:space="preserve">Figure </w:t>
      </w:r>
      <w:commentRangeEnd w:id="26"/>
      <w:r w:rsidR="00010D37">
        <w:rPr>
          <w:rStyle w:val="CommentReference"/>
          <w:i w:val="0"/>
          <w:iCs w:val="0"/>
          <w:color w:val="auto"/>
        </w:rPr>
        <w:commentReference w:id="26"/>
      </w:r>
      <w:fldSimple w:instr=" SEQ Figure \* ARABIC ">
        <w:r w:rsidR="001B46DC">
          <w:rPr>
            <w:noProof/>
          </w:rPr>
          <w:t>1</w:t>
        </w:r>
      </w:fldSimple>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77777777" w:rsidR="00464FB4" w:rsidRDefault="00464FB4" w:rsidP="005209C4">
      <w:pPr>
        <w:pStyle w:val="Heading1"/>
        <w:sectPr w:rsidR="00464FB4" w:rsidSect="00464FB4">
          <w:pgSz w:w="15840" w:h="12240" w:orient="landscape"/>
          <w:pgMar w:top="1080" w:right="1080" w:bottom="1080" w:left="1080" w:header="720" w:footer="720" w:gutter="0"/>
          <w:lnNumType w:countBy="1" w:restart="continuous"/>
          <w:cols w:space="720"/>
          <w:docGrid w:linePitch="360"/>
        </w:sectPr>
      </w:pPr>
    </w:p>
    <w:p w14:paraId="36644A80" w14:textId="3AA2C0B7" w:rsidR="00EB3E1E" w:rsidRDefault="006C5D18" w:rsidP="005F7C5D">
      <w:pPr>
        <w:pStyle w:val="Heading1"/>
      </w:pPr>
      <w:r>
        <w:lastRenderedPageBreak/>
        <w:t>Results</w:t>
      </w:r>
    </w:p>
    <w:p w14:paraId="57D7656A" w14:textId="61BDD2EB" w:rsidR="008B54D6"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r w:rsidR="002B6766">
        <w:t>This may indicate that</w:t>
      </w:r>
      <w:r w:rsidR="00FB6AA0">
        <w:t xml:space="preserve"> a</w:t>
      </w:r>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p>
    <w:p w14:paraId="0632C7A0" w14:textId="4A5163D4" w:rsidR="009D1A0A" w:rsidRDefault="008B54D6" w:rsidP="005F7C5D">
      <w:pPr>
        <w:ind w:firstLine="720"/>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r w:rsidR="003C783A">
        <w:t xml:space="preserve">the other </w:t>
      </w:r>
      <w:r w:rsidR="005C1666">
        <w:t>species that significantly drive indicators of assemblages change over time (</w:t>
      </w:r>
      <w:r w:rsidR="005C1666" w:rsidRPr="005F7C5D">
        <w:rPr>
          <w:highlight w:val="yellow"/>
        </w:rPr>
        <w:t>Supplemental</w:t>
      </w:r>
      <w:r w:rsidR="005C1666">
        <w:t xml:space="preserve">). </w:t>
      </w:r>
    </w:p>
    <w:p w14:paraId="193D4DDB" w14:textId="3D8FA5D4" w:rsidR="004F31B5" w:rsidRDefault="003B6B3D" w:rsidP="005F7C5D">
      <w:pPr>
        <w:ind w:firstLine="720"/>
      </w:pPr>
      <w:r>
        <w:t>Bogbean assemblage shows the greatest stability</w:t>
      </w:r>
      <w:r w:rsidR="00771950">
        <w:t xml:space="preserve"> (7.17)</w:t>
      </w:r>
      <w:r>
        <w:t xml:space="preserve">, while </w:t>
      </w:r>
      <w:r w:rsidR="00FD7BB5">
        <w:t>Fescue</w:t>
      </w:r>
      <w:r>
        <w:t xml:space="preserve"> assemblage is the least stable</w:t>
      </w:r>
      <w:r w:rsidR="009D5862">
        <w:t xml:space="preserve"> (2.52)</w:t>
      </w:r>
      <w:r w:rsidR="008C2B2E">
        <w:t>.</w:t>
      </w:r>
      <w:r w:rsidR="009D5862">
        <w:t xml:space="preserve"> Stability of the sedge assemblage was intermediate (5.08), while the</w:t>
      </w:r>
      <w:r w:rsidR="008C2B2E">
        <w:t xml:space="preserve"> average </w:t>
      </w:r>
      <w:r w:rsidR="0045765D">
        <w:t>community</w:t>
      </w:r>
      <w:r w:rsidR="008C2B2E">
        <w:t xml:space="preserve"> stability</w:t>
      </w:r>
      <w:r w:rsidR="0045765D">
        <w:t xml:space="preserve"> </w:t>
      </w:r>
      <w:r w:rsidR="009D5862">
        <w:t xml:space="preserve">of all three assemblages was </w:t>
      </w:r>
      <w:r w:rsidR="008C2B2E">
        <w:t xml:space="preserve">lower </w:t>
      </w:r>
      <w:r w:rsidR="0045765D">
        <w:t>than</w:t>
      </w:r>
      <w:r w:rsidR="002A77CD">
        <w:t xml:space="preserve"> the Bogbean and Fescue assemblages (4.28). This may be </w:t>
      </w:r>
      <w:r w:rsidR="009C06CB">
        <w:t xml:space="preserve">due to the effect of the </w:t>
      </w:r>
      <w:r w:rsidR="00FD7BB5">
        <w:t>Fescue</w:t>
      </w:r>
      <w:r w:rsidR="009C06CB">
        <w:t xml:space="preserve"> assemblage on the overall average</w:t>
      </w:r>
      <w:r w:rsidR="002A77CD">
        <w:t>,</w:t>
      </w:r>
      <w:r w:rsidR="00A7637D">
        <w:t xml:space="preserve"> despite the occurrence of </w:t>
      </w:r>
      <w:commentRangeStart w:id="27"/>
      <w:r w:rsidR="004F31B5">
        <w:t>50% fewer plots</w:t>
      </w:r>
      <w:commentRangeEnd w:id="27"/>
      <w:r w:rsidR="00A7637D">
        <w:rPr>
          <w:rStyle w:val="CommentReference"/>
        </w:rPr>
        <w:commentReference w:id="27"/>
      </w:r>
      <w:r w:rsidR="004F31B5">
        <w:t xml:space="preserve"> clustered as Fescue in 2019 compared to 1979. </w:t>
      </w:r>
      <w:r w:rsidR="00E6327A">
        <w:t>It is important to recognize that w</w:t>
      </w:r>
      <w:r w:rsidR="00786C01">
        <w:t xml:space="preserve">ithin a single community (Ladner Marsh), different assemblage types experience different degrees of stability. </w:t>
      </w:r>
    </w:p>
    <w:p w14:paraId="3F3E7064" w14:textId="12B785ED" w:rsidR="00EC4678" w:rsidRDefault="009E3CA2" w:rsidP="005F7C5D">
      <w:pPr>
        <w:ind w:firstLine="720"/>
      </w:pPr>
      <w:r>
        <w:t>Total species turnover between 1979 and 2019 is ~</w:t>
      </w:r>
      <w:commentRangeStart w:id="28"/>
      <w:r>
        <w:t>50</w:t>
      </w:r>
      <w:commentRangeEnd w:id="28"/>
      <w:r w:rsidR="00D35CF0">
        <w:rPr>
          <w:rStyle w:val="CommentReference"/>
        </w:rPr>
        <w:commentReference w:id="28"/>
      </w:r>
      <w:r>
        <w:t>% in each assemblage</w:t>
      </w:r>
      <w:r w:rsidR="006D411C">
        <w:t xml:space="preserve"> (</w:t>
      </w:r>
      <w:r w:rsidR="009F0260">
        <w:fldChar w:fldCharType="begin"/>
      </w:r>
      <w:r w:rsidR="009F0260">
        <w:instrText xml:space="preserve"> REF _Ref94197100 \h </w:instrText>
      </w:r>
      <w:r w:rsidR="009F0260">
        <w:fldChar w:fldCharType="separate"/>
      </w:r>
      <w:r w:rsidR="009F0260">
        <w:t xml:space="preserve">Table </w:t>
      </w:r>
      <w:r w:rsidR="009F0260">
        <w:rPr>
          <w:noProof/>
        </w:rPr>
        <w:t>1</w:t>
      </w:r>
      <w:r w:rsidR="009F0260">
        <w:fldChar w:fldCharType="end"/>
      </w:r>
      <w:r w:rsidR="006D411C">
        <w:t>).</w:t>
      </w:r>
      <w:r>
        <w:t xml:space="preserve"> </w:t>
      </w:r>
      <w:r w:rsidR="006561F0">
        <w:t>Notably, a</w:t>
      </w:r>
      <w:r w:rsidR="00D35CF0">
        <w:t xml:space="preserve">ll assemblage types had </w:t>
      </w:r>
      <w:r w:rsidR="009F650B">
        <w:t>more</w:t>
      </w:r>
      <w:r w:rsidR="00D35CF0">
        <w:t xml:space="preserve"> species </w:t>
      </w:r>
      <w:r w:rsidR="009F650B">
        <w:t>disappear in 2019</w:t>
      </w:r>
      <w:r w:rsidR="00D35CF0">
        <w:t xml:space="preserve"> than </w:t>
      </w:r>
      <w:r w:rsidR="009F650B">
        <w:t xml:space="preserve">in 1999. </w:t>
      </w:r>
      <w:r w:rsidR="006561F0">
        <w:t>O</w:t>
      </w:r>
      <w:r w:rsidR="009F650B">
        <w:t xml:space="preserve">nly the </w:t>
      </w:r>
      <w:r w:rsidR="00FD7BB5">
        <w:t>Sedge</w:t>
      </w:r>
      <w:r w:rsidR="009F650B">
        <w:t xml:space="preserve"> assemblage had a </w:t>
      </w:r>
      <w:r w:rsidR="006D411C">
        <w:t xml:space="preserve">marked increase in species </w:t>
      </w:r>
      <w:r w:rsidR="006561F0">
        <w:t xml:space="preserve">appearance </w:t>
      </w:r>
      <w:r w:rsidR="006D411C">
        <w:t xml:space="preserve">(~8.5%) over 1999, while the </w:t>
      </w:r>
      <w:r w:rsidR="00FD7BB5">
        <w:t>Bogbean</w:t>
      </w:r>
      <w:r w:rsidR="006D411C">
        <w:t xml:space="preserve"> community had more species </w:t>
      </w:r>
      <w:r w:rsidR="006561F0">
        <w:t xml:space="preserve">appearance </w:t>
      </w:r>
      <w:r w:rsidR="006D411C">
        <w:t xml:space="preserve">in 1999. </w:t>
      </w:r>
      <w:r w:rsidR="006561F0">
        <w:t xml:space="preserve">The </w:t>
      </w:r>
      <w:commentRangeStart w:id="29"/>
      <w:commentRangeEnd w:id="29"/>
      <w:r w:rsidR="00EC4678">
        <w:rPr>
          <w:rStyle w:val="CommentReference"/>
        </w:rPr>
        <w:commentReference w:id="29"/>
      </w:r>
      <w:r w:rsidR="00EC4678">
        <w:t xml:space="preserve">greater rates of disappearance from the assemblages drive homogenization observed in cluster analysis. </w:t>
      </w:r>
    </w:p>
    <w:p w14:paraId="2E6CE862" w14:textId="1C8A2C0D" w:rsidR="00100D21" w:rsidRDefault="006D411C" w:rsidP="005F7C5D">
      <w:pPr>
        <w:ind w:firstLine="720"/>
      </w:pPr>
      <w:r>
        <w:t xml:space="preserve">Rank </w:t>
      </w:r>
      <w:r w:rsidR="007B5B53">
        <w:t xml:space="preserve">clock plots </w:t>
      </w:r>
      <w:r w:rsidR="00D075CE">
        <w:t>show changing dominance of select species over time (</w:t>
      </w:r>
      <w:r w:rsidR="00A36F97">
        <w:fldChar w:fldCharType="begin"/>
      </w:r>
      <w:r w:rsidR="00A36F97">
        <w:instrText xml:space="preserve"> REF _Ref94197130 \h </w:instrText>
      </w:r>
      <w:r w:rsidR="00A36F97">
        <w:fldChar w:fldCharType="separate"/>
      </w:r>
      <w:r w:rsidR="00A36F97">
        <w:t xml:space="preserve">Figure </w:t>
      </w:r>
      <w:r w:rsidR="00A36F97">
        <w:rPr>
          <w:noProof/>
        </w:rPr>
        <w:t>3</w:t>
      </w:r>
      <w:r w:rsidR="00A36F97">
        <w:fldChar w:fldCharType="end"/>
      </w:r>
      <w:r w:rsidR="00F17047">
        <w:fldChar w:fldCharType="begin"/>
      </w:r>
      <w:r w:rsidR="00F17047">
        <w:instrText xml:space="preserve"> REF _Ref94197130 \h </w:instrText>
      </w:r>
      <w:r w:rsidR="00F17047">
        <w:fldChar w:fldCharType="end"/>
      </w:r>
      <w:r w:rsidR="00D075CE">
        <w:t xml:space="preserve">). Notably, Fescue assemblage </w:t>
      </w:r>
      <w:r w:rsidR="00AC332B">
        <w:t xml:space="preserve">shows ~50% decrease in cover of characteristic species </w:t>
      </w:r>
      <w:r w:rsidR="00AC332B" w:rsidRPr="0095147C">
        <w:rPr>
          <w:i/>
        </w:rPr>
        <w:t>Festuca arundinaceae</w:t>
      </w:r>
      <w:r w:rsidR="00AC332B">
        <w:t xml:space="preserve">, while </w:t>
      </w:r>
      <w:r w:rsidR="00060358">
        <w:t xml:space="preserve">cover of </w:t>
      </w:r>
      <w:r w:rsidR="00AC332B">
        <w:t xml:space="preserve">non-native </w:t>
      </w:r>
      <w:r w:rsidR="00AC332B" w:rsidRPr="0095147C">
        <w:rPr>
          <w:i/>
        </w:rPr>
        <w:t>Phalaris arundinaceae</w:t>
      </w:r>
      <w:r w:rsidR="00AC332B">
        <w:t xml:space="preserve"> </w:t>
      </w:r>
      <w:r w:rsidR="00060358">
        <w:t xml:space="preserve">has more than doubled since 1999. </w:t>
      </w:r>
      <w:r w:rsidR="00C76D5E">
        <w:t xml:space="preserve">In the </w:t>
      </w:r>
      <w:r w:rsidR="00FD7BB5">
        <w:t>Sedge</w:t>
      </w:r>
      <w:r w:rsidR="00C76D5E">
        <w:t xml:space="preserve"> assemblage, cover abundance of </w:t>
      </w:r>
      <w:r w:rsidR="00C76D5E" w:rsidRPr="0095147C">
        <w:rPr>
          <w:i/>
        </w:rPr>
        <w:t>Agrostis stolonifera</w:t>
      </w:r>
      <w:r w:rsidR="00C76D5E">
        <w:t xml:space="preserve"> appears to have decrease by almost half, however cover of </w:t>
      </w:r>
      <w:r w:rsidR="00CE3E67">
        <w:t xml:space="preserve">assemblage-defining species </w:t>
      </w:r>
      <w:r w:rsidR="00CE3E67" w:rsidRPr="0095147C">
        <w:rPr>
          <w:i/>
        </w:rPr>
        <w:t>Carex lyngbyei</w:t>
      </w:r>
      <w:r w:rsidR="00CE3E67">
        <w:t xml:space="preserve"> has decreased by about one-third. </w:t>
      </w:r>
      <w:r w:rsidR="00124BDB">
        <w:t xml:space="preserve">Since 1979, </w:t>
      </w:r>
      <w:r w:rsidR="00014A9A">
        <w:t>native species cover (</w:t>
      </w:r>
      <w:r w:rsidR="00014A9A" w:rsidRPr="0095147C">
        <w:rPr>
          <w:i/>
        </w:rPr>
        <w:t>Equisetum fluviatile, Eleocharis palustris</w:t>
      </w:r>
      <w:r w:rsidR="00014A9A">
        <w:t>)</w:t>
      </w:r>
      <w:r w:rsidR="00124BDB">
        <w:t xml:space="preserve"> in the Bogbean assemblage</w:t>
      </w:r>
      <w:r w:rsidR="00014A9A">
        <w:t xml:space="preserve"> declines </w:t>
      </w:r>
      <w:r w:rsidR="00124BDB">
        <w:t>t</w:t>
      </w:r>
      <w:r w:rsidR="005D3606">
        <w:t>owards zero, as it</w:t>
      </w:r>
      <w:r w:rsidR="00F573EF">
        <w:t xml:space="preserve"> is </w:t>
      </w:r>
      <w:r w:rsidR="005D3606">
        <w:t xml:space="preserve">replaced in dominance by </w:t>
      </w:r>
      <w:r w:rsidR="00014A9A">
        <w:t>non-native species (</w:t>
      </w:r>
      <w:r w:rsidR="00014A9A" w:rsidRPr="0095147C">
        <w:rPr>
          <w:i/>
        </w:rPr>
        <w:t>Mentha aquatica</w:t>
      </w:r>
      <w:r w:rsidR="005D3606" w:rsidRPr="0095147C">
        <w:rPr>
          <w:i/>
        </w:rPr>
        <w:t>)</w:t>
      </w:r>
      <w:r w:rsidR="00124BDB">
        <w:t xml:space="preserve">.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2BB924C0" w:rsidR="00FE1C76" w:rsidRDefault="00F2017D" w:rsidP="00F2017D">
      <w:pPr>
        <w:pStyle w:val="Caption"/>
      </w:pPr>
      <w:bookmarkStart w:id="30" w:name="_Ref94197029"/>
      <w:commentRangeStart w:id="31"/>
      <w:r>
        <w:t xml:space="preserve">Figure </w:t>
      </w:r>
      <w:commentRangeEnd w:id="31"/>
      <w:r w:rsidR="0084145C">
        <w:rPr>
          <w:rStyle w:val="CommentReference"/>
          <w:i w:val="0"/>
          <w:iCs w:val="0"/>
          <w:color w:val="auto"/>
        </w:rPr>
        <w:commentReference w:id="31"/>
      </w:r>
      <w:fldSimple w:instr=" SEQ Figure \* ARABIC ">
        <w:r w:rsidR="001B46DC">
          <w:rPr>
            <w:noProof/>
          </w:rPr>
          <w:t>2</w:t>
        </w:r>
      </w:fldSimple>
      <w:bookmarkEnd w:id="30"/>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31AB93A4" w14:textId="77777777" w:rsidR="001B46DC" w:rsidRDefault="00640EC2">
      <w:pPr>
        <w:keepNext/>
        <w:rPr>
          <w:ins w:id="32" w:author="Stefanie Lane" w:date="2022-03-08T12:07:00Z"/>
        </w:rPr>
        <w:pPrChange w:id="33" w:author="Stefanie Lane" w:date="2022-03-08T12:07:00Z">
          <w:pPr/>
        </w:pPrChange>
      </w:pPr>
      <w:commentRangeStart w:id="34"/>
      <w:ins w:id="35" w:author="Stefanie Lane" w:date="2022-03-08T12:06:00Z">
        <w:r>
          <w:rPr>
            <w:noProof/>
          </w:rPr>
          <w:drawing>
            <wp:inline distT="0" distB="0" distL="0" distR="0" wp14:anchorId="480A52D0" wp14:editId="4F17DB51">
              <wp:extent cx="5943600" cy="3419061"/>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nerNMDS.svg"/>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b="4125"/>
                      <a:stretch/>
                    </pic:blipFill>
                    <pic:spPr bwMode="auto">
                      <a:xfrm>
                        <a:off x="0" y="0"/>
                        <a:ext cx="5943600" cy="3419061"/>
                      </a:xfrm>
                      <a:prstGeom prst="rect">
                        <a:avLst/>
                      </a:prstGeom>
                      <a:ln>
                        <a:noFill/>
                      </a:ln>
                      <a:extLst>
                        <a:ext uri="{53640926-AAD7-44D8-BBD7-CCE9431645EC}">
                          <a14:shadowObscured xmlns:a14="http://schemas.microsoft.com/office/drawing/2010/main"/>
                        </a:ext>
                      </a:extLst>
                    </pic:spPr>
                  </pic:pic>
                </a:graphicData>
              </a:graphic>
            </wp:inline>
          </w:drawing>
        </w:r>
      </w:ins>
      <w:commentRangeEnd w:id="34"/>
    </w:p>
    <w:p w14:paraId="59729636" w14:textId="297F27E7" w:rsidR="001B46DC" w:rsidRPr="00434068" w:rsidRDefault="001B46DC" w:rsidP="001B46DC">
      <w:pPr>
        <w:pStyle w:val="Caption"/>
        <w:rPr>
          <w:ins w:id="36" w:author="Stefanie Lane" w:date="2022-03-08T12:07:00Z"/>
        </w:rPr>
      </w:pPr>
      <w:ins w:id="37" w:author="Stefanie Lane" w:date="2022-03-08T12:07:00Z">
        <w:r>
          <w:t xml:space="preserve">Figure </w:t>
        </w:r>
        <w:r>
          <w:fldChar w:fldCharType="begin"/>
        </w:r>
        <w:r>
          <w:instrText xml:space="preserve"> SEQ Figure \* ARABIC </w:instrText>
        </w:r>
      </w:ins>
      <w:r>
        <w:fldChar w:fldCharType="separate"/>
      </w:r>
      <w:ins w:id="38" w:author="Stefanie Lane" w:date="2022-03-08T12:07:00Z">
        <w:r>
          <w:rPr>
            <w:noProof/>
          </w:rPr>
          <w:t>3</w:t>
        </w:r>
        <w:r>
          <w:fldChar w:fldCharType="end"/>
        </w:r>
        <w:r>
          <w:t xml:space="preserve">. </w:t>
        </w:r>
      </w:ins>
      <w:ins w:id="39" w:author="Stefanie Lane" w:date="2022-03-08T12:08:00Z">
        <w:r w:rsidR="0065175A">
          <w:t xml:space="preserve">Additional </w:t>
        </w:r>
      </w:ins>
      <w:ins w:id="40" w:author="Stefanie Lane" w:date="2022-03-08T12:07:00Z">
        <w:r>
          <w:t>NMDS</w:t>
        </w:r>
      </w:ins>
      <w:ins w:id="41" w:author="Stefanie Lane" w:date="2022-03-08T12:08:00Z">
        <w:r w:rsidR="0065175A">
          <w:t xml:space="preserve"> analysis from previous manuscript drafts illustrate</w:t>
        </w:r>
      </w:ins>
      <w:ins w:id="42" w:author="Stefanie Lane" w:date="2022-03-08T12:07:00Z">
        <w:r>
          <w:t xml:space="preserve"> composition</w:t>
        </w:r>
      </w:ins>
      <w:ins w:id="43" w:author="Stefanie Lane" w:date="2022-03-08T12:08:00Z">
        <w:r w:rsidR="0065175A">
          <w:t>al drift</w:t>
        </w:r>
      </w:ins>
      <w:ins w:id="44" w:author="Stefanie Lane" w:date="2022-03-08T12:07:00Z">
        <w:r>
          <w:t xml:space="preserve"> within each of the community types, and across time overall (stress = 0.232 with two outliers from 2019 removed). Overall, 2019 communities appear more closely related along NMDS Axis 1 than 1979 and 1999 communities. </w:t>
        </w:r>
        <w:r w:rsidRPr="00434068">
          <w:t xml:space="preserve">Analysis of Similarity (ANOSIM) across all years shows statistically significant differences (R = 0.20, a </w:t>
        </w:r>
        <w:r>
          <w:t>&lt;</w:t>
        </w:r>
        <w:r w:rsidRPr="00434068">
          <w:t xml:space="preserve"> 1e-04); PERMANOVA similarly shows significant differences between all years (F = </w:t>
        </w:r>
        <w:r>
          <w:t>22.25</w:t>
        </w:r>
        <w:r w:rsidRPr="00434068">
          <w:t>, r</w:t>
        </w:r>
        <w:r w:rsidRPr="00434068">
          <w:rPr>
            <w:vertAlign w:val="superscript"/>
          </w:rPr>
          <w:t>2</w:t>
        </w:r>
        <w:r w:rsidRPr="00434068">
          <w:t xml:space="preserve"> = 0.0</w:t>
        </w:r>
        <w:r>
          <w:t>89</w:t>
        </w:r>
        <w:r w:rsidRPr="00434068">
          <w:t>, p</w:t>
        </w:r>
        <w:r>
          <w:t xml:space="preserve"> &lt;</w:t>
        </w:r>
        <w:r w:rsidRPr="00434068">
          <w:t xml:space="preserve"> 0.001). </w:t>
        </w:r>
      </w:ins>
    </w:p>
    <w:p w14:paraId="1E4BC091" w14:textId="0DCFDE31" w:rsidR="001B46DC" w:rsidRDefault="001B46DC">
      <w:pPr>
        <w:pStyle w:val="Caption"/>
        <w:rPr>
          <w:ins w:id="45" w:author="Stefanie Lane" w:date="2022-03-08T12:07:00Z"/>
        </w:rPr>
      </w:pPr>
    </w:p>
    <w:p w14:paraId="64FE090C" w14:textId="02EBF891" w:rsidR="001B0737" w:rsidRDefault="00640EC2" w:rsidP="00D81CB7">
      <w:ins w:id="46" w:author="Stefanie Lane" w:date="2022-03-08T12:06:00Z">
        <w:r>
          <w:rPr>
            <w:rStyle w:val="CommentReference"/>
          </w:rPr>
          <w:lastRenderedPageBreak/>
          <w:commentReference w:id="34"/>
        </w:r>
      </w:ins>
    </w:p>
    <w:p w14:paraId="16CCA436" w14:textId="1C5ADD0A" w:rsidR="00BA28BB" w:rsidRDefault="00BA28BB" w:rsidP="00D81CB7"/>
    <w:p w14:paraId="6886E8B1" w14:textId="38B9391B" w:rsidR="00673842" w:rsidRDefault="00CE544C" w:rsidP="00673842">
      <w:pPr>
        <w:pStyle w:val="Caption"/>
        <w:keepNext/>
      </w:pPr>
      <w:bookmarkStart w:id="47" w:name="_Ref94197100"/>
      <w:bookmarkStart w:id="48"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fldSimple w:instr=" SEQ Table \* ARABIC ">
        <w:r w:rsidR="00673842">
          <w:rPr>
            <w:noProof/>
          </w:rPr>
          <w:t>1</w:t>
        </w:r>
      </w:fldSimple>
      <w:bookmarkEnd w:id="47"/>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48"/>
      <w:r w:rsidR="00A057AC">
        <w:t xml:space="preserve"> </w:t>
      </w:r>
    </w:p>
    <w:p w14:paraId="389C3AD9" w14:textId="4C32875C" w:rsidR="00B112D7" w:rsidRDefault="00B112D7" w:rsidP="00D81CB7"/>
    <w:p w14:paraId="3BB9E573" w14:textId="412F1895" w:rsidR="001C33F4" w:rsidRDefault="001C33F4" w:rsidP="00CE544C"/>
    <w:p w14:paraId="4C29746C" w14:textId="4C6819F3" w:rsidR="00B112D7" w:rsidRDefault="00C661EE" w:rsidP="00D81CB7">
      <w:r>
        <w:rPr>
          <w:noProof/>
        </w:rPr>
        <w:lastRenderedPageBreak/>
        <mc:AlternateContent>
          <mc:Choice Requires="wpg">
            <w:drawing>
              <wp:anchor distT="0" distB="0" distL="114300" distR="114300" simplePos="0" relativeHeight="251658240" behindDoc="0" locked="0" layoutInCell="1" allowOverlap="1" wp14:anchorId="50B854FF" wp14:editId="6D737C31">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08715E27" w:rsidR="009E2364" w:rsidRDefault="009E2364" w:rsidP="006D50AD">
                              <w:pPr>
                                <w:pStyle w:val="Caption"/>
                              </w:pPr>
                              <w:bookmarkStart w:id="49" w:name="_Ref94197130"/>
                              <w:r>
                                <w:t xml:space="preserve">Figure </w:t>
                              </w:r>
                              <w:fldSimple w:instr=" SEQ Figure \* ARABIC ">
                                <w:ins w:id="50" w:author="Stefanie Lane" w:date="2022-03-08T12:07:00Z">
                                  <w:r w:rsidR="001B46DC">
                                    <w:rPr>
                                      <w:noProof/>
                                    </w:rPr>
                                    <w:t>4</w:t>
                                  </w:r>
                                </w:ins>
                                <w:del w:id="51" w:author="Stefanie Lane" w:date="2022-03-08T12:07:00Z">
                                  <w:r w:rsidDel="001B46DC">
                                    <w:rPr>
                                      <w:noProof/>
                                    </w:rPr>
                                    <w:delText>3</w:delText>
                                  </w:r>
                                </w:del>
                              </w:fldSimple>
                              <w:bookmarkEnd w:id="49"/>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58240;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">
                    <v:imagedata r:id="rId23"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4"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5"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08715E27" w:rsidR="009E2364" w:rsidRDefault="009E2364" w:rsidP="006D50AD">
                        <w:pPr>
                          <w:pStyle w:val="Caption"/>
                        </w:pPr>
                        <w:bookmarkStart w:id="48" w:name="_Ref94197130"/>
                        <w:r>
                          <w:t xml:space="preserve">Figure </w:t>
                        </w:r>
                        <w:r w:rsidR="0065175A">
                          <w:fldChar w:fldCharType="begin"/>
                        </w:r>
                        <w:r w:rsidR="0065175A">
                          <w:instrText xml:space="preserve"> SEQ Figure \* ARABIC </w:instrText>
                        </w:r>
                        <w:r w:rsidR="0065175A">
                          <w:fldChar w:fldCharType="separate"/>
                        </w:r>
                        <w:ins w:id="49" w:author="Stefanie Lane" w:date="2022-03-08T12:07:00Z">
                          <w:r w:rsidR="001B46DC">
                            <w:rPr>
                              <w:noProof/>
                            </w:rPr>
                            <w:t>4</w:t>
                          </w:r>
                        </w:ins>
                        <w:del w:id="50" w:author="Stefanie Lane" w:date="2022-03-08T12:07:00Z">
                          <w:r w:rsidDel="001B46DC">
                            <w:rPr>
                              <w:noProof/>
                            </w:rPr>
                            <w:delText>3</w:delText>
                          </w:r>
                        </w:del>
                        <w:r w:rsidR="0065175A">
                          <w:rPr>
                            <w:noProof/>
                          </w:rPr>
                          <w:fldChar w:fldCharType="end"/>
                        </w:r>
                        <w:bookmarkEnd w:id="48"/>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commentRangeStart w:id="52"/>
      <w:commentRangeEnd w:id="52"/>
      <w:r w:rsidR="000D0EFF">
        <w:rPr>
          <w:rStyle w:val="CommentReference"/>
        </w:rPr>
        <w:commentReference w:id="52"/>
      </w:r>
    </w:p>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br w:type="page"/>
      </w:r>
    </w:p>
    <w:p w14:paraId="36087870" w14:textId="25855EE8" w:rsidR="00D81CB7" w:rsidRDefault="00D81CB7" w:rsidP="00D81CB7">
      <w:pPr>
        <w:pStyle w:val="Heading1"/>
      </w:pPr>
      <w:r>
        <w:lastRenderedPageBreak/>
        <w:t>Discussion</w:t>
      </w:r>
    </w:p>
    <w:p w14:paraId="27BEA2A0" w14:textId="47641A71" w:rsidR="005A45E0" w:rsidRDefault="003A3518" w:rsidP="005F7C5D">
      <w:r>
        <w:tab/>
      </w:r>
      <w:r w:rsidR="005A45E0">
        <w:t xml:space="preserve">In this study I </w:t>
      </w:r>
      <w:r w:rsidR="00C03394">
        <w:t xml:space="preserve">wanted to identify whether assemblages may be characterized by the same dominant species over time, whether species abundance was stable within and between assemblage types, and </w:t>
      </w:r>
      <w:r w:rsidR="00F22952">
        <w:t>whether turnover may be driven by increasing invasive species abundance</w:t>
      </w:r>
      <w:r w:rsidR="002C3C8D">
        <w:t>.</w:t>
      </w:r>
      <w:r>
        <w:t xml:space="preserve"> </w:t>
      </w:r>
      <w:r w:rsidR="00F22952">
        <w:t>I found t</w:t>
      </w:r>
      <w:r w:rsidR="005A45E0">
        <w:t xml:space="preserve">he three main assemblages have consistently been defined by the same species over the past 40 years, supporting my expectation that </w:t>
      </w:r>
      <w:r w:rsidR="004215E5">
        <w:t>these characteristic</w:t>
      </w:r>
      <w:r w:rsidR="005A45E0">
        <w:t xml:space="preserve"> species should not change in the absence of significant environmental disturbance.</w:t>
      </w:r>
    </w:p>
    <w:p w14:paraId="63CAD1F9" w14:textId="0734FACA" w:rsidR="005E629B" w:rsidRDefault="00F22952" w:rsidP="005F7C5D">
      <w:pPr>
        <w:ind w:firstLine="720"/>
      </w:pPr>
      <w:r>
        <w:t xml:space="preserve">Species abundance </w:t>
      </w:r>
      <w:r w:rsidR="009A70CC">
        <w:t>was</w:t>
      </w:r>
      <w:r w:rsidR="00D95CDE">
        <w:t xml:space="preserve"> most</w:t>
      </w:r>
      <w:r w:rsidR="009A70CC">
        <w:t xml:space="preserve"> stable in the Bogbean and Sedge assemblages, but not in the Fescue assemblage. Contrary to my expectation, the average community-wide stability was not greater than each assemblage individually.</w:t>
      </w:r>
      <w:r w:rsidR="00DE3CCB">
        <w:t xml:space="preserve"> </w:t>
      </w:r>
      <w:r w:rsidR="009F2497">
        <w:t>Instability of Fescue assemblage points to potential loss of resilience, and</w:t>
      </w:r>
      <w:r w:rsidR="00D8669D">
        <w:t xml:space="preserve"> may be most prone to invasion</w:t>
      </w:r>
      <w:r w:rsidR="00843FAB">
        <w:t>. However,</w:t>
      </w:r>
      <w:r w:rsidR="00F436E7">
        <w:t xml:space="preserve"> increased abundance of non-native species does not indicate instability. A</w:t>
      </w:r>
      <w:r w:rsidR="000425A4">
        <w:t>lthough</w:t>
      </w:r>
      <w:r w:rsidR="00D8669D">
        <w:t xml:space="preserve"> </w:t>
      </w:r>
      <w:r w:rsidR="00F436E7">
        <w:t xml:space="preserve">the </w:t>
      </w:r>
      <w:r w:rsidR="00D8669D">
        <w:t xml:space="preserve">Bogbean assemblage </w:t>
      </w:r>
      <w:r w:rsidR="000425A4">
        <w:t xml:space="preserve">has a high abundance of non-native </w:t>
      </w:r>
      <w:r w:rsidR="000425A4" w:rsidRPr="0043333B">
        <w:rPr>
          <w:i/>
        </w:rPr>
        <w:t>Mentha aquatica</w:t>
      </w:r>
      <w:r w:rsidR="000425A4">
        <w:t xml:space="preserve"> cover, </w:t>
      </w:r>
      <w:r w:rsidR="00F436E7">
        <w:t xml:space="preserve">it also had the highest stability. </w:t>
      </w:r>
      <w:r w:rsidR="0043333B">
        <w:t>T</w:t>
      </w:r>
      <w:r w:rsidR="000425A4">
        <w:t xml:space="preserve">his may indicate </w:t>
      </w:r>
      <w:r w:rsidR="0043333B">
        <w:t xml:space="preserve">lower </w:t>
      </w:r>
      <w:r w:rsidR="000425A4">
        <w:t>potential for new species to become established</w:t>
      </w:r>
      <w:r w:rsidR="0043333B">
        <w:t xml:space="preserve"> due to </w:t>
      </w:r>
      <w:r w:rsidR="00843FAB">
        <w:t>rhizomatous cover of</w:t>
      </w:r>
      <w:r w:rsidR="0043333B">
        <w:t xml:space="preserve"> dominant species </w:t>
      </w:r>
      <w:r w:rsidR="0043333B" w:rsidRPr="0043333B">
        <w:rPr>
          <w:i/>
        </w:rPr>
        <w:t xml:space="preserve">Menyanthes trifoliata </w:t>
      </w:r>
      <w:r w:rsidR="0043333B">
        <w:t>and</w:t>
      </w:r>
      <w:r w:rsidR="00843FAB">
        <w:t xml:space="preserve"> </w:t>
      </w:r>
      <w:r w:rsidR="00843FAB" w:rsidRPr="0043333B">
        <w:rPr>
          <w:i/>
        </w:rPr>
        <w:t>Mentha aquatica</w:t>
      </w:r>
      <w:r w:rsidR="0043333B">
        <w:t xml:space="preserve"> precluding </w:t>
      </w:r>
      <w:r w:rsidR="00D95CDE">
        <w:t>establishment of new species.</w:t>
      </w:r>
    </w:p>
    <w:p w14:paraId="15EDA52C" w14:textId="7C2B1A46" w:rsidR="00853200" w:rsidRDefault="00EA13DD" w:rsidP="005F7C5D">
      <w:pPr>
        <w:ind w:firstLine="720"/>
      </w:pPr>
      <w:r>
        <w:t>T</w:t>
      </w:r>
      <w:r w:rsidR="006F225A">
        <w:t>otal t</w:t>
      </w:r>
      <w:r>
        <w:t xml:space="preserve">urnover was higher in 2019 than 1999, </w:t>
      </w:r>
      <w:r w:rsidR="006F225A">
        <w:t xml:space="preserve">and only the Sedge assemblage gained more species in 2019 than in 1999. </w:t>
      </w:r>
      <w:r>
        <w:t xml:space="preserve"> However, greater rates of species lost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 xml:space="preserve">The Fescue assemblage has historically been defined by a non-native species,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r w:rsidR="005D63D3">
        <w:t xml:space="preserve">. While this 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Higher t</w:t>
      </w:r>
      <w:commentRangeStart w:id="53"/>
      <w:r w:rsidR="00827EE2">
        <w:t>urnover</w:t>
      </w:r>
      <w:commentRangeEnd w:id="53"/>
      <w:r w:rsidR="00827EE2">
        <w:rPr>
          <w:rStyle w:val="CommentReference"/>
        </w:rPr>
        <w:commentReference w:id="53"/>
      </w:r>
      <w:r w:rsidR="00827EE2">
        <w:t xml:space="preserve">, especially greater rates of species disappearance since 1999, indicates loss of biodiversity, which may indicate loss of functional traits and greater susceptibility to invasive species (Tilman, 1999).  </w:t>
      </w:r>
      <w:r w:rsidR="009A68C5">
        <w:t xml:space="preserve">Increasing abundance of non-native species, paired with cluster analysis showing greater similarity within plots of each assemblage, supports my expectation that </w:t>
      </w:r>
      <w:r w:rsidR="00853200">
        <w:t xml:space="preserve">homogenization of species composition is being driven by proliferation of non-native species. </w:t>
      </w: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salmon population stability.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t>Study limitations</w:t>
      </w:r>
    </w:p>
    <w:p w14:paraId="568EA03E" w14:textId="42280A9D"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which assemblages may have greater turnover variability. </w:t>
      </w:r>
      <w:r w:rsidR="00793D97">
        <w:t xml:space="preserve">Additionally, because permanent transects were not </w:t>
      </w:r>
      <w:r w:rsidR="00076FA5">
        <w:t xml:space="preserve">used, </w:t>
      </w:r>
      <w:r w:rsidR="00793D97">
        <w:t>transect relocation and sampling method likely alters results</w:t>
      </w:r>
      <w:r w:rsidR="00076FA5">
        <w:t xml:space="preserve">. </w:t>
      </w:r>
      <w:r w:rsidR="00B24004">
        <w:t xml:space="preserve">Plots were subjectively placed based on perceived changes in species composition, or every 10 m when no change was discernable. This means that assemblages characterized by key species, such as the </w:t>
      </w:r>
      <w:commentRangeStart w:id="54"/>
      <w:r w:rsidR="00B24004">
        <w:t xml:space="preserve">Fescue </w:t>
      </w:r>
      <w:commentRangeEnd w:id="54"/>
      <w:r w:rsidR="00076FA5">
        <w:rPr>
          <w:rStyle w:val="CommentReference"/>
        </w:rPr>
        <w:commentReference w:id="54"/>
      </w:r>
      <w:r w:rsidR="00B24004">
        <w:t xml:space="preserve">group, should be proportionately represented in the data. If plots were laid strictly at </w:t>
      </w:r>
      <w:r w:rsidR="00B24004">
        <w:lastRenderedPageBreak/>
        <w:t xml:space="preserve">the same distance along the tape (as was done in 1999), proportional representation of assemblages may be skewed depending on spatial shifts. </w:t>
      </w:r>
    </w:p>
    <w:p w14:paraId="287112D1" w14:textId="0A42280F" w:rsidR="00C73D34" w:rsidRDefault="0029656F" w:rsidP="00A11AF9">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588F2911"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wanting to maintain or create shoreline communities for immediate habitat conservation or floodwater protection initiatives. </w:t>
      </w:r>
    </w:p>
    <w:p w14:paraId="117067AE" w14:textId="3E810745"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sites</w:t>
      </w:r>
      <w:r w:rsidR="00161052">
        <w:t xml:space="preserve"> are persisting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lastRenderedPageBreak/>
        <w:t>Acknowledgements</w:t>
      </w:r>
    </w:p>
    <w:p w14:paraId="033C2949" w14:textId="23D6E49E" w:rsidR="00340BB0" w:rsidRDefault="00C71566" w:rsidP="00C71566">
      <w:r>
        <w:t xml:space="preserve">The author would like to thank </w:t>
      </w:r>
      <w:commentRangeStart w:id="55"/>
      <w:r>
        <w:t>G. Bradfield, G. Porter, M. Denoth, and J. Myers for sharing existing datasets;</w:t>
      </w:r>
      <w:commentRangeEnd w:id="55"/>
      <w:r w:rsidR="004E41B7">
        <w:rPr>
          <w:rStyle w:val="CommentReference"/>
        </w:rPr>
        <w:commentReference w:id="55"/>
      </w:r>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15D2BFBB" w14:textId="77777777" w:rsidR="00E871F6" w:rsidRPr="00E871F6" w:rsidRDefault="00E8167E" w:rsidP="00E871F6">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E871F6" w:rsidRPr="00E871F6">
        <w:rPr>
          <w:rFonts w:ascii="Calibri" w:hAnsi="Calibri" w:cs="Calibri"/>
        </w:rPr>
        <w:t xml:space="preserve">Bradfield, G. E., &amp; Porter, G. L. (1982). Vegetation structure and diversity components of a Fraser estuary tidal marsh. </w:t>
      </w:r>
      <w:r w:rsidR="00E871F6" w:rsidRPr="00E871F6">
        <w:rPr>
          <w:rFonts w:ascii="Calibri" w:hAnsi="Calibri" w:cs="Calibri"/>
          <w:i/>
          <w:iCs/>
        </w:rPr>
        <w:t>Canadian Journal of Botany</w:t>
      </w:r>
      <w:r w:rsidR="00E871F6" w:rsidRPr="00E871F6">
        <w:rPr>
          <w:rFonts w:ascii="Calibri" w:hAnsi="Calibri" w:cs="Calibri"/>
        </w:rPr>
        <w:t xml:space="preserve">, </w:t>
      </w:r>
      <w:r w:rsidR="00E871F6" w:rsidRPr="00E871F6">
        <w:rPr>
          <w:rFonts w:ascii="Calibri" w:hAnsi="Calibri" w:cs="Calibri"/>
          <w:i/>
          <w:iCs/>
        </w:rPr>
        <w:t>60</w:t>
      </w:r>
      <w:r w:rsidR="00E871F6" w:rsidRPr="00E871F6">
        <w:rPr>
          <w:rFonts w:ascii="Calibri" w:hAnsi="Calibri" w:cs="Calibri"/>
        </w:rPr>
        <w:t>, 440–451.</w:t>
      </w:r>
    </w:p>
    <w:p w14:paraId="51122540" w14:textId="77777777" w:rsidR="00E871F6" w:rsidRPr="00E871F6" w:rsidRDefault="00E871F6" w:rsidP="00E871F6">
      <w:pPr>
        <w:pStyle w:val="Bibliography"/>
        <w:rPr>
          <w:rFonts w:ascii="Calibri" w:hAnsi="Calibri" w:cs="Calibri"/>
        </w:rPr>
      </w:pPr>
      <w:r w:rsidRPr="00E871F6">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E871F6">
        <w:rPr>
          <w:rFonts w:ascii="Calibri" w:hAnsi="Calibri" w:cs="Calibri"/>
          <w:i/>
          <w:iCs/>
        </w:rPr>
        <w:t>PLOS ONE</w:t>
      </w:r>
      <w:r w:rsidRPr="00E871F6">
        <w:rPr>
          <w:rFonts w:ascii="Calibri" w:hAnsi="Calibri" w:cs="Calibri"/>
        </w:rPr>
        <w:t xml:space="preserve">, </w:t>
      </w:r>
      <w:r w:rsidRPr="00E871F6">
        <w:rPr>
          <w:rFonts w:ascii="Calibri" w:hAnsi="Calibri" w:cs="Calibri"/>
          <w:i/>
          <w:iCs/>
        </w:rPr>
        <w:t>14</w:t>
      </w:r>
      <w:r w:rsidRPr="00E871F6">
        <w:rPr>
          <w:rFonts w:ascii="Calibri" w:hAnsi="Calibri" w:cs="Calibri"/>
        </w:rPr>
        <w:t>, e0218558.</w:t>
      </w:r>
    </w:p>
    <w:p w14:paraId="402BEA8E" w14:textId="77777777" w:rsidR="00E871F6" w:rsidRPr="00E871F6" w:rsidRDefault="00E871F6" w:rsidP="00E871F6">
      <w:pPr>
        <w:pStyle w:val="Bibliography"/>
        <w:rPr>
          <w:rFonts w:ascii="Calibri" w:hAnsi="Calibri" w:cs="Calibri"/>
        </w:rPr>
      </w:pPr>
      <w:r w:rsidRPr="00E871F6">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E871F6">
        <w:rPr>
          <w:rFonts w:ascii="Calibri" w:hAnsi="Calibri" w:cs="Calibri"/>
          <w:i/>
          <w:iCs/>
        </w:rPr>
        <w:t>Marine Ecology Progress Series</w:t>
      </w:r>
      <w:r w:rsidRPr="00E871F6">
        <w:rPr>
          <w:rFonts w:ascii="Calibri" w:hAnsi="Calibri" w:cs="Calibri"/>
        </w:rPr>
        <w:t xml:space="preserve">, </w:t>
      </w:r>
      <w:r w:rsidRPr="00E871F6">
        <w:rPr>
          <w:rFonts w:ascii="Calibri" w:hAnsi="Calibri" w:cs="Calibri"/>
          <w:i/>
          <w:iCs/>
        </w:rPr>
        <w:t>625</w:t>
      </w:r>
      <w:r w:rsidRPr="00E871F6">
        <w:rPr>
          <w:rFonts w:ascii="Calibri" w:hAnsi="Calibri" w:cs="Calibri"/>
        </w:rPr>
        <w:t>, 145–162.</w:t>
      </w:r>
    </w:p>
    <w:p w14:paraId="6FD22F69" w14:textId="77777777" w:rsidR="00E871F6" w:rsidRPr="00E871F6" w:rsidRDefault="00E871F6" w:rsidP="00E871F6">
      <w:pPr>
        <w:pStyle w:val="Bibliography"/>
        <w:rPr>
          <w:rFonts w:ascii="Calibri" w:hAnsi="Calibri" w:cs="Calibri"/>
        </w:rPr>
      </w:pPr>
      <w:r w:rsidRPr="00E871F6">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E871F6">
        <w:rPr>
          <w:rFonts w:ascii="Calibri" w:hAnsi="Calibri" w:cs="Calibri"/>
          <w:i/>
          <w:iCs/>
        </w:rPr>
        <w:t>Global Ecology and Biogeography</w:t>
      </w:r>
      <w:r w:rsidRPr="00E871F6">
        <w:rPr>
          <w:rFonts w:ascii="Calibri" w:hAnsi="Calibri" w:cs="Calibri"/>
        </w:rPr>
        <w:t xml:space="preserve">, </w:t>
      </w:r>
      <w:r w:rsidRPr="00E871F6">
        <w:rPr>
          <w:rFonts w:ascii="Calibri" w:hAnsi="Calibri" w:cs="Calibri"/>
          <w:i/>
          <w:iCs/>
        </w:rPr>
        <w:t>24</w:t>
      </w:r>
      <w:r w:rsidRPr="00E871F6">
        <w:rPr>
          <w:rFonts w:ascii="Calibri" w:hAnsi="Calibri" w:cs="Calibri"/>
        </w:rPr>
        <w:t>, 1363–1376.</w:t>
      </w:r>
    </w:p>
    <w:p w14:paraId="6D71C993" w14:textId="77777777" w:rsidR="00E871F6" w:rsidRPr="00E871F6" w:rsidRDefault="00E871F6" w:rsidP="00E871F6">
      <w:pPr>
        <w:pStyle w:val="Bibliography"/>
        <w:rPr>
          <w:rFonts w:ascii="Calibri" w:hAnsi="Calibri" w:cs="Calibri"/>
        </w:rPr>
      </w:pPr>
      <w:r w:rsidRPr="00E871F6">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E871F6">
        <w:rPr>
          <w:rFonts w:ascii="Calibri" w:hAnsi="Calibri" w:cs="Calibri"/>
          <w:i/>
          <w:iCs/>
        </w:rPr>
        <w:t>Estuaries and Coasts</w:t>
      </w:r>
      <w:r w:rsidRPr="00E871F6">
        <w:rPr>
          <w:rFonts w:ascii="Calibri" w:hAnsi="Calibri" w:cs="Calibri"/>
        </w:rPr>
        <w:t>. https://doi.org/10.1007/s12237-021-01003-3</w:t>
      </w:r>
    </w:p>
    <w:p w14:paraId="414F051D" w14:textId="77777777" w:rsidR="00E871F6" w:rsidRPr="00E871F6" w:rsidRDefault="00E871F6" w:rsidP="00E871F6">
      <w:pPr>
        <w:pStyle w:val="Bibliography"/>
        <w:rPr>
          <w:rFonts w:ascii="Calibri" w:hAnsi="Calibri" w:cs="Calibri"/>
        </w:rPr>
      </w:pPr>
      <w:r w:rsidRPr="00E871F6">
        <w:rPr>
          <w:rFonts w:ascii="Calibri" w:hAnsi="Calibri" w:cs="Calibri"/>
        </w:rPr>
        <w:t xml:space="preserve">De Cáceres, M., &amp; Jansen, F. (2016). </w:t>
      </w:r>
      <w:r w:rsidRPr="00E871F6">
        <w:rPr>
          <w:rFonts w:ascii="Calibri" w:hAnsi="Calibri" w:cs="Calibri"/>
          <w:i/>
          <w:iCs/>
        </w:rPr>
        <w:t>Indicspecies</w:t>
      </w:r>
      <w:r w:rsidRPr="00E871F6">
        <w:rPr>
          <w:rFonts w:ascii="Calibri" w:hAnsi="Calibri" w:cs="Calibri"/>
        </w:rPr>
        <w:t>. Retrieved from http://r.meteo.uni.wroc.pl/web/packages/indicspecies/indicspecies.pdf</w:t>
      </w:r>
    </w:p>
    <w:p w14:paraId="0F83F4FE" w14:textId="77777777" w:rsidR="00E871F6" w:rsidRPr="00E871F6" w:rsidRDefault="00E871F6" w:rsidP="00E871F6">
      <w:pPr>
        <w:pStyle w:val="Bibliography"/>
        <w:rPr>
          <w:rFonts w:ascii="Calibri" w:hAnsi="Calibri" w:cs="Calibri"/>
        </w:rPr>
      </w:pPr>
      <w:r w:rsidRPr="00E871F6">
        <w:rPr>
          <w:rFonts w:ascii="Calibri" w:hAnsi="Calibri" w:cs="Calibri"/>
        </w:rPr>
        <w:t xml:space="preserve">Denoth, M., &amp; Myers, J. H. (2007). Competition between Lythrum salicaria and a rare species: Combining evidence from experiments and long-term monitoring. </w:t>
      </w:r>
      <w:r w:rsidRPr="00E871F6">
        <w:rPr>
          <w:rFonts w:ascii="Calibri" w:hAnsi="Calibri" w:cs="Calibri"/>
          <w:i/>
          <w:iCs/>
        </w:rPr>
        <w:t>Plant Ecology</w:t>
      </w:r>
      <w:r w:rsidRPr="00E871F6">
        <w:rPr>
          <w:rFonts w:ascii="Calibri" w:hAnsi="Calibri" w:cs="Calibri"/>
        </w:rPr>
        <w:t xml:space="preserve">, </w:t>
      </w:r>
      <w:r w:rsidRPr="00E871F6">
        <w:rPr>
          <w:rFonts w:ascii="Calibri" w:hAnsi="Calibri" w:cs="Calibri"/>
          <w:i/>
          <w:iCs/>
        </w:rPr>
        <w:t>191</w:t>
      </w:r>
      <w:r w:rsidRPr="00E871F6">
        <w:rPr>
          <w:rFonts w:ascii="Calibri" w:hAnsi="Calibri" w:cs="Calibri"/>
        </w:rPr>
        <w:t>, 153–161.</w:t>
      </w:r>
    </w:p>
    <w:p w14:paraId="545A6460" w14:textId="77777777" w:rsidR="00E871F6" w:rsidRPr="00E871F6" w:rsidRDefault="00E871F6" w:rsidP="00E871F6">
      <w:pPr>
        <w:pStyle w:val="Bibliography"/>
        <w:rPr>
          <w:rFonts w:ascii="Calibri" w:hAnsi="Calibri" w:cs="Calibri"/>
        </w:rPr>
      </w:pPr>
      <w:r w:rsidRPr="00E871F6">
        <w:rPr>
          <w:rFonts w:ascii="Calibri" w:hAnsi="Calibri" w:cs="Calibri"/>
        </w:rPr>
        <w:t xml:space="preserve">Donohue, I., Hillebrand, H., Montoya, J. M., Petchey, O. L., Pimm, S. L., Fowler, M. S., … Yang, Q. (2016). Navigating the complexity of ecological stability. </w:t>
      </w:r>
      <w:r w:rsidRPr="00E871F6">
        <w:rPr>
          <w:rFonts w:ascii="Calibri" w:hAnsi="Calibri" w:cs="Calibri"/>
          <w:i/>
          <w:iCs/>
        </w:rPr>
        <w:t>Ecology Letters</w:t>
      </w:r>
      <w:r w:rsidRPr="00E871F6">
        <w:rPr>
          <w:rFonts w:ascii="Calibri" w:hAnsi="Calibri" w:cs="Calibri"/>
        </w:rPr>
        <w:t xml:space="preserve">, </w:t>
      </w:r>
      <w:r w:rsidRPr="00E871F6">
        <w:rPr>
          <w:rFonts w:ascii="Calibri" w:hAnsi="Calibri" w:cs="Calibri"/>
          <w:i/>
          <w:iCs/>
        </w:rPr>
        <w:t>19</w:t>
      </w:r>
      <w:r w:rsidRPr="00E871F6">
        <w:rPr>
          <w:rFonts w:ascii="Calibri" w:hAnsi="Calibri" w:cs="Calibri"/>
        </w:rPr>
        <w:t>, 1172–1185.</w:t>
      </w:r>
    </w:p>
    <w:p w14:paraId="2AC9A83E" w14:textId="77777777" w:rsidR="00E871F6" w:rsidRPr="00E871F6" w:rsidRDefault="00E871F6" w:rsidP="00E871F6">
      <w:pPr>
        <w:pStyle w:val="Bibliography"/>
        <w:rPr>
          <w:rFonts w:ascii="Calibri" w:hAnsi="Calibri" w:cs="Calibri"/>
        </w:rPr>
      </w:pPr>
      <w:r w:rsidRPr="00E871F6">
        <w:rPr>
          <w:rFonts w:ascii="Calibri" w:hAnsi="Calibri" w:cs="Calibri"/>
        </w:rPr>
        <w:t xml:space="preserve">Emmett, R., Llansó, R., Newton, J., Thom, R., Hornberger, M., Morgan, C., … Fishman, P. (2000). Geographic signatures of North American West Coast estuaries. </w:t>
      </w:r>
      <w:r w:rsidRPr="00E871F6">
        <w:rPr>
          <w:rFonts w:ascii="Calibri" w:hAnsi="Calibri" w:cs="Calibri"/>
          <w:i/>
          <w:iCs/>
        </w:rPr>
        <w:t>Estuaries</w:t>
      </w:r>
      <w:r w:rsidRPr="00E871F6">
        <w:rPr>
          <w:rFonts w:ascii="Calibri" w:hAnsi="Calibri" w:cs="Calibri"/>
        </w:rPr>
        <w:t xml:space="preserve">, </w:t>
      </w:r>
      <w:r w:rsidRPr="00E871F6">
        <w:rPr>
          <w:rFonts w:ascii="Calibri" w:hAnsi="Calibri" w:cs="Calibri"/>
          <w:i/>
          <w:iCs/>
        </w:rPr>
        <w:t>23</w:t>
      </w:r>
      <w:r w:rsidRPr="00E871F6">
        <w:rPr>
          <w:rFonts w:ascii="Calibri" w:hAnsi="Calibri" w:cs="Calibri"/>
        </w:rPr>
        <w:t>, 765–792.</w:t>
      </w:r>
    </w:p>
    <w:p w14:paraId="1548258C" w14:textId="77777777" w:rsidR="00E871F6" w:rsidRPr="00E871F6" w:rsidRDefault="00E871F6" w:rsidP="00E871F6">
      <w:pPr>
        <w:pStyle w:val="Bibliography"/>
        <w:rPr>
          <w:rFonts w:ascii="Calibri" w:hAnsi="Calibri" w:cs="Calibri"/>
        </w:rPr>
      </w:pPr>
      <w:r w:rsidRPr="00E871F6">
        <w:rPr>
          <w:rFonts w:ascii="Calibri" w:hAnsi="Calibri" w:cs="Calibri"/>
        </w:rPr>
        <w:t xml:space="preserve">Hallett, L. M., Jones, S. K., MacDonald, A. A. M., Jones, M. B., Flynn, D. F. B., Ripplinger, J., … Collins, S. L. (2016). codyn: An r package of community dynamics metrics. </w:t>
      </w:r>
      <w:r w:rsidRPr="00E871F6">
        <w:rPr>
          <w:rFonts w:ascii="Calibri" w:hAnsi="Calibri" w:cs="Calibri"/>
          <w:i/>
          <w:iCs/>
        </w:rPr>
        <w:t>Methods in Ecology and Evolution</w:t>
      </w:r>
      <w:r w:rsidRPr="00E871F6">
        <w:rPr>
          <w:rFonts w:ascii="Calibri" w:hAnsi="Calibri" w:cs="Calibri"/>
        </w:rPr>
        <w:t xml:space="preserve">, </w:t>
      </w:r>
      <w:r w:rsidRPr="00E871F6">
        <w:rPr>
          <w:rFonts w:ascii="Calibri" w:hAnsi="Calibri" w:cs="Calibri"/>
          <w:i/>
          <w:iCs/>
        </w:rPr>
        <w:t>7</w:t>
      </w:r>
      <w:r w:rsidRPr="00E871F6">
        <w:rPr>
          <w:rFonts w:ascii="Calibri" w:hAnsi="Calibri" w:cs="Calibri"/>
        </w:rPr>
        <w:t>, 1146–1151.</w:t>
      </w:r>
    </w:p>
    <w:p w14:paraId="0BD5293B"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Hitchcock, C. L., &amp; Cronquist, A. (1973). </w:t>
      </w:r>
      <w:r w:rsidRPr="00E871F6">
        <w:rPr>
          <w:rFonts w:ascii="Calibri" w:hAnsi="Calibri" w:cs="Calibri"/>
          <w:i/>
          <w:iCs/>
        </w:rPr>
        <w:t>Flora of the Pacific Northwest, an illustrated manual</w:t>
      </w:r>
      <w:r w:rsidRPr="00E871F6">
        <w:rPr>
          <w:rFonts w:ascii="Calibri" w:hAnsi="Calibri" w:cs="Calibri"/>
        </w:rPr>
        <w:t>. Seattle and London: University of Washington Press.</w:t>
      </w:r>
    </w:p>
    <w:p w14:paraId="0B9B66D9" w14:textId="77777777" w:rsidR="00E871F6" w:rsidRPr="00E871F6" w:rsidRDefault="00E871F6" w:rsidP="00E871F6">
      <w:pPr>
        <w:pStyle w:val="Bibliography"/>
        <w:rPr>
          <w:rFonts w:ascii="Calibri" w:hAnsi="Calibri" w:cs="Calibri"/>
        </w:rPr>
      </w:pPr>
      <w:r w:rsidRPr="00E871F6">
        <w:rPr>
          <w:rFonts w:ascii="Calibri" w:hAnsi="Calibri" w:cs="Calibri"/>
        </w:rPr>
        <w:t xml:space="preserve">Holling, C. S. (1973). Resilience and Stability of Ecological Systems. </w:t>
      </w:r>
      <w:r w:rsidRPr="00E871F6">
        <w:rPr>
          <w:rFonts w:ascii="Calibri" w:hAnsi="Calibri" w:cs="Calibri"/>
          <w:i/>
          <w:iCs/>
        </w:rPr>
        <w:t>Annual Review of Ecology and Systematics</w:t>
      </w:r>
      <w:r w:rsidRPr="00E871F6">
        <w:rPr>
          <w:rFonts w:ascii="Calibri" w:hAnsi="Calibri" w:cs="Calibri"/>
        </w:rPr>
        <w:t xml:space="preserve">, </w:t>
      </w:r>
      <w:r w:rsidRPr="00E871F6">
        <w:rPr>
          <w:rFonts w:ascii="Calibri" w:hAnsi="Calibri" w:cs="Calibri"/>
          <w:i/>
          <w:iCs/>
        </w:rPr>
        <w:t>4</w:t>
      </w:r>
      <w:r w:rsidRPr="00E871F6">
        <w:rPr>
          <w:rFonts w:ascii="Calibri" w:hAnsi="Calibri" w:cs="Calibri"/>
        </w:rPr>
        <w:t>, 1–23.</w:t>
      </w:r>
    </w:p>
    <w:p w14:paraId="63C53EF7" w14:textId="77777777" w:rsidR="00E871F6" w:rsidRPr="00E871F6" w:rsidRDefault="00E871F6" w:rsidP="00E871F6">
      <w:pPr>
        <w:pStyle w:val="Bibliography"/>
        <w:rPr>
          <w:rFonts w:ascii="Calibri" w:hAnsi="Calibri" w:cs="Calibri"/>
        </w:rPr>
      </w:pPr>
      <w:r w:rsidRPr="00E871F6">
        <w:rPr>
          <w:rFonts w:ascii="Calibri" w:hAnsi="Calibri" w:cs="Calibri"/>
        </w:rPr>
        <w:t xml:space="preserve">Kopecký, M., &amp; Macek, M. (2015). Vegetation resurvey is robust to plot location uncertainty. </w:t>
      </w:r>
      <w:r w:rsidRPr="00E871F6">
        <w:rPr>
          <w:rFonts w:ascii="Calibri" w:hAnsi="Calibri" w:cs="Calibri"/>
          <w:i/>
          <w:iCs/>
        </w:rPr>
        <w:t>Diversity and Distributions</w:t>
      </w:r>
      <w:r w:rsidRPr="00E871F6">
        <w:rPr>
          <w:rFonts w:ascii="Calibri" w:hAnsi="Calibri" w:cs="Calibri"/>
        </w:rPr>
        <w:t xml:space="preserve">, </w:t>
      </w:r>
      <w:r w:rsidRPr="00E871F6">
        <w:rPr>
          <w:rFonts w:ascii="Calibri" w:hAnsi="Calibri" w:cs="Calibri"/>
          <w:i/>
          <w:iCs/>
        </w:rPr>
        <w:t>21</w:t>
      </w:r>
      <w:r w:rsidRPr="00E871F6">
        <w:rPr>
          <w:rFonts w:ascii="Calibri" w:hAnsi="Calibri" w:cs="Calibri"/>
        </w:rPr>
        <w:t>, 322–330.</w:t>
      </w:r>
    </w:p>
    <w:p w14:paraId="210D630C" w14:textId="77777777" w:rsidR="00E871F6" w:rsidRPr="00E871F6" w:rsidRDefault="00E871F6" w:rsidP="00E871F6">
      <w:pPr>
        <w:pStyle w:val="Bibliography"/>
        <w:rPr>
          <w:rFonts w:ascii="Calibri" w:hAnsi="Calibri" w:cs="Calibri"/>
        </w:rPr>
      </w:pPr>
      <w:r w:rsidRPr="00E871F6">
        <w:rPr>
          <w:rFonts w:ascii="Calibri" w:hAnsi="Calibri" w:cs="Calibri"/>
        </w:rPr>
        <w:t xml:space="preserve">Legendre, P., &amp; Legendre, L. (2012). </w:t>
      </w:r>
      <w:r w:rsidRPr="00E871F6">
        <w:rPr>
          <w:rFonts w:ascii="Calibri" w:hAnsi="Calibri" w:cs="Calibri"/>
          <w:i/>
          <w:iCs/>
        </w:rPr>
        <w:t>Numerical Ecology</w:t>
      </w:r>
      <w:r w:rsidRPr="00E871F6">
        <w:rPr>
          <w:rFonts w:ascii="Calibri" w:hAnsi="Calibri" w:cs="Calibri"/>
        </w:rPr>
        <w:t xml:space="preserve"> (3rd ed., Vol. 24). Elsevier.</w:t>
      </w:r>
    </w:p>
    <w:p w14:paraId="199D8A9E" w14:textId="77777777" w:rsidR="00E871F6" w:rsidRPr="00E871F6" w:rsidRDefault="00E871F6" w:rsidP="00E871F6">
      <w:pPr>
        <w:pStyle w:val="Bibliography"/>
        <w:rPr>
          <w:rFonts w:ascii="Calibri" w:hAnsi="Calibri" w:cs="Calibri"/>
        </w:rPr>
      </w:pPr>
      <w:r w:rsidRPr="00E871F6">
        <w:rPr>
          <w:rFonts w:ascii="Calibri" w:hAnsi="Calibri" w:cs="Calibri"/>
        </w:rPr>
        <w:t xml:space="preserve">Marijnissen, R., Kok, M., Kroeze, C., &amp; van Loon-Steensma, J. (2020). The Sensitivity of a Dike-Marsh System to Sea-Level Rise—A Model-Based Exploration. </w:t>
      </w:r>
      <w:r w:rsidRPr="00E871F6">
        <w:rPr>
          <w:rFonts w:ascii="Calibri" w:hAnsi="Calibri" w:cs="Calibri"/>
          <w:i/>
          <w:iCs/>
        </w:rPr>
        <w:t>Journal of Marine Science and Engineering</w:t>
      </w:r>
      <w:r w:rsidRPr="00E871F6">
        <w:rPr>
          <w:rFonts w:ascii="Calibri" w:hAnsi="Calibri" w:cs="Calibri"/>
        </w:rPr>
        <w:t xml:space="preserve">, </w:t>
      </w:r>
      <w:r w:rsidRPr="00E871F6">
        <w:rPr>
          <w:rFonts w:ascii="Calibri" w:hAnsi="Calibri" w:cs="Calibri"/>
          <w:i/>
          <w:iCs/>
        </w:rPr>
        <w:t>8</w:t>
      </w:r>
      <w:r w:rsidRPr="00E871F6">
        <w:rPr>
          <w:rFonts w:ascii="Calibri" w:hAnsi="Calibri" w:cs="Calibri"/>
        </w:rPr>
        <w:t>, 42.</w:t>
      </w:r>
    </w:p>
    <w:p w14:paraId="4BDB9F46" w14:textId="77777777" w:rsidR="00E871F6" w:rsidRPr="00E871F6" w:rsidRDefault="00E871F6" w:rsidP="00E871F6">
      <w:pPr>
        <w:pStyle w:val="Bibliography"/>
        <w:rPr>
          <w:rFonts w:ascii="Calibri" w:hAnsi="Calibri" w:cs="Calibri"/>
        </w:rPr>
      </w:pPr>
      <w:r w:rsidRPr="00E871F6">
        <w:rPr>
          <w:rFonts w:ascii="Calibri" w:hAnsi="Calibri" w:cs="Calibri"/>
        </w:rPr>
        <w:t xml:space="preserve">Ovaskainen, O., Rybicki, J., &amp; Abrego, N. (2019). What can observational data reveal about metacommunity processes? </w:t>
      </w:r>
      <w:r w:rsidRPr="00E871F6">
        <w:rPr>
          <w:rFonts w:ascii="Calibri" w:hAnsi="Calibri" w:cs="Calibri"/>
          <w:i/>
          <w:iCs/>
        </w:rPr>
        <w:t>Ecography</w:t>
      </w:r>
      <w:r w:rsidRPr="00E871F6">
        <w:rPr>
          <w:rFonts w:ascii="Calibri" w:hAnsi="Calibri" w:cs="Calibri"/>
        </w:rPr>
        <w:t xml:space="preserve">, </w:t>
      </w:r>
      <w:r w:rsidRPr="00E871F6">
        <w:rPr>
          <w:rFonts w:ascii="Calibri" w:hAnsi="Calibri" w:cs="Calibri"/>
          <w:i/>
          <w:iCs/>
        </w:rPr>
        <w:t>42</w:t>
      </w:r>
      <w:r w:rsidRPr="00E871F6">
        <w:rPr>
          <w:rFonts w:ascii="Calibri" w:hAnsi="Calibri" w:cs="Calibri"/>
        </w:rPr>
        <w:t>, 1877–1886.</w:t>
      </w:r>
    </w:p>
    <w:p w14:paraId="437A0C08" w14:textId="77777777" w:rsidR="00E871F6" w:rsidRPr="00E871F6" w:rsidRDefault="00E871F6" w:rsidP="00E871F6">
      <w:pPr>
        <w:pStyle w:val="Bibliography"/>
        <w:rPr>
          <w:rFonts w:ascii="Calibri" w:hAnsi="Calibri" w:cs="Calibri"/>
        </w:rPr>
      </w:pPr>
      <w:r w:rsidRPr="00E871F6">
        <w:rPr>
          <w:rFonts w:ascii="Calibri" w:hAnsi="Calibri" w:cs="Calibri"/>
        </w:rPr>
        <w:t xml:space="preserve">Pasternack, G. B. (2009). Chapter 3. Hydrogeomorphology and sedimentation in tidal freshwater wetlands. In A. Barendregt, D. F. Whigham, &amp; A. H. Baldwin (Eds.), </w:t>
      </w:r>
      <w:r w:rsidRPr="00E871F6">
        <w:rPr>
          <w:rFonts w:ascii="Calibri" w:hAnsi="Calibri" w:cs="Calibri"/>
          <w:i/>
          <w:iCs/>
        </w:rPr>
        <w:t>Tidal Freshwater Wetlands</w:t>
      </w:r>
      <w:r w:rsidRPr="00E871F6">
        <w:rPr>
          <w:rFonts w:ascii="Calibri" w:hAnsi="Calibri" w:cs="Calibri"/>
        </w:rPr>
        <w:t xml:space="preserve"> (pp. 31–40). Leiden, The Netherlands: Backhuys Publishers.</w:t>
      </w:r>
    </w:p>
    <w:p w14:paraId="3C2C7350" w14:textId="77777777" w:rsidR="00E871F6" w:rsidRPr="00E871F6" w:rsidRDefault="00E871F6" w:rsidP="00E871F6">
      <w:pPr>
        <w:pStyle w:val="Bibliography"/>
        <w:rPr>
          <w:rFonts w:ascii="Calibri" w:hAnsi="Calibri" w:cs="Calibri"/>
        </w:rPr>
      </w:pPr>
      <w:r w:rsidRPr="00E871F6">
        <w:rPr>
          <w:rFonts w:ascii="Calibri" w:hAnsi="Calibri" w:cs="Calibri"/>
        </w:rPr>
        <w:t xml:space="preserve">Peteet, D. M., Nichols, J., Kenna, T., Chang, C., Browne, J., Reza, M., … Stern-Protz, S. (2018). Sediment starvation destroys New York City marshes’ resistance to sea level rise. </w:t>
      </w:r>
      <w:r w:rsidRPr="00E871F6">
        <w:rPr>
          <w:rFonts w:ascii="Calibri" w:hAnsi="Calibri" w:cs="Calibri"/>
          <w:i/>
          <w:iCs/>
        </w:rPr>
        <w:t>Proceedings of the National Academy of Sciences</w:t>
      </w:r>
      <w:r w:rsidRPr="00E871F6">
        <w:rPr>
          <w:rFonts w:ascii="Calibri" w:hAnsi="Calibri" w:cs="Calibri"/>
        </w:rPr>
        <w:t xml:space="preserve">, </w:t>
      </w:r>
      <w:r w:rsidRPr="00E871F6">
        <w:rPr>
          <w:rFonts w:ascii="Calibri" w:hAnsi="Calibri" w:cs="Calibri"/>
          <w:i/>
          <w:iCs/>
        </w:rPr>
        <w:t>115</w:t>
      </w:r>
      <w:r w:rsidRPr="00E871F6">
        <w:rPr>
          <w:rFonts w:ascii="Calibri" w:hAnsi="Calibri" w:cs="Calibri"/>
        </w:rPr>
        <w:t>, 10281–10286.</w:t>
      </w:r>
    </w:p>
    <w:p w14:paraId="105086D4" w14:textId="77777777" w:rsidR="00E871F6" w:rsidRPr="00E871F6" w:rsidRDefault="00E871F6" w:rsidP="00E871F6">
      <w:pPr>
        <w:pStyle w:val="Bibliography"/>
        <w:rPr>
          <w:rFonts w:ascii="Calibri" w:hAnsi="Calibri" w:cs="Calibri"/>
        </w:rPr>
      </w:pPr>
      <w:r w:rsidRPr="00E871F6">
        <w:rPr>
          <w:rFonts w:ascii="Calibri" w:hAnsi="Calibri" w:cs="Calibri"/>
        </w:rPr>
        <w:t xml:space="preserve">Schaefer, V. (2004). Ecological setting of the Fraser River delta and its urban estuary. In B. J. Groulx, D. C. Mosher, J. L. Luternauer, &amp; D. E. Bilderback (Eds.), </w:t>
      </w:r>
      <w:r w:rsidRPr="00E871F6">
        <w:rPr>
          <w:rFonts w:ascii="Calibri" w:hAnsi="Calibri" w:cs="Calibri"/>
          <w:i/>
          <w:iCs/>
        </w:rPr>
        <w:t>Fraser River Delta, British Columbia: Issues of an Urban Estuary</w:t>
      </w:r>
      <w:r w:rsidRPr="00E871F6">
        <w:rPr>
          <w:rFonts w:ascii="Calibri" w:hAnsi="Calibri" w:cs="Calibri"/>
        </w:rPr>
        <w:t xml:space="preserve"> (pp. 147–172). Geological Survey of Canada, Bulletin 547.</w:t>
      </w:r>
    </w:p>
    <w:p w14:paraId="7C51206B" w14:textId="77777777" w:rsidR="00E871F6" w:rsidRPr="00E871F6" w:rsidRDefault="00E871F6" w:rsidP="00E871F6">
      <w:pPr>
        <w:pStyle w:val="Bibliography"/>
        <w:rPr>
          <w:rFonts w:ascii="Calibri" w:hAnsi="Calibri" w:cs="Calibri"/>
        </w:rPr>
      </w:pPr>
      <w:r w:rsidRPr="00E871F6">
        <w:rPr>
          <w:rFonts w:ascii="Calibri" w:hAnsi="Calibri" w:cs="Calibri"/>
        </w:rPr>
        <w:t xml:space="preserve">Sinks, I. A., Borde, A. B., Diefenderfer, H. L., &amp; Karnezis, J. P. (2021). Assessment of Methods to Control Invasive Reed Canarygrass (Phalaris arundinacea) in Tidal Freshwater Wetlands. </w:t>
      </w:r>
      <w:r w:rsidRPr="00E871F6">
        <w:rPr>
          <w:rFonts w:ascii="Calibri" w:hAnsi="Calibri" w:cs="Calibri"/>
          <w:i/>
          <w:iCs/>
        </w:rPr>
        <w:t>Natural Areas Journal</w:t>
      </w:r>
      <w:r w:rsidRPr="00E871F6">
        <w:rPr>
          <w:rFonts w:ascii="Calibri" w:hAnsi="Calibri" w:cs="Calibri"/>
        </w:rPr>
        <w:t xml:space="preserve">, </w:t>
      </w:r>
      <w:r w:rsidRPr="00E871F6">
        <w:rPr>
          <w:rFonts w:ascii="Calibri" w:hAnsi="Calibri" w:cs="Calibri"/>
          <w:i/>
          <w:iCs/>
        </w:rPr>
        <w:t>41</w:t>
      </w:r>
      <w:r w:rsidRPr="00E871F6">
        <w:rPr>
          <w:rFonts w:ascii="Calibri" w:hAnsi="Calibri" w:cs="Calibri"/>
        </w:rPr>
        <w:t>, 172–185.</w:t>
      </w:r>
    </w:p>
    <w:p w14:paraId="4F55ABEC" w14:textId="77777777" w:rsidR="00E871F6" w:rsidRPr="00E871F6" w:rsidRDefault="00E871F6" w:rsidP="00E871F6">
      <w:pPr>
        <w:pStyle w:val="Bibliography"/>
        <w:rPr>
          <w:rFonts w:ascii="Calibri" w:hAnsi="Calibri" w:cs="Calibri"/>
        </w:rPr>
      </w:pPr>
      <w:r w:rsidRPr="00E871F6">
        <w:rPr>
          <w:rFonts w:ascii="Calibri" w:hAnsi="Calibri" w:cs="Calibri"/>
        </w:rPr>
        <w:t xml:space="preserve">Tilman, D. (1999). The ecological consequences of changes in biodiversity: A search for general principles. </w:t>
      </w:r>
      <w:r w:rsidRPr="00E871F6">
        <w:rPr>
          <w:rFonts w:ascii="Calibri" w:hAnsi="Calibri" w:cs="Calibri"/>
          <w:i/>
          <w:iCs/>
        </w:rPr>
        <w:t>Ecology</w:t>
      </w:r>
      <w:r w:rsidRPr="00E871F6">
        <w:rPr>
          <w:rFonts w:ascii="Calibri" w:hAnsi="Calibri" w:cs="Calibri"/>
        </w:rPr>
        <w:t xml:space="preserve">, </w:t>
      </w:r>
      <w:r w:rsidRPr="00E871F6">
        <w:rPr>
          <w:rFonts w:ascii="Calibri" w:hAnsi="Calibri" w:cs="Calibri"/>
          <w:i/>
          <w:iCs/>
        </w:rPr>
        <w:t>80</w:t>
      </w:r>
      <w:r w:rsidRPr="00E871F6">
        <w:rPr>
          <w:rFonts w:ascii="Calibri" w:hAnsi="Calibri" w:cs="Calibri"/>
        </w:rPr>
        <w:t>, 1455–1474.</w:t>
      </w:r>
    </w:p>
    <w:p w14:paraId="24B14ABD"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Underwood, A. J., Chapman, M. G., &amp; Connell, S. D. (2000). Observations in ecology: You can’t make progress on processes without understanding the patterns. </w:t>
      </w:r>
      <w:r w:rsidRPr="00E871F6">
        <w:rPr>
          <w:rFonts w:ascii="Calibri" w:hAnsi="Calibri" w:cs="Calibri"/>
          <w:i/>
          <w:iCs/>
        </w:rPr>
        <w:t>Journal of Experimental Marine Biology and Ecology</w:t>
      </w:r>
      <w:r w:rsidRPr="00E871F6">
        <w:rPr>
          <w:rFonts w:ascii="Calibri" w:hAnsi="Calibri" w:cs="Calibri"/>
        </w:rPr>
        <w:t xml:space="preserve">, </w:t>
      </w:r>
      <w:r w:rsidRPr="00E871F6">
        <w:rPr>
          <w:rFonts w:ascii="Calibri" w:hAnsi="Calibri" w:cs="Calibri"/>
          <w:i/>
          <w:iCs/>
        </w:rPr>
        <w:t>250</w:t>
      </w:r>
      <w:r w:rsidRPr="00E871F6">
        <w:rPr>
          <w:rFonts w:ascii="Calibri" w:hAnsi="Calibri" w:cs="Calibri"/>
        </w:rPr>
        <w:t>, 97–115.</w:t>
      </w:r>
    </w:p>
    <w:p w14:paraId="1CE4119A" w14:textId="040597A1"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6A634515" w14:textId="67309B79" w:rsidR="007D7FC0" w:rsidRDefault="007D7FC0" w:rsidP="007D7FC0">
      <w:pPr>
        <w:pStyle w:val="Heading1"/>
      </w:pPr>
      <w:r>
        <w:t>Supplemental</w:t>
      </w:r>
    </w:p>
    <w:p w14:paraId="4EC95476" w14:textId="1CBA151A" w:rsidR="00F222C0" w:rsidRDefault="00F222C0" w:rsidP="00F222C0"/>
    <w:p w14:paraId="29C83EF1" w14:textId="02237BBF" w:rsidR="00F222C0" w:rsidRDefault="00F222C0" w:rsidP="00F222C0"/>
    <w:p w14:paraId="264EF9D9" w14:textId="71523B94" w:rsidR="00F222C0" w:rsidRDefault="00F222C0" w:rsidP="00F222C0">
      <w:pPr>
        <w:pStyle w:val="Caption"/>
        <w:keepNext/>
      </w:pPr>
      <w:r>
        <w:t xml:space="preserve">Table </w:t>
      </w:r>
      <w:fldSimple w:instr=" SEQ Table \* ARABIC ">
        <w:r w:rsidR="00673842">
          <w:rPr>
            <w:noProof/>
          </w:rPr>
          <w:t>2</w:t>
        </w:r>
      </w:fldSimple>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26E0FEE" w:rsidR="00F222C0" w:rsidRPr="00F222C0" w:rsidRDefault="0074150F" w:rsidP="00F222C0">
      <w:r>
        <w:rPr>
          <w:noProof/>
        </w:rPr>
        <mc:AlternateContent>
          <mc:Choice Requires="wps">
            <w:drawing>
              <wp:anchor distT="0" distB="0" distL="114300" distR="114300" simplePos="0" relativeHeight="251679744" behindDoc="0" locked="0" layoutInCell="1" allowOverlap="1" wp14:anchorId="334B632C" wp14:editId="649F32CD">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5E066C3"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78720" behindDoc="0" locked="0" layoutInCell="1" allowOverlap="1" wp14:anchorId="7454C52A" wp14:editId="4A6CD63D">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8082BA6"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77696" behindDoc="0" locked="0" layoutInCell="1" allowOverlap="1" wp14:anchorId="6CE0D2B0" wp14:editId="4C63ADF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165F5C2"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Pr>
          <w:noProof/>
        </w:rPr>
        <w:drawing>
          <wp:inline distT="0" distB="0" distL="0" distR="0" wp14:anchorId="0BEBB714" wp14:editId="271695DC">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p>
    <w:sectPr w:rsidR="00F222C0" w:rsidRPr="00F222C0"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2-07T16:17:00Z" w:initials="SLL">
    <w:p w14:paraId="3F589F4B" w14:textId="1A6D50F5" w:rsidR="009E2364" w:rsidRDefault="009E2364">
      <w:pPr>
        <w:pStyle w:val="CommentText"/>
      </w:pPr>
      <w:r>
        <w:rPr>
          <w:rStyle w:val="CommentReference"/>
        </w:rPr>
        <w:annotationRef/>
      </w:r>
      <w:r>
        <w:t>Needs citations</w:t>
      </w:r>
    </w:p>
  </w:comment>
  <w:comment w:id="3" w:author="Stefanie Lane" w:date="2022-02-17T19:07:00Z" w:initials="SLL">
    <w:p w14:paraId="697CCC2C" w14:textId="5443F13C" w:rsidR="009E2364" w:rsidRDefault="009E2364">
      <w:pPr>
        <w:pStyle w:val="CommentText"/>
      </w:pPr>
      <w:r>
        <w:rPr>
          <w:rStyle w:val="CommentReference"/>
        </w:rPr>
        <w:annotationRef/>
      </w:r>
      <w:r>
        <w:t xml:space="preserve">Need to indicate what changes: beta-diversity </w:t>
      </w:r>
      <w:proofErr w:type="gramStart"/>
      <w:r>
        <w:t>( =</w:t>
      </w:r>
      <w:proofErr w:type="gramEnd"/>
      <w:r>
        <w:t xml:space="preserve"> variability in species composition). Relate to stability: if stability = low variability, then low beta-div = greater stability)</w:t>
      </w:r>
    </w:p>
  </w:comment>
  <w:comment w:id="7" w:author="Stefanie Lane" w:date="2022-02-17T17:38:00Z" w:initials="SLL">
    <w:p w14:paraId="6A1A069D" w14:textId="0B4567D0" w:rsidR="009E2364" w:rsidRDefault="009E2364">
      <w:pPr>
        <w:pStyle w:val="CommentText"/>
      </w:pPr>
      <w:r>
        <w:rPr>
          <w:rStyle w:val="CommentReference"/>
        </w:rPr>
        <w:annotationRef/>
      </w:r>
      <w:r>
        <w:t>Should I use the term ‘sub-community’ to be consistent with terms in the 1982 (original) study?</w:t>
      </w:r>
    </w:p>
  </w:comment>
  <w:comment w:id="9" w:author="Stefanie Lane" w:date="2022-03-01T11:56:00Z" w:initials="SLL">
    <w:p w14:paraId="23ECE95D" w14:textId="638630F6" w:rsidR="009E2364" w:rsidRDefault="009E2364">
      <w:pPr>
        <w:pStyle w:val="CommentText"/>
      </w:pPr>
      <w:r>
        <w:rPr>
          <w:rStyle w:val="CommentReference"/>
        </w:rPr>
        <w:annotationRef/>
      </w:r>
      <w:r>
        <w:t>Or ‘observe’?</w:t>
      </w:r>
    </w:p>
  </w:comment>
  <w:comment w:id="10" w:author="Stefanie Lane" w:date="2022-03-01T11:45:00Z" w:initials="SLL">
    <w:p w14:paraId="253B136F" w14:textId="37CDF689" w:rsidR="009E2364" w:rsidRDefault="009E2364">
      <w:pPr>
        <w:pStyle w:val="CommentText"/>
      </w:pPr>
      <w:r>
        <w:rPr>
          <w:rStyle w:val="CommentReference"/>
        </w:rPr>
        <w:annotationRef/>
      </w:r>
      <w:r>
        <w:t>Results: cluster analysis (Euclidean distance used in original study - compare/state differences between bray-</w:t>
      </w:r>
      <w:proofErr w:type="spellStart"/>
      <w:r>
        <w:t>curtis</w:t>
      </w:r>
      <w:proofErr w:type="spellEnd"/>
      <w:r>
        <w:t xml:space="preserve"> and Euclidean distance). Pair with: indicator species analysis to show species driving 3 main cluster groups. Optional: shifts in composition over time may be shown by NMDS (however, environmental drivers are unknown). </w:t>
      </w:r>
    </w:p>
  </w:comment>
  <w:comment w:id="11" w:author="n" w:date="2022-03-04T10:46:00Z" w:initials="n">
    <w:p w14:paraId="46825078" w14:textId="146A344A" w:rsidR="009F2D99" w:rsidRDefault="009F2D99">
      <w:pPr>
        <w:pStyle w:val="CommentText"/>
      </w:pPr>
      <w:r>
        <w:rPr>
          <w:rStyle w:val="CommentReference"/>
        </w:rPr>
        <w:annotationRef/>
      </w:r>
      <w:r>
        <w:t>You might be able to bump composition into this question, and leave the next for diversity (see my comment below)</w:t>
      </w:r>
    </w:p>
  </w:comment>
  <w:comment w:id="12" w:author="Stefanie Lane" w:date="2022-03-01T11:46:00Z" w:initials="SLL">
    <w:p w14:paraId="79B52467" w14:textId="15D7B119" w:rsidR="009E2364" w:rsidRDefault="009E2364">
      <w:pPr>
        <w:pStyle w:val="CommentText"/>
      </w:pPr>
      <w:r>
        <w:rPr>
          <w:rStyle w:val="CommentReference"/>
        </w:rPr>
        <w:annotationRef/>
      </w:r>
      <w:r>
        <w:t xml:space="preserve">Results: show with either </w:t>
      </w:r>
      <w:proofErr w:type="spellStart"/>
      <w:r>
        <w:t>community_stability</w:t>
      </w:r>
      <w:proofErr w:type="spellEnd"/>
      <w:r>
        <w:t xml:space="preserve"> (codyn), beta-diversity, OR multivariate dispersion. All three return a relative magnitude that can only be compared within this study.  </w:t>
      </w:r>
    </w:p>
    <w:p w14:paraId="60CF9D0F" w14:textId="77777777" w:rsidR="009E2364" w:rsidRDefault="009E2364">
      <w:pPr>
        <w:pStyle w:val="CommentText"/>
      </w:pPr>
    </w:p>
    <w:p w14:paraId="0633E6DC" w14:textId="7F572BB1" w:rsidR="009E2364" w:rsidRDefault="009E2364">
      <w:pPr>
        <w:pStyle w:val="CommentText"/>
      </w:pPr>
      <w:r>
        <w:t xml:space="preserve">Caveat: are the assemblage types independent? If all assemblages are within the same ecosystem/ community, can tests be applied to individual assemblage (patch) types? Or: should stability only be applied between years? </w:t>
      </w:r>
    </w:p>
  </w:comment>
  <w:comment w:id="13" w:author="n" w:date="2022-03-04T10:43:00Z" w:initials="n">
    <w:p w14:paraId="1B4A3B04" w14:textId="6F7639EA" w:rsidR="005F7C5D" w:rsidRDefault="005F7C5D">
      <w:pPr>
        <w:pStyle w:val="CommentText"/>
      </w:pPr>
      <w:r>
        <w:rPr>
          <w:rStyle w:val="CommentReference"/>
        </w:rPr>
        <w:annotationRef/>
      </w:r>
      <w:r>
        <w:t>Species abundance</w:t>
      </w:r>
      <w:r w:rsidR="009F2D99">
        <w:t>, composition,</w:t>
      </w:r>
      <w:r>
        <w:t xml:space="preserve"> and diversity are different, so this is a bit of a muddle.</w:t>
      </w:r>
    </w:p>
    <w:p w14:paraId="0D1DF0BC" w14:textId="77777777" w:rsidR="005F7C5D" w:rsidRDefault="005F7C5D">
      <w:pPr>
        <w:pStyle w:val="CommentText"/>
      </w:pPr>
    </w:p>
    <w:p w14:paraId="139E0D4F" w14:textId="77777777" w:rsidR="005F7C5D" w:rsidRDefault="009F2D99">
      <w:pPr>
        <w:pStyle w:val="CommentText"/>
      </w:pPr>
      <w:r>
        <w:t xml:space="preserve">Particularly since you open with a discussion of diversity and functional redundancy, maybe focus this on diversity – alpha, beta, and gamma, </w:t>
      </w:r>
      <w:r>
        <w:rPr>
          <w:i/>
          <w:iCs/>
        </w:rPr>
        <w:t>i.e.</w:t>
      </w:r>
      <w:r>
        <w:t xml:space="preserve"> total within assemblage, beta across the assemblages, and then the full community (they don’t need to be expressed as alpha, beta, and gamma).</w:t>
      </w:r>
    </w:p>
    <w:p w14:paraId="36132837" w14:textId="77777777" w:rsidR="009F2D99" w:rsidRDefault="009F2D99">
      <w:pPr>
        <w:pStyle w:val="CommentText"/>
      </w:pPr>
    </w:p>
    <w:p w14:paraId="620FC0C7" w14:textId="12F4247F" w:rsidR="009F2D99" w:rsidRPr="009F2D99" w:rsidRDefault="009F2D99">
      <w:pPr>
        <w:pStyle w:val="CommentText"/>
      </w:pPr>
      <w:r>
        <w:t>Then in your discussion, where there has been reduced diversity, if there are ways to point at which species have been lost and not replaced and link it back to structure or function, that will tie things together nicely.</w:t>
      </w:r>
    </w:p>
  </w:comment>
  <w:comment w:id="14" w:author="Stefanie Lane" w:date="2022-02-07T17:06:00Z" w:initials="SLL">
    <w:p w14:paraId="04C35F17" w14:textId="77777777" w:rsidR="009E2364" w:rsidRDefault="009E2364">
      <w:pPr>
        <w:pStyle w:val="CommentText"/>
      </w:pPr>
      <w:r>
        <w:rPr>
          <w:rStyle w:val="CommentReference"/>
        </w:rPr>
        <w:annotationRef/>
      </w:r>
      <w:r>
        <w:t xml:space="preserve">Here, I’m not suggesting a mechanism of stability, however I feel I need to more clearly indicate why I expect stability to be greater across the whole marsh, rather than each assemblage individually. </w:t>
      </w:r>
    </w:p>
    <w:p w14:paraId="5E329168" w14:textId="77777777" w:rsidR="009E2364" w:rsidRDefault="009E2364">
      <w:pPr>
        <w:pStyle w:val="CommentText"/>
      </w:pPr>
    </w:p>
    <w:p w14:paraId="35A97613" w14:textId="7337D168" w:rsidR="009E2364" w:rsidRDefault="009E2364">
      <w:pPr>
        <w:pStyle w:val="CommentText"/>
      </w:pPr>
      <w:r>
        <w:t xml:space="preserve">Because the </w:t>
      </w:r>
      <w:proofErr w:type="spellStart"/>
      <w:r>
        <w:t>community_stability</w:t>
      </w:r>
      <w:proofErr w:type="spellEnd"/>
      <w:r>
        <w:t xml:space="preserve"> function in R package “codyn” measures mean/</w:t>
      </w:r>
      <w:proofErr w:type="spellStart"/>
      <w:r>
        <w:t>st</w:t>
      </w:r>
      <w:proofErr w:type="spellEnd"/>
      <w:r>
        <w:t xml:space="preserve"> dev of species abundance, I thought community-wide stability would be higher due to spatial autocorrelation</w:t>
      </w:r>
    </w:p>
  </w:comment>
  <w:comment w:id="15" w:author="Stefanie Lane" w:date="2022-03-01T12:06:00Z" w:initials="SLL">
    <w:p w14:paraId="48E87133" w14:textId="6AE53172" w:rsidR="009E2364" w:rsidRDefault="009E2364">
      <w:pPr>
        <w:pStyle w:val="CommentText"/>
      </w:pPr>
      <w:r>
        <w:rPr>
          <w:rStyle w:val="CommentReference"/>
        </w:rPr>
        <w:annotationRef/>
      </w:r>
      <w:r>
        <w:t xml:space="preserve">John </w:t>
      </w:r>
      <w:r w:rsidR="007D3D3E">
        <w:t xml:space="preserve">said this would not show </w:t>
      </w:r>
      <w:r>
        <w:t xml:space="preserve">ecologically meaningful differences. He suggested that because we expect community composition to change, that “significant differences” are not helpful for interpreting those changes. </w:t>
      </w:r>
    </w:p>
  </w:comment>
  <w:comment w:id="16" w:author="Stefanie Lane" w:date="2022-03-01T12:07:00Z" w:initials="SLL">
    <w:p w14:paraId="2C31C95B" w14:textId="4BDE2286" w:rsidR="009E2364" w:rsidRDefault="009E2364">
      <w:pPr>
        <w:pStyle w:val="CommentText"/>
      </w:pPr>
      <w:r>
        <w:rPr>
          <w:rStyle w:val="CommentReference"/>
        </w:rPr>
        <w:annotationRef/>
      </w:r>
      <w:r>
        <w:t>John</w:t>
      </w:r>
      <w:r w:rsidR="00CE3FEC">
        <w:t xml:space="preserve"> said this does not account</w:t>
      </w:r>
      <w:r>
        <w:t xml:space="preserve"> for movement of species from one assemblage type to another, and that turnover would need to be only between years (not distinguishing assemblage types)</w:t>
      </w:r>
    </w:p>
  </w:comment>
  <w:comment w:id="17" w:author="Stefanie Lane" w:date="2022-02-07T17:53:00Z" w:initials="SLL">
    <w:p w14:paraId="5116E480" w14:textId="2A5FF55C" w:rsidR="009E2364" w:rsidRDefault="009E2364">
      <w:pPr>
        <w:pStyle w:val="CommentText"/>
      </w:pPr>
      <w:r>
        <w:rPr>
          <w:rStyle w:val="CommentReference"/>
        </w:rPr>
        <w:annotationRef/>
      </w:r>
      <w:r>
        <w:t>Again, no explicit mechanism can be tested, however I do expect that displacement by increasing abundance of invasive species over time would result in greater number of species lost (and fewer species gained), and thus greater rates of turnover</w:t>
      </w:r>
    </w:p>
  </w:comment>
  <w:comment w:id="18" w:author="n" w:date="2022-03-04T10:47:00Z" w:initials="n">
    <w:p w14:paraId="27F8589C" w14:textId="538E9598" w:rsidR="009F2D99" w:rsidRDefault="009F2D99">
      <w:pPr>
        <w:pStyle w:val="CommentText"/>
      </w:pPr>
      <w:r>
        <w:rPr>
          <w:rStyle w:val="CommentReference"/>
        </w:rPr>
        <w:annotationRef/>
      </w:r>
      <w:r>
        <w:t xml:space="preserve">This analysis will really help speak to whether redundancy might be shifting. I don’t think you need to state it here; that might oversell it. However, you can use this </w:t>
      </w:r>
      <w:proofErr w:type="spellStart"/>
      <w:r>
        <w:t>srategically</w:t>
      </w:r>
      <w:proofErr w:type="spellEnd"/>
      <w:r>
        <w:t xml:space="preserve"> in your discussion</w:t>
      </w:r>
    </w:p>
  </w:comment>
  <w:comment w:id="19" w:author="Stefanie Lane" w:date="2022-02-07T18:57:00Z" w:initials="SLL">
    <w:p w14:paraId="717DDD63" w14:textId="0046250D" w:rsidR="009E2364" w:rsidRDefault="009E2364">
      <w:pPr>
        <w:pStyle w:val="CommentText"/>
      </w:pPr>
      <w:r>
        <w:rPr>
          <w:rStyle w:val="CommentReference"/>
        </w:rPr>
        <w:annotationRef/>
      </w:r>
      <w:r>
        <w:t>Need to state an estimate of precision</w:t>
      </w:r>
    </w:p>
  </w:comment>
  <w:comment w:id="20" w:author="Stefanie Lane" w:date="2022-02-07T17:39:00Z" w:initials="SLL">
    <w:p w14:paraId="64ADE1BB" w14:textId="5DF822D7" w:rsidR="009E2364" w:rsidRDefault="009E2364">
      <w:pPr>
        <w:pStyle w:val="CommentText"/>
      </w:pPr>
      <w:r>
        <w:rPr>
          <w:rStyle w:val="CommentReference"/>
        </w:rPr>
        <w:annotationRef/>
      </w:r>
      <w:r>
        <w:t>Include which in supplemental table; include column explaining omission reason</w:t>
      </w:r>
    </w:p>
  </w:comment>
  <w:comment w:id="21" w:author="Stefanie Lane" w:date="2022-02-07T18:16:00Z" w:initials="SLL">
    <w:p w14:paraId="3D6EAE9D" w14:textId="13F17ED0" w:rsidR="009E2364" w:rsidRDefault="009E2364">
      <w:pPr>
        <w:pStyle w:val="CommentText"/>
      </w:pPr>
      <w:r>
        <w:rPr>
          <w:rStyle w:val="CommentReference"/>
        </w:rPr>
        <w:annotationRef/>
      </w:r>
      <w:r>
        <w:t xml:space="preserve">Major concern: how/should I be standardizing the number of plots per assemblage type? </w:t>
      </w:r>
    </w:p>
    <w:p w14:paraId="329AAFFB" w14:textId="526CBA77" w:rsidR="009E2364" w:rsidRDefault="009E2364">
      <w:pPr>
        <w:pStyle w:val="CommentText"/>
      </w:pPr>
    </w:p>
    <w:p w14:paraId="178910FC" w14:textId="36E312C0" w:rsidR="009E2364" w:rsidRDefault="009E2364">
      <w:pPr>
        <w:pStyle w:val="CommentText"/>
      </w:pPr>
      <w:r>
        <w:t>Overall, fescue group far more prevalent in previous years: how do I ensure fair comparison, or discuss frequency in 2019?</w:t>
      </w:r>
    </w:p>
  </w:comment>
  <w:comment w:id="22" w:author="Stefanie Lane" w:date="2022-02-07T18:18:00Z" w:initials="SLL">
    <w:p w14:paraId="1ED60392" w14:textId="5376DBC3" w:rsidR="009E2364" w:rsidRDefault="009E2364">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23" w:author="Stefanie Lane" w:date="2022-02-07T19:56:00Z" w:initials="SLL">
    <w:p w14:paraId="3A407921" w14:textId="00088A7F" w:rsidR="009E2364" w:rsidRDefault="009E2364">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24" w:author="Stefanie Lane" w:date="2022-02-09T02:40:00Z" w:initials="SLL">
    <w:p w14:paraId="0900CC39" w14:textId="77777777" w:rsidR="009E2364" w:rsidRDefault="009E2364">
      <w:pPr>
        <w:pStyle w:val="CommentText"/>
      </w:pPr>
      <w:r>
        <w:rPr>
          <w:rStyle w:val="CommentReference"/>
        </w:rPr>
        <w:annotationRef/>
      </w:r>
      <w:r>
        <w:t xml:space="preserve">If using beta diversity, see Price et al, 2020, Landscape Ecol. for discussion of relationship to biotic homogenization, and use of </w:t>
      </w:r>
      <w:proofErr w:type="spellStart"/>
      <w:r>
        <w:t>permdisp</w:t>
      </w:r>
      <w:proofErr w:type="spellEnd"/>
      <w:r>
        <w:t>/ANOVA/</w:t>
      </w:r>
      <w:proofErr w:type="spellStart"/>
      <w:r>
        <w:t>PCoA</w:t>
      </w:r>
      <w:proofErr w:type="spellEnd"/>
      <w:r>
        <w:t xml:space="preserve">. </w:t>
      </w:r>
    </w:p>
    <w:p w14:paraId="378F1D3C" w14:textId="77777777" w:rsidR="009E2364" w:rsidRDefault="009E2364">
      <w:pPr>
        <w:pStyle w:val="CommentText"/>
      </w:pPr>
    </w:p>
    <w:p w14:paraId="7EF1CDBA" w14:textId="7AE664E7" w:rsidR="009E2364" w:rsidRDefault="009E2364">
      <w:pPr>
        <w:pStyle w:val="CommentText"/>
      </w:pPr>
      <w:r>
        <w:t>BUT: are assemblages independent? Can I use assemblage as the grouping factor?</w:t>
      </w:r>
    </w:p>
  </w:comment>
  <w:comment w:id="25" w:author="Stefanie Lane" w:date="2022-01-27T17:28:00Z" w:initials="SLL">
    <w:p w14:paraId="39EBAFC5" w14:textId="73858C4F" w:rsidR="009E2364" w:rsidRDefault="009E2364">
      <w:pPr>
        <w:pStyle w:val="CommentText"/>
      </w:pPr>
      <w:r>
        <w:rPr>
          <w:rStyle w:val="CommentReference"/>
        </w:rPr>
        <w:annotationRef/>
      </w:r>
      <w:r>
        <w:t xml:space="preserve"> Include </w:t>
      </w:r>
      <w:r w:rsidR="00682F61">
        <w:t>n</w:t>
      </w:r>
      <w:r>
        <w:t xml:space="preserve"> plots, </w:t>
      </w:r>
      <w:r w:rsidR="00682F61">
        <w:t>n</w:t>
      </w:r>
      <w:r>
        <w:t xml:space="preserve"> species, which species, cover abundance</w:t>
      </w:r>
    </w:p>
  </w:comment>
  <w:comment w:id="26" w:author="Stefanie Lane" w:date="2022-02-07T21:36:00Z" w:initials="SLL">
    <w:p w14:paraId="2E207000" w14:textId="1444242E" w:rsidR="009E2364" w:rsidRDefault="009E2364">
      <w:pPr>
        <w:pStyle w:val="CommentText"/>
      </w:pPr>
      <w:r>
        <w:rPr>
          <w:rStyle w:val="CommentReference"/>
        </w:rPr>
        <w:annotationRef/>
      </w:r>
      <w:r>
        <w:t xml:space="preserve">Placeholder. I want the regional context figure to be bigger, and probably a separate figure from the transect schematics. </w:t>
      </w:r>
    </w:p>
  </w:comment>
  <w:comment w:id="27" w:author="Stefanie Lane" w:date="2022-02-07T19:05:00Z" w:initials="SLL">
    <w:p w14:paraId="2166AF96" w14:textId="3233CFDC" w:rsidR="009E2364" w:rsidRDefault="009E2364">
      <w:pPr>
        <w:pStyle w:val="CommentText"/>
      </w:pPr>
      <w:r>
        <w:rPr>
          <w:rStyle w:val="CommentReference"/>
        </w:rPr>
        <w:annotationRef/>
      </w:r>
      <w:r>
        <w:t>Is it appropriate to mention this influence here, or save all interpretation of plot influence for the Discussion?</w:t>
      </w:r>
    </w:p>
  </w:comment>
  <w:comment w:id="28" w:author="Stefanie Lane" w:date="2022-01-25T16:08:00Z" w:initials="SLL">
    <w:p w14:paraId="65625B5B" w14:textId="1B0AB732" w:rsidR="009E2364" w:rsidRDefault="009E2364">
      <w:pPr>
        <w:pStyle w:val="CommentText"/>
      </w:pPr>
      <w:r>
        <w:rPr>
          <w:rStyle w:val="CommentReference"/>
        </w:rPr>
        <w:annotationRef/>
      </w:r>
      <w:r>
        <w:t>Need to confirm if this is the correct way to present values if measure is a proportion of (gain + loss/total)</w:t>
      </w:r>
    </w:p>
  </w:comment>
  <w:comment w:id="29" w:author="Stefanie Lane" w:date="2022-01-27T16:09:00Z" w:initials="SLL">
    <w:p w14:paraId="528FAD8F" w14:textId="0FE62B7F" w:rsidR="009E2364" w:rsidRDefault="009E2364" w:rsidP="000E4F3A">
      <w:pPr>
        <w:pStyle w:val="CommentText"/>
      </w:pPr>
      <w:r>
        <w:rPr>
          <w:rStyle w:val="CommentReference"/>
        </w:rPr>
        <w:annotationRef/>
      </w:r>
      <w:r>
        <w:t xml:space="preserve">Should show </w:t>
      </w:r>
      <w:r>
        <w:rPr>
          <w:i/>
        </w:rPr>
        <w:t>which</w:t>
      </w:r>
      <w:r>
        <w:t xml:space="preserve"> species lost? Generate table, include as Supplement</w:t>
      </w:r>
    </w:p>
  </w:comment>
  <w:comment w:id="31" w:author="Stefanie Lane" w:date="2022-02-07T20:59:00Z" w:initials="SLL">
    <w:p w14:paraId="412A7B43" w14:textId="49C44AFD" w:rsidR="009E2364" w:rsidRDefault="009E2364">
      <w:pPr>
        <w:pStyle w:val="CommentText"/>
      </w:pPr>
      <w:r>
        <w:rPr>
          <w:rStyle w:val="CommentReference"/>
        </w:rPr>
        <w:annotationRef/>
      </w:r>
      <w:r>
        <w:t>Should I consider adding in the NMDS plots? I’m not sure whether it will visualize new/different information.</w:t>
      </w:r>
    </w:p>
  </w:comment>
  <w:comment w:id="34" w:author="Stefanie Lane" w:date="2022-03-08T12:06:00Z" w:initials="SLL">
    <w:p w14:paraId="7AA8F4A0" w14:textId="1CFB7A2D" w:rsidR="00640EC2" w:rsidRDefault="00640EC2">
      <w:pPr>
        <w:pStyle w:val="CommentText"/>
      </w:pPr>
      <w:r>
        <w:rPr>
          <w:rStyle w:val="CommentReference"/>
        </w:rPr>
        <w:annotationRef/>
      </w:r>
      <w:r w:rsidR="001B46DC">
        <w:t>Analyses from prior versions included this plot showing compositional shifts over time</w:t>
      </w:r>
      <w:r w:rsidR="0065175A">
        <w:t xml:space="preserve"> (not written in to Methods/Results in this draft)</w:t>
      </w:r>
      <w:r w:rsidR="001B46DC">
        <w:t xml:space="preserve">. </w:t>
      </w:r>
      <w:r w:rsidR="0065175A">
        <w:t xml:space="preserve">I had also tried to use ANOSIM and PERMANOVA to demonstrate statistically significant shifts in composition. However, I am uncertain whether these are ecologically meaningful measurements. </w:t>
      </w:r>
    </w:p>
  </w:comment>
  <w:comment w:id="52" w:author="Stefanie Lane" w:date="2022-02-02T09:26:00Z" w:initials="SLL">
    <w:p w14:paraId="6764C290" w14:textId="7EBCD26D" w:rsidR="009E2364" w:rsidRDefault="009E2364">
      <w:pPr>
        <w:pStyle w:val="CommentText"/>
      </w:pPr>
      <w:r>
        <w:rPr>
          <w:rStyle w:val="CommentReference"/>
        </w:rPr>
        <w:annotationRef/>
      </w:r>
      <w:r>
        <w:t>I’m concerned that Poa palustris may have been misidentified between 1999 &amp; 2019. I may resolve by combining the two species (which will change all analyses), and/or refining all plots to show a reduced number of species of interest</w:t>
      </w:r>
    </w:p>
  </w:comment>
  <w:comment w:id="53" w:author="Stefanie Lane" w:date="2022-01-27T16:13:00Z" w:initials="SLL">
    <w:p w14:paraId="394674D0" w14:textId="77777777" w:rsidR="009E2364" w:rsidRDefault="009E2364"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54" w:author="Stefanie Lane" w:date="2022-02-07T19:38:00Z" w:initials="SLL">
    <w:p w14:paraId="3C4823D5" w14:textId="3ADD2E59" w:rsidR="009E2364" w:rsidRDefault="009E2364">
      <w:pPr>
        <w:pStyle w:val="CommentText"/>
      </w:pPr>
      <w:r>
        <w:rPr>
          <w:rStyle w:val="CommentReference"/>
        </w:rPr>
        <w:annotationRef/>
      </w:r>
      <w:r>
        <w:t xml:space="preserve">I still need to explain the impacts of 50% fewer plots in 2019. I’m uncertain how to explain this clearly. </w:t>
      </w:r>
    </w:p>
  </w:comment>
  <w:comment w:id="55" w:author="Stefanie Lane" w:date="2022-02-07T18:56:00Z" w:initials="SLL">
    <w:p w14:paraId="491B3DC8" w14:textId="16E491EC" w:rsidR="009E2364" w:rsidRDefault="009E2364">
      <w:pPr>
        <w:pStyle w:val="CommentText"/>
      </w:pPr>
      <w:r>
        <w:rPr>
          <w:rStyle w:val="CommentReference"/>
        </w:rPr>
        <w:annotationRef/>
      </w:r>
      <w:r>
        <w:t>Remove if/when co-authors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589F4B" w15:done="0"/>
  <w15:commentEx w15:paraId="697CCC2C" w15:done="0"/>
  <w15:commentEx w15:paraId="6A1A069D" w15:done="0"/>
  <w15:commentEx w15:paraId="23ECE95D" w15:done="0"/>
  <w15:commentEx w15:paraId="253B136F" w15:done="0"/>
  <w15:commentEx w15:paraId="46825078" w15:done="0"/>
  <w15:commentEx w15:paraId="0633E6DC" w15:done="0"/>
  <w15:commentEx w15:paraId="620FC0C7" w15:done="0"/>
  <w15:commentEx w15:paraId="35A97613" w15:done="0"/>
  <w15:commentEx w15:paraId="48E87133" w15:done="0"/>
  <w15:commentEx w15:paraId="2C31C95B" w15:done="0"/>
  <w15:commentEx w15:paraId="5116E480" w15:done="0"/>
  <w15:commentEx w15:paraId="27F8589C" w15:done="0"/>
  <w15:commentEx w15:paraId="717DDD63" w15:done="0"/>
  <w15:commentEx w15:paraId="64ADE1BB" w15:done="0"/>
  <w15:commentEx w15:paraId="178910FC" w15:done="0"/>
  <w15:commentEx w15:paraId="1ED60392" w15:paraIdParent="178910FC" w15:done="0"/>
  <w15:commentEx w15:paraId="3A407921" w15:done="0"/>
  <w15:commentEx w15:paraId="7EF1CDBA" w15:done="0"/>
  <w15:commentEx w15:paraId="39EBAFC5" w15:done="0"/>
  <w15:commentEx w15:paraId="2E207000" w15:done="0"/>
  <w15:commentEx w15:paraId="2166AF96" w15:done="0"/>
  <w15:commentEx w15:paraId="65625B5B" w15:done="0"/>
  <w15:commentEx w15:paraId="528FAD8F" w15:done="0"/>
  <w15:commentEx w15:paraId="412A7B43" w15:done="0"/>
  <w15:commentEx w15:paraId="7AA8F4A0" w15:done="0"/>
  <w15:commentEx w15:paraId="6764C290" w15:done="0"/>
  <w15:commentEx w15:paraId="394674D0" w15:done="0"/>
  <w15:commentEx w15:paraId="3C4823D5" w15:done="0"/>
  <w15:commentEx w15:paraId="491B3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589F4B" w16cid:durableId="25ABC4AA"/>
  <w16cid:commentId w16cid:paraId="697CCC2C" w16cid:durableId="25B91B77"/>
  <w16cid:commentId w16cid:paraId="6A1A069D" w16cid:durableId="25B9067C"/>
  <w16cid:commentId w16cid:paraId="23ECE95D" w16cid:durableId="25C88864"/>
  <w16cid:commentId w16cid:paraId="253B136F" w16cid:durableId="25C885CB"/>
  <w16cid:commentId w16cid:paraId="46825078" w16cid:durableId="25CC6C8C"/>
  <w16cid:commentId w16cid:paraId="0633E6DC" w16cid:durableId="25C8861B"/>
  <w16cid:commentId w16cid:paraId="620FC0C7" w16cid:durableId="25CC6BD0"/>
  <w16cid:commentId w16cid:paraId="35A97613" w16cid:durableId="25ABD02F"/>
  <w16cid:commentId w16cid:paraId="48E87133" w16cid:durableId="25C88AB2"/>
  <w16cid:commentId w16cid:paraId="2C31C95B" w16cid:durableId="25C88B0C"/>
  <w16cid:commentId w16cid:paraId="5116E480" w16cid:durableId="25ABDB2C"/>
  <w16cid:commentId w16cid:paraId="27F8589C" w16cid:durableId="25CC6CAF"/>
  <w16cid:commentId w16cid:paraId="717DDD63" w16cid:durableId="25ABE9FD"/>
  <w16cid:commentId w16cid:paraId="64ADE1BB" w16cid:durableId="25ABD7B9"/>
  <w16cid:commentId w16cid:paraId="178910FC" w16cid:durableId="25ABE09B"/>
  <w16cid:commentId w16cid:paraId="1ED60392" w16cid:durableId="25ABE0DB"/>
  <w16cid:commentId w16cid:paraId="3A407921" w16cid:durableId="25ABF7E7"/>
  <w16cid:commentId w16cid:paraId="7EF1CDBA" w16cid:durableId="25ADA800"/>
  <w16cid:commentId w16cid:paraId="39EBAFC5" w16cid:durableId="259D54DB"/>
  <w16cid:commentId w16cid:paraId="2E207000" w16cid:durableId="25AC0F5C"/>
  <w16cid:commentId w16cid:paraId="2166AF96" w16cid:durableId="25ABEBF4"/>
  <w16cid:commentId w16cid:paraId="65625B5B" w16cid:durableId="259A9F10"/>
  <w16cid:commentId w16cid:paraId="528FAD8F" w16cid:durableId="259D422D"/>
  <w16cid:commentId w16cid:paraId="412A7B43" w16cid:durableId="25AC06BE"/>
  <w16cid:commentId w16cid:paraId="7AA8F4A0" w16cid:durableId="25D1C52F"/>
  <w16cid:commentId w16cid:paraId="6764C290" w16cid:durableId="25CC6AD2"/>
  <w16cid:commentId w16cid:paraId="394674D0" w16cid:durableId="25ABF242"/>
  <w16cid:commentId w16cid:paraId="3C4823D5" w16cid:durableId="25ABF3B0"/>
  <w16cid:commentId w16cid:paraId="491B3DC8" w16cid:durableId="25AB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276A" w14:textId="77777777" w:rsidR="00BB43F1" w:rsidRDefault="00BB43F1" w:rsidP="00BF4E75">
      <w:pPr>
        <w:spacing w:after="0" w:line="240" w:lineRule="auto"/>
      </w:pPr>
      <w:r>
        <w:separator/>
      </w:r>
    </w:p>
  </w:endnote>
  <w:endnote w:type="continuationSeparator" w:id="0">
    <w:p w14:paraId="208CBE00" w14:textId="77777777" w:rsidR="00BB43F1" w:rsidRDefault="00BB43F1"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EC61E" w14:textId="77777777" w:rsidR="00BB43F1" w:rsidRDefault="00BB43F1" w:rsidP="00BF4E75">
      <w:pPr>
        <w:spacing w:after="0" w:line="240" w:lineRule="auto"/>
      </w:pPr>
      <w:r>
        <w:separator/>
      </w:r>
    </w:p>
  </w:footnote>
  <w:footnote w:type="continuationSeparator" w:id="0">
    <w:p w14:paraId="7D110FB0" w14:textId="77777777" w:rsidR="00BB43F1" w:rsidRDefault="00BB43F1"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BBD0AC5" w:rsidR="009E2364" w:rsidRDefault="009E2364">
        <w:pPr>
          <w:pStyle w:val="Header"/>
          <w:jc w:val="right"/>
        </w:pPr>
        <w:r>
          <w:t xml:space="preserve">Lane, 2022.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E2364" w:rsidRDefault="009E2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9"/>
  </w:num>
  <w:num w:numId="4">
    <w:abstractNumId w:val="12"/>
  </w:num>
  <w:num w:numId="5">
    <w:abstractNumId w:val="19"/>
  </w:num>
  <w:num w:numId="6">
    <w:abstractNumId w:val="18"/>
  </w:num>
  <w:num w:numId="7">
    <w:abstractNumId w:val="6"/>
  </w:num>
  <w:num w:numId="8">
    <w:abstractNumId w:val="5"/>
  </w:num>
  <w:num w:numId="9">
    <w:abstractNumId w:val="14"/>
  </w:num>
  <w:num w:numId="10">
    <w:abstractNumId w:val="1"/>
  </w:num>
  <w:num w:numId="11">
    <w:abstractNumId w:val="0"/>
  </w:num>
  <w:num w:numId="12">
    <w:abstractNumId w:val="2"/>
  </w:num>
  <w:num w:numId="13">
    <w:abstractNumId w:val="8"/>
  </w:num>
  <w:num w:numId="14">
    <w:abstractNumId w:val="16"/>
  </w:num>
  <w:num w:numId="15">
    <w:abstractNumId w:val="4"/>
  </w:num>
  <w:num w:numId="16">
    <w:abstractNumId w:val="11"/>
  </w:num>
  <w:num w:numId="17">
    <w:abstractNumId w:val="17"/>
  </w:num>
  <w:num w:numId="18">
    <w:abstractNumId w:val="13"/>
  </w:num>
  <w:num w:numId="19">
    <w:abstractNumId w:val="7"/>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0D37"/>
    <w:rsid w:val="0001195D"/>
    <w:rsid w:val="00011E3D"/>
    <w:rsid w:val="00012A89"/>
    <w:rsid w:val="000146C2"/>
    <w:rsid w:val="00014A9A"/>
    <w:rsid w:val="000169C2"/>
    <w:rsid w:val="00020056"/>
    <w:rsid w:val="00021ECF"/>
    <w:rsid w:val="0003077F"/>
    <w:rsid w:val="00030FB9"/>
    <w:rsid w:val="0003526B"/>
    <w:rsid w:val="0003545C"/>
    <w:rsid w:val="0003711B"/>
    <w:rsid w:val="000406CD"/>
    <w:rsid w:val="00041623"/>
    <w:rsid w:val="000425A4"/>
    <w:rsid w:val="00042C5A"/>
    <w:rsid w:val="000431F1"/>
    <w:rsid w:val="00045C36"/>
    <w:rsid w:val="00050718"/>
    <w:rsid w:val="00056084"/>
    <w:rsid w:val="00057D4B"/>
    <w:rsid w:val="00060358"/>
    <w:rsid w:val="00060AB7"/>
    <w:rsid w:val="00061706"/>
    <w:rsid w:val="00063E63"/>
    <w:rsid w:val="0006408D"/>
    <w:rsid w:val="000648CF"/>
    <w:rsid w:val="0006502E"/>
    <w:rsid w:val="00066EFD"/>
    <w:rsid w:val="000678E1"/>
    <w:rsid w:val="000710F5"/>
    <w:rsid w:val="0007225D"/>
    <w:rsid w:val="00073000"/>
    <w:rsid w:val="00074139"/>
    <w:rsid w:val="000766B8"/>
    <w:rsid w:val="00076FA5"/>
    <w:rsid w:val="000832A2"/>
    <w:rsid w:val="000834F5"/>
    <w:rsid w:val="00085CD4"/>
    <w:rsid w:val="000900E9"/>
    <w:rsid w:val="000A3AB7"/>
    <w:rsid w:val="000B2B17"/>
    <w:rsid w:val="000B37AD"/>
    <w:rsid w:val="000B556F"/>
    <w:rsid w:val="000B6922"/>
    <w:rsid w:val="000C2F44"/>
    <w:rsid w:val="000C3F87"/>
    <w:rsid w:val="000C4B24"/>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48DE"/>
    <w:rsid w:val="00114EB3"/>
    <w:rsid w:val="00116D28"/>
    <w:rsid w:val="0012104D"/>
    <w:rsid w:val="00122537"/>
    <w:rsid w:val="00124273"/>
    <w:rsid w:val="00124BDB"/>
    <w:rsid w:val="001307AD"/>
    <w:rsid w:val="00130DE3"/>
    <w:rsid w:val="001369F0"/>
    <w:rsid w:val="00137DE2"/>
    <w:rsid w:val="001401E6"/>
    <w:rsid w:val="00140BDF"/>
    <w:rsid w:val="00142404"/>
    <w:rsid w:val="00145842"/>
    <w:rsid w:val="00151992"/>
    <w:rsid w:val="0015552F"/>
    <w:rsid w:val="0015725C"/>
    <w:rsid w:val="001578C8"/>
    <w:rsid w:val="00160B87"/>
    <w:rsid w:val="00161052"/>
    <w:rsid w:val="0016265B"/>
    <w:rsid w:val="00165DCB"/>
    <w:rsid w:val="00170E03"/>
    <w:rsid w:val="00171408"/>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5C88"/>
    <w:rsid w:val="00195D4F"/>
    <w:rsid w:val="001A0EA3"/>
    <w:rsid w:val="001A3616"/>
    <w:rsid w:val="001A3ED2"/>
    <w:rsid w:val="001A595A"/>
    <w:rsid w:val="001B0737"/>
    <w:rsid w:val="001B1861"/>
    <w:rsid w:val="001B3F90"/>
    <w:rsid w:val="001B46DC"/>
    <w:rsid w:val="001C04D5"/>
    <w:rsid w:val="001C33F4"/>
    <w:rsid w:val="001C4110"/>
    <w:rsid w:val="001C64DC"/>
    <w:rsid w:val="001D098D"/>
    <w:rsid w:val="001D3977"/>
    <w:rsid w:val="001E072A"/>
    <w:rsid w:val="001E210B"/>
    <w:rsid w:val="001E3C6F"/>
    <w:rsid w:val="001E5D06"/>
    <w:rsid w:val="001E6553"/>
    <w:rsid w:val="001E759C"/>
    <w:rsid w:val="001F19B1"/>
    <w:rsid w:val="001F436B"/>
    <w:rsid w:val="001F5545"/>
    <w:rsid w:val="001F699E"/>
    <w:rsid w:val="001F6AC9"/>
    <w:rsid w:val="0020507B"/>
    <w:rsid w:val="00205444"/>
    <w:rsid w:val="002066B9"/>
    <w:rsid w:val="002117EF"/>
    <w:rsid w:val="00215C48"/>
    <w:rsid w:val="0022363E"/>
    <w:rsid w:val="00231775"/>
    <w:rsid w:val="00232AF1"/>
    <w:rsid w:val="002355AC"/>
    <w:rsid w:val="00235C27"/>
    <w:rsid w:val="00236A5C"/>
    <w:rsid w:val="0023791D"/>
    <w:rsid w:val="0024305C"/>
    <w:rsid w:val="00245C13"/>
    <w:rsid w:val="002501CE"/>
    <w:rsid w:val="002505BD"/>
    <w:rsid w:val="00250AFD"/>
    <w:rsid w:val="00251F2D"/>
    <w:rsid w:val="002532A3"/>
    <w:rsid w:val="00255BCB"/>
    <w:rsid w:val="00260E9B"/>
    <w:rsid w:val="002613DE"/>
    <w:rsid w:val="00262B24"/>
    <w:rsid w:val="0026405A"/>
    <w:rsid w:val="00265374"/>
    <w:rsid w:val="0027315E"/>
    <w:rsid w:val="00276B00"/>
    <w:rsid w:val="00277767"/>
    <w:rsid w:val="00281B1F"/>
    <w:rsid w:val="002839E8"/>
    <w:rsid w:val="002853ED"/>
    <w:rsid w:val="0029101D"/>
    <w:rsid w:val="00291286"/>
    <w:rsid w:val="00293DD0"/>
    <w:rsid w:val="00295CCC"/>
    <w:rsid w:val="0029656F"/>
    <w:rsid w:val="002979C4"/>
    <w:rsid w:val="00297FBE"/>
    <w:rsid w:val="002A3848"/>
    <w:rsid w:val="002A5220"/>
    <w:rsid w:val="002A5734"/>
    <w:rsid w:val="002A5853"/>
    <w:rsid w:val="002A77CD"/>
    <w:rsid w:val="002B0984"/>
    <w:rsid w:val="002B346B"/>
    <w:rsid w:val="002B6766"/>
    <w:rsid w:val="002B7F52"/>
    <w:rsid w:val="002C1B96"/>
    <w:rsid w:val="002C2500"/>
    <w:rsid w:val="002C3C8D"/>
    <w:rsid w:val="002C55D8"/>
    <w:rsid w:val="002D0C63"/>
    <w:rsid w:val="002D4941"/>
    <w:rsid w:val="002D5D96"/>
    <w:rsid w:val="002D6004"/>
    <w:rsid w:val="002D603D"/>
    <w:rsid w:val="002D7F1C"/>
    <w:rsid w:val="002E1C7E"/>
    <w:rsid w:val="002E39F4"/>
    <w:rsid w:val="002E43B4"/>
    <w:rsid w:val="002E4D1C"/>
    <w:rsid w:val="002E4E7F"/>
    <w:rsid w:val="002E52B1"/>
    <w:rsid w:val="002E58E8"/>
    <w:rsid w:val="002F27E1"/>
    <w:rsid w:val="002F3C7E"/>
    <w:rsid w:val="002F7CB6"/>
    <w:rsid w:val="003069B8"/>
    <w:rsid w:val="00311779"/>
    <w:rsid w:val="00311DF5"/>
    <w:rsid w:val="003124A1"/>
    <w:rsid w:val="0031439A"/>
    <w:rsid w:val="00314D54"/>
    <w:rsid w:val="00315C34"/>
    <w:rsid w:val="00316E6C"/>
    <w:rsid w:val="00321D8D"/>
    <w:rsid w:val="00322751"/>
    <w:rsid w:val="0032580F"/>
    <w:rsid w:val="00327D46"/>
    <w:rsid w:val="00330735"/>
    <w:rsid w:val="00331CF9"/>
    <w:rsid w:val="00336630"/>
    <w:rsid w:val="00340BB0"/>
    <w:rsid w:val="00340BED"/>
    <w:rsid w:val="00341EBD"/>
    <w:rsid w:val="00342ABF"/>
    <w:rsid w:val="003436E0"/>
    <w:rsid w:val="00343A98"/>
    <w:rsid w:val="00345DE4"/>
    <w:rsid w:val="00350D7F"/>
    <w:rsid w:val="00352A16"/>
    <w:rsid w:val="00353F7C"/>
    <w:rsid w:val="003554A2"/>
    <w:rsid w:val="00356FC2"/>
    <w:rsid w:val="00357A5D"/>
    <w:rsid w:val="00361ED3"/>
    <w:rsid w:val="00362708"/>
    <w:rsid w:val="00362DA9"/>
    <w:rsid w:val="00363A72"/>
    <w:rsid w:val="00365200"/>
    <w:rsid w:val="00365F91"/>
    <w:rsid w:val="00373BDC"/>
    <w:rsid w:val="00375FF5"/>
    <w:rsid w:val="00380BA0"/>
    <w:rsid w:val="00380D8E"/>
    <w:rsid w:val="003841DB"/>
    <w:rsid w:val="00390DB5"/>
    <w:rsid w:val="00391339"/>
    <w:rsid w:val="00392DC9"/>
    <w:rsid w:val="003A3518"/>
    <w:rsid w:val="003B0E2E"/>
    <w:rsid w:val="003B2DDD"/>
    <w:rsid w:val="003B6B3D"/>
    <w:rsid w:val="003C77E5"/>
    <w:rsid w:val="003C783A"/>
    <w:rsid w:val="003D0B07"/>
    <w:rsid w:val="003D15FC"/>
    <w:rsid w:val="003D30A6"/>
    <w:rsid w:val="003D5257"/>
    <w:rsid w:val="003E3BE9"/>
    <w:rsid w:val="003E5380"/>
    <w:rsid w:val="003F0CC5"/>
    <w:rsid w:val="003F0DE8"/>
    <w:rsid w:val="003F3E2D"/>
    <w:rsid w:val="003F3F7D"/>
    <w:rsid w:val="00403637"/>
    <w:rsid w:val="0040424A"/>
    <w:rsid w:val="00404CFC"/>
    <w:rsid w:val="00405FBE"/>
    <w:rsid w:val="00415113"/>
    <w:rsid w:val="004215E5"/>
    <w:rsid w:val="00421CA1"/>
    <w:rsid w:val="00431393"/>
    <w:rsid w:val="004313B8"/>
    <w:rsid w:val="0043333B"/>
    <w:rsid w:val="00443FA2"/>
    <w:rsid w:val="00447764"/>
    <w:rsid w:val="00451D10"/>
    <w:rsid w:val="00453ACC"/>
    <w:rsid w:val="00456B4F"/>
    <w:rsid w:val="0045765D"/>
    <w:rsid w:val="00463533"/>
    <w:rsid w:val="004645C0"/>
    <w:rsid w:val="00464FB4"/>
    <w:rsid w:val="00466393"/>
    <w:rsid w:val="0046752E"/>
    <w:rsid w:val="004715D9"/>
    <w:rsid w:val="004832DC"/>
    <w:rsid w:val="004834EB"/>
    <w:rsid w:val="0048459B"/>
    <w:rsid w:val="00485A40"/>
    <w:rsid w:val="00493281"/>
    <w:rsid w:val="00496BFB"/>
    <w:rsid w:val="00496DDE"/>
    <w:rsid w:val="00497451"/>
    <w:rsid w:val="004A05B5"/>
    <w:rsid w:val="004A412C"/>
    <w:rsid w:val="004C0674"/>
    <w:rsid w:val="004C3383"/>
    <w:rsid w:val="004C3D45"/>
    <w:rsid w:val="004C58D7"/>
    <w:rsid w:val="004C6C15"/>
    <w:rsid w:val="004C7DF9"/>
    <w:rsid w:val="004D0D10"/>
    <w:rsid w:val="004D7707"/>
    <w:rsid w:val="004E2523"/>
    <w:rsid w:val="004E41B7"/>
    <w:rsid w:val="004E4FD4"/>
    <w:rsid w:val="004E6247"/>
    <w:rsid w:val="004F31B5"/>
    <w:rsid w:val="004F5D7D"/>
    <w:rsid w:val="00502AA6"/>
    <w:rsid w:val="00504CB3"/>
    <w:rsid w:val="00504E47"/>
    <w:rsid w:val="00505257"/>
    <w:rsid w:val="00514DA9"/>
    <w:rsid w:val="00516504"/>
    <w:rsid w:val="00516E54"/>
    <w:rsid w:val="005209C4"/>
    <w:rsid w:val="005211A7"/>
    <w:rsid w:val="005314CF"/>
    <w:rsid w:val="005317D4"/>
    <w:rsid w:val="00532682"/>
    <w:rsid w:val="005372BF"/>
    <w:rsid w:val="00537848"/>
    <w:rsid w:val="00546478"/>
    <w:rsid w:val="00547C63"/>
    <w:rsid w:val="00552E8C"/>
    <w:rsid w:val="00554B0B"/>
    <w:rsid w:val="00556C34"/>
    <w:rsid w:val="00557665"/>
    <w:rsid w:val="0055787A"/>
    <w:rsid w:val="00562266"/>
    <w:rsid w:val="005622C3"/>
    <w:rsid w:val="00563294"/>
    <w:rsid w:val="00566C69"/>
    <w:rsid w:val="0058125F"/>
    <w:rsid w:val="0058243F"/>
    <w:rsid w:val="0058398E"/>
    <w:rsid w:val="00586761"/>
    <w:rsid w:val="005867A4"/>
    <w:rsid w:val="00586B0D"/>
    <w:rsid w:val="0059170F"/>
    <w:rsid w:val="00592A8A"/>
    <w:rsid w:val="00592B7A"/>
    <w:rsid w:val="00592C5E"/>
    <w:rsid w:val="00597434"/>
    <w:rsid w:val="00597B6A"/>
    <w:rsid w:val="005A13B4"/>
    <w:rsid w:val="005A152F"/>
    <w:rsid w:val="005A45E0"/>
    <w:rsid w:val="005A64B1"/>
    <w:rsid w:val="005B182C"/>
    <w:rsid w:val="005B2A34"/>
    <w:rsid w:val="005B3DD8"/>
    <w:rsid w:val="005B3EAB"/>
    <w:rsid w:val="005B41A4"/>
    <w:rsid w:val="005B6F7B"/>
    <w:rsid w:val="005B73D6"/>
    <w:rsid w:val="005C0700"/>
    <w:rsid w:val="005C1666"/>
    <w:rsid w:val="005C36D9"/>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30A9"/>
    <w:rsid w:val="005F3F8D"/>
    <w:rsid w:val="005F44EE"/>
    <w:rsid w:val="005F7C5D"/>
    <w:rsid w:val="006058F4"/>
    <w:rsid w:val="006072B1"/>
    <w:rsid w:val="00607741"/>
    <w:rsid w:val="00612035"/>
    <w:rsid w:val="00612ED6"/>
    <w:rsid w:val="00613DBC"/>
    <w:rsid w:val="006144D9"/>
    <w:rsid w:val="00614712"/>
    <w:rsid w:val="00615617"/>
    <w:rsid w:val="006202C7"/>
    <w:rsid w:val="006229F7"/>
    <w:rsid w:val="00623488"/>
    <w:rsid w:val="006236E0"/>
    <w:rsid w:val="00632BF9"/>
    <w:rsid w:val="00637D0D"/>
    <w:rsid w:val="00640EC2"/>
    <w:rsid w:val="0064149B"/>
    <w:rsid w:val="00645972"/>
    <w:rsid w:val="006509EF"/>
    <w:rsid w:val="0065175A"/>
    <w:rsid w:val="00653374"/>
    <w:rsid w:val="006561F0"/>
    <w:rsid w:val="00656568"/>
    <w:rsid w:val="006571A8"/>
    <w:rsid w:val="00660F1B"/>
    <w:rsid w:val="006634D1"/>
    <w:rsid w:val="0066549B"/>
    <w:rsid w:val="00666186"/>
    <w:rsid w:val="00666F91"/>
    <w:rsid w:val="0066777E"/>
    <w:rsid w:val="00670D47"/>
    <w:rsid w:val="00672132"/>
    <w:rsid w:val="00673842"/>
    <w:rsid w:val="00673CF3"/>
    <w:rsid w:val="00675DE4"/>
    <w:rsid w:val="00676817"/>
    <w:rsid w:val="00677BE0"/>
    <w:rsid w:val="00682510"/>
    <w:rsid w:val="00682F61"/>
    <w:rsid w:val="00682FC6"/>
    <w:rsid w:val="00686E15"/>
    <w:rsid w:val="00687A8E"/>
    <w:rsid w:val="00693FAC"/>
    <w:rsid w:val="006A1D56"/>
    <w:rsid w:val="006A2027"/>
    <w:rsid w:val="006A6238"/>
    <w:rsid w:val="006A7EBD"/>
    <w:rsid w:val="006B4D7D"/>
    <w:rsid w:val="006B67B7"/>
    <w:rsid w:val="006B7F7A"/>
    <w:rsid w:val="006C27E6"/>
    <w:rsid w:val="006C3B4D"/>
    <w:rsid w:val="006C5D18"/>
    <w:rsid w:val="006C7722"/>
    <w:rsid w:val="006C7F76"/>
    <w:rsid w:val="006D1F2B"/>
    <w:rsid w:val="006D411C"/>
    <w:rsid w:val="006D50AD"/>
    <w:rsid w:val="006E12A0"/>
    <w:rsid w:val="006E1EEE"/>
    <w:rsid w:val="006E4746"/>
    <w:rsid w:val="006E56E2"/>
    <w:rsid w:val="006E652B"/>
    <w:rsid w:val="006E6E32"/>
    <w:rsid w:val="006F0DE5"/>
    <w:rsid w:val="006F225A"/>
    <w:rsid w:val="006F3B74"/>
    <w:rsid w:val="006F3C9D"/>
    <w:rsid w:val="006F3FB8"/>
    <w:rsid w:val="006F44DC"/>
    <w:rsid w:val="006F4C99"/>
    <w:rsid w:val="006F7949"/>
    <w:rsid w:val="00704594"/>
    <w:rsid w:val="00713666"/>
    <w:rsid w:val="00715E10"/>
    <w:rsid w:val="00717B42"/>
    <w:rsid w:val="00722C6E"/>
    <w:rsid w:val="00737366"/>
    <w:rsid w:val="0074150F"/>
    <w:rsid w:val="0074167B"/>
    <w:rsid w:val="00742ECA"/>
    <w:rsid w:val="00744FD6"/>
    <w:rsid w:val="007502B6"/>
    <w:rsid w:val="007503F0"/>
    <w:rsid w:val="00751C22"/>
    <w:rsid w:val="00755FA7"/>
    <w:rsid w:val="00756082"/>
    <w:rsid w:val="007604A5"/>
    <w:rsid w:val="00764D94"/>
    <w:rsid w:val="00765E49"/>
    <w:rsid w:val="00766A9C"/>
    <w:rsid w:val="00771950"/>
    <w:rsid w:val="00786304"/>
    <w:rsid w:val="00786C01"/>
    <w:rsid w:val="007910C1"/>
    <w:rsid w:val="00791770"/>
    <w:rsid w:val="00793D97"/>
    <w:rsid w:val="007945ED"/>
    <w:rsid w:val="00794FEF"/>
    <w:rsid w:val="007A161D"/>
    <w:rsid w:val="007A295B"/>
    <w:rsid w:val="007A5AD4"/>
    <w:rsid w:val="007B5827"/>
    <w:rsid w:val="007B5B53"/>
    <w:rsid w:val="007B5EB8"/>
    <w:rsid w:val="007B643A"/>
    <w:rsid w:val="007C0BCF"/>
    <w:rsid w:val="007C216B"/>
    <w:rsid w:val="007C2518"/>
    <w:rsid w:val="007C4787"/>
    <w:rsid w:val="007C5111"/>
    <w:rsid w:val="007C65DB"/>
    <w:rsid w:val="007D1510"/>
    <w:rsid w:val="007D2223"/>
    <w:rsid w:val="007D3305"/>
    <w:rsid w:val="007D3502"/>
    <w:rsid w:val="007D3D3E"/>
    <w:rsid w:val="007D3FF6"/>
    <w:rsid w:val="007D7FC0"/>
    <w:rsid w:val="007E1038"/>
    <w:rsid w:val="007E2743"/>
    <w:rsid w:val="007F224A"/>
    <w:rsid w:val="007F552F"/>
    <w:rsid w:val="007F58E7"/>
    <w:rsid w:val="007F6D5D"/>
    <w:rsid w:val="007F7457"/>
    <w:rsid w:val="007F75D5"/>
    <w:rsid w:val="00804535"/>
    <w:rsid w:val="00804ABF"/>
    <w:rsid w:val="00810720"/>
    <w:rsid w:val="008112B2"/>
    <w:rsid w:val="00821B04"/>
    <w:rsid w:val="00822A1D"/>
    <w:rsid w:val="008246B7"/>
    <w:rsid w:val="00826980"/>
    <w:rsid w:val="00827EE2"/>
    <w:rsid w:val="00832709"/>
    <w:rsid w:val="008358B4"/>
    <w:rsid w:val="00835A79"/>
    <w:rsid w:val="0084145C"/>
    <w:rsid w:val="00841571"/>
    <w:rsid w:val="0084176A"/>
    <w:rsid w:val="00843FAB"/>
    <w:rsid w:val="00852326"/>
    <w:rsid w:val="00853200"/>
    <w:rsid w:val="00861509"/>
    <w:rsid w:val="0086653A"/>
    <w:rsid w:val="008667DB"/>
    <w:rsid w:val="008712F3"/>
    <w:rsid w:val="00872B88"/>
    <w:rsid w:val="00872EF0"/>
    <w:rsid w:val="00875EE5"/>
    <w:rsid w:val="00880A48"/>
    <w:rsid w:val="00886BE2"/>
    <w:rsid w:val="008871D9"/>
    <w:rsid w:val="008879FB"/>
    <w:rsid w:val="00887D9F"/>
    <w:rsid w:val="008906A5"/>
    <w:rsid w:val="008919D3"/>
    <w:rsid w:val="008A1FF7"/>
    <w:rsid w:val="008B1E75"/>
    <w:rsid w:val="008B4342"/>
    <w:rsid w:val="008B54D6"/>
    <w:rsid w:val="008B7573"/>
    <w:rsid w:val="008C1ED6"/>
    <w:rsid w:val="008C1ED9"/>
    <w:rsid w:val="008C2B2E"/>
    <w:rsid w:val="008C76B7"/>
    <w:rsid w:val="008D1487"/>
    <w:rsid w:val="008D148B"/>
    <w:rsid w:val="008E0C4C"/>
    <w:rsid w:val="008E445C"/>
    <w:rsid w:val="008F096E"/>
    <w:rsid w:val="008F15A4"/>
    <w:rsid w:val="008F28C2"/>
    <w:rsid w:val="008F774C"/>
    <w:rsid w:val="009024D3"/>
    <w:rsid w:val="00902E6D"/>
    <w:rsid w:val="00907858"/>
    <w:rsid w:val="00910BAB"/>
    <w:rsid w:val="009113BE"/>
    <w:rsid w:val="009118D4"/>
    <w:rsid w:val="009129C1"/>
    <w:rsid w:val="00912C74"/>
    <w:rsid w:val="00915AD9"/>
    <w:rsid w:val="0091666F"/>
    <w:rsid w:val="009243D5"/>
    <w:rsid w:val="009262D8"/>
    <w:rsid w:val="009266CB"/>
    <w:rsid w:val="0092786B"/>
    <w:rsid w:val="009335C2"/>
    <w:rsid w:val="0093412C"/>
    <w:rsid w:val="00937CCB"/>
    <w:rsid w:val="00945595"/>
    <w:rsid w:val="0094616F"/>
    <w:rsid w:val="00947182"/>
    <w:rsid w:val="0095147C"/>
    <w:rsid w:val="009518AE"/>
    <w:rsid w:val="00954FB4"/>
    <w:rsid w:val="00955EA6"/>
    <w:rsid w:val="009565D0"/>
    <w:rsid w:val="009575C7"/>
    <w:rsid w:val="00967664"/>
    <w:rsid w:val="00971A0A"/>
    <w:rsid w:val="009765DE"/>
    <w:rsid w:val="00980731"/>
    <w:rsid w:val="00982B42"/>
    <w:rsid w:val="009836CC"/>
    <w:rsid w:val="00983F18"/>
    <w:rsid w:val="00985B10"/>
    <w:rsid w:val="0098703B"/>
    <w:rsid w:val="00990A72"/>
    <w:rsid w:val="0099288F"/>
    <w:rsid w:val="00992F14"/>
    <w:rsid w:val="00992FD9"/>
    <w:rsid w:val="00993730"/>
    <w:rsid w:val="00995248"/>
    <w:rsid w:val="009A68C5"/>
    <w:rsid w:val="009A70CC"/>
    <w:rsid w:val="009A74F1"/>
    <w:rsid w:val="009B141E"/>
    <w:rsid w:val="009B1BF0"/>
    <w:rsid w:val="009B4686"/>
    <w:rsid w:val="009B46F9"/>
    <w:rsid w:val="009B4A77"/>
    <w:rsid w:val="009B5FFC"/>
    <w:rsid w:val="009B7734"/>
    <w:rsid w:val="009C06CB"/>
    <w:rsid w:val="009C2620"/>
    <w:rsid w:val="009C26BA"/>
    <w:rsid w:val="009C4224"/>
    <w:rsid w:val="009C47B2"/>
    <w:rsid w:val="009C4C63"/>
    <w:rsid w:val="009D132B"/>
    <w:rsid w:val="009D1A0A"/>
    <w:rsid w:val="009D5862"/>
    <w:rsid w:val="009D5D68"/>
    <w:rsid w:val="009E2364"/>
    <w:rsid w:val="009E33B6"/>
    <w:rsid w:val="009E3CA2"/>
    <w:rsid w:val="009E6EF0"/>
    <w:rsid w:val="009F0260"/>
    <w:rsid w:val="009F1121"/>
    <w:rsid w:val="009F2497"/>
    <w:rsid w:val="009F2D99"/>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1CBF"/>
    <w:rsid w:val="00A22262"/>
    <w:rsid w:val="00A238B2"/>
    <w:rsid w:val="00A25F28"/>
    <w:rsid w:val="00A300F5"/>
    <w:rsid w:val="00A34032"/>
    <w:rsid w:val="00A35DB7"/>
    <w:rsid w:val="00A36F97"/>
    <w:rsid w:val="00A4023D"/>
    <w:rsid w:val="00A40812"/>
    <w:rsid w:val="00A414E5"/>
    <w:rsid w:val="00A41C9C"/>
    <w:rsid w:val="00A4417A"/>
    <w:rsid w:val="00A50052"/>
    <w:rsid w:val="00A516D4"/>
    <w:rsid w:val="00A51A9A"/>
    <w:rsid w:val="00A5217F"/>
    <w:rsid w:val="00A524E4"/>
    <w:rsid w:val="00A5448B"/>
    <w:rsid w:val="00A5580A"/>
    <w:rsid w:val="00A55AFE"/>
    <w:rsid w:val="00A56B24"/>
    <w:rsid w:val="00A641B0"/>
    <w:rsid w:val="00A64503"/>
    <w:rsid w:val="00A65220"/>
    <w:rsid w:val="00A65C46"/>
    <w:rsid w:val="00A66521"/>
    <w:rsid w:val="00A6698C"/>
    <w:rsid w:val="00A71890"/>
    <w:rsid w:val="00A73066"/>
    <w:rsid w:val="00A7637D"/>
    <w:rsid w:val="00A8047C"/>
    <w:rsid w:val="00A812C3"/>
    <w:rsid w:val="00A83CC3"/>
    <w:rsid w:val="00A84D3A"/>
    <w:rsid w:val="00A85981"/>
    <w:rsid w:val="00A863CC"/>
    <w:rsid w:val="00A92717"/>
    <w:rsid w:val="00A92F9A"/>
    <w:rsid w:val="00A94B74"/>
    <w:rsid w:val="00A97D83"/>
    <w:rsid w:val="00AA00C7"/>
    <w:rsid w:val="00AA097D"/>
    <w:rsid w:val="00AA19AA"/>
    <w:rsid w:val="00AA24C1"/>
    <w:rsid w:val="00AA2F11"/>
    <w:rsid w:val="00AA74D5"/>
    <w:rsid w:val="00AA7D9E"/>
    <w:rsid w:val="00AB067D"/>
    <w:rsid w:val="00AB0911"/>
    <w:rsid w:val="00AB134B"/>
    <w:rsid w:val="00AB3F1F"/>
    <w:rsid w:val="00AB620B"/>
    <w:rsid w:val="00AC0554"/>
    <w:rsid w:val="00AC078D"/>
    <w:rsid w:val="00AC332B"/>
    <w:rsid w:val="00AC33B6"/>
    <w:rsid w:val="00AC6FC0"/>
    <w:rsid w:val="00AD1920"/>
    <w:rsid w:val="00AD2CF0"/>
    <w:rsid w:val="00AD317B"/>
    <w:rsid w:val="00AE0332"/>
    <w:rsid w:val="00AE0E35"/>
    <w:rsid w:val="00AE3EAA"/>
    <w:rsid w:val="00AE417E"/>
    <w:rsid w:val="00AE42C1"/>
    <w:rsid w:val="00AE6672"/>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3B30"/>
    <w:rsid w:val="00B24004"/>
    <w:rsid w:val="00B26ADC"/>
    <w:rsid w:val="00B272BE"/>
    <w:rsid w:val="00B32C11"/>
    <w:rsid w:val="00B35CD6"/>
    <w:rsid w:val="00B40842"/>
    <w:rsid w:val="00B41474"/>
    <w:rsid w:val="00B4575F"/>
    <w:rsid w:val="00B47D6F"/>
    <w:rsid w:val="00B51030"/>
    <w:rsid w:val="00B5315A"/>
    <w:rsid w:val="00B5422A"/>
    <w:rsid w:val="00B56827"/>
    <w:rsid w:val="00B572BF"/>
    <w:rsid w:val="00B57785"/>
    <w:rsid w:val="00B608FE"/>
    <w:rsid w:val="00B61B57"/>
    <w:rsid w:val="00B64E24"/>
    <w:rsid w:val="00B67ABA"/>
    <w:rsid w:val="00B67B9B"/>
    <w:rsid w:val="00B73BCB"/>
    <w:rsid w:val="00B73CC7"/>
    <w:rsid w:val="00B75868"/>
    <w:rsid w:val="00B80FFC"/>
    <w:rsid w:val="00B82229"/>
    <w:rsid w:val="00B832A6"/>
    <w:rsid w:val="00B86420"/>
    <w:rsid w:val="00B903C8"/>
    <w:rsid w:val="00B92DA1"/>
    <w:rsid w:val="00B94ABA"/>
    <w:rsid w:val="00B95114"/>
    <w:rsid w:val="00BA207B"/>
    <w:rsid w:val="00BA2269"/>
    <w:rsid w:val="00BA22E1"/>
    <w:rsid w:val="00BA28BB"/>
    <w:rsid w:val="00BA3B32"/>
    <w:rsid w:val="00BA77BB"/>
    <w:rsid w:val="00BA7988"/>
    <w:rsid w:val="00BB43F1"/>
    <w:rsid w:val="00BD2963"/>
    <w:rsid w:val="00BD4A5D"/>
    <w:rsid w:val="00BD7884"/>
    <w:rsid w:val="00BD7941"/>
    <w:rsid w:val="00BF33D6"/>
    <w:rsid w:val="00BF4E75"/>
    <w:rsid w:val="00BF6BC0"/>
    <w:rsid w:val="00C02E94"/>
    <w:rsid w:val="00C03394"/>
    <w:rsid w:val="00C11F92"/>
    <w:rsid w:val="00C22C3B"/>
    <w:rsid w:val="00C23268"/>
    <w:rsid w:val="00C26A4D"/>
    <w:rsid w:val="00C278BD"/>
    <w:rsid w:val="00C305EB"/>
    <w:rsid w:val="00C325A9"/>
    <w:rsid w:val="00C32D1F"/>
    <w:rsid w:val="00C3536E"/>
    <w:rsid w:val="00C36798"/>
    <w:rsid w:val="00C36DEA"/>
    <w:rsid w:val="00C41C30"/>
    <w:rsid w:val="00C45A65"/>
    <w:rsid w:val="00C5002E"/>
    <w:rsid w:val="00C5549B"/>
    <w:rsid w:val="00C55998"/>
    <w:rsid w:val="00C5636B"/>
    <w:rsid w:val="00C56564"/>
    <w:rsid w:val="00C56866"/>
    <w:rsid w:val="00C661EE"/>
    <w:rsid w:val="00C66B8E"/>
    <w:rsid w:val="00C67DE7"/>
    <w:rsid w:val="00C71566"/>
    <w:rsid w:val="00C7269E"/>
    <w:rsid w:val="00C73D34"/>
    <w:rsid w:val="00C76D5E"/>
    <w:rsid w:val="00C80754"/>
    <w:rsid w:val="00C80B84"/>
    <w:rsid w:val="00C8195F"/>
    <w:rsid w:val="00C8310E"/>
    <w:rsid w:val="00C83D32"/>
    <w:rsid w:val="00C847A1"/>
    <w:rsid w:val="00C86781"/>
    <w:rsid w:val="00C87C21"/>
    <w:rsid w:val="00C925BB"/>
    <w:rsid w:val="00C925CA"/>
    <w:rsid w:val="00C928FF"/>
    <w:rsid w:val="00C938EC"/>
    <w:rsid w:val="00C94867"/>
    <w:rsid w:val="00CA0247"/>
    <w:rsid w:val="00CA1C8A"/>
    <w:rsid w:val="00CA299E"/>
    <w:rsid w:val="00CA351E"/>
    <w:rsid w:val="00CA3FA9"/>
    <w:rsid w:val="00CA4346"/>
    <w:rsid w:val="00CA530C"/>
    <w:rsid w:val="00CA5F98"/>
    <w:rsid w:val="00CA6B33"/>
    <w:rsid w:val="00CA7917"/>
    <w:rsid w:val="00CB1338"/>
    <w:rsid w:val="00CB14D3"/>
    <w:rsid w:val="00CB18BB"/>
    <w:rsid w:val="00CB27EA"/>
    <w:rsid w:val="00CB298C"/>
    <w:rsid w:val="00CC1422"/>
    <w:rsid w:val="00CC359C"/>
    <w:rsid w:val="00CC3A16"/>
    <w:rsid w:val="00CC5170"/>
    <w:rsid w:val="00CD36F2"/>
    <w:rsid w:val="00CE0CA3"/>
    <w:rsid w:val="00CE1F44"/>
    <w:rsid w:val="00CE25CD"/>
    <w:rsid w:val="00CE3E67"/>
    <w:rsid w:val="00CE3FEC"/>
    <w:rsid w:val="00CE40F0"/>
    <w:rsid w:val="00CE440B"/>
    <w:rsid w:val="00CE544C"/>
    <w:rsid w:val="00CE7FE6"/>
    <w:rsid w:val="00CF3773"/>
    <w:rsid w:val="00CF60F3"/>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2138"/>
    <w:rsid w:val="00D250AB"/>
    <w:rsid w:val="00D265CF"/>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6F6F"/>
    <w:rsid w:val="00D81CB7"/>
    <w:rsid w:val="00D859E5"/>
    <w:rsid w:val="00D8669D"/>
    <w:rsid w:val="00D86CB9"/>
    <w:rsid w:val="00D9113B"/>
    <w:rsid w:val="00D9468B"/>
    <w:rsid w:val="00D95107"/>
    <w:rsid w:val="00D95917"/>
    <w:rsid w:val="00D95CDE"/>
    <w:rsid w:val="00DA0E1A"/>
    <w:rsid w:val="00DA2CBC"/>
    <w:rsid w:val="00DB21FF"/>
    <w:rsid w:val="00DB370D"/>
    <w:rsid w:val="00DB38C6"/>
    <w:rsid w:val="00DB669B"/>
    <w:rsid w:val="00DC07F3"/>
    <w:rsid w:val="00DC27A2"/>
    <w:rsid w:val="00DC5555"/>
    <w:rsid w:val="00DD287F"/>
    <w:rsid w:val="00DD2FCF"/>
    <w:rsid w:val="00DD4C27"/>
    <w:rsid w:val="00DE35CC"/>
    <w:rsid w:val="00DE3CCB"/>
    <w:rsid w:val="00DE607E"/>
    <w:rsid w:val="00DF05AC"/>
    <w:rsid w:val="00E00A7F"/>
    <w:rsid w:val="00E01C0E"/>
    <w:rsid w:val="00E06557"/>
    <w:rsid w:val="00E07755"/>
    <w:rsid w:val="00E07E08"/>
    <w:rsid w:val="00E10A2E"/>
    <w:rsid w:val="00E1495F"/>
    <w:rsid w:val="00E15471"/>
    <w:rsid w:val="00E15E1A"/>
    <w:rsid w:val="00E16842"/>
    <w:rsid w:val="00E20B52"/>
    <w:rsid w:val="00E30ACE"/>
    <w:rsid w:val="00E36358"/>
    <w:rsid w:val="00E42346"/>
    <w:rsid w:val="00E42512"/>
    <w:rsid w:val="00E42D7D"/>
    <w:rsid w:val="00E43ECE"/>
    <w:rsid w:val="00E47769"/>
    <w:rsid w:val="00E47DE5"/>
    <w:rsid w:val="00E530AC"/>
    <w:rsid w:val="00E563DA"/>
    <w:rsid w:val="00E600E4"/>
    <w:rsid w:val="00E60FB9"/>
    <w:rsid w:val="00E61EF9"/>
    <w:rsid w:val="00E6327A"/>
    <w:rsid w:val="00E65D05"/>
    <w:rsid w:val="00E66484"/>
    <w:rsid w:val="00E67759"/>
    <w:rsid w:val="00E71AA9"/>
    <w:rsid w:val="00E72813"/>
    <w:rsid w:val="00E73137"/>
    <w:rsid w:val="00E74143"/>
    <w:rsid w:val="00E74CB5"/>
    <w:rsid w:val="00E752DF"/>
    <w:rsid w:val="00E75976"/>
    <w:rsid w:val="00E76A6B"/>
    <w:rsid w:val="00E76F17"/>
    <w:rsid w:val="00E77D51"/>
    <w:rsid w:val="00E81669"/>
    <w:rsid w:val="00E8167E"/>
    <w:rsid w:val="00E853B4"/>
    <w:rsid w:val="00E871F6"/>
    <w:rsid w:val="00E93886"/>
    <w:rsid w:val="00E944E1"/>
    <w:rsid w:val="00E96DED"/>
    <w:rsid w:val="00EA1201"/>
    <w:rsid w:val="00EA13DD"/>
    <w:rsid w:val="00EA174F"/>
    <w:rsid w:val="00EA54B2"/>
    <w:rsid w:val="00EA6993"/>
    <w:rsid w:val="00EA78C7"/>
    <w:rsid w:val="00EB3E1E"/>
    <w:rsid w:val="00EB5014"/>
    <w:rsid w:val="00EB58B4"/>
    <w:rsid w:val="00EB5F8D"/>
    <w:rsid w:val="00EB7D94"/>
    <w:rsid w:val="00EC03FB"/>
    <w:rsid w:val="00EC14B7"/>
    <w:rsid w:val="00EC1912"/>
    <w:rsid w:val="00EC318A"/>
    <w:rsid w:val="00EC35C9"/>
    <w:rsid w:val="00EC4172"/>
    <w:rsid w:val="00EC4678"/>
    <w:rsid w:val="00EC5692"/>
    <w:rsid w:val="00EC79B9"/>
    <w:rsid w:val="00ED752B"/>
    <w:rsid w:val="00ED765A"/>
    <w:rsid w:val="00EE00B3"/>
    <w:rsid w:val="00EE1637"/>
    <w:rsid w:val="00EE5B7B"/>
    <w:rsid w:val="00EE6F44"/>
    <w:rsid w:val="00EE701C"/>
    <w:rsid w:val="00EF2E40"/>
    <w:rsid w:val="00EF4732"/>
    <w:rsid w:val="00F005E9"/>
    <w:rsid w:val="00F014FE"/>
    <w:rsid w:val="00F03E48"/>
    <w:rsid w:val="00F0404E"/>
    <w:rsid w:val="00F04B33"/>
    <w:rsid w:val="00F113F5"/>
    <w:rsid w:val="00F11F03"/>
    <w:rsid w:val="00F15F7E"/>
    <w:rsid w:val="00F17047"/>
    <w:rsid w:val="00F2017D"/>
    <w:rsid w:val="00F222C0"/>
    <w:rsid w:val="00F22952"/>
    <w:rsid w:val="00F25D14"/>
    <w:rsid w:val="00F315F4"/>
    <w:rsid w:val="00F35686"/>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A12BF"/>
    <w:rsid w:val="00FA189D"/>
    <w:rsid w:val="00FB450F"/>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352B"/>
    <w:rsid w:val="00FF4F6C"/>
    <w:rsid w:val="00FF5C1B"/>
    <w:rsid w:val="00FF5CB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sv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purl.org/dc/dcmitype/"/>
    <ds:schemaRef ds:uri="http://purl.org/dc/terms/"/>
    <ds:schemaRef ds:uri="8c008993-a31f-4b40-b1f3-88dd9c6e1924"/>
    <ds:schemaRef ds:uri="http://schemas.openxmlformats.org/package/2006/metadata/core-properties"/>
    <ds:schemaRef ds:uri="360018dd-41eb-4458-b1d4-4b46a95a2b02"/>
    <ds:schemaRef ds:uri="http://www.w3.org/XML/1998/namespace"/>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1B2F1389-DD37-4E0D-B0D0-9DD866A95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12560</Words>
  <Characters>71598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cp:revision>
  <dcterms:created xsi:type="dcterms:W3CDTF">2022-03-04T21:16:00Z</dcterms:created>
  <dcterms:modified xsi:type="dcterms:W3CDTF">2022-03-10T23:21:00Z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id="otqX2lhU"/&gt;&lt;style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