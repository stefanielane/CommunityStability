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5848E834" w:rsidR="00241A51" w:rsidRDefault="00241A51" w:rsidP="009853E8">
      <w:pPr>
        <w:suppressLineNumbers/>
        <w:spacing w:line="480" w:lineRule="auto"/>
        <w:jc w:val="center"/>
      </w:pPr>
      <w:r>
        <w:rPr>
          <w:b/>
        </w:rPr>
        <w:t>Title</w:t>
      </w:r>
    </w:p>
    <w:p w14:paraId="4E4B7FB4" w14:textId="062F777D" w:rsidR="009853E8" w:rsidRPr="00241A51" w:rsidRDefault="009853E8" w:rsidP="009853E8">
      <w:pPr>
        <w:suppressLineNumbers/>
        <w:spacing w:line="480" w:lineRule="auto"/>
        <w:jc w:val="center"/>
        <w:rPr>
          <w:rFonts w:cstheme="minorHAnsi"/>
          <w:sz w:val="24"/>
          <w:szCs w:val="24"/>
        </w:rPr>
      </w:pPr>
      <w:r w:rsidRPr="00A81377">
        <w:rPr>
          <w:rFonts w:cstheme="minorHAnsi"/>
          <w:sz w:val="24"/>
          <w:szCs w:val="24"/>
        </w:rPr>
        <w:t>Stefanie L. Lane</w:t>
      </w:r>
      <w:r w:rsidR="00241A51">
        <w:rPr>
          <w:rFonts w:cstheme="minorHAnsi"/>
          <w:sz w:val="24"/>
          <w:szCs w:val="24"/>
        </w:rPr>
        <w:t>,</w:t>
      </w:r>
      <w:r w:rsidR="00C43526">
        <w:rPr>
          <w:rFonts w:cstheme="minorHAnsi"/>
          <w:sz w:val="24"/>
          <w:szCs w:val="24"/>
          <w:vertAlign w:val="superscript"/>
        </w:rPr>
        <w:t>1</w:t>
      </w:r>
      <w:r w:rsidR="00241A51">
        <w:rPr>
          <w:rFonts w:cstheme="minorHAnsi"/>
          <w:sz w:val="24"/>
          <w:szCs w:val="24"/>
        </w:rPr>
        <w:t xml:space="preserve"> </w:t>
      </w:r>
      <w:r w:rsidR="00DB1221">
        <w:rPr>
          <w:rFonts w:cstheme="minorHAnsi"/>
          <w:sz w:val="24"/>
          <w:szCs w:val="24"/>
        </w:rPr>
        <w:t xml:space="preserve">Nancy Shackelford, </w:t>
      </w:r>
      <w:r w:rsidR="00241A51">
        <w:rPr>
          <w:rFonts w:cstheme="minorHAnsi"/>
          <w:sz w:val="24"/>
          <w:szCs w:val="24"/>
        </w:rPr>
        <w:t>Gary Bradfield,</w:t>
      </w:r>
      <w:r w:rsidR="00DB1221">
        <w:rPr>
          <w:rFonts w:cstheme="minorHAnsi"/>
          <w:sz w:val="24"/>
          <w:szCs w:val="24"/>
        </w:rPr>
        <w:t xml:space="preserve"> </w:t>
      </w:r>
      <w:proofErr w:type="spellStart"/>
      <w:r w:rsidR="00DB1221">
        <w:rPr>
          <w:rFonts w:cstheme="minorHAnsi"/>
          <w:sz w:val="24"/>
          <w:szCs w:val="24"/>
        </w:rPr>
        <w:t>Madlen</w:t>
      </w:r>
      <w:proofErr w:type="spellEnd"/>
      <w:r w:rsidR="00DB1221">
        <w:rPr>
          <w:rFonts w:cstheme="minorHAnsi"/>
          <w:sz w:val="24"/>
          <w:szCs w:val="24"/>
        </w:rPr>
        <w:t xml:space="preserve"> Denoth, Tara Martin</w:t>
      </w:r>
      <w:r w:rsidR="00241A51">
        <w:rPr>
          <w:rFonts w:cstheme="minorHAnsi"/>
          <w:sz w:val="24"/>
          <w:szCs w:val="24"/>
        </w:rPr>
        <w:t xml:space="preserve"> </w:t>
      </w:r>
    </w:p>
    <w:p w14:paraId="416F00DF" w14:textId="0ED771E8" w:rsidR="009853E8" w:rsidRPr="00A81377" w:rsidRDefault="00C43526" w:rsidP="009853E8">
      <w:pPr>
        <w:suppressLineNumbers/>
        <w:spacing w:line="480" w:lineRule="auto"/>
        <w:rPr>
          <w:rFonts w:cstheme="minorHAnsi"/>
          <w:sz w:val="24"/>
          <w:szCs w:val="24"/>
        </w:rPr>
      </w:pPr>
      <w:r w:rsidRPr="007D52A9">
        <w:rPr>
          <w:rFonts w:cstheme="minorHAnsi"/>
          <w:sz w:val="24"/>
          <w:szCs w:val="24"/>
          <w:vertAlign w:val="superscript"/>
        </w:rPr>
        <w:t>1</w:t>
      </w:r>
      <w:r w:rsidR="009853E8" w:rsidRPr="00A81377">
        <w:rPr>
          <w:rFonts w:cstheme="minorHAnsi"/>
          <w:sz w:val="24"/>
          <w:szCs w:val="24"/>
        </w:rPr>
        <w:t>Department of Forest &amp; Conservation Sciences, The University of British Columbia, 2424 Main Mall, Vancouver, BC</w:t>
      </w:r>
      <w:r w:rsidR="009853E8">
        <w:rPr>
          <w:rFonts w:cstheme="minorHAnsi"/>
          <w:sz w:val="24"/>
          <w:szCs w:val="24"/>
        </w:rPr>
        <w:t>,</w:t>
      </w:r>
      <w:r w:rsidR="009853E8" w:rsidRPr="00A81377">
        <w:rPr>
          <w:rFonts w:cstheme="minorHAnsi"/>
          <w:sz w:val="24"/>
          <w:szCs w:val="24"/>
        </w:rPr>
        <w:t xml:space="preserve"> V6T 1Z4 Canada</w:t>
      </w:r>
    </w:p>
    <w:p w14:paraId="5A8134BD" w14:textId="44A447A7" w:rsidR="009853E8" w:rsidRPr="00A81377" w:rsidRDefault="009853E8" w:rsidP="009853E8">
      <w:pPr>
        <w:suppressLineNumbers/>
        <w:spacing w:line="480" w:lineRule="auto"/>
        <w:rPr>
          <w:rFonts w:cstheme="minorHAnsi"/>
          <w:sz w:val="24"/>
          <w:szCs w:val="24"/>
        </w:rPr>
      </w:pPr>
      <w:r w:rsidRPr="00A81377">
        <w:rPr>
          <w:rFonts w:cstheme="minorHAnsi"/>
          <w:sz w:val="24"/>
          <w:szCs w:val="24"/>
        </w:rPr>
        <w:t xml:space="preserve">Email address: </w:t>
      </w:r>
      <w:hyperlink r:id="rId11" w:history="1">
        <w:r w:rsidR="00E03DB7" w:rsidRPr="00F91C9A">
          <w:rPr>
            <w:rStyle w:val="Hyperlink"/>
            <w:rFonts w:cstheme="minorHAnsi"/>
            <w:sz w:val="24"/>
            <w:szCs w:val="24"/>
          </w:rPr>
          <w:t>stefanielane@utexas.edu</w:t>
        </w:r>
      </w:hyperlink>
      <w:r w:rsidR="00E03DB7">
        <w:rPr>
          <w:rFonts w:cstheme="minorHAnsi"/>
          <w:sz w:val="24"/>
          <w:szCs w:val="24"/>
        </w:rPr>
        <w:t xml:space="preserve"> </w:t>
      </w:r>
    </w:p>
    <w:p w14:paraId="29D12CAD" w14:textId="33F3A742" w:rsidR="009853E8" w:rsidRPr="00A81377" w:rsidRDefault="009853E8" w:rsidP="009853E8">
      <w:pPr>
        <w:suppressLineNumbers/>
        <w:spacing w:line="480" w:lineRule="auto"/>
        <w:rPr>
          <w:rFonts w:cstheme="minorHAnsi"/>
          <w:sz w:val="24"/>
          <w:szCs w:val="24"/>
        </w:rPr>
      </w:pPr>
      <w:r w:rsidRPr="00A81377">
        <w:rPr>
          <w:rFonts w:cstheme="minorHAnsi"/>
          <w:sz w:val="24"/>
          <w:szCs w:val="24"/>
        </w:rPr>
        <w:t xml:space="preserve">Number of words: </w:t>
      </w:r>
    </w:p>
    <w:p w14:paraId="58AB9F8B" w14:textId="7652FA30" w:rsidR="009853E8" w:rsidRPr="00A81377" w:rsidRDefault="009853E8" w:rsidP="009853E8">
      <w:pPr>
        <w:suppressLineNumbers/>
        <w:spacing w:line="480" w:lineRule="auto"/>
        <w:rPr>
          <w:rFonts w:cstheme="minorHAnsi"/>
          <w:sz w:val="24"/>
          <w:szCs w:val="24"/>
        </w:rPr>
      </w:pPr>
      <w:r w:rsidRPr="00A81377">
        <w:rPr>
          <w:rFonts w:cstheme="minorHAnsi"/>
          <w:sz w:val="24"/>
          <w:szCs w:val="24"/>
        </w:rPr>
        <w:t xml:space="preserve">Manuscript received _______; revision accepted _______. </w:t>
      </w:r>
    </w:p>
    <w:p w14:paraId="4B148843" w14:textId="6D5DB459" w:rsidR="009853E8" w:rsidRDefault="009853E8" w:rsidP="009853E8">
      <w:pPr>
        <w:suppressLineNumbers/>
        <w:spacing w:line="480" w:lineRule="auto"/>
        <w:rPr>
          <w:rFonts w:cstheme="minorHAnsi"/>
          <w:sz w:val="24"/>
          <w:szCs w:val="24"/>
        </w:rPr>
      </w:pPr>
      <w:r w:rsidRPr="00A81377">
        <w:rPr>
          <w:rFonts w:cstheme="minorHAnsi"/>
          <w:sz w:val="24"/>
          <w:szCs w:val="24"/>
        </w:rPr>
        <w:t xml:space="preserve">Corresponding author: </w:t>
      </w:r>
      <w:hyperlink r:id="rId12" w:history="1">
        <w:r w:rsidR="00E03DB7" w:rsidRPr="00F91C9A">
          <w:rPr>
            <w:rStyle w:val="Hyperlink"/>
            <w:rFonts w:cstheme="minorHAnsi"/>
            <w:sz w:val="24"/>
            <w:szCs w:val="24"/>
          </w:rPr>
          <w:t>stefanielane@utexas.edu</w:t>
        </w:r>
      </w:hyperlink>
    </w:p>
    <w:p w14:paraId="6EA06E5C" w14:textId="49FF526A" w:rsidR="009853E8" w:rsidRDefault="00551E87" w:rsidP="007D52A9">
      <w:pPr>
        <w:pStyle w:val="Heading1"/>
        <w:suppressLineNumbers/>
      </w:pPr>
      <w:r>
        <w:t>Abstract</w:t>
      </w:r>
    </w:p>
    <w:p w14:paraId="63099388" w14:textId="6047B0E4" w:rsidR="00551E87" w:rsidRDefault="00551E87" w:rsidP="007D52A9">
      <w:pPr>
        <w:suppressLineNumbers/>
      </w:pPr>
    </w:p>
    <w:p w14:paraId="1E81CF82" w14:textId="3C4F703D" w:rsidR="00551E87" w:rsidRDefault="00160864" w:rsidP="007D52A9">
      <w:pPr>
        <w:suppressLineNumbers/>
      </w:pPr>
      <w:r>
        <w:t>TBD</w:t>
      </w:r>
      <w:r w:rsidR="00D97B61">
        <w:t xml:space="preserve"> – frame premise </w:t>
      </w:r>
      <w:r w:rsidR="006C2A87">
        <w:t xml:space="preserve">with </w:t>
      </w:r>
      <w:r w:rsidR="00132E6A">
        <w:t>respect</w:t>
      </w:r>
      <w:r w:rsidR="006C2A87">
        <w:t xml:space="preserve"> to</w:t>
      </w:r>
      <w:r w:rsidR="00D97B61">
        <w:t xml:space="preserve"> issue of global homogenization, exemplified here in a protected area </w:t>
      </w:r>
      <w:r w:rsidR="009F4733">
        <w:t xml:space="preserve">subject to indirect disturbances. </w:t>
      </w:r>
      <w:r w:rsidR="00132E6A">
        <w:t>Value of study is to observe changes in species composition to inform concepts of habitat stability</w:t>
      </w:r>
      <w:r w:rsidR="0075178D">
        <w:t xml:space="preserve"> and community homogenization</w:t>
      </w:r>
      <w:r w:rsidR="00132E6A">
        <w:t xml:space="preserve"> in the absence of direct disturbance pressures. </w:t>
      </w:r>
    </w:p>
    <w:p w14:paraId="3DE8DBF9" w14:textId="38BF07DE" w:rsidR="00551E87" w:rsidRDefault="00551E87" w:rsidP="007D52A9">
      <w:pPr>
        <w:suppressLineNumbers/>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5BE9FD9F" w:rsidR="00551E87" w:rsidRDefault="00551E87" w:rsidP="007D52A9">
      <w:pPr>
        <w:suppressLineNumbers/>
      </w:pP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66F7F63B" w14:textId="77777777" w:rsidR="00960C57" w:rsidRDefault="00960C57" w:rsidP="007D52A9">
      <w:pPr>
        <w:pStyle w:val="Heading1"/>
        <w:suppressLineNumbers/>
      </w:pPr>
      <w:r>
        <w:lastRenderedPageBreak/>
        <w:t>Potential journals</w:t>
      </w:r>
    </w:p>
    <w:p w14:paraId="51AE1FC2" w14:textId="77777777" w:rsidR="00960C57" w:rsidRDefault="00960C57" w:rsidP="007D52A9">
      <w:pPr>
        <w:pStyle w:val="Heading2"/>
        <w:suppressLineNumbers/>
      </w:pPr>
      <w:hyperlink r:id="rId13" w:history="1">
        <w:r w:rsidRPr="00960C57">
          <w:rPr>
            <w:rStyle w:val="Hyperlink"/>
          </w:rPr>
          <w:t>Freshwater Biology</w:t>
        </w:r>
      </w:hyperlink>
    </w:p>
    <w:p w14:paraId="49733524" w14:textId="119F4C02" w:rsidR="00972717" w:rsidRDefault="00972717" w:rsidP="007D52A9">
      <w:pPr>
        <w:suppressLineNumbers/>
      </w:pPr>
      <w:r>
        <w:t>2021-2022 IF 3.809, Q1 (Aquatic Science)</w:t>
      </w:r>
    </w:p>
    <w:p w14:paraId="200525A7" w14:textId="30088111" w:rsidR="00960C57" w:rsidRDefault="0015525B" w:rsidP="007D52A9">
      <w:pPr>
        <w:suppressLineNumbers/>
      </w:pPr>
      <w:r>
        <w:t>Aims &amp; Scope</w:t>
      </w:r>
    </w:p>
    <w:p w14:paraId="008238C9" w14:textId="77777777" w:rsidR="00960C57" w:rsidRDefault="00960C57" w:rsidP="007D52A9">
      <w:pPr>
        <w:suppressLineNumbers/>
        <w:ind w:left="720"/>
      </w:pPr>
      <w:r>
        <w:t>Freshwater Biology publishes papers on all aspects of the ecology of inland waters, including rivers and lakes, ground waters, flood plains and other freshwater wetlands. We include studies of micro-organisms, algae, macrophytes, invertebrates, fish and other vertebrates, as well as those concerning whole systems and related physical and chemical aspects of the environment, provided that they have clear biological relevance.</w:t>
      </w:r>
    </w:p>
    <w:p w14:paraId="1EC92494" w14:textId="77777777" w:rsidR="00960C57" w:rsidRDefault="00960C57" w:rsidP="007D52A9">
      <w:pPr>
        <w:suppressLineNumbers/>
        <w:ind w:left="720"/>
      </w:pPr>
      <w:r>
        <w:t xml:space="preserve">Studies may focus at any level in the ecological hierarchy from physiological ecology and animal </w:t>
      </w:r>
      <w:proofErr w:type="spellStart"/>
      <w:r>
        <w:t>behaviour</w:t>
      </w:r>
      <w:proofErr w:type="spellEnd"/>
      <w:r>
        <w:t>, through population dynamics and evolutionary genetics, to community interactions, biogeography and ecosystem functioning. They may also be at any scale: from microhabitat to landscape, and continental to global.</w:t>
      </w:r>
      <w:r w:rsidRPr="007D52A9">
        <w:rPr>
          <w:b/>
        </w:rPr>
        <w:t xml:space="preserve"> Preference is given to research, whether meta-analytical, experimental, theoretical or descriptive, highlighting causal (ecological) mechanisms from which clearly stated hypotheses are derived.</w:t>
      </w:r>
      <w:r>
        <w:t xml:space="preserve"> Manuscripts with an experimental or conceptual </w:t>
      </w:r>
      <w:proofErr w:type="spellStart"/>
      <w:r>
        <w:t>flavour</w:t>
      </w:r>
      <w:proofErr w:type="spellEnd"/>
      <w:r>
        <w:t xml:space="preserve"> are particularly welcome, as are those or which integrate laboratory and field work, and studies from less well researched areas of the world. Priority is given to submissions that are likely to interest a wide range of readers.</w:t>
      </w:r>
    </w:p>
    <w:p w14:paraId="21C8BFDB" w14:textId="6485C6B9" w:rsidR="002E78EE" w:rsidRPr="00092950" w:rsidRDefault="00960C57" w:rsidP="007D52A9">
      <w:pPr>
        <w:suppressLineNumbers/>
        <w:ind w:left="720"/>
      </w:pPr>
      <w:r>
        <w:t>We encourage submission of papers well-grounded in ecological theory that deal with issues related to the conservation and management of inland waters. Papers interpreting fundamental research in a way that makes clear its applied, strategic or socio-economic relevance are also welcome.</w:t>
      </w:r>
    </w:p>
    <w:p w14:paraId="377F0902" w14:textId="77777777" w:rsidR="002E78EE" w:rsidRDefault="002E78EE" w:rsidP="007D52A9">
      <w:pPr>
        <w:pStyle w:val="Heading2"/>
        <w:suppressLineNumbers/>
      </w:pPr>
      <w:hyperlink r:id="rId14" w:anchor="Instructions%20for%20Authors_Article%20Types" w:history="1">
        <w:r>
          <w:rPr>
            <w:rStyle w:val="Hyperlink"/>
          </w:rPr>
          <w:t>Wetlands</w:t>
        </w:r>
      </w:hyperlink>
    </w:p>
    <w:p w14:paraId="1F896499" w14:textId="77777777" w:rsidR="002E78EE" w:rsidRDefault="002E78EE" w:rsidP="007D52A9">
      <w:pPr>
        <w:suppressLineNumbers/>
      </w:pPr>
      <w:r>
        <w:t>2021-2022 IF 2.204, Q2 (Ecology)</w:t>
      </w:r>
    </w:p>
    <w:p w14:paraId="74E5175F" w14:textId="77777777" w:rsidR="002E78EE" w:rsidRDefault="002E78EE" w:rsidP="007D52A9">
      <w:pPr>
        <w:suppressLineNumbers/>
      </w:pPr>
      <w:r>
        <w:t>Article types</w:t>
      </w:r>
    </w:p>
    <w:p w14:paraId="22A51239" w14:textId="699B7A42" w:rsidR="002E78EE" w:rsidRPr="007D52A9" w:rsidRDefault="002E78EE" w:rsidP="007D52A9">
      <w:pPr>
        <w:suppressLineNumbers/>
        <w:ind w:left="720"/>
      </w:pPr>
      <w:r>
        <w:t>Original research: Articles reporting original research about wetlands, natural or constructed, including, but not limited to mechanisms underlying ecosystem processes, the values of wetlands to society, their management, quality assessment and restoration.</w:t>
      </w:r>
    </w:p>
    <w:p w14:paraId="3599CC3A" w14:textId="75C50BBD" w:rsidR="00972717" w:rsidRDefault="0015525B" w:rsidP="007D52A9">
      <w:pPr>
        <w:pStyle w:val="Heading2"/>
        <w:suppressLineNumbers/>
      </w:pPr>
      <w:hyperlink r:id="rId15" w:history="1">
        <w:r w:rsidR="00972717" w:rsidRPr="0015525B">
          <w:rPr>
            <w:rStyle w:val="Hyperlink"/>
          </w:rPr>
          <w:t>Marine &amp; Freshwater Research</w:t>
        </w:r>
      </w:hyperlink>
    </w:p>
    <w:p w14:paraId="4F2EB0E5" w14:textId="77777777" w:rsidR="0015525B" w:rsidRDefault="0015525B" w:rsidP="007D52A9">
      <w:pPr>
        <w:suppressLineNumbers/>
      </w:pPr>
      <w:r>
        <w:t>2021-2022 IF 2.07, Q2 (Aquatic Science)</w:t>
      </w:r>
    </w:p>
    <w:p w14:paraId="76E266BA" w14:textId="77777777" w:rsidR="0015525B" w:rsidRPr="007D52A9" w:rsidRDefault="0015525B" w:rsidP="007D52A9">
      <w:pPr>
        <w:suppressLineNumbers/>
        <w:rPr>
          <w:bCs/>
        </w:rPr>
      </w:pPr>
      <w:r w:rsidRPr="007D52A9">
        <w:rPr>
          <w:bCs/>
        </w:rPr>
        <w:t>General Information</w:t>
      </w:r>
    </w:p>
    <w:p w14:paraId="668BD81E" w14:textId="3EDC9CA3" w:rsidR="0015525B" w:rsidRPr="0015525B" w:rsidRDefault="0015525B" w:rsidP="007D52A9">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16" w:history="1">
        <w:r w:rsidRPr="0015525B">
          <w:rPr>
            <w:rStyle w:val="Hyperlink"/>
          </w:rPr>
          <w:t>Scope</w:t>
        </w:r>
      </w:hyperlink>
      <w:r w:rsidRPr="0015525B">
        <w:t xml:space="preserve">). </w:t>
      </w:r>
    </w:p>
    <w:p w14:paraId="1DEEDC21" w14:textId="77777777" w:rsidR="0015525B" w:rsidRPr="007D52A9" w:rsidRDefault="0015525B" w:rsidP="007D52A9">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3FB90E6A" w14:textId="54DDED02" w:rsidR="006A3A46" w:rsidRDefault="0015525B" w:rsidP="007D52A9">
      <w:pPr>
        <w:suppressLineNumbers/>
      </w:pPr>
      <w:r w:rsidRPr="0015525B">
        <w:lastRenderedPageBreak/>
        <w:t xml:space="preserve"> </w:t>
      </w:r>
    </w:p>
    <w:p w14:paraId="60DA482E" w14:textId="1713515E" w:rsidR="002E78EE" w:rsidRDefault="002E78EE" w:rsidP="007D52A9">
      <w:pPr>
        <w:suppressLineNumbers/>
      </w:pPr>
    </w:p>
    <w:p w14:paraId="5B255126" w14:textId="3CD02AFD" w:rsidR="002E78EE" w:rsidRDefault="002E78EE" w:rsidP="007D52A9">
      <w:pPr>
        <w:suppressLineNumbers/>
      </w:pPr>
    </w:p>
    <w:p w14:paraId="190DF6D7" w14:textId="2CC530D3" w:rsidR="002E78EE" w:rsidRDefault="002E78EE" w:rsidP="007D52A9">
      <w:pPr>
        <w:suppressLineNumbers/>
      </w:pPr>
    </w:p>
    <w:p w14:paraId="23EECD5F" w14:textId="48F145D7" w:rsidR="002E78EE" w:rsidRDefault="002E78EE" w:rsidP="007D52A9">
      <w:pPr>
        <w:suppressLineNumbers/>
      </w:pPr>
    </w:p>
    <w:p w14:paraId="6B113812" w14:textId="3A4152E8" w:rsidR="002E78EE" w:rsidRDefault="002E78EE" w:rsidP="007D52A9">
      <w:pPr>
        <w:suppressLineNumbers/>
      </w:pPr>
    </w:p>
    <w:p w14:paraId="771661D3" w14:textId="6A89C56D" w:rsidR="002E78EE" w:rsidRDefault="002E78EE" w:rsidP="007D52A9">
      <w:pPr>
        <w:suppressLineNumbers/>
      </w:pPr>
    </w:p>
    <w:p w14:paraId="4267D425" w14:textId="21EA8B23" w:rsidR="002E78EE" w:rsidRDefault="002E78EE" w:rsidP="007D52A9">
      <w:pPr>
        <w:suppressLineNumbers/>
      </w:pPr>
    </w:p>
    <w:p w14:paraId="3DE87F34" w14:textId="3B1E54C9" w:rsidR="002E78EE" w:rsidRDefault="002E78EE" w:rsidP="007D52A9">
      <w:pPr>
        <w:suppressLineNumbers/>
      </w:pPr>
    </w:p>
    <w:p w14:paraId="15A77B5D" w14:textId="529A3C5A" w:rsidR="002E78EE" w:rsidRDefault="002E78EE" w:rsidP="007D52A9">
      <w:pPr>
        <w:suppressLineNumbers/>
      </w:pPr>
    </w:p>
    <w:p w14:paraId="020A1B0C" w14:textId="64A96D1F" w:rsidR="002E78EE" w:rsidRDefault="002E78EE" w:rsidP="007D52A9">
      <w:pPr>
        <w:suppressLineNumbers/>
      </w:pPr>
    </w:p>
    <w:p w14:paraId="52CC248A" w14:textId="6C4EE071" w:rsidR="002E78EE" w:rsidRDefault="002E78EE" w:rsidP="007D52A9">
      <w:pPr>
        <w:suppressLineNumbers/>
      </w:pPr>
    </w:p>
    <w:p w14:paraId="29053F72" w14:textId="6F301152" w:rsidR="002E78EE" w:rsidRDefault="002E78EE" w:rsidP="007D52A9">
      <w:pPr>
        <w:suppressLineNumbers/>
      </w:pPr>
    </w:p>
    <w:p w14:paraId="22157006" w14:textId="248AC215" w:rsidR="002E78EE" w:rsidRDefault="002E78EE" w:rsidP="007D52A9">
      <w:pPr>
        <w:suppressLineNumbers/>
      </w:pPr>
    </w:p>
    <w:p w14:paraId="7A447665" w14:textId="2751A912" w:rsidR="002E78EE" w:rsidRDefault="002E78EE" w:rsidP="007D52A9">
      <w:pPr>
        <w:suppressLineNumbers/>
      </w:pPr>
    </w:p>
    <w:p w14:paraId="02CFEC96" w14:textId="74ABD53B" w:rsidR="002E78EE" w:rsidRDefault="002E78EE" w:rsidP="007D52A9">
      <w:pPr>
        <w:suppressLineNumbers/>
      </w:pPr>
    </w:p>
    <w:p w14:paraId="7F203A35" w14:textId="639FBCFC" w:rsidR="002E78EE" w:rsidRDefault="002E78EE" w:rsidP="007D52A9">
      <w:pPr>
        <w:suppressLineNumbers/>
      </w:pPr>
    </w:p>
    <w:p w14:paraId="0221F1EF" w14:textId="66116369" w:rsidR="002E78EE" w:rsidRDefault="002E78EE" w:rsidP="007D52A9">
      <w:pPr>
        <w:suppressLineNumbers/>
      </w:pPr>
    </w:p>
    <w:p w14:paraId="441F9FF1" w14:textId="61D5B3C8" w:rsidR="002E78EE" w:rsidRDefault="002E78EE" w:rsidP="007D52A9">
      <w:pPr>
        <w:suppressLineNumbers/>
      </w:pPr>
    </w:p>
    <w:p w14:paraId="5E5EE928" w14:textId="77777777" w:rsidR="002E78EE" w:rsidRDefault="002E78EE" w:rsidP="007D52A9">
      <w:pPr>
        <w:suppressLineNumbers/>
      </w:pPr>
    </w:p>
    <w:p w14:paraId="185E759C" w14:textId="77777777" w:rsidR="002E78EE" w:rsidRDefault="002E78EE"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7B009884" w:rsidR="00A92F9A" w:rsidRDefault="00100565" w:rsidP="005F7C5D">
      <w:pPr>
        <w:ind w:firstLine="720"/>
      </w:pPr>
      <w:r w:rsidRPr="0007225D">
        <w:t>The</w:t>
      </w:r>
      <w:r w:rsidR="00F75B96" w:rsidRPr="0007225D">
        <w:t xml:space="preserve"> </w:t>
      </w:r>
      <w:r w:rsidRPr="0007225D">
        <w:t xml:space="preserve">importance </w:t>
      </w:r>
      <w:r w:rsidR="00566C69" w:rsidRPr="0007225D">
        <w:t>of</w:t>
      </w:r>
      <w:r w:rsidR="00D10058" w:rsidRPr="0007225D">
        <w:t xml:space="preserve"> climate change</w:t>
      </w:r>
      <w:r w:rsidR="00B35CD6">
        <w:t xml:space="preserve"> </w:t>
      </w:r>
      <w:r w:rsidR="00415113" w:rsidRPr="0007225D">
        <w:t xml:space="preserve">drives </w:t>
      </w:r>
      <w:r w:rsidR="00195D4F" w:rsidRPr="0007225D">
        <w:t xml:space="preserve">a </w:t>
      </w:r>
      <w:r w:rsidR="004A412C" w:rsidRPr="0007225D">
        <w:t>need to</w:t>
      </w:r>
      <w:r w:rsidR="00D10058" w:rsidRPr="0007225D">
        <w:t xml:space="preserve"> </w:t>
      </w:r>
      <w:r w:rsidR="00B225CB" w:rsidRPr="0007225D">
        <w:t>understand</w:t>
      </w:r>
      <w:r w:rsidR="00FE71DC" w:rsidRPr="0007225D">
        <w:t xml:space="preserve"> patterns of</w:t>
      </w:r>
      <w:r w:rsidR="00C80754">
        <w:t xml:space="preserve"> ecosystem </w:t>
      </w:r>
      <w:r w:rsidR="009C7F51">
        <w:t>responses</w:t>
      </w:r>
      <w:r w:rsidR="00C80754">
        <w:t xml:space="preserve"> </w:t>
      </w:r>
      <w:r w:rsidR="00D5364E">
        <w:t>through</w:t>
      </w:r>
      <w:r w:rsidR="00B225CB" w:rsidRPr="0007225D">
        <w:t xml:space="preserve"> plant community</w:t>
      </w:r>
      <w:r w:rsidR="00C83A8E">
        <w:t xml:space="preserve"> </w:t>
      </w:r>
      <w:r w:rsidR="00ED752B" w:rsidRPr="0007225D">
        <w:t>compositional</w:t>
      </w:r>
      <w:r w:rsidR="00872EF0" w:rsidRPr="0007225D">
        <w:t xml:space="preserve"> cha</w:t>
      </w:r>
      <w:r w:rsidR="00872EF0" w:rsidRPr="00A40812">
        <w:t>nge</w:t>
      </w:r>
      <w:r w:rsidR="00D5364E">
        <w:t>s</w:t>
      </w:r>
      <w:r w:rsidR="00A40812" w:rsidRPr="00A40812">
        <w:t>.</w:t>
      </w:r>
      <w:r w:rsidR="001F19B1">
        <w:t xml:space="preserve"> </w:t>
      </w:r>
      <w:r w:rsidR="004C0674">
        <w:t>C</w:t>
      </w:r>
      <w:r w:rsidR="0003545C">
        <w:t>ommunity stability</w:t>
      </w:r>
      <w:r w:rsidR="00682FC6">
        <w:t xml:space="preserve"> </w:t>
      </w:r>
      <w:r w:rsidR="00A970BB">
        <w:t>may</w:t>
      </w:r>
      <w:r w:rsidR="002355AC">
        <w:t xml:space="preserve"> be characterized </w:t>
      </w:r>
      <w:r w:rsidR="008A2825">
        <w:t>as consistency</w:t>
      </w:r>
      <w:r w:rsidR="007C5111">
        <w:t xml:space="preserve"> in species or functional diversity </w:t>
      </w:r>
      <w:r w:rsidR="003D7780">
        <w:t>through time and space</w:t>
      </w:r>
      <w:r w:rsidR="00E871F6">
        <w:t xml:space="preserve"> </w:t>
      </w:r>
      <w:r w:rsidR="00E871F6">
        <w:fldChar w:fldCharType="begin"/>
      </w:r>
      <w:r w:rsidR="00A970BB">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E871F6">
        <w:fldChar w:fldCharType="separate"/>
      </w:r>
      <w:r w:rsidR="00A970BB" w:rsidRPr="00A970BB">
        <w:rPr>
          <w:rFonts w:ascii="Calibri" w:hAnsi="Calibri" w:cs="Calibri"/>
        </w:rPr>
        <w:t>(</w:t>
      </w:r>
      <w:proofErr w:type="spellStart"/>
      <w:r w:rsidR="00A970BB" w:rsidRPr="00A970BB">
        <w:rPr>
          <w:rFonts w:ascii="Calibri" w:hAnsi="Calibri" w:cs="Calibri"/>
        </w:rPr>
        <w:t>Holling</w:t>
      </w:r>
      <w:proofErr w:type="spellEnd"/>
      <w:r w:rsidR="00A970BB" w:rsidRPr="00A970BB">
        <w:rPr>
          <w:rFonts w:ascii="Calibri" w:hAnsi="Calibri" w:cs="Calibri"/>
        </w:rPr>
        <w:t>, 1973</w:t>
      </w:r>
      <w:r w:rsidR="00A970BB">
        <w:rPr>
          <w:rFonts w:ascii="Calibri" w:hAnsi="Calibri" w:cs="Calibri"/>
        </w:rPr>
        <w:t xml:space="preserve">; </w:t>
      </w:r>
      <w:r w:rsidR="00A970BB" w:rsidRPr="00A970BB">
        <w:rPr>
          <w:rFonts w:ascii="Calibri" w:hAnsi="Calibri" w:cs="Calibri"/>
        </w:rPr>
        <w:t>Donohue et al., 2016)</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7E551D" w:rsidRPr="007E551D">
        <w:rPr>
          <w:rFonts w:ascii="Calibri" w:hAnsi="Calibri" w:cs="Calibri"/>
          <w:szCs w:val="24"/>
        </w:rPr>
        <w:t>(</w:t>
      </w:r>
      <w:proofErr w:type="spellStart"/>
      <w:r w:rsidR="007E551D" w:rsidRPr="007E551D">
        <w:rPr>
          <w:rFonts w:ascii="Calibri" w:hAnsi="Calibri" w:cs="Calibri"/>
          <w:szCs w:val="24"/>
        </w:rPr>
        <w:t>Hanski</w:t>
      </w:r>
      <w:proofErr w:type="spellEnd"/>
      <w:r w:rsidR="007E551D" w:rsidRPr="007E551D">
        <w:rPr>
          <w:rFonts w:ascii="Calibri" w:hAnsi="Calibri" w:cs="Calibri"/>
          <w:szCs w:val="24"/>
        </w:rPr>
        <w:t xml:space="preserve">, 1982; </w:t>
      </w:r>
      <w:proofErr w:type="spellStart"/>
      <w:r w:rsidR="007E551D" w:rsidRPr="007E551D">
        <w:rPr>
          <w:rFonts w:ascii="Calibri" w:hAnsi="Calibri" w:cs="Calibri"/>
          <w:szCs w:val="24"/>
        </w:rPr>
        <w:t>Lepš</w:t>
      </w:r>
      <w:proofErr w:type="spellEnd"/>
      <w:r w:rsidR="007E551D" w:rsidRPr="007E551D">
        <w:rPr>
          <w:rFonts w:ascii="Calibri" w:hAnsi="Calibri" w:cs="Calibri"/>
          <w:szCs w:val="24"/>
        </w:rPr>
        <w:t>,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w:t>
      </w:r>
      <w:proofErr w:type="spellStart"/>
      <w:r w:rsidR="00245C13" w:rsidRPr="00554B0B">
        <w:rPr>
          <w:rFonts w:ascii="Calibri" w:hAnsi="Calibri" w:cs="Calibri"/>
        </w:rPr>
        <w:t>Ovaskainen</w:t>
      </w:r>
      <w:proofErr w:type="spellEnd"/>
      <w:r w:rsidR="00245C13" w:rsidRPr="00554B0B">
        <w:rPr>
          <w:rFonts w:ascii="Calibri" w:hAnsi="Calibri" w:cs="Calibri"/>
        </w:rPr>
        <w:t xml:space="preserve">, Rybicki, &amp; </w:t>
      </w:r>
      <w:proofErr w:type="spellStart"/>
      <w:r w:rsidR="00245C13" w:rsidRPr="00554B0B">
        <w:rPr>
          <w:rFonts w:ascii="Calibri" w:hAnsi="Calibri" w:cs="Calibri"/>
        </w:rPr>
        <w:t>Abrego</w:t>
      </w:r>
      <w:proofErr w:type="spellEnd"/>
      <w:r w:rsidR="00245C13" w:rsidRPr="00554B0B">
        <w:rPr>
          <w:rFonts w:ascii="Calibri" w:hAnsi="Calibri" w:cs="Calibri"/>
        </w:rPr>
        <w:t>, 2019; Underwood, Chapman, &amp; Connell, 2000)</w:t>
      </w:r>
      <w:r w:rsidR="00245C13">
        <w:fldChar w:fldCharType="end"/>
      </w:r>
      <w:r w:rsidR="00245C13">
        <w:t>.</w:t>
      </w:r>
    </w:p>
    <w:p w14:paraId="4F7BFC02" w14:textId="0E361CBF"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of retreat or expansion are spatially restricted by</w:t>
      </w:r>
      <w:r w:rsidR="00C8195F">
        <w:t xml:space="preserve"> fjord</w:t>
      </w:r>
      <w:r w:rsidR="00FA12BF">
        <w:t xml:space="preserve"> </w:t>
      </w:r>
      <w:r w:rsidR="00E77D51">
        <w:t>geography</w:t>
      </w:r>
      <w:r w:rsidR="00391339">
        <w:t xml:space="preserve"> </w:t>
      </w:r>
      <w:r w:rsidR="00391339">
        <w:fldChar w:fldCharType="begin"/>
      </w:r>
      <w:r w:rsidR="00BD2EEF">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w:t>
      </w:r>
      <w:proofErr w:type="spellStart"/>
      <w:r w:rsidR="00505257" w:rsidRPr="00505257">
        <w:rPr>
          <w:rFonts w:ascii="Calibri" w:hAnsi="Calibri" w:cs="Calibri"/>
        </w:rPr>
        <w:t>Holling</w:t>
      </w:r>
      <w:proofErr w:type="spellEnd"/>
      <w:r w:rsidR="00505257" w:rsidRPr="00505257">
        <w:rPr>
          <w:rFonts w:ascii="Calibri" w:hAnsi="Calibri" w:cs="Calibri"/>
        </w:rPr>
        <w:t>,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3898250C" w:rsidR="00E75976" w:rsidRDefault="00592C5E" w:rsidP="005F7C5D">
      <w:r>
        <w:tab/>
      </w:r>
      <w:r w:rsidR="00D529B9">
        <w:t xml:space="preserve">A challenge of </w:t>
      </w:r>
      <w:r w:rsidR="00A1470E">
        <w:t xml:space="preserve">understanding </w:t>
      </w:r>
      <w:r w:rsidR="00D529B9">
        <w:t>community stability</w:t>
      </w:r>
      <w:r>
        <w:t xml:space="preserve">, </w:t>
      </w:r>
      <w:r w:rsidR="000C7EAE">
        <w:t>including with</w:t>
      </w:r>
      <w:r>
        <w:t>in estuaries,</w:t>
      </w:r>
      <w:r w:rsidR="00D529B9">
        <w:t xml:space="preserve"> is the lack of long-term </w:t>
      </w:r>
      <w:r w:rsidR="00EC1912">
        <w:t>data</w:t>
      </w:r>
      <w:r w:rsidR="001578C8">
        <w:t xml:space="preserve">. </w:t>
      </w:r>
      <w:r w:rsidR="00E00A7F">
        <w:t xml:space="preserve">In absence of </w:t>
      </w:r>
      <w:r w:rsidR="00907858">
        <w:t>long-term</w:t>
      </w:r>
      <w:r w:rsidR="00744FD6">
        <w:t xml:space="preserve"> monitoring</w:t>
      </w:r>
      <w:r w:rsidR="00E00A7F">
        <w:t xml:space="preserve">, </w:t>
      </w:r>
      <w:r w:rsidR="004C7DF9">
        <w:t xml:space="preserve">historical datasets can provide a </w:t>
      </w:r>
      <w:r w:rsidR="00AA7D9E">
        <w:t>‘</w:t>
      </w:r>
      <w:r w:rsidR="004C7DF9">
        <w:t>snapshot</w:t>
      </w:r>
      <w:r w:rsidR="00AA7D9E">
        <w:t>’</w:t>
      </w:r>
      <w:r w:rsidR="004C7DF9">
        <w:t xml:space="preserve"> of </w:t>
      </w:r>
      <w:r w:rsidR="00205D24">
        <w:t>species compositional variation</w:t>
      </w:r>
      <w:r w:rsidR="00F268FA">
        <w:t xml:space="preserve"> over</w:t>
      </w:r>
      <w:r w:rsidR="004C7DF9">
        <w:t xml:space="preserve"> time. </w:t>
      </w:r>
      <w:r w:rsidR="00F812CC">
        <w:t>One such opportunity exists in Ladner Marsh</w:t>
      </w:r>
      <w:r w:rsidR="00E75976">
        <w:t>,</w:t>
      </w:r>
      <w:r>
        <w:t xml:space="preserve"> </w:t>
      </w:r>
      <w:r w:rsidR="004834EB">
        <w:t>which is part of the South Arm Marshes</w:t>
      </w:r>
      <w:r w:rsidR="002E4E7F">
        <w:t xml:space="preserve"> (SAM)</w:t>
      </w:r>
      <w:r w:rsidR="004834EB">
        <w:t xml:space="preserve"> Wildlife Management Area (WMA) near Delta, BC, Canada </w:t>
      </w:r>
      <w:r w:rsidR="00C42257">
        <w:t>(</w:t>
      </w:r>
      <w:r w:rsidR="00C42257">
        <w:fldChar w:fldCharType="begin"/>
      </w:r>
      <w:r w:rsidR="00C42257">
        <w:instrText xml:space="preserve"> REF _Ref103170248 \h </w:instrText>
      </w:r>
      <w:r w:rsidR="00C42257">
        <w:fldChar w:fldCharType="separate"/>
      </w:r>
      <w:ins w:id="0" w:author="Stefanie Lane" w:date="2022-05-19T13:03:00Z">
        <w:r w:rsidR="000F6BE9">
          <w:t xml:space="preserve">Figure </w:t>
        </w:r>
        <w:r w:rsidR="000F6BE9">
          <w:rPr>
            <w:noProof/>
          </w:rPr>
          <w:t>1</w:t>
        </w:r>
      </w:ins>
      <w:r w:rsidR="00C42257">
        <w:fldChar w:fldCharType="end"/>
      </w:r>
      <w:r w:rsidR="00C42257">
        <w:t>)</w:t>
      </w:r>
      <w:r w:rsidR="004834EB">
        <w:t>.</w:t>
      </w:r>
      <w:r w:rsidR="00EC03FB" w:rsidDel="00ED765A">
        <w:t xml:space="preserve"> </w:t>
      </w:r>
      <w:r w:rsidR="006202C7">
        <w:t xml:space="preserve">Despite </w:t>
      </w:r>
      <w:r w:rsidR="00886BE2">
        <w:t xml:space="preserve">industrialization and municipal expansion within the region, this </w:t>
      </w:r>
      <w:r w:rsidR="00102B71">
        <w:t>habitat</w:t>
      </w:r>
      <w:r w:rsidR="00886BE2">
        <w:t xml:space="preserve"> has escaped development, and to the best of the author</w:t>
      </w:r>
      <w:r w:rsidR="00042C5A">
        <w:t>s’</w:t>
      </w:r>
      <w:r w:rsidR="00886BE2">
        <w:t xml:space="preserve"> knowledge has not experienced major natural disturbance in the past 50 years. </w:t>
      </w:r>
      <w:r w:rsidR="00362DA9" w:rsidRPr="00362DA9">
        <w:t>Understanding how community composition prior to and since the 1991 establishment of the WMA is important for regional land managers in evaluating benchmarks for conservation</w:t>
      </w:r>
      <w:r w:rsidR="00102B71">
        <w:t xml:space="preserve"> and </w:t>
      </w:r>
      <w:r w:rsidR="00362DA9" w:rsidRPr="00362DA9">
        <w:t xml:space="preserve">restoration targets. </w:t>
      </w:r>
      <w:r w:rsidR="0074167B">
        <w:t>Two</w:t>
      </w:r>
      <w:r w:rsidR="00645972">
        <w:t xml:space="preserve"> historical</w:t>
      </w:r>
      <w:r w:rsidR="0074167B">
        <w:t xml:space="preserve"> studies conducted in Ladner Marsh</w:t>
      </w:r>
      <w:r w:rsidR="00FE2BE8">
        <w:t xml:space="preserve"> </w:t>
      </w:r>
      <w:r w:rsidR="00FE2BE8" w:rsidRPr="002E4E7F">
        <w:rPr>
          <w:rFonts w:ascii="Calibri" w:hAnsi="Calibri" w:cs="Calibri"/>
        </w:rPr>
        <w:t>(Bradfield &amp; Porter, 1982; Denoth &amp; Myers, 2007)</w:t>
      </w:r>
      <w:r w:rsidR="0074167B">
        <w:t xml:space="preserve"> </w:t>
      </w:r>
      <w:r w:rsidR="00FE2BE8">
        <w:t>used similar methods to document</w:t>
      </w:r>
      <w:r w:rsidR="0074167B">
        <w:t xml:space="preserve"> floristic diversity</w:t>
      </w:r>
      <w:r w:rsidR="00FF5CB3">
        <w:t>.</w:t>
      </w:r>
      <w:r w:rsidR="00693FAC">
        <w:t xml:space="preserve"> </w:t>
      </w:r>
      <w:r w:rsidR="00FF5CB3">
        <w:t>Bradfield &amp; Porter</w:t>
      </w:r>
      <w:r w:rsidR="00693FAC">
        <w:t xml:space="preserve"> (1982)</w:t>
      </w:r>
      <w:r w:rsidR="00FF5CB3">
        <w:t xml:space="preserve"> identified distinct community sub-types (hereafter, “assemblages”),</w:t>
      </w:r>
      <w:r w:rsidR="00693FAC">
        <w:t xml:space="preserve"> likely</w:t>
      </w:r>
      <w:r w:rsidR="00C56564">
        <w:t xml:space="preserve"> driven</w:t>
      </w:r>
      <w:r w:rsidR="00FF5CB3">
        <w:t xml:space="preserve"> by edaphic factors</w:t>
      </w:r>
      <w:r w:rsidR="00C56564">
        <w:t xml:space="preserve"> such as drainage</w:t>
      </w:r>
      <w:r w:rsidR="00FF5CB3">
        <w:t xml:space="preserve">. </w:t>
      </w:r>
      <w:r w:rsidR="0074167B">
        <w:t xml:space="preserve"> </w:t>
      </w:r>
      <w:r w:rsidR="00C56564">
        <w:t xml:space="preserve">Denoth &amp; Myers repeated the sampling to determine whether a non-native species (purple loosestrife) was displacing </w:t>
      </w:r>
      <w:r w:rsidR="00C938EC">
        <w:t>a species of concern</w:t>
      </w:r>
      <w:r w:rsidR="00CA0247">
        <w:t xml:space="preserve">, </w:t>
      </w:r>
      <w:r w:rsidR="00C938EC">
        <w:t xml:space="preserve">Henderson’s </w:t>
      </w:r>
      <w:proofErr w:type="spellStart"/>
      <w:r w:rsidR="00C938EC">
        <w:t>checkermallow</w:t>
      </w:r>
      <w:proofErr w:type="spellEnd"/>
      <w:r w:rsidR="00C938EC">
        <w:t>.</w:t>
      </w:r>
      <w:r w:rsidR="00277767">
        <w:t xml:space="preserve"> Henderson’s </w:t>
      </w:r>
      <w:proofErr w:type="spellStart"/>
      <w:r w:rsidR="00277767">
        <w:t>checkermallow</w:t>
      </w:r>
      <w:proofErr w:type="spellEnd"/>
      <w:r w:rsidR="00277767">
        <w:t xml:space="preserve"> (</w:t>
      </w:r>
      <w:r w:rsidR="00277767">
        <w:rPr>
          <w:i/>
        </w:rPr>
        <w:t xml:space="preserve">Sidalcea hendersonii </w:t>
      </w:r>
      <w:r w:rsidR="00277767">
        <w:t>S. Watson)</w:t>
      </w:r>
      <w:r w:rsidR="00CA0247">
        <w:t xml:space="preserve"> is </w:t>
      </w:r>
      <w:r w:rsidR="00277767">
        <w:t xml:space="preserve">locally abundant in this marsh, and thus stability of habitat conditions is vital for species conservation. </w:t>
      </w:r>
      <w:r w:rsidR="00C938EC">
        <w:t xml:space="preserve"> </w:t>
      </w:r>
      <w:r w:rsidR="00B14056">
        <w:t>While these studies independently characterize different community metrics, t</w:t>
      </w:r>
      <w:r w:rsidR="00C938EC">
        <w:t xml:space="preserve">hese datasets </w:t>
      </w:r>
      <w:r w:rsidR="0074167B">
        <w:t xml:space="preserve">provide the opportunity to repeat observations </w:t>
      </w:r>
      <w:r w:rsidR="00CB18BB">
        <w:t>and</w:t>
      </w:r>
      <w:r w:rsidR="0074167B">
        <w:t xml:space="preserve"> characterize long-term plant community changes</w:t>
      </w:r>
      <w:r w:rsidR="00B14056">
        <w:t xml:space="preserve"> and </w:t>
      </w:r>
      <w:r w:rsidR="006202C7">
        <w:t xml:space="preserve">habitat </w:t>
      </w:r>
      <w:r w:rsidR="00B14056">
        <w:t>stability</w:t>
      </w:r>
      <w:r w:rsidR="0074167B">
        <w:t>.</w:t>
      </w:r>
    </w:p>
    <w:p w14:paraId="4A26B4C7" w14:textId="502BFFFC" w:rsidR="007C0BCF" w:rsidRDefault="00DC5555" w:rsidP="005F7C5D">
      <w:pPr>
        <w:ind w:firstLine="720"/>
      </w:pPr>
      <w:r>
        <w:lastRenderedPageBreak/>
        <w:t xml:space="preserve">The main objective of this work is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r w:rsidR="007A161D">
        <w:t xml:space="preserve">I used three observational datasets spanning four decades to answer the following questions: </w:t>
      </w:r>
    </w:p>
    <w:p w14:paraId="2AFD6DE8" w14:textId="4B1B6418" w:rsidR="007C0BCF" w:rsidRDefault="00537848" w:rsidP="00612ED6">
      <w:pPr>
        <w:ind w:firstLine="720"/>
      </w:pPr>
      <w:r>
        <w:t xml:space="preserve">(1) </w:t>
      </w:r>
      <w:r w:rsidR="00151992">
        <w:t xml:space="preserve">Are </w:t>
      </w:r>
      <w:r w:rsidR="007C0BCF">
        <w:t xml:space="preserve">TFM </w:t>
      </w:r>
      <w:r w:rsidR="00151992">
        <w:t xml:space="preserve">assemblages </w:t>
      </w:r>
      <w:r w:rsidR="007C0BCF">
        <w:t>continuously</w:t>
      </w:r>
      <w:r w:rsidR="00151992">
        <w:t xml:space="preserve"> characterized by the same dominant species? In the absence of significant environmental disturbance, I expect the same species </w:t>
      </w:r>
      <w:r w:rsidR="00F954D3">
        <w:t xml:space="preserve">composition </w:t>
      </w:r>
      <w:r w:rsidR="00151992">
        <w:t xml:space="preserve">to dominate each assemblage as identified by Bradfield &amp; Porter (1982). </w:t>
      </w:r>
    </w:p>
    <w:p w14:paraId="5B0CDEDC" w14:textId="60933E1D"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w:t>
      </w:r>
      <w:proofErr w:type="gramStart"/>
      <w:r w:rsidR="008E1F98">
        <w:t>assemblages</w:t>
      </w:r>
      <w:proofErr w:type="gramEnd"/>
      <w:r w:rsidR="008E1F98">
        <w:t xml:space="preserve"> constant between years</w:t>
      </w:r>
      <w:r w:rsidR="00AA1B69">
        <w:t xml:space="preserve">? If the plant </w:t>
      </w:r>
      <w:r w:rsidR="00EB6652">
        <w:t>community is</w:t>
      </w:r>
      <w:r w:rsidR="00AA1B69">
        <w:t xml:space="preserve"> stable, I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4E1DBF73" w:rsidR="00151992" w:rsidRDefault="00537848" w:rsidP="005F7C5D">
      <w:pPr>
        <w:ind w:firstLine="720"/>
      </w:pPr>
      <w:r>
        <w:t xml:space="preserve">(3) </w:t>
      </w:r>
      <w:r w:rsidR="00151992">
        <w:t>What is the total turnover</w:t>
      </w:r>
      <w:r w:rsidR="009129C1">
        <w:t xml:space="preserve"> within each assemblage</w:t>
      </w:r>
      <w:r w:rsidR="00151992">
        <w:t xml:space="preserve">, and which species gained or lost are driving changes within each assemblage? </w:t>
      </w:r>
      <w:r w:rsidR="00F0046C">
        <w:t xml:space="preserve">I expect that increasing abundance of invasive species over time would result in greater number of species lost (and fewer species gained), and thus greater rates of </w:t>
      </w:r>
      <w:r w:rsidR="00F04B33">
        <w:t>t</w:t>
      </w:r>
      <w:r w:rsidR="00E76F17">
        <w:t>urnover</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510A7A59" w:rsidR="001F436B" w:rsidRDefault="001F436B" w:rsidP="005F7C5D">
      <w:pPr>
        <w:ind w:firstLine="720"/>
      </w:pPr>
      <w:r>
        <w:t>The Fraser River drains the largest catchment in British Columbia, and its estuary currently spans 2</w:t>
      </w:r>
      <w:r w:rsidR="004306D0">
        <w:t>,</w:t>
      </w:r>
      <w:r>
        <w:t xml:space="preserve">814 ha, one-third of which lies within the South Arm Marshes Wildlife Management Area </w:t>
      </w:r>
      <w:r>
        <w:fldChar w:fldCharType="begin"/>
      </w:r>
      <w:r w:rsidR="00BD2EEF">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1F436B">
        <w:rPr>
          <w:rFonts w:ascii="Calibri" w:hAnsi="Calibri" w:cs="Calibri"/>
        </w:rPr>
        <w:t>(Schaefer, 2004)</w:t>
      </w:r>
      <w:r>
        <w:fldChar w:fldCharType="end"/>
      </w:r>
      <w:r>
        <w:t xml:space="preserve"> (</w:t>
      </w:r>
      <w:r w:rsidR="00766A27">
        <w:fldChar w:fldCharType="begin"/>
      </w:r>
      <w:r w:rsidR="00766A27">
        <w:instrText xml:space="preserve"> REF _Ref103170248 \h </w:instrText>
      </w:r>
      <w:r w:rsidR="00766A27">
        <w:fldChar w:fldCharType="separate"/>
      </w:r>
      <w:ins w:id="1" w:author="Stefanie Lane" w:date="2022-05-19T13:03:00Z">
        <w:r w:rsidR="000F6BE9">
          <w:t xml:space="preserve">Figure </w:t>
        </w:r>
        <w:r w:rsidR="000F6BE9">
          <w:rPr>
            <w:noProof/>
          </w:rPr>
          <w:t>1</w:t>
        </w:r>
      </w:ins>
      <w:r w:rsidR="00766A27">
        <w:fldChar w:fldCharType="end"/>
      </w:r>
      <w:r>
        <w:t xml:space="preserve">). Ladner Marsh occupies </w:t>
      </w:r>
      <w:r w:rsidRPr="00631B1E">
        <w:t xml:space="preserve">approximately </w:t>
      </w:r>
      <w:r>
        <w:t>100</w:t>
      </w:r>
      <w:r w:rsidRPr="00631B1E">
        <w:t xml:space="preserve"> ha wi</w:t>
      </w:r>
      <w:r>
        <w:t>thin the South Arm Marshes, bounded to the east by municipal development and by the Fraser River along its western edge (</w:t>
      </w:r>
      <w:r w:rsidR="000A3E15">
        <w:fldChar w:fldCharType="begin"/>
      </w:r>
      <w:r w:rsidR="000A3E15">
        <w:instrText xml:space="preserve"> REF _Ref103170248 \h </w:instrText>
      </w:r>
      <w:r w:rsidR="000A3E15">
        <w:fldChar w:fldCharType="separate"/>
      </w:r>
      <w:ins w:id="2" w:author="Stefanie Lane" w:date="2022-05-19T13:03:00Z">
        <w:r w:rsidR="000F6BE9">
          <w:t xml:space="preserve">Figure </w:t>
        </w:r>
        <w:r w:rsidR="000F6BE9">
          <w:rPr>
            <w:noProof/>
          </w:rPr>
          <w:t>1</w:t>
        </w:r>
      </w:ins>
      <w:r w:rsidR="000A3E15">
        <w:fldChar w:fldCharType="end"/>
      </w:r>
      <w:r>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 xml:space="preserve">(Sinks, </w:t>
      </w:r>
      <w:proofErr w:type="spellStart"/>
      <w:r w:rsidR="005A152F" w:rsidRPr="005A152F">
        <w:rPr>
          <w:rFonts w:ascii="Calibri" w:hAnsi="Calibri" w:cs="Calibri"/>
        </w:rPr>
        <w:t>Borde</w:t>
      </w:r>
      <w:proofErr w:type="spellEnd"/>
      <w:r w:rsidR="005A152F" w:rsidRPr="005A152F">
        <w:rPr>
          <w:rFonts w:ascii="Calibri" w:hAnsi="Calibri" w:cs="Calibri"/>
        </w:rPr>
        <w:t xml:space="preserve">, </w:t>
      </w:r>
      <w:proofErr w:type="spellStart"/>
      <w:r w:rsidR="005A152F" w:rsidRPr="005A152F">
        <w:rPr>
          <w:rFonts w:ascii="Calibri" w:hAnsi="Calibri" w:cs="Calibri"/>
        </w:rPr>
        <w:t>Diefenderfer</w:t>
      </w:r>
      <w:proofErr w:type="spellEnd"/>
      <w:r w:rsidR="005A152F" w:rsidRPr="005A152F">
        <w:rPr>
          <w:rFonts w:ascii="Calibri" w:hAnsi="Calibri" w:cs="Calibri"/>
        </w:rPr>
        <w:t xml:space="preserve">, &amp; </w:t>
      </w:r>
      <w:proofErr w:type="spellStart"/>
      <w:r w:rsidR="005A152F" w:rsidRPr="005A152F">
        <w:rPr>
          <w:rFonts w:ascii="Calibri" w:hAnsi="Calibri" w:cs="Calibri"/>
        </w:rPr>
        <w:t>Karnezis</w:t>
      </w:r>
      <w:proofErr w:type="spellEnd"/>
      <w:r w:rsidR="005A152F" w:rsidRPr="005A152F">
        <w:rPr>
          <w:rFonts w:ascii="Calibri" w:hAnsi="Calibri" w:cs="Calibri"/>
        </w:rPr>
        <w:t>,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42BD63EA"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 xml:space="preserve">(Bradfield, 2019 personal comm.).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7D517B54" w:rsidR="005372BF" w:rsidRDefault="005372BF" w:rsidP="005372BF">
      <w:pPr>
        <w:ind w:firstLine="720"/>
      </w:pPr>
      <w:r>
        <w:t>A subsequent survey conducted in 1999 recreated the transects and sought to place sampling plots at exact positions sampled in 1979 to test relationships between invasive purple loosestrife (</w:t>
      </w:r>
      <w:proofErr w:type="spellStart"/>
      <w:r>
        <w:rPr>
          <w:i/>
        </w:rPr>
        <w:t>Lythrum</w:t>
      </w:r>
      <w:proofErr w:type="spellEnd"/>
      <w:r>
        <w:rPr>
          <w:i/>
        </w:rPr>
        <w:t xml:space="preserve"> </w:t>
      </w:r>
      <w:proofErr w:type="spellStart"/>
      <w:r>
        <w:rPr>
          <w:i/>
        </w:rPr>
        <w:t>salicaria</w:t>
      </w:r>
      <w:proofErr w:type="spellEnd"/>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r w:rsidR="0091346E">
        <w:t xml:space="preserve">ve </w:t>
      </w:r>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2D44D008"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on a georeferenced </w:t>
      </w:r>
      <w:proofErr w:type="spellStart"/>
      <w:r w:rsidR="002A34E3">
        <w:t>basemap</w:t>
      </w:r>
      <w:proofErr w:type="spellEnd"/>
      <w:r w:rsidR="002A34E3">
        <w:t xml:space="preserve">, aligning </w:t>
      </w:r>
      <w:r w:rsidR="002C1D2C">
        <w:t xml:space="preserve">prominent landscape features, and marking GPS locations in </w:t>
      </w:r>
      <w:proofErr w:type="spellStart"/>
      <w:r w:rsidR="002C1D2C">
        <w:t>Avenza</w:t>
      </w:r>
      <w:proofErr w:type="spellEnd"/>
      <w:r w:rsidR="0070559A">
        <w:t xml:space="preserve"> Maps</w:t>
      </w:r>
      <w:r w:rsidR="002C1D2C">
        <w:t xml:space="preserve"> (</w:t>
      </w:r>
      <w:proofErr w:type="spellStart"/>
      <w:r w:rsidR="0070559A">
        <w:t>Avenza</w:t>
      </w:r>
      <w:proofErr w:type="spellEnd"/>
      <w:r w:rsidR="0070559A">
        <w:t xml:space="preserve"> Systems Inc., Ontario, Canada, v. 3.2)</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r w:rsidR="00BC6EB6" w:rsidRPr="007D52A9">
        <w:fldChar w:fldCharType="begin"/>
      </w:r>
      <w:r w:rsidR="00BC6EB6" w:rsidRPr="007D52A9">
        <w:instrText xml:space="preserve"> REF _Ref103763315 \h </w:instrText>
      </w:r>
      <w:r w:rsidR="00BC6EB6">
        <w:instrText xml:space="preserve"> \* MERGEFORMAT </w:instrText>
      </w:r>
      <w:r w:rsidR="00BC6EB6" w:rsidRPr="007D52A9">
        <w:fldChar w:fldCharType="separate"/>
      </w:r>
      <w:ins w:id="3" w:author="Stefanie Lane" w:date="2022-05-19T13:03:00Z">
        <w:r w:rsidR="000F6BE9">
          <w:t xml:space="preserve">Table </w:t>
        </w:r>
        <w:r w:rsidR="000F6BE9">
          <w:rPr>
            <w:noProof/>
          </w:rPr>
          <w:t>3</w:t>
        </w:r>
      </w:ins>
      <w:r w:rsidR="00BC6EB6" w:rsidRPr="007D52A9">
        <w:fldChar w:fldCharType="end"/>
      </w:r>
      <w:r w:rsidR="00BC6EB6" w:rsidRPr="007D52A9">
        <w:t xml:space="preserve">, </w:t>
      </w:r>
      <w:r w:rsidR="00827E44" w:rsidRPr="007D52A9">
        <w:t>Supplemental)</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lastRenderedPageBreak/>
        <w:t>Macek</w:t>
      </w:r>
      <w:proofErr w:type="spellEnd"/>
      <w:r w:rsidR="00D4425C">
        <w:t xml:space="preserve">  </w:t>
      </w:r>
      <w:r w:rsidR="00D4425C">
        <w:fldChar w:fldCharType="begin"/>
      </w:r>
      <w:r w:rsidR="00BD2EEF">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61B53D02" w:rsidR="00D4425C" w:rsidRDefault="00D4425C" w:rsidP="00D4425C">
      <w:pPr>
        <w:ind w:firstLine="720"/>
      </w:pPr>
      <w:r>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8B0483" w:rsidRPr="00E90CBE">
        <w:fldChar w:fldCharType="begin"/>
      </w:r>
      <w:r w:rsidR="008B0483" w:rsidRPr="008B0483">
        <w:instrText xml:space="preserve"> REF _Ref103170248 \h </w:instrText>
      </w:r>
      <w:r w:rsidR="008B0483">
        <w:instrText xml:space="preserve"> \* MERGEFORMAT </w:instrText>
      </w:r>
      <w:r w:rsidR="008B0483" w:rsidRPr="007D52A9">
        <w:fldChar w:fldCharType="separate"/>
      </w:r>
      <w:ins w:id="4" w:author="Stefanie Lane" w:date="2022-05-19T13:03:00Z">
        <w:r w:rsidR="000F6BE9">
          <w:t xml:space="preserve">Figure </w:t>
        </w:r>
        <w:r w:rsidR="000F6BE9">
          <w:rPr>
            <w:noProof/>
          </w:rPr>
          <w:t>1</w:t>
        </w:r>
      </w:ins>
      <w:r w:rsidR="008B0483" w:rsidRPr="00E90CBE">
        <w:fldChar w:fldCharType="end"/>
      </w:r>
      <w:r w:rsidR="00D95107" w:rsidRPr="007D52A9">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reached &gt;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8F148C">
        <w:rPr>
          <w:rFonts w:ascii="Calibri" w:hAnsi="Calibri" w:cs="Calibri"/>
        </w:rPr>
        <w:t>(Bradfield &amp; Porter, 1982)</w:t>
      </w:r>
      <w:r>
        <w:fldChar w:fldCharType="end"/>
      </w:r>
      <w:r>
        <w:t>.</w:t>
      </w:r>
    </w:p>
    <w:p w14:paraId="12088E45" w14:textId="5C137836" w:rsidR="00D4425C" w:rsidRDefault="00D4425C" w:rsidP="00D4425C">
      <w:pPr>
        <w:ind w:firstLine="720"/>
      </w:pPr>
      <w:r>
        <w:t xml:space="preserve">Individuals were defined as “in the plot” if </w:t>
      </w:r>
      <w:r>
        <w:rPr>
          <w:u w:val="single"/>
        </w:rPr>
        <w:t>&gt;</w:t>
      </w:r>
      <w:r w:rsidR="008B0483">
        <w:t xml:space="preserve"> </w:t>
      </w:r>
      <w:r>
        <w:t>50% of their most basal stem originated within the plot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75264BA6"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112B78" w:rsidRPr="00E90CBE">
        <w:fldChar w:fldCharType="begin"/>
      </w:r>
      <w:r w:rsidR="00112B78" w:rsidRPr="00112B78">
        <w:instrText xml:space="preserve"> REF _Ref103170147 \h </w:instrText>
      </w:r>
      <w:r w:rsidR="00112B78">
        <w:instrText xml:space="preserve"> \* MERGEFORMAT </w:instrText>
      </w:r>
      <w:r w:rsidR="00112B78" w:rsidRPr="007D52A9">
        <w:fldChar w:fldCharType="separate"/>
      </w:r>
      <w:ins w:id="5" w:author="Stefanie Lane" w:date="2022-05-19T13:03:00Z">
        <w:r w:rsidR="000F6BE9">
          <w:t xml:space="preserve">Table </w:t>
        </w:r>
        <w:r w:rsidR="000F6BE9">
          <w:rPr>
            <w:noProof/>
          </w:rPr>
          <w:t>6</w:t>
        </w:r>
      </w:ins>
      <w:r w:rsidR="00112B78" w:rsidRPr="00E90CBE">
        <w:fldChar w:fldCharType="end"/>
      </w:r>
      <w:r w:rsidR="00112B78" w:rsidRPr="00E90CBE">
        <w:t>,</w:t>
      </w:r>
      <w:r w:rsidRPr="00E90CBE">
        <w:t xml:space="preserve"> </w:t>
      </w:r>
      <w:r w:rsidRPr="007D52A9">
        <w:t>Supplemental</w:t>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4F033B5D" w14:textId="7C863C8C" w:rsidR="00557665" w:rsidRDefault="00E72813" w:rsidP="007D52A9">
      <w:pPr>
        <w:ind w:firstLine="720"/>
      </w:pPr>
      <w:r>
        <w:t>All analyses were performed in R v.4.0.2.</w:t>
      </w:r>
      <w:r w:rsidR="00165DCB">
        <w:t xml:space="preserve"> </w:t>
      </w:r>
      <w:r w:rsidR="00AA6E98">
        <w:t xml:space="preserve">Descriptive analyses are used to qualitatively compare changes in community composition. Statistical analyses are not used because data to </w:t>
      </w:r>
      <w:r w:rsidR="00572AAF">
        <w:t>support</w:t>
      </w:r>
      <w:r w:rsidR="00AA6E98">
        <w:t xml:space="preserve"> causal mechanism</w:t>
      </w:r>
      <w:r w:rsidR="00572AAF">
        <w:t xml:space="preserve">s for shifts in composition are unavailable. </w:t>
      </w:r>
    </w:p>
    <w:p w14:paraId="404E09C4" w14:textId="620E2EA9" w:rsidR="00BD4A5D" w:rsidRDefault="00B47D6F">
      <w:pPr>
        <w:ind w:firstLine="720"/>
      </w:pPr>
      <w:r>
        <w:t>To determine dominant community types, cluster analysis was performed for each observation year using Euclidean distance as the measure of plot dissimilarity (“st</w:t>
      </w:r>
      <w:r w:rsidRPr="007D52A9">
        <w:t>ats,”</w:t>
      </w:r>
      <w:r w:rsidR="00E42346" w:rsidRPr="007D52A9">
        <w:t xml:space="preserve"> R Core Team</w:t>
      </w:r>
      <w:r>
        <w:t xml:space="preserve">). </w:t>
      </w:r>
      <w:r w:rsidR="00EE00B3">
        <w:t>Bray-</w:t>
      </w:r>
      <w:r w:rsidR="00887D9F">
        <w:t xml:space="preserve">Curtis distance may be </w:t>
      </w:r>
      <w:r w:rsidR="00AA19AA">
        <w:t>preferred</w:t>
      </w:r>
      <w:r w:rsidR="00887D9F">
        <w:t xml:space="preserve"> to account for species identity and</w:t>
      </w:r>
      <w:r w:rsidR="00CC5170">
        <w:t xml:space="preserve"> to</w:t>
      </w:r>
      <w:r w:rsidR="00887D9F">
        <w:t xml:space="preserve"> be less sensitive to species absence</w:t>
      </w:r>
      <w:r w:rsidR="00673CF3">
        <w:t xml:space="preserve"> </w:t>
      </w:r>
      <w:r w:rsidR="00673CF3">
        <w:fldChar w:fldCharType="begin"/>
      </w:r>
      <w:r w:rsidR="00BD2EEF">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fldChar w:fldCharType="separate"/>
      </w:r>
      <w:r w:rsidR="00262B24" w:rsidRPr="00262B24">
        <w:rPr>
          <w:rFonts w:ascii="Calibri" w:hAnsi="Calibri" w:cs="Calibri"/>
        </w:rPr>
        <w:t>(Legendre &amp; Legendre, 2012)</w:t>
      </w:r>
      <w:r w:rsidR="00673CF3">
        <w:fldChar w:fldCharType="end"/>
      </w:r>
      <w:r w:rsidR="00887D9F">
        <w:t xml:space="preserve">, </w:t>
      </w:r>
      <w:r w:rsidR="003D5257">
        <w:t xml:space="preserve">however </w:t>
      </w:r>
      <w:r w:rsidR="00262B24">
        <w:t xml:space="preserve">Euclidean distance was chosen to </w:t>
      </w:r>
      <w:r w:rsidR="00EE77BC">
        <w:t xml:space="preserve">facilitate </w:t>
      </w:r>
      <w:r w:rsidR="00262B24">
        <w:t>direct comparisons to results produced by Bradfield &amp; Porter (1982).</w:t>
      </w:r>
      <w:r w:rsidR="00EE00B3">
        <w:t xml:space="preserve"> </w:t>
      </w:r>
      <w:r w:rsidR="00276B00">
        <w:t>Clusters were cut into three groups</w:t>
      </w:r>
      <w:r w:rsidR="00BD4A5D">
        <w:t>, and plots contained within the groups were used subjected to</w:t>
      </w:r>
      <w:r w:rsidR="00BD4A5D" w:rsidRPr="00BD4A5D">
        <w:t xml:space="preserve"> </w:t>
      </w:r>
      <w:r w:rsidR="00BD4A5D">
        <w:t>species indicator analysis to determine the dominant species driving clusters (</w:t>
      </w:r>
      <w:r w:rsidR="00751C22">
        <w:t>“</w:t>
      </w:r>
      <w:proofErr w:type="spellStart"/>
      <w:r w:rsidR="00BD4A5D">
        <w:t>indicspecies</w:t>
      </w:r>
      <w:proofErr w:type="spellEnd"/>
      <w:r w:rsidR="00311779">
        <w:t>,</w:t>
      </w:r>
      <w:r w:rsidR="00751C22">
        <w:t>”</w:t>
      </w:r>
      <w:r w:rsidR="00311779">
        <w:fldChar w:fldCharType="begin"/>
      </w:r>
      <w:r w:rsidR="00BD2EEF">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fldChar w:fldCharType="separate"/>
      </w:r>
      <w:r w:rsidR="00C80B84" w:rsidRPr="002D5D96">
        <w:rPr>
          <w:rFonts w:ascii="Calibri" w:hAnsi="Calibri" w:cs="Calibri"/>
          <w:szCs w:val="24"/>
        </w:rPr>
        <w:t xml:space="preserve">De </w:t>
      </w:r>
      <w:proofErr w:type="spellStart"/>
      <w:r w:rsidR="00C80B84" w:rsidRPr="002D5D96">
        <w:rPr>
          <w:rFonts w:ascii="Calibri" w:hAnsi="Calibri" w:cs="Calibri"/>
          <w:szCs w:val="24"/>
        </w:rPr>
        <w:t>Cáceres</w:t>
      </w:r>
      <w:proofErr w:type="spellEnd"/>
      <w:r w:rsidR="00C80B84" w:rsidRPr="002D5D96">
        <w:rPr>
          <w:rFonts w:ascii="Calibri" w:hAnsi="Calibri" w:cs="Calibri"/>
          <w:szCs w:val="24"/>
        </w:rPr>
        <w:t xml:space="preserve"> &amp; Jansen, 2016)</w:t>
      </w:r>
      <w:r w:rsidR="00311779">
        <w:fldChar w:fldCharType="end"/>
      </w:r>
      <w:r w:rsidR="00BD4A5D">
        <w:t>.</w:t>
      </w:r>
      <w:r w:rsidR="00CC5170">
        <w:t xml:space="preserve"> </w:t>
      </w:r>
      <w:r w:rsidR="00B94ABA">
        <w:t xml:space="preserve">Species </w:t>
      </w:r>
      <w:r w:rsidR="00417186">
        <w:t xml:space="preserve">were </w:t>
      </w:r>
      <w:r w:rsidR="00195C88">
        <w:t xml:space="preserve">randomized within the </w:t>
      </w:r>
      <w:r w:rsidR="0015412F">
        <w:t xml:space="preserve">assemblage </w:t>
      </w:r>
      <w:r w:rsidR="00195C88">
        <w:t xml:space="preserve">cluster, and those </w:t>
      </w:r>
      <w:r w:rsidR="00B94ABA">
        <w:t xml:space="preserve">with the </w:t>
      </w:r>
      <w:r w:rsidR="00CD36F2">
        <w:t>greatest statistical</w:t>
      </w:r>
      <w:r w:rsidR="00B94ABA">
        <w:t xml:space="preserve"> </w:t>
      </w:r>
      <w:r w:rsidR="00370D1D">
        <w:t>correlation within the assemblage</w:t>
      </w:r>
      <w:r w:rsidR="0015412F">
        <w:t xml:space="preserve"> were</w:t>
      </w:r>
      <w:r w:rsidR="00195C88">
        <w:t xml:space="preserve"> selected as indicators for the cluster. </w:t>
      </w:r>
      <w:r w:rsidR="00B94ABA">
        <w:t xml:space="preserve"> </w:t>
      </w:r>
      <w:r w:rsidR="00DD2C74">
        <w:t xml:space="preserve">In initial analyses, both Euclidean and Bray-Curtis distances were used to confirm distance measure did not have a major effect on plot clustering and subsequent indicator species analysis; cluster analysis figures and indicator species </w:t>
      </w:r>
      <w:r w:rsidR="00281A74">
        <w:t xml:space="preserve">table using Bray-Curtis distance </w:t>
      </w:r>
      <w:r w:rsidR="00DD2C74">
        <w:t>are available in</w:t>
      </w:r>
      <w:r w:rsidR="00E17066">
        <w:t xml:space="preserve"> </w:t>
      </w:r>
      <w:r w:rsidR="00E17066">
        <w:fldChar w:fldCharType="begin"/>
      </w:r>
      <w:r w:rsidR="00E17066">
        <w:instrText xml:space="preserve"> REF _Ref103856212 \h </w:instrText>
      </w:r>
      <w:r w:rsidR="00E17066">
        <w:fldChar w:fldCharType="separate"/>
      </w:r>
      <w:ins w:id="6" w:author="Stefanie Lane" w:date="2022-05-19T13:03:00Z">
        <w:r w:rsidR="000F6BE9">
          <w:t xml:space="preserve">Table </w:t>
        </w:r>
        <w:r w:rsidR="000F6BE9">
          <w:rPr>
            <w:noProof/>
          </w:rPr>
          <w:t>5</w:t>
        </w:r>
      </w:ins>
      <w:r w:rsidR="00E17066">
        <w:fldChar w:fldCharType="end"/>
      </w:r>
      <w:r w:rsidR="00DD2C74">
        <w:t xml:space="preserve"> </w:t>
      </w:r>
      <w:r w:rsidR="00597B02">
        <w:t>an</w:t>
      </w:r>
      <w:r w:rsidR="00811F80">
        <w:t xml:space="preserve">d </w:t>
      </w:r>
      <w:r w:rsidR="00811F80">
        <w:fldChar w:fldCharType="begin"/>
      </w:r>
      <w:r w:rsidR="00811F80">
        <w:instrText xml:space="preserve"> REF _Ref103857626 \h </w:instrText>
      </w:r>
      <w:r w:rsidR="00811F80">
        <w:fldChar w:fldCharType="separate"/>
      </w:r>
      <w:ins w:id="7" w:author="Stefanie Lane" w:date="2022-05-19T13:03:00Z">
        <w:r w:rsidR="000F6BE9">
          <w:t xml:space="preserve">Figure </w:t>
        </w:r>
        <w:r w:rsidR="000F6BE9">
          <w:rPr>
            <w:noProof/>
          </w:rPr>
          <w:t>4</w:t>
        </w:r>
      </w:ins>
      <w:r w:rsidR="00811F80">
        <w:fldChar w:fldCharType="end"/>
      </w:r>
      <w:r w:rsidR="00811F80">
        <w:t xml:space="preserve"> </w:t>
      </w:r>
      <w:r w:rsidR="00E17066">
        <w:t>(</w:t>
      </w:r>
      <w:r w:rsidR="00DD2C74" w:rsidRPr="00E17066">
        <w:t>Supplemental</w:t>
      </w:r>
      <w:r w:rsidR="00E17066">
        <w:t xml:space="preserve">). </w:t>
      </w:r>
    </w:p>
    <w:p w14:paraId="4E77AE69" w14:textId="64DBE2C5" w:rsidR="00464FB4" w:rsidRDefault="009A2A63" w:rsidP="00E72813">
      <w:pPr>
        <w:sectPr w:rsidR="00464FB4" w:rsidSect="007D52A9">
          <w:headerReference w:type="default" r:id="rId17"/>
          <w:pgSz w:w="12240" w:h="15840"/>
          <w:pgMar w:top="1080" w:right="1080" w:bottom="1080" w:left="1080" w:header="720" w:footer="720" w:gutter="0"/>
          <w:lnNumType w:countBy="1" w:restart="continuous"/>
          <w:cols w:space="720"/>
          <w:titlePg/>
          <w:docGrid w:linePitch="360"/>
        </w:sectPr>
      </w:pPr>
      <w:r>
        <w:tab/>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w:t>
      </w:r>
      <w:r w:rsidR="00D76E01">
        <w:lastRenderedPageBreak/>
        <w:t xml:space="preserve">on all data recorded for the observation year to generate a community-wide measure of diversity. </w:t>
      </w:r>
      <w:r w:rsidR="009836CC">
        <w:t>Community</w:t>
      </w:r>
      <w:r w:rsidR="006F3B74">
        <w:t xml:space="preserve"> </w:t>
      </w:r>
      <w:r w:rsidR="00E944E1">
        <w:t>turnover</w:t>
      </w:r>
      <w:r w:rsidR="006F3B74">
        <w:t xml:space="preserve"> within</w:t>
      </w:r>
      <w:r w:rsidR="007945ED">
        <w:t xml:space="preserve"> and between</w:t>
      </w:r>
      <w:r w:rsidR="006F3B74">
        <w:t xml:space="preserve"> assemblage type</w:t>
      </w:r>
      <w:r w:rsidR="007945ED">
        <w:t>s</w:t>
      </w:r>
      <w:r w:rsidR="006F3B74">
        <w:t xml:space="preserve"> </w:t>
      </w:r>
      <w:r w:rsidR="007945ED">
        <w:t xml:space="preserve">were </w:t>
      </w:r>
      <w:r w:rsidR="006F3B74">
        <w:t xml:space="preserve">measured using the </w:t>
      </w:r>
      <w:r w:rsidR="009836CC">
        <w:t>“</w:t>
      </w:r>
      <w:r w:rsidR="006F3B74">
        <w:t>codyn</w:t>
      </w:r>
      <w:r w:rsidR="009836CC">
        <w:t>”</w:t>
      </w:r>
      <w:r w:rsidR="006F3B74">
        <w:t xml:space="preserve"> package </w:t>
      </w:r>
      <w:r w:rsidR="00191332">
        <w:fldChar w:fldCharType="begin"/>
      </w:r>
      <w:r w:rsidR="00BD2E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w:t>
      </w:r>
      <w:r w:rsidR="00556C34">
        <w:t xml:space="preserve"> </w:t>
      </w:r>
      <w:r w:rsidR="00DB21FF">
        <w:t xml:space="preserve">Total species turnover, appearances, and disappearances were calculated for each assemblage </w:t>
      </w:r>
      <w:r w:rsidR="00756082">
        <w:t xml:space="preserve">between </w:t>
      </w:r>
      <w:r w:rsidR="002066B9">
        <w:t>all</w:t>
      </w:r>
      <w:r w:rsidR="00756082">
        <w:t xml:space="preserve"> </w:t>
      </w:r>
      <w:r w:rsidR="00DB21FF">
        <w:t>timepoint</w:t>
      </w:r>
      <w:r w:rsidR="00756082">
        <w:t>s</w:t>
      </w:r>
      <w:r w:rsidR="00DB21FF">
        <w:t xml:space="preserve"> since 1979</w:t>
      </w:r>
      <w:r w:rsidR="00756082">
        <w:t xml:space="preserve">, where total turnover is a ratio of the sum of species gained and lost to the total number of species observed in both timepoints. </w:t>
      </w:r>
      <w:r w:rsidR="00FF7E1B">
        <w:t xml:space="preserve">Changes in abundance of </w:t>
      </w:r>
      <w:r w:rsidR="00D1578C">
        <w:t>s</w:t>
      </w:r>
      <w:r w:rsidR="00E944E1">
        <w:t>pecies gained or lost were visualized using rank clock plots for each assemblage type</w:t>
      </w:r>
      <w:r w:rsidR="00556C34">
        <w:t xml:space="preserve"> (“codyn,” </w:t>
      </w:r>
      <w:r w:rsidR="00556C34">
        <w:fldChar w:fldCharType="begin"/>
      </w:r>
      <w:r w:rsidR="00BD2EEF">
        <w:instrText xml:space="preserve"> ADDIN ZOTERO_ITEM CSL_CITATION {"citationID":"KhLgfE6J","properties":{"formattedCitation":"(Hallett et al., 2016)","plainCitation":"(Hallett et al., 2016)","dontUpdate":true,"noteIndex":0},"citationItems":[{"id":2295,"uris":["http://zotero.org/users/6092945/items/CURY38XB"],"itemData":{"id":2295,"type":"article-journal","abstract":"New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556C34">
        <w:fldChar w:fldCharType="separate"/>
      </w:r>
      <w:r w:rsidR="00556C34" w:rsidRPr="00556C34">
        <w:rPr>
          <w:rFonts w:ascii="Calibri" w:hAnsi="Calibri" w:cs="Calibri"/>
        </w:rPr>
        <w:t>Hallett et al., 2016)</w:t>
      </w:r>
      <w:r w:rsidR="00556C34">
        <w:fldChar w:fldCharType="end"/>
      </w:r>
      <w:r w:rsidR="00E944E1">
        <w:t xml:space="preserve">. </w:t>
      </w:r>
      <w:r w:rsidR="00191332">
        <w:t xml:space="preserve">Only </w:t>
      </w:r>
      <w:r w:rsidR="00BE22F1">
        <w:t xml:space="preserve">three species most </w:t>
      </w:r>
      <w:r w:rsidR="00191332">
        <w:t>significantly driving assemblage clusters</w:t>
      </w:r>
      <w:r w:rsidR="00616D04">
        <w:t xml:space="preserve"> each year</w:t>
      </w:r>
      <w:r w:rsidR="00191332">
        <w:t>, as identified by species indicator analysis, were included in the rank clock plots</w:t>
      </w:r>
      <w:r w:rsidR="00F23965">
        <w:t xml:space="preserve"> for visual clarity</w:t>
      </w:r>
      <w:r w:rsidR="00191332">
        <w:t xml:space="preserve">. </w:t>
      </w:r>
      <w:r w:rsidR="00CC1422">
        <w:t>All species cover abundance are summarized in</w:t>
      </w:r>
      <w:r w:rsidR="001F5046">
        <w:t xml:space="preserve"> </w:t>
      </w:r>
      <w:r w:rsidR="001F5046" w:rsidRPr="00E90CBE">
        <w:fldChar w:fldCharType="begin"/>
      </w:r>
      <w:r w:rsidR="001F5046" w:rsidRPr="001F5046">
        <w:instrText xml:space="preserve"> REF _Ref103170147 \h </w:instrText>
      </w:r>
      <w:r w:rsidR="001F5046">
        <w:instrText xml:space="preserve"> \* MERGEFORMAT </w:instrText>
      </w:r>
      <w:r w:rsidR="001F5046" w:rsidRPr="007D52A9">
        <w:fldChar w:fldCharType="separate"/>
      </w:r>
      <w:ins w:id="8" w:author="Stefanie Lane" w:date="2022-05-19T13:03:00Z">
        <w:r w:rsidR="000F6BE9">
          <w:t xml:space="preserve">Table </w:t>
        </w:r>
        <w:r w:rsidR="000F6BE9">
          <w:rPr>
            <w:noProof/>
          </w:rPr>
          <w:t>6</w:t>
        </w:r>
      </w:ins>
      <w:r w:rsidR="001F5046" w:rsidRPr="00E90CBE">
        <w:fldChar w:fldCharType="end"/>
      </w:r>
      <w:r w:rsidR="001F5046" w:rsidRPr="00E90CBE">
        <w:t xml:space="preserve"> </w:t>
      </w:r>
      <w:r w:rsidR="001F5046" w:rsidRPr="001F5046">
        <w:t>(</w:t>
      </w:r>
      <w:r w:rsidR="00CC1422" w:rsidRPr="007D52A9">
        <w:t>Supplemental</w:t>
      </w:r>
      <w:r w:rsidR="001F5046" w:rsidRPr="007D52A9">
        <w:t>)</w:t>
      </w:r>
    </w:p>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9" w:name="_Ref103170248"/>
      <w:r w:rsidRPr="00746ACC">
        <w:rPr>
          <w:noProof/>
        </w:rPr>
        <w:t xml:space="preserve"> </w:t>
      </w:r>
      <w:r w:rsidR="002445D1" w:rsidRPr="002445D1">
        <w:rPr>
          <w:noProof/>
        </w:rPr>
        <mc:AlternateContent>
          <mc:Choice Requires="wpg">
            <w:drawing>
              <wp:anchor distT="0" distB="0" distL="114300" distR="114300" simplePos="0" relativeHeight="251662336"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a:extLst/>
                          </pic:cNvPr>
                          <pic:cNvPicPr/>
                        </pic:nvPicPr>
                        <pic:blipFill>
                          <a:blip r:embed="rId18"/>
                          <a:stretch>
                            <a:fillRect/>
                          </a:stretch>
                        </pic:blipFill>
                        <pic:spPr>
                          <a:xfrm>
                            <a:off x="0" y="0"/>
                            <a:ext cx="6400800" cy="2411095"/>
                          </a:xfrm>
                          <a:prstGeom prst="rect">
                            <a:avLst/>
                          </a:prstGeom>
                        </pic:spPr>
                      </pic:pic>
                      <pic:pic xmlns:pic="http://schemas.openxmlformats.org/drawingml/2006/picture">
                        <pic:nvPicPr>
                          <pic:cNvPr id="43" name="Picture 43">
                            <a:extLst/>
                          </pic:cNvPr>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a:extLst/>
                          </pic:cNvPr>
                          <pic:cNvPicPr/>
                        </pic:nvPicPr>
                        <pic:blipFill rotWithShape="1">
                          <a:blip r:embed="rId20"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a:extLst/>
                        </wps:cNvPr>
                        <wps:cNvSpPr txBox="1"/>
                        <wps:spPr>
                          <a:xfrm>
                            <a:off x="99709" y="2520965"/>
                            <a:ext cx="219018" cy="246221"/>
                          </a:xfrm>
                          <a:prstGeom prst="rect">
                            <a:avLst/>
                          </a:prstGeom>
                          <a:noFill/>
                          <a:ln>
                            <a:solidFill>
                              <a:schemeClr val="tx1"/>
                            </a:solidFill>
                          </a:ln>
                        </wps:spPr>
                        <wps:txbx>
                          <w:txbxContent>
                            <w:p w14:paraId="30EDCAFC" w14:textId="77777777" w:rsidR="009B1A00" w:rsidRDefault="009B1A00"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a:extLst/>
                        </wps:cNvPr>
                        <wps:cNvSpPr txBox="1"/>
                        <wps:spPr>
                          <a:xfrm>
                            <a:off x="2673626" y="2517047"/>
                            <a:ext cx="219018" cy="246221"/>
                          </a:xfrm>
                          <a:prstGeom prst="rect">
                            <a:avLst/>
                          </a:prstGeom>
                          <a:noFill/>
                          <a:ln>
                            <a:solidFill>
                              <a:schemeClr val="tx1"/>
                            </a:solidFill>
                          </a:ln>
                        </wps:spPr>
                        <wps:txbx>
                          <w:txbxContent>
                            <w:p w14:paraId="2D90E7DC" w14:textId="77777777" w:rsidR="009B1A00" w:rsidRDefault="009B1A00"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62336"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21"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2"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3"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0;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9B1A00" w:rsidRDefault="009B1A00"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0;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9B1A00" w:rsidRDefault="009B1A00"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1BCB4239" w:rsidR="00B051DD" w:rsidRDefault="00B051DD" w:rsidP="00B051DD">
      <w:pPr>
        <w:pStyle w:val="Caption"/>
      </w:pPr>
      <w:r>
        <w:t xml:space="preserve">Figure </w:t>
      </w:r>
      <w:r w:rsidR="007A5898">
        <w:fldChar w:fldCharType="begin"/>
      </w:r>
      <w:r w:rsidR="007A5898">
        <w:instrText xml:space="preserve"> SEQ Figure \* ARABIC </w:instrText>
      </w:r>
      <w:r w:rsidR="007A5898">
        <w:fldChar w:fldCharType="separate"/>
      </w:r>
      <w:r w:rsidR="000F6BE9">
        <w:rPr>
          <w:noProof/>
        </w:rPr>
        <w:t>1</w:t>
      </w:r>
      <w:r w:rsidR="007A5898">
        <w:rPr>
          <w:noProof/>
        </w:rPr>
        <w:fldChar w:fldCharType="end"/>
      </w:r>
      <w:bookmarkEnd w:id="9"/>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10"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4" w:history="1">
        <w:r w:rsidR="00FF456A" w:rsidRPr="00FF456A">
          <w:rPr>
            <w:rStyle w:val="Hyperlink"/>
          </w:rPr>
          <w:t>https://maps.gov.bc.ca/ess/hm/imap4m/</w:t>
        </w:r>
      </w:hyperlink>
      <w:r w:rsidR="00FF456A" w:rsidRPr="00FF456A">
        <w:t xml:space="preserve">) and (C) OpenStreetMap (OpenStreetMap contributors, 2015, </w:t>
      </w:r>
      <w:hyperlink r:id="rId25" w:history="1">
        <w:r w:rsidR="00FF456A" w:rsidRPr="00FF456A">
          <w:rPr>
            <w:rStyle w:val="Hyperlink"/>
          </w:rPr>
          <w:t>https://www.openstreetmap.org/</w:t>
        </w:r>
      </w:hyperlink>
      <w:r w:rsidR="00FF456A" w:rsidRPr="00FF456A">
        <w:t>)</w:t>
      </w:r>
      <w:bookmarkEnd w:id="10"/>
      <w:r w:rsidR="009B1A00">
        <w:t xml:space="preserve"> (*</w:t>
      </w:r>
      <w:r w:rsidR="00B21E18">
        <w:t>these panels</w:t>
      </w:r>
      <w:r w:rsidR="009B1A00">
        <w:t xml:space="preserve"> also appear in </w:t>
      </w:r>
      <w:r w:rsidR="00D70675">
        <w:t>Lane, 2022, Applications in Plant Sciences)</w:t>
      </w:r>
      <w:r w:rsidR="00FF456A">
        <w:t xml:space="preserve">, </w:t>
      </w:r>
      <w:r w:rsidR="00DB39C2">
        <w:t xml:space="preserve"> </w:t>
      </w:r>
      <w:r>
        <w:rPr>
          <w:noProof/>
        </w:rPr>
        <w:t xml:space="preserve">transect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 xml:space="preserve"> (D)</w:t>
      </w:r>
      <w:r w:rsidR="00AE42C1">
        <w:rPr>
          <w:noProof/>
        </w:rPr>
        <w:t xml:space="preserve">, and </w:t>
      </w:r>
      <w:r w:rsidR="00C33CFD">
        <w:rPr>
          <w:noProof/>
        </w:rPr>
        <w:t xml:space="preserve">semi-systematic plot placement within and between assemblages based on </w:t>
      </w:r>
      <w:r w:rsidR="003778BD">
        <w:rPr>
          <w:noProof/>
        </w:rPr>
        <w:t>species dominance</w:t>
      </w:r>
      <w:r w:rsidR="00FF456A">
        <w:rPr>
          <w:noProof/>
        </w:rPr>
        <w:t xml:space="preserve"> (E)</w:t>
      </w:r>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18EBA386" w:rsidR="00464FB4" w:rsidRDefault="006C5D18" w:rsidP="005209C4">
      <w:pPr>
        <w:pStyle w:val="Heading1"/>
      </w:pPr>
      <w:r>
        <w:lastRenderedPageBreak/>
        <w:t>Results</w:t>
      </w:r>
    </w:p>
    <w:p w14:paraId="71F92B5C" w14:textId="77777777" w:rsidR="00B80B02" w:rsidRPr="00E90CBE" w:rsidRDefault="00B80B02" w:rsidP="007D52A9">
      <w:pPr>
        <w:ind w:firstLine="720"/>
      </w:pPr>
    </w:p>
    <w:p w14:paraId="0632C7A0" w14:textId="5D8C7B79" w:rsidR="009D1A0A" w:rsidRDefault="00A85981" w:rsidP="005F7C5D">
      <w:pPr>
        <w:ind w:firstLine="720"/>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dissimilarity between assemblage types over time. That is, plots are increasingly similar to each other within a given assemblage, but share fewer similarities between assemblages</w:t>
      </w:r>
      <w:r w:rsidR="005C1666">
        <w:t xml:space="preserve"> (</w:t>
      </w:r>
      <w:r w:rsidR="00363A72">
        <w:fldChar w:fldCharType="begin"/>
      </w:r>
      <w:r w:rsidR="00363A72">
        <w:instrText xml:space="preserve"> REF _Ref94197029 \h </w:instrText>
      </w:r>
      <w:r w:rsidR="00363A72">
        <w:fldChar w:fldCharType="separate"/>
      </w:r>
      <w:ins w:id="11" w:author="Stefanie Lane" w:date="2022-05-19T13:03:00Z">
        <w:r w:rsidR="000F6BE9">
          <w:t xml:space="preserve">Figure </w:t>
        </w:r>
        <w:r w:rsidR="000F6BE9">
          <w:rPr>
            <w:noProof/>
          </w:rPr>
          <w:t>2</w:t>
        </w:r>
      </w:ins>
      <w:r w:rsidR="00363A72">
        <w:fldChar w:fldCharType="end"/>
      </w:r>
      <w:r w:rsidR="005C1666">
        <w:t xml:space="preserve">). </w:t>
      </w:r>
      <w:r w:rsidR="002B6766">
        <w:t>This may indicate that</w:t>
      </w:r>
      <w:r w:rsidR="00FB6AA0">
        <w:t xml:space="preserve"> a</w:t>
      </w:r>
      <w:r w:rsidR="008B54D6">
        <w:t xml:space="preserve">ssemblages are becoming </w:t>
      </w:r>
      <w:r w:rsidR="00FB6AA0">
        <w:t>homogenized</w:t>
      </w:r>
      <w:r w:rsidR="008B54D6">
        <w:t xml:space="preserve"> in terms of species similarity</w:t>
      </w:r>
      <w:r w:rsidR="009C4224">
        <w:t>, with greater</w:t>
      </w:r>
      <w:r w:rsidR="003C783A">
        <w:t xml:space="preserve"> species</w:t>
      </w:r>
      <w:r w:rsidR="009C4224">
        <w:t xml:space="preserve"> </w:t>
      </w:r>
      <w:r w:rsidR="00FB6AA0">
        <w:t>heterogeneity</w:t>
      </w:r>
      <w:r w:rsidR="009C4224">
        <w:t xml:space="preserve"> between assemblage types. </w:t>
      </w:r>
      <w:r w:rsidR="008B54D6">
        <w:t xml:space="preserve">Indicator species analysis shows that the same species are </w:t>
      </w:r>
      <w:r w:rsidR="00FB6AA0">
        <w:t>driving cluster groups</w:t>
      </w:r>
      <w:r w:rsidR="00B92DA1">
        <w:t xml:space="preserve"> across all time points, and thus </w:t>
      </w:r>
      <w:r w:rsidR="008B54D6">
        <w:t xml:space="preserve">significantly characterizing </w:t>
      </w:r>
      <w:r w:rsidR="005C1666">
        <w:t xml:space="preserve">each assemblage. However, </w:t>
      </w:r>
      <w:r w:rsidR="003C783A">
        <w:t xml:space="preserve">the other </w:t>
      </w:r>
      <w:r w:rsidR="005C1666">
        <w:t>species that significantly drive indicators of assemblages change over tim</w:t>
      </w:r>
      <w:r w:rsidR="005C1666" w:rsidRPr="00F96909">
        <w:t>e (</w:t>
      </w:r>
      <w:r w:rsidR="00632C3F">
        <w:fldChar w:fldCharType="begin"/>
      </w:r>
      <w:r w:rsidR="00632C3F">
        <w:instrText xml:space="preserve"> REF _Ref102639740 \h </w:instrText>
      </w:r>
      <w:r w:rsidR="00632C3F">
        <w:fldChar w:fldCharType="separate"/>
      </w:r>
      <w:ins w:id="12" w:author="Stefanie Lane" w:date="2022-05-19T13:03:00Z">
        <w:r w:rsidR="000F6BE9">
          <w:t xml:space="preserve">Table </w:t>
        </w:r>
        <w:r w:rsidR="000F6BE9">
          <w:rPr>
            <w:noProof/>
          </w:rPr>
          <w:t>4</w:t>
        </w:r>
      </w:ins>
      <w:r w:rsidR="00632C3F">
        <w:fldChar w:fldCharType="end"/>
      </w:r>
      <w:r w:rsidR="00F96909">
        <w:t xml:space="preserve">, </w:t>
      </w:r>
      <w:r w:rsidR="005C1666" w:rsidRPr="007D52A9">
        <w:t>Supplemental</w:t>
      </w:r>
      <w:r w:rsidR="005C1666" w:rsidRPr="00F96909">
        <w:t>)</w:t>
      </w:r>
      <w:r w:rsidR="005C1666">
        <w:t xml:space="preserve">. </w:t>
      </w:r>
    </w:p>
    <w:p w14:paraId="3F3E7064" w14:textId="59ED99DA" w:rsidR="00EC4678" w:rsidRPr="007D52A9" w:rsidRDefault="001E5A8C" w:rsidP="007D52A9">
      <w:pPr>
        <w:pStyle w:val="Caption"/>
        <w:rPr>
          <w:i w:val="0"/>
          <w:iCs w:val="0"/>
          <w:color w:val="auto"/>
          <w:sz w:val="22"/>
          <w:szCs w:val="22"/>
        </w:rPr>
      </w:pPr>
      <w:r>
        <w:rPr>
          <w:i w:val="0"/>
          <w:iCs w:val="0"/>
          <w:color w:val="auto"/>
          <w:sz w:val="22"/>
          <w:szCs w:val="22"/>
        </w:rPr>
        <w:t xml:space="preserve">Across the entire </w:t>
      </w:r>
      <w:r w:rsidR="00967299" w:rsidRPr="007D52A9">
        <w:rPr>
          <w:i w:val="0"/>
          <w:iCs w:val="0"/>
          <w:color w:val="auto"/>
          <w:sz w:val="22"/>
          <w:szCs w:val="22"/>
        </w:rPr>
        <w:t>Ladner Marsh plant community</w:t>
      </w:r>
      <w:r>
        <w:rPr>
          <w:i w:val="0"/>
          <w:iCs w:val="0"/>
          <w:color w:val="auto"/>
          <w:sz w:val="22"/>
          <w:szCs w:val="22"/>
        </w:rPr>
        <w:t xml:space="preserve">, </w:t>
      </w:r>
      <w:r w:rsidR="00967299" w:rsidRPr="007D52A9">
        <w:rPr>
          <w:i w:val="0"/>
          <w:iCs w:val="0"/>
          <w:color w:val="auto"/>
          <w:sz w:val="22"/>
          <w:szCs w:val="22"/>
        </w:rPr>
        <w:t xml:space="preserve">two to three species </w:t>
      </w:r>
      <w:r>
        <w:rPr>
          <w:i w:val="0"/>
          <w:iCs w:val="0"/>
          <w:color w:val="auto"/>
          <w:sz w:val="22"/>
          <w:szCs w:val="22"/>
        </w:rPr>
        <w:t xml:space="preserve">were lost </w:t>
      </w:r>
      <w:r w:rsidR="00967299" w:rsidRPr="007D52A9">
        <w:rPr>
          <w:i w:val="0"/>
          <w:iCs w:val="0"/>
          <w:color w:val="auto"/>
          <w:sz w:val="22"/>
          <w:szCs w:val="22"/>
        </w:rPr>
        <w:t>each year following the 1979 survey (</w:t>
      </w:r>
      <w:r w:rsidR="00967299" w:rsidRPr="007D52A9">
        <w:rPr>
          <w:i w:val="0"/>
          <w:iCs w:val="0"/>
          <w:color w:val="auto"/>
          <w:sz w:val="22"/>
          <w:szCs w:val="22"/>
        </w:rPr>
        <w:fldChar w:fldCharType="begin"/>
      </w:r>
      <w:r w:rsidR="00967299" w:rsidRPr="007D52A9">
        <w:rPr>
          <w:i w:val="0"/>
          <w:iCs w:val="0"/>
          <w:color w:val="auto"/>
          <w:sz w:val="22"/>
          <w:szCs w:val="22"/>
        </w:rPr>
        <w:instrText xml:space="preserve"> REF _Ref103162268 \h </w:instrText>
      </w:r>
      <w:r w:rsidR="00967299" w:rsidRPr="007D52A9">
        <w:rPr>
          <w:i w:val="0"/>
          <w:iCs w:val="0"/>
          <w:color w:val="auto"/>
          <w:sz w:val="22"/>
          <w:szCs w:val="22"/>
        </w:rPr>
      </w:r>
      <w:r w:rsidR="00BD23FD">
        <w:rPr>
          <w:i w:val="0"/>
          <w:iCs w:val="0"/>
          <w:color w:val="auto"/>
          <w:sz w:val="22"/>
          <w:szCs w:val="22"/>
        </w:rPr>
        <w:instrText xml:space="preserve"> \* MERGEFORMAT </w:instrText>
      </w:r>
      <w:r w:rsidR="00967299" w:rsidRPr="007D52A9">
        <w:rPr>
          <w:i w:val="0"/>
          <w:iCs w:val="0"/>
          <w:color w:val="auto"/>
          <w:sz w:val="22"/>
          <w:szCs w:val="22"/>
        </w:rPr>
        <w:fldChar w:fldCharType="separate"/>
      </w:r>
      <w:ins w:id="13" w:author="Stefanie Lane" w:date="2022-05-19T13:03:00Z">
        <w:r w:rsidR="000F6BE9" w:rsidRPr="000F6BE9">
          <w:rPr>
            <w:i w:val="0"/>
            <w:iCs w:val="0"/>
            <w:color w:val="auto"/>
            <w:sz w:val="22"/>
            <w:szCs w:val="22"/>
          </w:rPr>
          <w:t>Table 1</w:t>
        </w:r>
      </w:ins>
      <w:r w:rsidR="00967299" w:rsidRPr="007D52A9">
        <w:rPr>
          <w:i w:val="0"/>
          <w:iCs w:val="0"/>
          <w:color w:val="auto"/>
          <w:sz w:val="22"/>
          <w:szCs w:val="22"/>
        </w:rPr>
        <w:fldChar w:fldCharType="end"/>
      </w:r>
      <w:r w:rsidR="00967299" w:rsidRPr="007D52A9">
        <w:rPr>
          <w:i w:val="0"/>
          <w:iCs w:val="0"/>
          <w:color w:val="auto"/>
          <w:sz w:val="22"/>
          <w:szCs w:val="22"/>
        </w:rPr>
        <w:t xml:space="preserve">). </w:t>
      </w:r>
      <w:r w:rsidR="007E76F8">
        <w:rPr>
          <w:i w:val="0"/>
          <w:iCs w:val="0"/>
          <w:color w:val="auto"/>
          <w:sz w:val="22"/>
          <w:szCs w:val="22"/>
        </w:rPr>
        <w:t>Within</w:t>
      </w:r>
      <w:r w:rsidR="00967299" w:rsidRPr="007D52A9">
        <w:rPr>
          <w:i w:val="0"/>
          <w:iCs w:val="0"/>
          <w:color w:val="auto"/>
          <w:sz w:val="22"/>
          <w:szCs w:val="22"/>
        </w:rPr>
        <w:t xml:space="preserve"> every assemblage alpha-diversity (mean number of species) decreased</w:t>
      </w:r>
      <w:r>
        <w:rPr>
          <w:i w:val="0"/>
          <w:iCs w:val="0"/>
          <w:color w:val="auto"/>
          <w:sz w:val="22"/>
          <w:szCs w:val="22"/>
        </w:rPr>
        <w:t xml:space="preserve"> every observation year</w:t>
      </w:r>
      <w:r w:rsidR="00967299" w:rsidRPr="007D52A9">
        <w:rPr>
          <w:i w:val="0"/>
          <w:iCs w:val="0"/>
          <w:color w:val="auto"/>
          <w:sz w:val="22"/>
          <w:szCs w:val="22"/>
        </w:rPr>
        <w:t xml:space="preserve">, with the greatest loss of alpha-diversity in the Fescue assemblage. This may be in part due to the occurrence of 50% fewer plots clustered as Fescue in 2019 than in 1979, however the Bogbean assemblage had ~20% decrease in alpha-diversity despite an increase of ~47% more plots by 2019. Beta-diversity increased each year for all assemblages, although Bogbean assemblages experienced the lowest increase in variation between plots. </w:t>
      </w:r>
      <w:r w:rsidR="00CB1A9E">
        <w:rPr>
          <w:i w:val="0"/>
          <w:iCs w:val="0"/>
          <w:color w:val="auto"/>
          <w:sz w:val="22"/>
          <w:szCs w:val="22"/>
        </w:rPr>
        <w:t>(</w:t>
      </w:r>
      <w:r w:rsidR="00CB1A9E">
        <w:rPr>
          <w:i w:val="0"/>
          <w:iCs w:val="0"/>
          <w:color w:val="auto"/>
          <w:sz w:val="22"/>
          <w:szCs w:val="22"/>
        </w:rPr>
        <w:fldChar w:fldCharType="begin"/>
      </w:r>
      <w:r w:rsidR="00CB1A9E">
        <w:rPr>
          <w:i w:val="0"/>
          <w:iCs w:val="0"/>
          <w:color w:val="auto"/>
          <w:sz w:val="22"/>
          <w:szCs w:val="22"/>
        </w:rPr>
        <w:instrText xml:space="preserve"> REF _Ref103162268 \h </w:instrText>
      </w:r>
      <w:r w:rsidR="00CB1A9E">
        <w:rPr>
          <w:i w:val="0"/>
          <w:iCs w:val="0"/>
          <w:color w:val="auto"/>
          <w:sz w:val="22"/>
          <w:szCs w:val="22"/>
        </w:rPr>
      </w:r>
      <w:r w:rsidR="00CB1A9E">
        <w:rPr>
          <w:i w:val="0"/>
          <w:iCs w:val="0"/>
          <w:color w:val="auto"/>
          <w:sz w:val="22"/>
          <w:szCs w:val="22"/>
        </w:rPr>
        <w:instrText xml:space="preserve"> \* MERGEFORMAT </w:instrText>
      </w:r>
      <w:r w:rsidR="00CB1A9E">
        <w:rPr>
          <w:i w:val="0"/>
          <w:iCs w:val="0"/>
          <w:color w:val="auto"/>
          <w:sz w:val="22"/>
          <w:szCs w:val="22"/>
        </w:rPr>
        <w:fldChar w:fldCharType="separate"/>
      </w:r>
      <w:ins w:id="14" w:author="Stefanie Lane" w:date="2022-05-19T20:34:00Z">
        <w:r w:rsidR="00CB1A9E" w:rsidRPr="00CB1A9E">
          <w:rPr>
            <w:i w:val="0"/>
            <w:iCs w:val="0"/>
            <w:color w:val="auto"/>
            <w:sz w:val="22"/>
            <w:szCs w:val="22"/>
          </w:rPr>
          <w:t>Table 1</w:t>
        </w:r>
      </w:ins>
      <w:r w:rsidR="00CB1A9E">
        <w:rPr>
          <w:i w:val="0"/>
          <w:iCs w:val="0"/>
          <w:color w:val="auto"/>
          <w:sz w:val="22"/>
          <w:szCs w:val="22"/>
        </w:rPr>
        <w:fldChar w:fldCharType="end"/>
      </w:r>
      <w:r w:rsidR="00CB1A9E">
        <w:rPr>
          <w:i w:val="0"/>
          <w:iCs w:val="0"/>
          <w:color w:val="auto"/>
          <w:sz w:val="22"/>
          <w:szCs w:val="22"/>
        </w:rPr>
        <w:t>)</w:t>
      </w:r>
      <w:r w:rsidR="00967299" w:rsidRPr="007D52A9">
        <w:rPr>
          <w:i w:val="0"/>
          <w:iCs w:val="0"/>
          <w:color w:val="auto"/>
          <w:sz w:val="22"/>
          <w:szCs w:val="22"/>
        </w:rPr>
        <w:t xml:space="preserve">. </w:t>
      </w:r>
      <w:r w:rsidR="009E3CA2" w:rsidRPr="007D52A9">
        <w:rPr>
          <w:i w:val="0"/>
          <w:iCs w:val="0"/>
          <w:color w:val="auto"/>
          <w:sz w:val="22"/>
          <w:szCs w:val="22"/>
        </w:rPr>
        <w:t xml:space="preserve">Total species turnover between 1979 and 2019 </w:t>
      </w:r>
      <w:r w:rsidR="00137AA7" w:rsidRPr="007D52A9">
        <w:rPr>
          <w:i w:val="0"/>
          <w:iCs w:val="0"/>
          <w:color w:val="auto"/>
          <w:sz w:val="22"/>
          <w:szCs w:val="22"/>
        </w:rPr>
        <w:t xml:space="preserve">was </w:t>
      </w:r>
      <w:r w:rsidR="009E3CA2" w:rsidRPr="007D52A9">
        <w:rPr>
          <w:i w:val="0"/>
          <w:iCs w:val="0"/>
          <w:color w:val="auto"/>
          <w:sz w:val="22"/>
          <w:szCs w:val="22"/>
        </w:rPr>
        <w:t>~50% in each assemblage</w:t>
      </w:r>
      <w:r w:rsidR="006D411C" w:rsidRPr="007D52A9">
        <w:rPr>
          <w:i w:val="0"/>
          <w:iCs w:val="0"/>
          <w:color w:val="auto"/>
          <w:sz w:val="22"/>
          <w:szCs w:val="22"/>
        </w:rPr>
        <w:t xml:space="preserve"> (</w:t>
      </w:r>
      <w:r w:rsidR="009F0260" w:rsidRPr="007D52A9">
        <w:rPr>
          <w:i w:val="0"/>
          <w:iCs w:val="0"/>
          <w:color w:val="auto"/>
          <w:sz w:val="22"/>
          <w:szCs w:val="22"/>
        </w:rPr>
        <w:fldChar w:fldCharType="begin"/>
      </w:r>
      <w:r w:rsidR="009F0260" w:rsidRPr="007D52A9">
        <w:rPr>
          <w:i w:val="0"/>
          <w:iCs w:val="0"/>
          <w:color w:val="auto"/>
          <w:sz w:val="22"/>
          <w:szCs w:val="22"/>
        </w:rPr>
        <w:instrText xml:space="preserve"> REF _Ref94197100 \h </w:instrText>
      </w:r>
      <w:r w:rsidR="009F0260" w:rsidRPr="007D52A9">
        <w:rPr>
          <w:i w:val="0"/>
          <w:iCs w:val="0"/>
          <w:color w:val="auto"/>
          <w:sz w:val="22"/>
          <w:szCs w:val="22"/>
        </w:rPr>
      </w:r>
      <w:r w:rsidR="00E02BF3">
        <w:rPr>
          <w:i w:val="0"/>
          <w:iCs w:val="0"/>
          <w:color w:val="auto"/>
          <w:sz w:val="22"/>
          <w:szCs w:val="22"/>
        </w:rPr>
        <w:instrText xml:space="preserve"> \* MERGEFORMAT </w:instrText>
      </w:r>
      <w:r w:rsidR="009F0260" w:rsidRPr="007D52A9">
        <w:rPr>
          <w:i w:val="0"/>
          <w:iCs w:val="0"/>
          <w:color w:val="auto"/>
          <w:sz w:val="22"/>
          <w:szCs w:val="22"/>
        </w:rPr>
        <w:fldChar w:fldCharType="separate"/>
      </w:r>
      <w:ins w:id="15" w:author="Stefanie Lane" w:date="2022-05-19T13:03:00Z">
        <w:r w:rsidR="000F6BE9" w:rsidRPr="000F6BE9">
          <w:rPr>
            <w:i w:val="0"/>
            <w:iCs w:val="0"/>
            <w:color w:val="auto"/>
            <w:sz w:val="22"/>
            <w:szCs w:val="22"/>
          </w:rPr>
          <w:t>Table 2</w:t>
        </w:r>
      </w:ins>
      <w:r w:rsidR="009F0260" w:rsidRPr="007D52A9">
        <w:rPr>
          <w:i w:val="0"/>
          <w:iCs w:val="0"/>
          <w:color w:val="auto"/>
          <w:sz w:val="22"/>
          <w:szCs w:val="22"/>
        </w:rPr>
        <w:fldChar w:fldCharType="end"/>
      </w:r>
      <w:r w:rsidR="006D411C" w:rsidRPr="007D52A9">
        <w:rPr>
          <w:i w:val="0"/>
          <w:iCs w:val="0"/>
          <w:color w:val="auto"/>
          <w:sz w:val="22"/>
          <w:szCs w:val="22"/>
        </w:rPr>
        <w:t>).</w:t>
      </w:r>
      <w:r w:rsidR="009E3CA2" w:rsidRPr="007D52A9">
        <w:rPr>
          <w:i w:val="0"/>
          <w:iCs w:val="0"/>
          <w:color w:val="auto"/>
          <w:sz w:val="22"/>
          <w:szCs w:val="22"/>
        </w:rPr>
        <w:t xml:space="preserve"> </w:t>
      </w:r>
      <w:r w:rsidR="006561F0" w:rsidRPr="007D52A9">
        <w:rPr>
          <w:i w:val="0"/>
          <w:iCs w:val="0"/>
          <w:color w:val="auto"/>
          <w:sz w:val="22"/>
          <w:szCs w:val="22"/>
        </w:rPr>
        <w:t>Notably, a</w:t>
      </w:r>
      <w:r w:rsidR="00D35CF0" w:rsidRPr="007D52A9">
        <w:rPr>
          <w:i w:val="0"/>
          <w:iCs w:val="0"/>
          <w:color w:val="auto"/>
          <w:sz w:val="22"/>
          <w:szCs w:val="22"/>
        </w:rPr>
        <w:t xml:space="preserve">ll assemblage types had </w:t>
      </w:r>
      <w:r w:rsidR="009F650B" w:rsidRPr="007D52A9">
        <w:rPr>
          <w:i w:val="0"/>
          <w:iCs w:val="0"/>
          <w:color w:val="auto"/>
          <w:sz w:val="22"/>
          <w:szCs w:val="22"/>
        </w:rPr>
        <w:t>more</w:t>
      </w:r>
      <w:r w:rsidR="00D35CF0" w:rsidRPr="007D52A9">
        <w:rPr>
          <w:i w:val="0"/>
          <w:iCs w:val="0"/>
          <w:color w:val="auto"/>
          <w:sz w:val="22"/>
          <w:szCs w:val="22"/>
        </w:rPr>
        <w:t xml:space="preserve"> species </w:t>
      </w:r>
      <w:r w:rsidR="009F650B" w:rsidRPr="007D52A9">
        <w:rPr>
          <w:i w:val="0"/>
          <w:iCs w:val="0"/>
          <w:color w:val="auto"/>
          <w:sz w:val="22"/>
          <w:szCs w:val="22"/>
        </w:rPr>
        <w:t>disappear</w:t>
      </w:r>
      <w:r w:rsidR="006E7FF9" w:rsidRPr="007D52A9">
        <w:rPr>
          <w:i w:val="0"/>
          <w:iCs w:val="0"/>
          <w:color w:val="auto"/>
          <w:sz w:val="22"/>
          <w:szCs w:val="22"/>
        </w:rPr>
        <w:t xml:space="preserve"> since 1979</w:t>
      </w:r>
      <w:r w:rsidR="009F650B" w:rsidRPr="007D52A9">
        <w:rPr>
          <w:i w:val="0"/>
          <w:iCs w:val="0"/>
          <w:color w:val="auto"/>
          <w:sz w:val="22"/>
          <w:szCs w:val="22"/>
        </w:rPr>
        <w:t xml:space="preserve"> in 2019</w:t>
      </w:r>
      <w:r w:rsidR="00D35CF0" w:rsidRPr="007D52A9">
        <w:rPr>
          <w:i w:val="0"/>
          <w:iCs w:val="0"/>
          <w:color w:val="auto"/>
          <w:sz w:val="22"/>
          <w:szCs w:val="22"/>
        </w:rPr>
        <w:t xml:space="preserve"> than </w:t>
      </w:r>
      <w:r w:rsidR="009F650B" w:rsidRPr="007D52A9">
        <w:rPr>
          <w:i w:val="0"/>
          <w:iCs w:val="0"/>
          <w:color w:val="auto"/>
          <w:sz w:val="22"/>
          <w:szCs w:val="22"/>
        </w:rPr>
        <w:t xml:space="preserve">in 1999. </w:t>
      </w:r>
      <w:r w:rsidR="006561F0" w:rsidRPr="007D52A9">
        <w:rPr>
          <w:i w:val="0"/>
          <w:iCs w:val="0"/>
          <w:color w:val="auto"/>
          <w:sz w:val="22"/>
          <w:szCs w:val="22"/>
        </w:rPr>
        <w:t>O</w:t>
      </w:r>
      <w:r w:rsidR="009F650B" w:rsidRPr="007D52A9">
        <w:rPr>
          <w:i w:val="0"/>
          <w:iCs w:val="0"/>
          <w:color w:val="auto"/>
          <w:sz w:val="22"/>
          <w:szCs w:val="22"/>
        </w:rPr>
        <w:t xml:space="preserve">nly the </w:t>
      </w:r>
      <w:r w:rsidR="00FD7BB5" w:rsidRPr="007D52A9">
        <w:rPr>
          <w:i w:val="0"/>
          <w:iCs w:val="0"/>
          <w:color w:val="auto"/>
          <w:sz w:val="22"/>
          <w:szCs w:val="22"/>
        </w:rPr>
        <w:t>Sedge</w:t>
      </w:r>
      <w:r w:rsidR="009F650B" w:rsidRPr="007D52A9">
        <w:rPr>
          <w:i w:val="0"/>
          <w:iCs w:val="0"/>
          <w:color w:val="auto"/>
          <w:sz w:val="22"/>
          <w:szCs w:val="22"/>
        </w:rPr>
        <w:t xml:space="preserve"> assemblage had a </w:t>
      </w:r>
      <w:r w:rsidR="006D411C" w:rsidRPr="007D52A9">
        <w:rPr>
          <w:i w:val="0"/>
          <w:iCs w:val="0"/>
          <w:color w:val="auto"/>
          <w:sz w:val="22"/>
          <w:szCs w:val="22"/>
        </w:rPr>
        <w:t xml:space="preserve">marked increase in species </w:t>
      </w:r>
      <w:r w:rsidR="006561F0" w:rsidRPr="007D52A9">
        <w:rPr>
          <w:i w:val="0"/>
          <w:iCs w:val="0"/>
          <w:color w:val="auto"/>
          <w:sz w:val="22"/>
          <w:szCs w:val="22"/>
        </w:rPr>
        <w:t>appearance</w:t>
      </w:r>
      <w:r w:rsidR="00023269" w:rsidRPr="007D52A9">
        <w:rPr>
          <w:i w:val="0"/>
          <w:iCs w:val="0"/>
          <w:color w:val="auto"/>
          <w:sz w:val="22"/>
          <w:szCs w:val="22"/>
        </w:rPr>
        <w:t xml:space="preserve"> in 2019</w:t>
      </w:r>
      <w:r w:rsidR="006D411C" w:rsidRPr="007D52A9">
        <w:rPr>
          <w:i w:val="0"/>
          <w:iCs w:val="0"/>
          <w:color w:val="auto"/>
          <w:sz w:val="22"/>
          <w:szCs w:val="22"/>
        </w:rPr>
        <w:t xml:space="preserve">, while the </w:t>
      </w:r>
      <w:r w:rsidR="00FD7BB5" w:rsidRPr="007D52A9">
        <w:rPr>
          <w:i w:val="0"/>
          <w:iCs w:val="0"/>
          <w:color w:val="auto"/>
          <w:sz w:val="22"/>
          <w:szCs w:val="22"/>
        </w:rPr>
        <w:t>Bogbean</w:t>
      </w:r>
      <w:r w:rsidR="006D411C" w:rsidRPr="007D52A9">
        <w:rPr>
          <w:i w:val="0"/>
          <w:iCs w:val="0"/>
          <w:color w:val="auto"/>
          <w:sz w:val="22"/>
          <w:szCs w:val="22"/>
        </w:rPr>
        <w:t xml:space="preserve"> community had more species </w:t>
      </w:r>
      <w:r w:rsidR="006561F0" w:rsidRPr="007D52A9">
        <w:rPr>
          <w:i w:val="0"/>
          <w:iCs w:val="0"/>
          <w:color w:val="auto"/>
          <w:sz w:val="22"/>
          <w:szCs w:val="22"/>
        </w:rPr>
        <w:t xml:space="preserve">appearance </w:t>
      </w:r>
      <w:r w:rsidR="006D411C" w:rsidRPr="007D52A9">
        <w:rPr>
          <w:i w:val="0"/>
          <w:iCs w:val="0"/>
          <w:color w:val="auto"/>
          <w:sz w:val="22"/>
          <w:szCs w:val="22"/>
        </w:rPr>
        <w:t xml:space="preserve">in 1999. </w:t>
      </w:r>
      <w:r w:rsidR="006561F0" w:rsidRPr="007D52A9">
        <w:rPr>
          <w:i w:val="0"/>
          <w:iCs w:val="0"/>
          <w:color w:val="auto"/>
          <w:sz w:val="22"/>
          <w:szCs w:val="22"/>
        </w:rPr>
        <w:t xml:space="preserve">The </w:t>
      </w:r>
      <w:r w:rsidR="00EC4678" w:rsidRPr="007D52A9">
        <w:rPr>
          <w:i w:val="0"/>
          <w:iCs w:val="0"/>
          <w:color w:val="auto"/>
          <w:sz w:val="22"/>
          <w:szCs w:val="22"/>
        </w:rPr>
        <w:t xml:space="preserve">greater rates of disappearance from the assemblages </w:t>
      </w:r>
      <w:r w:rsidR="00E82DA2" w:rsidRPr="007D52A9">
        <w:rPr>
          <w:i w:val="0"/>
          <w:iCs w:val="0"/>
          <w:color w:val="auto"/>
          <w:sz w:val="22"/>
          <w:szCs w:val="22"/>
        </w:rPr>
        <w:t xml:space="preserve">are likely </w:t>
      </w:r>
      <w:r w:rsidR="00EC4678" w:rsidRPr="007D52A9">
        <w:rPr>
          <w:i w:val="0"/>
          <w:iCs w:val="0"/>
          <w:color w:val="auto"/>
          <w:sz w:val="22"/>
          <w:szCs w:val="22"/>
        </w:rPr>
        <w:t>driv</w:t>
      </w:r>
      <w:r w:rsidR="00E82DA2" w:rsidRPr="007D52A9">
        <w:rPr>
          <w:i w:val="0"/>
          <w:iCs w:val="0"/>
          <w:color w:val="auto"/>
          <w:sz w:val="22"/>
          <w:szCs w:val="22"/>
        </w:rPr>
        <w:t>ing</w:t>
      </w:r>
      <w:r w:rsidR="00EC4678" w:rsidRPr="007D52A9">
        <w:rPr>
          <w:i w:val="0"/>
          <w:iCs w:val="0"/>
          <w:color w:val="auto"/>
          <w:sz w:val="22"/>
          <w:szCs w:val="22"/>
        </w:rPr>
        <w:t xml:space="preserve"> homogenization observed in cluster analysis. </w:t>
      </w:r>
    </w:p>
    <w:p w14:paraId="2E6CE862" w14:textId="756B5A8F" w:rsidR="00100D21" w:rsidRDefault="006D411C" w:rsidP="005F7C5D">
      <w:pPr>
        <w:ind w:firstLine="720"/>
      </w:pPr>
      <w:r w:rsidRPr="00C56065">
        <w:t xml:space="preserve">Rank </w:t>
      </w:r>
      <w:r w:rsidR="007B5B53" w:rsidRPr="00C56065">
        <w:t xml:space="preserve">clock plots </w:t>
      </w:r>
      <w:r w:rsidR="00D075CE" w:rsidRPr="00C56065">
        <w:t>show changing dominance of select species over time (</w:t>
      </w:r>
      <w:r w:rsidR="00533507">
        <w:fldChar w:fldCharType="begin"/>
      </w:r>
      <w:r w:rsidR="00533507">
        <w:instrText xml:space="preserve"> REF _Ref103862754 \h </w:instrText>
      </w:r>
      <w:r w:rsidR="00533507">
        <w:fldChar w:fldCharType="separate"/>
      </w:r>
      <w:ins w:id="16" w:author="Stefanie Lane" w:date="2022-05-19T14:25:00Z">
        <w:r w:rsidR="00533507">
          <w:t xml:space="preserve">Figure </w:t>
        </w:r>
        <w:r w:rsidR="00533507">
          <w:rPr>
            <w:noProof/>
          </w:rPr>
          <w:t>3</w:t>
        </w:r>
      </w:ins>
      <w:r w:rsidR="00533507">
        <w:fldChar w:fldCharType="end"/>
      </w:r>
      <w:r w:rsidR="00D075CE" w:rsidRPr="00C56065">
        <w:t xml:space="preserve">). Notably, Fescue assemblage </w:t>
      </w:r>
      <w:r w:rsidR="00AC332B" w:rsidRPr="00C56065">
        <w:t>shows ~50% decrease in cover of characteristic</w:t>
      </w:r>
      <w:r w:rsidR="00EE466E">
        <w:t xml:space="preserve"> non-native</w:t>
      </w:r>
      <w:r w:rsidR="00AC332B" w:rsidRPr="00C56065">
        <w:t xml:space="preserve"> species </w:t>
      </w:r>
      <w:r w:rsidR="00AC332B" w:rsidRPr="00C56065">
        <w:rPr>
          <w:i/>
        </w:rPr>
        <w:t>Festuca arundinaceae</w:t>
      </w:r>
      <w:r w:rsidR="00AC332B" w:rsidRPr="00C56065">
        <w:t xml:space="preserve">, while </w:t>
      </w:r>
      <w:r w:rsidR="00060358" w:rsidRPr="00C56065">
        <w:t xml:space="preserve">cover of </w:t>
      </w:r>
      <w:r w:rsidR="00AC332B" w:rsidRPr="00C56065">
        <w:t xml:space="preserve">non-native </w:t>
      </w:r>
      <w:r w:rsidR="00AC332B" w:rsidRPr="00C56065">
        <w:rPr>
          <w:i/>
        </w:rPr>
        <w:t>Phalaris arundinaceae</w:t>
      </w:r>
      <w:r w:rsidR="00AC332B" w:rsidRPr="00C56065">
        <w:t xml:space="preserve"> </w:t>
      </w:r>
      <w:r w:rsidR="00060358" w:rsidRPr="00C56065">
        <w:t xml:space="preserve">has more than doubled 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r w:rsidR="005709DE">
        <w:t xml:space="preserve">Bogbean assemblage maintains </w:t>
      </w:r>
      <w:r w:rsidR="005B45C6">
        <w:t>greatest coverage of its defining species (</w:t>
      </w:r>
      <w:r w:rsidR="005B45C6">
        <w:rPr>
          <w:i/>
        </w:rPr>
        <w:t>Menyanthes trifoliata</w:t>
      </w:r>
      <w:r w:rsidR="005B45C6">
        <w:t xml:space="preserve">), however </w:t>
      </w:r>
      <w:r w:rsidR="00014A9A" w:rsidRPr="00C56065">
        <w:t xml:space="preserve">non-native </w:t>
      </w:r>
      <w:r w:rsidR="00014A9A" w:rsidRPr="00C56065">
        <w:rPr>
          <w:i/>
        </w:rPr>
        <w:t>Mentha aquatica</w:t>
      </w:r>
      <w:r w:rsidR="005B45C6">
        <w:rPr>
          <w:i/>
        </w:rPr>
        <w:t xml:space="preserve"> </w:t>
      </w:r>
      <w:r w:rsidR="005B45C6">
        <w:t xml:space="preserve">accounts for </w:t>
      </w:r>
      <w:r w:rsidR="00CD760E">
        <w:t xml:space="preserve">~50% of plot cover on average by 2019. </w:t>
      </w:r>
    </w:p>
    <w:p w14:paraId="3D519838" w14:textId="77777777" w:rsidR="009D1A0A" w:rsidRPr="009D1A0A" w:rsidRDefault="009D1A0A" w:rsidP="009D1A0A"/>
    <w:p w14:paraId="1774FCB2" w14:textId="1EB98DC3" w:rsidR="00B61B57" w:rsidRDefault="00B61B57" w:rsidP="0066777E"/>
    <w:p w14:paraId="148443DA" w14:textId="17B64F89" w:rsidR="00C94867" w:rsidRDefault="00C94867">
      <w:pPr>
        <w:rPr>
          <w:i/>
          <w:iCs/>
          <w:color w:val="44546A" w:themeColor="text2"/>
          <w:sz w:val="18"/>
          <w:szCs w:val="18"/>
        </w:rPr>
      </w:pPr>
    </w:p>
    <w:p w14:paraId="731B6B36" w14:textId="2C22D11A" w:rsidR="00F2017D" w:rsidRDefault="00FE1C76" w:rsidP="00F2017D">
      <w:pPr>
        <w:keepNext/>
      </w:pPr>
      <w:r>
        <w:rPr>
          <w:noProof/>
        </w:rPr>
        <w:lastRenderedPageBreak/>
        <w:drawing>
          <wp:inline distT="0" distB="0" distL="0" distR="0" wp14:anchorId="14580129" wp14:editId="68891DFD">
            <wp:extent cx="5943600" cy="366989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669895"/>
                    </a:xfrm>
                    <a:prstGeom prst="rect">
                      <a:avLst/>
                    </a:prstGeom>
                  </pic:spPr>
                </pic:pic>
              </a:graphicData>
            </a:graphic>
          </wp:inline>
        </w:drawing>
      </w:r>
    </w:p>
    <w:p w14:paraId="33960BA8" w14:textId="07B8FCF9" w:rsidR="00FE1C76" w:rsidRDefault="00F2017D" w:rsidP="00F2017D">
      <w:pPr>
        <w:pStyle w:val="Caption"/>
      </w:pPr>
      <w:bookmarkStart w:id="17" w:name="_Ref94197029"/>
      <w:r>
        <w:t xml:space="preserve">Figure </w:t>
      </w:r>
      <w:r w:rsidR="007A5898">
        <w:fldChar w:fldCharType="begin"/>
      </w:r>
      <w:r w:rsidR="007A5898">
        <w:instrText xml:space="preserve"> SEQ Figure \* ARABIC </w:instrText>
      </w:r>
      <w:r w:rsidR="007A5898">
        <w:fldChar w:fldCharType="separate"/>
      </w:r>
      <w:r w:rsidR="000F6BE9">
        <w:rPr>
          <w:noProof/>
        </w:rPr>
        <w:t>2</w:t>
      </w:r>
      <w:r w:rsidR="007A5898">
        <w:rPr>
          <w:noProof/>
        </w:rPr>
        <w:fldChar w:fldCharType="end"/>
      </w:r>
      <w:bookmarkEnd w:id="17"/>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p>
    <w:p w14:paraId="0EE18C2D" w14:textId="77777777" w:rsidR="001646E3" w:rsidRDefault="007D14DA" w:rsidP="007D52A9">
      <w:pPr>
        <w:keepNext/>
      </w:pPr>
      <w:r>
        <w:rPr>
          <w:noProof/>
        </w:rPr>
        <w:lastRenderedPageBreak/>
        <w:drawing>
          <wp:inline distT="0" distB="0" distL="0" distR="0" wp14:anchorId="561A21B6" wp14:editId="6DB6EBE6">
            <wp:extent cx="5359790" cy="71463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361607" cy="7148810"/>
                    </a:xfrm>
                    <a:prstGeom prst="rect">
                      <a:avLst/>
                    </a:prstGeom>
                    <a:noFill/>
                    <a:ln>
                      <a:noFill/>
                    </a:ln>
                  </pic:spPr>
                </pic:pic>
              </a:graphicData>
            </a:graphic>
          </wp:inline>
        </w:drawing>
      </w:r>
    </w:p>
    <w:p w14:paraId="41572129" w14:textId="7306D610" w:rsidR="0089145E" w:rsidRDefault="001646E3" w:rsidP="007D52A9">
      <w:pPr>
        <w:pStyle w:val="Caption"/>
      </w:pPr>
      <w:bookmarkStart w:id="18" w:name="_Ref103862754"/>
      <w:r>
        <w:t xml:space="preserve">Figure </w:t>
      </w:r>
      <w:r>
        <w:rPr>
          <w:i w:val="0"/>
          <w:iCs w:val="0"/>
        </w:rPr>
        <w:fldChar w:fldCharType="begin"/>
      </w:r>
      <w:r>
        <w:instrText xml:space="preserve"> SEQ Figure \* ARABIC </w:instrText>
      </w:r>
      <w:r>
        <w:rPr>
          <w:i w:val="0"/>
          <w:iCs w:val="0"/>
        </w:rPr>
        <w:fldChar w:fldCharType="separate"/>
      </w:r>
      <w:r w:rsidR="000F6BE9">
        <w:rPr>
          <w:noProof/>
        </w:rPr>
        <w:t>3</w:t>
      </w:r>
      <w:r>
        <w:rPr>
          <w:i w:val="0"/>
          <w:iCs w:val="0"/>
        </w:rPr>
        <w:fldChar w:fldCharType="end"/>
      </w:r>
      <w:bookmarkEnd w:id="18"/>
      <w:r>
        <w:t xml:space="preserve">. </w:t>
      </w:r>
      <w:r w:rsidRPr="006D50AD">
        <w:t>Rank abundance clocks</w:t>
      </w:r>
      <w:r>
        <w:t xml:space="preserve"> visualize the changing </w:t>
      </w:r>
      <w:r w:rsidR="002C4FFA">
        <w:t xml:space="preserve">cover class </w:t>
      </w:r>
      <w:r>
        <w:t>abundance</w:t>
      </w:r>
      <w:r w:rsidR="00ED2AAF">
        <w:t xml:space="preserve"> </w:t>
      </w:r>
      <w:r>
        <w:t xml:space="preserve">(y-axis values) of </w:t>
      </w:r>
      <w:r w:rsidR="00ED2AAF">
        <w:t xml:space="preserve">the three most significant indicator </w:t>
      </w:r>
      <w:r>
        <w:t>species</w:t>
      </w:r>
      <w:r w:rsidR="00ED2AAF">
        <w:t xml:space="preserve"> in each observation year. Cover class value is read </w:t>
      </w:r>
      <w:r>
        <w:t xml:space="preserve">from center of the plot (0) along a radius extending </w:t>
      </w:r>
      <w:r w:rsidR="00F309EA">
        <w:t>along y-axis.</w:t>
      </w:r>
      <w:r>
        <w:t xml:space="preserve"> Oldest timepoints are in the 12 o’clock position, and observation timepoints proceed clockwise, ending at the 11:59 position. (Top) </w:t>
      </w: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w:t>
      </w:r>
      <w:r w:rsidR="004951EF">
        <w:t>declines at a slower rate</w:t>
      </w:r>
      <w:r w:rsidRPr="006D50AD">
        <w:t xml:space="preserve">. </w:t>
      </w:r>
      <w:r>
        <w:t xml:space="preserve">(Middle) </w:t>
      </w: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w:t>
      </w:r>
      <w:r w:rsidR="00F309EA">
        <w:t>dominance</w:t>
      </w:r>
      <w:r w:rsidRPr="006D50AD">
        <w:t xml:space="preserve"> of </w:t>
      </w:r>
      <w:r w:rsidRPr="00330735">
        <w:rPr>
          <w:i w:val="0"/>
        </w:rPr>
        <w:t>Poa palustris</w:t>
      </w:r>
      <w:r w:rsidRPr="006D50AD">
        <w:t xml:space="preserve"> </w:t>
      </w:r>
      <w:r w:rsidR="00F309EA">
        <w:t xml:space="preserve">in 1999 </w:t>
      </w:r>
      <w:r w:rsidRPr="006D50AD">
        <w:t xml:space="preserve">may be due to </w:t>
      </w:r>
      <w:r w:rsidR="00F309EA">
        <w:t>misidentification of</w:t>
      </w:r>
      <w:r w:rsidRPr="006D50AD">
        <w:t xml:space="preserve"> </w:t>
      </w:r>
      <w:r w:rsidRPr="002B346B">
        <w:rPr>
          <w:i w:val="0"/>
        </w:rPr>
        <w:t>Agrostis stolonifera</w:t>
      </w:r>
      <w:r>
        <w:rPr>
          <w:i w:val="0"/>
        </w:rPr>
        <w:t>.</w:t>
      </w:r>
      <w:r>
        <w:t xml:space="preserve"> (Bottom)</w:t>
      </w:r>
      <w:r w:rsidR="004951EF">
        <w:t xml:space="preserve"> </w:t>
      </w:r>
      <w:r w:rsidR="004951EF" w:rsidRPr="006D50AD">
        <w:t xml:space="preserve">Bogbean assemblage is consistently dominated by </w:t>
      </w:r>
      <w:r w:rsidR="004951EF" w:rsidRPr="002B346B">
        <w:rPr>
          <w:i w:val="0"/>
        </w:rPr>
        <w:t>Menyanthes trifoliata</w:t>
      </w:r>
      <w:r w:rsidR="004951EF" w:rsidRPr="006D50AD">
        <w:t xml:space="preserve">, however non-native </w:t>
      </w:r>
      <w:r w:rsidR="004951EF" w:rsidRPr="002B346B">
        <w:rPr>
          <w:i w:val="0"/>
        </w:rPr>
        <w:t>Mentha aquatica</w:t>
      </w:r>
      <w:r w:rsidR="004951EF" w:rsidRPr="006D50AD">
        <w:t xml:space="preserve"> becomes dominant</w:t>
      </w:r>
      <w:r w:rsidR="00564330">
        <w:t xml:space="preserve">. </w:t>
      </w:r>
      <w:bookmarkStart w:id="19" w:name="_Ref103083520"/>
      <w:r w:rsidR="0089145E">
        <w:br w:type="page"/>
      </w:r>
    </w:p>
    <w:p w14:paraId="07FF81FA" w14:textId="55C94C6D" w:rsidR="0054108C" w:rsidRDefault="00231BAA" w:rsidP="00D81CB7">
      <w:bookmarkStart w:id="20" w:name="_Ref103162268"/>
      <w:r>
        <w:lastRenderedPageBreak/>
        <w:t xml:space="preserve">Table </w:t>
      </w:r>
      <w:r>
        <w:fldChar w:fldCharType="begin"/>
      </w:r>
      <w:r>
        <w:instrText xml:space="preserve"> SEQ Table \* ARABIC </w:instrText>
      </w:r>
      <w:r>
        <w:fldChar w:fldCharType="separate"/>
      </w:r>
      <w:r w:rsidR="000F6BE9">
        <w:rPr>
          <w:noProof/>
        </w:rPr>
        <w:t>1</w:t>
      </w:r>
      <w:r>
        <w:fldChar w:fldCharType="end"/>
      </w:r>
      <w:bookmarkEnd w:id="19"/>
      <w:bookmarkEnd w:id="20"/>
      <w:r>
        <w:t xml:space="preserve">. </w:t>
      </w:r>
      <w:r w:rsidR="000A2ECF">
        <w:t xml:space="preserve">Between 1979 and 2019, </w:t>
      </w:r>
      <w:r w:rsidR="00796E00">
        <w:t>8 fewer plots and 5 fewer species were observed</w:t>
      </w:r>
      <w:r w:rsidR="00AC1054">
        <w:t xml:space="preserve">, resulting in slightly lower </w:t>
      </w:r>
      <w:r w:rsidR="00AC1054">
        <w:rPr>
          <w:rFonts w:cstheme="minorHAnsi"/>
        </w:rPr>
        <w:t>α</w:t>
      </w:r>
      <w:r w:rsidR="00AC1054">
        <w:t>-</w:t>
      </w:r>
      <w:proofErr w:type="gramStart"/>
      <w:r w:rsidR="00AC1054">
        <w:t>diversity  and</w:t>
      </w:r>
      <w:proofErr w:type="gramEnd"/>
      <w:r w:rsidR="00AC1054">
        <w:t xml:space="preserve"> greater </w:t>
      </w:r>
      <w:r w:rsidR="00AC1054">
        <w:rPr>
          <w:rFonts w:cstheme="minorHAnsi"/>
        </w:rPr>
        <w:t>β</w:t>
      </w:r>
      <w:r w:rsidR="00AC1054">
        <w:t xml:space="preserve">-diversity. For each assemblage type, Bogbean is the only assemblage to proportionally gain plots between </w:t>
      </w:r>
      <w:r w:rsidR="003900B2">
        <w:t>1979 and 2019</w:t>
      </w:r>
      <w:r w:rsidR="00AC1054">
        <w:t xml:space="preserve">, while </w:t>
      </w:r>
      <w:r w:rsidR="003900B2">
        <w:t>the F</w:t>
      </w:r>
      <w:r w:rsidR="00AC1054">
        <w:t>escue</w:t>
      </w:r>
      <w:r w:rsidR="003900B2">
        <w:t xml:space="preserve"> and Sedge assemblages lost plots. </w:t>
      </w:r>
      <w:r w:rsidR="00AC1054">
        <w:t xml:space="preserve"> </w:t>
      </w:r>
      <w:r w:rsidR="00796E00">
        <w:t xml:space="preserve"> </w:t>
      </w:r>
      <w:r w:rsidR="0051760C">
        <w:t xml:space="preserve"> </w:t>
      </w:r>
      <w:r w:rsidR="0089145E">
        <w:fldChar w:fldCharType="begin"/>
      </w:r>
      <w:r w:rsidR="0089145E">
        <w:instrText xml:space="preserve"> LINK Excel.Sheet.12 "https://ubcca-my.sharepoint.com/personal/stefanie_lane_ubc_ca/Documents/Documents/Dissertation/CommunityStability/2019_Tables.xlsx" "DiversityMeasures!R5C1:R24C7" \a \f 4 \h </w:instrText>
      </w:r>
      <w:r w:rsidR="0089145E">
        <w:fldChar w:fldCharType="separate"/>
      </w:r>
      <w:r w:rsidR="000F6BE9">
        <w:rPr>
          <w:b/>
          <w:bCs/>
        </w:rPr>
        <w:t>Error! Not a valid link.</w:t>
      </w:r>
      <w:r w:rsidR="0089145E">
        <w:fldChar w:fldCharType="end"/>
      </w:r>
    </w:p>
    <w:p w14:paraId="16CCA436" w14:textId="1C5ADD0A" w:rsidR="00BA28BB" w:rsidRDefault="00BA28BB" w:rsidP="00D81CB7"/>
    <w:p w14:paraId="6886E8B1" w14:textId="341AD44A" w:rsidR="00673842" w:rsidRDefault="00CE544C" w:rsidP="00673842">
      <w:pPr>
        <w:pStyle w:val="Caption"/>
        <w:keepNext/>
      </w:pPr>
      <w:bookmarkStart w:id="21" w:name="_Ref94197100"/>
      <w:bookmarkStart w:id="22" w:name="_Ref94197081"/>
      <w:r>
        <w:rPr>
          <w:noProof/>
        </w:rPr>
        <w:drawing>
          <wp:anchor distT="0" distB="0" distL="114300" distR="114300" simplePos="0" relativeHeight="251660288" behindDoc="0" locked="0" layoutInCell="1" allowOverlap="1" wp14:anchorId="67501CB9" wp14:editId="1EA4C16A">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r w:rsidR="00673842">
        <w:t xml:space="preserve">Table </w:t>
      </w:r>
      <w:r w:rsidR="007A5898">
        <w:fldChar w:fldCharType="begin"/>
      </w:r>
      <w:r w:rsidR="007A5898">
        <w:instrText xml:space="preserve"> SEQ Table \* ARABIC </w:instrText>
      </w:r>
      <w:r w:rsidR="007A5898">
        <w:fldChar w:fldCharType="separate"/>
      </w:r>
      <w:r w:rsidR="000F6BE9">
        <w:rPr>
          <w:noProof/>
        </w:rPr>
        <w:t>2</w:t>
      </w:r>
      <w:r w:rsidR="007A5898">
        <w:rPr>
          <w:noProof/>
        </w:rPr>
        <w:fldChar w:fldCharType="end"/>
      </w:r>
      <w:bookmarkEnd w:id="21"/>
      <w:r w:rsidR="00673842">
        <w:t xml:space="preserve">. </w:t>
      </w:r>
      <w:r w:rsidR="00516504">
        <w:t xml:space="preserve">Greater </w:t>
      </w:r>
      <w:r w:rsidR="00A04088">
        <w:t>proportions</w:t>
      </w:r>
      <w:r w:rsidR="00516504">
        <w:t xml:space="preserve"> of species </w:t>
      </w:r>
      <w:r w:rsidR="00350D7F">
        <w:t xml:space="preserve">were </w:t>
      </w:r>
      <w:r w:rsidR="00516504">
        <w:t xml:space="preserve">lost </w:t>
      </w:r>
      <w:r w:rsidR="00832709">
        <w:t>from</w:t>
      </w:r>
      <w:r w:rsidR="00516504">
        <w:t xml:space="preserve"> </w:t>
      </w:r>
      <w:r w:rsidR="00350D7F">
        <w:t>all three assemblages in 2019, however more specie</w:t>
      </w:r>
      <w:r w:rsidR="00832709">
        <w:t xml:space="preserve">s were gained in 2019 than in 1999 in the </w:t>
      </w:r>
      <w:r w:rsidR="00FD7BB5">
        <w:t>Sedge</w:t>
      </w:r>
      <w:r w:rsidR="00832709">
        <w:t xml:space="preserve"> assemblage</w:t>
      </w:r>
      <w:r w:rsidR="00A057AC">
        <w:t>.</w:t>
      </w:r>
      <w:bookmarkEnd w:id="22"/>
      <w:r w:rsidR="00A057AC">
        <w:t xml:space="preserve"> </w:t>
      </w:r>
    </w:p>
    <w:p w14:paraId="389C3AD9" w14:textId="4C32875C" w:rsidR="00B112D7" w:rsidRDefault="00B112D7" w:rsidP="00D81CB7"/>
    <w:p w14:paraId="4C29746C" w14:textId="1D9434BE" w:rsidR="00B112D7" w:rsidRDefault="00B112D7" w:rsidP="00D81CB7"/>
    <w:p w14:paraId="13DD43C5" w14:textId="6E771163" w:rsidR="00B112D7" w:rsidRDefault="00B112D7" w:rsidP="00D81CB7"/>
    <w:p w14:paraId="0896A70D" w14:textId="77777777" w:rsidR="00183E18" w:rsidRDefault="00183E18">
      <w:pPr>
        <w:rPr>
          <w:rFonts w:asciiTheme="majorHAnsi" w:eastAsiaTheme="majorEastAsia" w:hAnsiTheme="majorHAnsi" w:cstheme="majorBidi"/>
          <w:color w:val="2F5496" w:themeColor="accent1" w:themeShade="BF"/>
          <w:sz w:val="32"/>
          <w:szCs w:val="32"/>
        </w:rPr>
      </w:pPr>
      <w:r>
        <w:br w:type="page"/>
      </w:r>
    </w:p>
    <w:p w14:paraId="36087870" w14:textId="25855EE8" w:rsidR="00D81CB7" w:rsidRDefault="00D81CB7" w:rsidP="00D81CB7">
      <w:pPr>
        <w:pStyle w:val="Heading1"/>
      </w:pPr>
      <w:r>
        <w:lastRenderedPageBreak/>
        <w:t>Discussion</w:t>
      </w:r>
    </w:p>
    <w:p w14:paraId="4065CD53" w14:textId="05044C90" w:rsidR="00050B97" w:rsidRDefault="003A3518">
      <w:r>
        <w:tab/>
      </w:r>
      <w:r w:rsidR="005A45E0">
        <w:t xml:space="preserve">In this study </w:t>
      </w:r>
      <w:r w:rsidR="005B1812">
        <w:t>we</w:t>
      </w:r>
      <w:r w:rsidR="005A45E0">
        <w:t xml:space="preserve"> </w:t>
      </w:r>
      <w:r w:rsidR="00C03394">
        <w:t xml:space="preserve">wanted to identify whether assemblages may be characterized by the same dominant species over time, whether </w:t>
      </w:r>
      <w:r w:rsidR="006146EA">
        <w:t xml:space="preserve">measures of species diversity were </w:t>
      </w:r>
      <w:r w:rsidR="00C03394">
        <w:t xml:space="preserve">stable within and between assemblage types, and </w:t>
      </w:r>
      <w:r w:rsidR="00F22952">
        <w:t>whether turnover may be driven by increasing invasive species abundance</w:t>
      </w:r>
      <w:r w:rsidR="002C3C8D">
        <w:t>.</w:t>
      </w:r>
      <w:r>
        <w:t xml:space="preserve"> </w:t>
      </w:r>
      <w:r w:rsidR="005B1812">
        <w:t>We</w:t>
      </w:r>
      <w:r w:rsidR="00F22952">
        <w:t xml:space="preserve"> found t</w:t>
      </w:r>
      <w:r w:rsidR="005A45E0">
        <w:t xml:space="preserve">he three main assemblages have consistently been defined by the same species over the past 40 years, supporting </w:t>
      </w:r>
      <w:r w:rsidR="005B1812">
        <w:t xml:space="preserve">our </w:t>
      </w:r>
      <w:r w:rsidR="005A45E0">
        <w:t xml:space="preserve">expectation that </w:t>
      </w:r>
      <w:r w:rsidR="004215E5">
        <w:t>these characteristic</w:t>
      </w:r>
      <w:r w:rsidR="005A45E0">
        <w:t xml:space="preserve"> species should not change in the absence of significant environmental disturbance.</w:t>
      </w:r>
      <w:r w:rsidR="0020057A">
        <w:t xml:space="preserve"> </w:t>
      </w:r>
    </w:p>
    <w:p w14:paraId="77B42AC7" w14:textId="1CB27475" w:rsidR="003D3366" w:rsidRDefault="00D75DA9">
      <w:pPr>
        <w:ind w:firstLine="720"/>
      </w:pPr>
      <w:r>
        <w:t xml:space="preserve">In their 1982 publication, Bradfield and Porter indicated assemblage occurrence was largely driven by edaphic factors, with the Bogbean assemblage occurring in poorly drained areas, Sedge assemblage occurring in regularly flooded and drained areas, and Fescue assemblage along slightly elevated channel edges.  </w:t>
      </w:r>
      <w:r>
        <w:rPr>
          <w:i/>
        </w:rPr>
        <w:t>Menyanthes trifoliata</w:t>
      </w:r>
      <w:r>
        <w:t xml:space="preserve"> (bogbean) and </w:t>
      </w:r>
      <w:r>
        <w:rPr>
          <w:i/>
        </w:rPr>
        <w:t>Mentha aquatica</w:t>
      </w:r>
      <w:r>
        <w:t xml:space="preserve"> are highly adapted to aquatic or poorly drained habitats, and the increased prevalence of plots clustered in the Bogbean assemblage within Ladner Marsh may be indicative of changing edaphic factors such as marsh subsidence.</w:t>
      </w:r>
      <w:r w:rsidR="002A21CB">
        <w:t xml:space="preserve"> </w:t>
      </w:r>
      <w:r>
        <w:t xml:space="preserve">In addition to highly saturated soils, the densely rhizomatous cover of these species may be precluding establishment of new species. </w:t>
      </w:r>
      <w:r w:rsidR="002A21CB" w:rsidRPr="00321C4A">
        <w:t xml:space="preserve">Although the Bogbean assemblage had a high abundance of non-native </w:t>
      </w:r>
      <w:r w:rsidR="002A21CB" w:rsidRPr="00321C4A">
        <w:rPr>
          <w:i/>
        </w:rPr>
        <w:t>Mentha aquatica</w:t>
      </w:r>
      <w:r w:rsidR="002A21CB" w:rsidRPr="00321C4A">
        <w:t xml:space="preserve"> cover, it also had the highest</w:t>
      </w:r>
      <w:r w:rsidR="002A21CB" w:rsidRPr="00376B7F">
        <w:t xml:space="preserve"> </w:t>
      </w:r>
      <w:r w:rsidR="002A21CB" w:rsidRPr="00321C4A">
        <w:rPr>
          <w:rFonts w:cstheme="minorHAnsi"/>
        </w:rPr>
        <w:t>α</w:t>
      </w:r>
      <w:r w:rsidR="002A21CB" w:rsidRPr="00321C4A">
        <w:t>-d</w:t>
      </w:r>
      <w:r w:rsidR="002A21CB">
        <w:t xml:space="preserve">iversity, and lowest </w:t>
      </w:r>
      <w:r w:rsidR="002A21CB">
        <w:rPr>
          <w:rFonts w:cstheme="minorHAnsi"/>
        </w:rPr>
        <w:t>β</w:t>
      </w:r>
      <w:r w:rsidR="002A21CB">
        <w:t xml:space="preserve">-diversity over time. </w:t>
      </w:r>
      <w:r w:rsidR="00461840">
        <w:t xml:space="preserve">The Fescue assemblage had the greatest loss of </w:t>
      </w:r>
      <w:r w:rsidR="00461840">
        <w:rPr>
          <w:rFonts w:cstheme="minorHAnsi"/>
        </w:rPr>
        <w:t>α</w:t>
      </w:r>
      <w:r w:rsidR="00461840">
        <w:t>-diversity, and greatest</w:t>
      </w:r>
      <w:r w:rsidR="005B1812">
        <w:t xml:space="preserve"> increase in</w:t>
      </w:r>
      <w:r w:rsidR="00461840">
        <w:t xml:space="preserve"> </w:t>
      </w:r>
      <w:r w:rsidR="00461840">
        <w:rPr>
          <w:rFonts w:cstheme="minorHAnsi"/>
        </w:rPr>
        <w:t>β</w:t>
      </w:r>
      <w:r w:rsidR="00461840">
        <w:t>-diversity.</w:t>
      </w:r>
      <w:r w:rsidR="001A11D6">
        <w:t xml:space="preserve"> Of note is the introduction and greatly </w:t>
      </w:r>
      <w:r w:rsidR="0033682E">
        <w:t>increased</w:t>
      </w:r>
      <w:r w:rsidR="001A11D6">
        <w:t xml:space="preserve"> abundance of </w:t>
      </w:r>
      <w:r w:rsidR="0033682E">
        <w:rPr>
          <w:i/>
        </w:rPr>
        <w:t>Phalaris</w:t>
      </w:r>
      <w:r w:rsidR="001A11D6">
        <w:rPr>
          <w:i/>
        </w:rPr>
        <w:t xml:space="preserve"> arundinaceae</w:t>
      </w:r>
      <w:r w:rsidR="001A11D6">
        <w:t>, an</w:t>
      </w:r>
      <w:r w:rsidR="00461840">
        <w:t xml:space="preserve"> </w:t>
      </w:r>
      <w:r w:rsidR="0033682E">
        <w:t xml:space="preserve">invasive species of management concern due to its ability to establish near-monocultures in wetland environments </w:t>
      </w:r>
      <w:r w:rsidR="00071896">
        <w:fldChar w:fldCharType="begin"/>
      </w:r>
      <w:r w:rsidR="0018587A">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071896">
        <w:fldChar w:fldCharType="separate"/>
      </w:r>
      <w:r w:rsidR="0018587A" w:rsidRPr="0018587A">
        <w:rPr>
          <w:rFonts w:ascii="Calibri" w:hAnsi="Calibri" w:cs="Calibri"/>
        </w:rPr>
        <w:t>(</w:t>
      </w:r>
      <w:proofErr w:type="spellStart"/>
      <w:r w:rsidR="0018587A" w:rsidRPr="0018587A">
        <w:rPr>
          <w:rFonts w:ascii="Calibri" w:hAnsi="Calibri" w:cs="Calibri"/>
        </w:rPr>
        <w:t>Apfelbaum</w:t>
      </w:r>
      <w:proofErr w:type="spellEnd"/>
      <w:r w:rsidR="0018587A" w:rsidRPr="0018587A">
        <w:rPr>
          <w:rFonts w:ascii="Calibri" w:hAnsi="Calibri" w:cs="Calibri"/>
        </w:rPr>
        <w:t xml:space="preserve"> &amp; </w:t>
      </w:r>
      <w:proofErr w:type="spellStart"/>
      <w:r w:rsidR="0018587A" w:rsidRPr="0018587A">
        <w:rPr>
          <w:rFonts w:ascii="Calibri" w:hAnsi="Calibri" w:cs="Calibri"/>
        </w:rPr>
        <w:t>Sams</w:t>
      </w:r>
      <w:proofErr w:type="spellEnd"/>
      <w:r w:rsidR="0018587A" w:rsidRPr="0018587A">
        <w:rPr>
          <w:rFonts w:ascii="Calibri" w:hAnsi="Calibri" w:cs="Calibri"/>
        </w:rPr>
        <w:t>, 1987)</w:t>
      </w:r>
      <w:r w:rsidR="00071896">
        <w:fldChar w:fldCharType="end"/>
      </w:r>
      <w:r w:rsidR="0033682E">
        <w:t xml:space="preserve">. </w:t>
      </w:r>
      <w:r w:rsidR="00AE3431">
        <w:t xml:space="preserve">The </w:t>
      </w:r>
      <w:r w:rsidR="0033682E">
        <w:t xml:space="preserve">overall loss of species, and higher </w:t>
      </w:r>
      <w:r w:rsidR="00C24AE9">
        <w:t xml:space="preserve">variation between plots in this assemblage </w:t>
      </w:r>
      <w:r w:rsidR="00461840">
        <w:t xml:space="preserve">may be indicative </w:t>
      </w:r>
      <w:r w:rsidR="009B0066">
        <w:t>of</w:t>
      </w:r>
      <w:r w:rsidR="009F2497">
        <w:t xml:space="preserve"> potential loss of resilience</w:t>
      </w:r>
      <w:bookmarkStart w:id="23" w:name="_GoBack"/>
      <w:bookmarkEnd w:id="23"/>
      <w:r w:rsidR="009F2497">
        <w:t>, and</w:t>
      </w:r>
      <w:r w:rsidR="00D8669D">
        <w:t xml:space="preserve"> </w:t>
      </w:r>
      <w:r w:rsidR="0086027D">
        <w:t xml:space="preserve">increased </w:t>
      </w:r>
      <w:r w:rsidR="009B0066">
        <w:t xml:space="preserve">susceptibility </w:t>
      </w:r>
      <w:r w:rsidR="00D8669D">
        <w:t>to invasio</w:t>
      </w:r>
      <w:r w:rsidR="00D8669D" w:rsidRPr="00321C4A">
        <w:t>n</w:t>
      </w:r>
      <w:r w:rsidR="00843FAB" w:rsidRPr="00321C4A">
        <w:t xml:space="preserve">. </w:t>
      </w:r>
    </w:p>
    <w:p w14:paraId="15EDA52C" w14:textId="05DACD03" w:rsidR="00853200" w:rsidRDefault="00EA13DD" w:rsidP="005F7C5D">
      <w:pPr>
        <w:ind w:firstLine="720"/>
      </w:pPr>
      <w:r>
        <w:t>T</w:t>
      </w:r>
      <w:r w:rsidR="006F225A">
        <w:t>otal t</w:t>
      </w:r>
      <w:r>
        <w:t xml:space="preserve">urnover was higher in 2019 than 1999, </w:t>
      </w:r>
      <w:r w:rsidR="006F225A">
        <w:t xml:space="preserve">and only the Sedge assemblage gained more species in 2019 than in 1999. </w:t>
      </w:r>
      <w:r>
        <w:t xml:space="preserve"> However, greater rates of species lost are concerning for total biodiversity of the habitat.</w:t>
      </w:r>
      <w:r w:rsidR="00993730">
        <w:t xml:space="preserve"> This is especially evident by e</w:t>
      </w:r>
      <w:r w:rsidR="00232AF1">
        <w:t>ncroachment of invasive species in the Fescue and Bogbean assemblages</w:t>
      </w:r>
      <w:r w:rsidR="009A68C5">
        <w:t>.</w:t>
      </w:r>
      <w:r w:rsidR="00993730">
        <w:t xml:space="preserve"> </w:t>
      </w:r>
      <w:r w:rsidR="00232AF1">
        <w:t>The Fescue assemblage has historically been defined by a non-native species</w:t>
      </w:r>
      <w:r w:rsidR="00CE5059">
        <w:t xml:space="preserve"> (</w:t>
      </w:r>
      <w:r w:rsidR="00CE5059">
        <w:rPr>
          <w:i/>
        </w:rPr>
        <w:t>Festuca arundinaceae</w:t>
      </w:r>
      <w:r w:rsidR="007F10E6">
        <w:t>)</w:t>
      </w:r>
      <w:r w:rsidR="00232AF1">
        <w:t xml:space="preserve">,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 xml:space="preserve">can be a monoculture-forming species, </w:t>
      </w:r>
      <w:r w:rsidR="005D63D3">
        <w:t xml:space="preserve">further reducing species diversity within the community. Similarly, the Bogbean assemblage is increasingly dominated by non-native </w:t>
      </w:r>
      <w:r w:rsidR="005D63D3">
        <w:rPr>
          <w:i/>
        </w:rPr>
        <w:t>Mentha aquatica</w:t>
      </w:r>
      <w:r w:rsidR="000178FD">
        <w:t>, however this assemblage did not lose as much floristic richness as the Fescue assemblage did (</w:t>
      </w:r>
      <w:r w:rsidR="000178FD">
        <w:fldChar w:fldCharType="begin"/>
      </w:r>
      <w:r w:rsidR="000178FD">
        <w:instrText xml:space="preserve"> REF _Ref103170147 \h </w:instrText>
      </w:r>
      <w:r w:rsidR="000178FD">
        <w:fldChar w:fldCharType="separate"/>
      </w:r>
      <w:ins w:id="24" w:author="Stefanie Lane" w:date="2022-05-19T13:03:00Z">
        <w:r w:rsidR="000F6BE9">
          <w:t xml:space="preserve">Table </w:t>
        </w:r>
        <w:r w:rsidR="000F6BE9">
          <w:rPr>
            <w:noProof/>
          </w:rPr>
          <w:t>6</w:t>
        </w:r>
      </w:ins>
      <w:r w:rsidR="000178FD">
        <w:fldChar w:fldCharType="end"/>
      </w:r>
      <w:r w:rsidR="000178FD">
        <w:t xml:space="preserve">, </w:t>
      </w:r>
      <w:r w:rsidR="00847E0E">
        <w:t>S</w:t>
      </w:r>
      <w:r w:rsidR="000178FD">
        <w:t>upplemental)</w:t>
      </w:r>
      <w:r w:rsidR="005D63D3">
        <w:t xml:space="preserve">. While this </w:t>
      </w:r>
      <w:r w:rsidR="00927ACF">
        <w:t xml:space="preserve">species </w:t>
      </w:r>
      <w:r w:rsidR="005D63D3">
        <w:t xml:space="preserve">may have some pollinator value, its </w:t>
      </w:r>
      <w:r w:rsidR="005E629B">
        <w:t xml:space="preserve">vigorous </w:t>
      </w:r>
      <w:r w:rsidR="005D63D3">
        <w:t xml:space="preserve">rhizomatous spreading habit and dense canopy may </w:t>
      </w:r>
      <w:r w:rsidR="005E629B">
        <w:t xml:space="preserve">be driving the decline of other native species. </w:t>
      </w:r>
      <w:r w:rsidR="00827EE2">
        <w:t xml:space="preserve">Higher turnover, especially greater rates of species disappearance since 1999, indicates loss of biodiversity, which may indicate loss of functional traits and greater susceptibility to invasive species (Tilman, 1999).  </w:t>
      </w:r>
      <w:r w:rsidR="009A68C5">
        <w:t xml:space="preserve">Increasing abundance of non-native species, paired with cluster analysis showing greater similarity within plots of each assemblage, supports </w:t>
      </w:r>
      <w:r w:rsidR="007F10E6">
        <w:t xml:space="preserve">our </w:t>
      </w:r>
      <w:r w:rsidR="009A68C5">
        <w:t xml:space="preserve">expectation that </w:t>
      </w:r>
      <w:r w:rsidR="00853200">
        <w:t xml:space="preserve">homogenization of species composition is being driven by proliferation of non-native species. </w:t>
      </w:r>
    </w:p>
    <w:p w14:paraId="6AD16E34" w14:textId="265AFF9A" w:rsidR="00623488" w:rsidRDefault="003A3518" w:rsidP="003F3E2D">
      <w:r>
        <w:tab/>
      </w:r>
      <w:r w:rsidR="00451D10">
        <w:t xml:space="preserve">Maintaining these transitional </w:t>
      </w:r>
      <w:r>
        <w:t xml:space="preserve">estuarine </w:t>
      </w:r>
      <w:r w:rsidR="00451D10">
        <w:t xml:space="preserve">habitats is important for salmon population stability. Therefore, importance of </w:t>
      </w:r>
      <w:r w:rsidR="004313B8">
        <w:t>conservation and restoration</w:t>
      </w:r>
      <w:r w:rsidR="00140BDF">
        <w:t xml:space="preserve"> projects will lik</w:t>
      </w:r>
      <w:r w:rsidR="00451D10">
        <w:t xml:space="preserve">ely increase as sea levels rise. Understanding </w:t>
      </w:r>
      <w:r w:rsidR="00715E10">
        <w:t>historical</w:t>
      </w:r>
      <w:r w:rsidR="00D1108B">
        <w:t xml:space="preserve"> trends in</w:t>
      </w:r>
      <w:r w:rsidR="00451D10">
        <w:t xml:space="preserve"> </w:t>
      </w:r>
      <w:r w:rsidR="00074139">
        <w:t xml:space="preserve">species composition and assemblage heterogeneity </w:t>
      </w:r>
      <w:r w:rsidR="00715E10">
        <w:t>is critical for defining measures of success</w:t>
      </w:r>
      <w:r w:rsidR="004313B8">
        <w:t xml:space="preserve"> in restoration projects,</w:t>
      </w:r>
      <w:r w:rsidR="00715E10">
        <w:t xml:space="preserve"> and for conserving ecological processes</w:t>
      </w:r>
      <w:r w:rsidR="004313B8">
        <w:t xml:space="preserve"> that have yet to be identified. </w:t>
      </w:r>
      <w:r w:rsidR="00D1108B">
        <w:t xml:space="preserve">In the absence of </w:t>
      </w:r>
      <w:r w:rsidR="009D132B">
        <w:t>ideal</w:t>
      </w:r>
      <w:r w:rsidR="00FD41DF">
        <w:t xml:space="preserve"> reference conditions, u</w:t>
      </w:r>
      <w:r w:rsidR="004313B8">
        <w:t>se of historical datasets</w:t>
      </w:r>
      <w:r w:rsidR="00623488">
        <w:t xml:space="preserve"> to define target conditions may be </w:t>
      </w:r>
      <w:r w:rsidR="00FD41DF">
        <w:t>used in place of or in addition to</w:t>
      </w:r>
      <w:r w:rsidR="00623488">
        <w:t xml:space="preserve"> current-day assessments of community composition</w:t>
      </w:r>
      <w:r w:rsidR="00FD41DF">
        <w:t xml:space="preserve"> to determine ecologically meaningful benchmarks. </w:t>
      </w:r>
      <w:r w:rsidR="003F3E2D">
        <w:t xml:space="preserve">Using </w:t>
      </w:r>
      <w:r w:rsidR="00FD41DF">
        <w:t>historical conditions</w:t>
      </w:r>
      <w:r w:rsidR="003F3E2D">
        <w:t xml:space="preserve"> can provide greater understanding of </w:t>
      </w:r>
      <w:r w:rsidR="00623488">
        <w:t>species diversity with respect to functional redundancy, as th</w:t>
      </w:r>
      <w:r w:rsidR="00E60FB9">
        <w:t xml:space="preserve">ese community attributes relate to resistance to disturbance and resilience. </w:t>
      </w:r>
    </w:p>
    <w:p w14:paraId="6B2D3678" w14:textId="2814A078" w:rsidR="00B142F5" w:rsidRDefault="00B142F5" w:rsidP="005F7C5D">
      <w:pPr>
        <w:pStyle w:val="Heading2"/>
      </w:pPr>
      <w:r>
        <w:lastRenderedPageBreak/>
        <w:t>Study limitations</w:t>
      </w:r>
    </w:p>
    <w:p w14:paraId="568EA03E" w14:textId="0AC6E85A"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t>
      </w:r>
      <w:r w:rsidR="003E0877">
        <w:t xml:space="preserve">whether </w:t>
      </w:r>
      <w:r w:rsidR="00C204B2">
        <w:t xml:space="preserve">high-diversity assemblages, such as the Bogbean assemblage, may be more resistant to invasive species (and thus more stable). </w:t>
      </w:r>
      <w:r w:rsidR="00793D97">
        <w:t xml:space="preserve">Additionally, because permanent </w:t>
      </w:r>
      <w:r w:rsidR="00920A98">
        <w:t>transects</w:t>
      </w:r>
      <w:r w:rsidR="007868FB">
        <w:t xml:space="preserve"> </w:t>
      </w:r>
      <w:r w:rsidR="00793D97">
        <w:t xml:space="preserve">were not </w:t>
      </w:r>
      <w:r w:rsidR="00076FA5">
        <w:t xml:space="preserve">used, </w:t>
      </w:r>
      <w:r w:rsidR="00793D97">
        <w:t>transect relocation and sampling method likely alters results</w:t>
      </w:r>
      <w:r w:rsidR="00076FA5">
        <w:t xml:space="preserve">. </w:t>
      </w:r>
      <w:r w:rsidR="00B24004">
        <w:t>Plots were subjectively placed based on perceived changes in species composition, or every 10 m when no change was discernable</w:t>
      </w:r>
      <w:r w:rsidR="00064ACC">
        <w:t>, following the original methods of Bradfield &amp; Porter (1982)</w:t>
      </w:r>
      <w:r w:rsidR="00B24004">
        <w:t xml:space="preserve">. This means that assemblages characterized by key species, such as the Fescue </w:t>
      </w:r>
      <w:r w:rsidR="00DB1300">
        <w:t>assemblage</w:t>
      </w:r>
      <w:r w:rsidR="00B24004">
        <w:t>, should be proportionately represented in the data</w:t>
      </w:r>
      <w:r w:rsidR="00920A98">
        <w:t xml:space="preserve"> if assemblage types remain constant within the community</w:t>
      </w:r>
      <w:r w:rsidR="00B24004">
        <w:t xml:space="preserve">. If plots were laid strictly at the same distance along the tape (as was done in 1999), proportional representation of assemblages may be skewed depending on spatial shifts. </w:t>
      </w:r>
    </w:p>
    <w:p w14:paraId="287112D1" w14:textId="0BCC757A" w:rsidR="00C73D34" w:rsidRDefault="00DB1300" w:rsidP="00A11AF9">
      <w:r>
        <w:t>M</w:t>
      </w:r>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58F75E11" w14:textId="4873E60B" w:rsidR="00B142F5" w:rsidRDefault="00B142F5" w:rsidP="005F7C5D">
      <w:pPr>
        <w:pStyle w:val="Heading2"/>
      </w:pPr>
      <w:r>
        <w:t>Potential mechanisms</w:t>
      </w:r>
    </w:p>
    <w:p w14:paraId="12F7B9B9" w14:textId="2927BE42" w:rsidR="00810720" w:rsidRDefault="00AA74D5" w:rsidP="005F7C5D">
      <w:pPr>
        <w:ind w:firstLine="720"/>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rsidR="00BD2EEF">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w:t>
      </w:r>
      <w:proofErr w:type="spellStart"/>
      <w:r w:rsidRPr="00F431E3">
        <w:rPr>
          <w:rFonts w:ascii="Calibri" w:hAnsi="Calibri" w:cs="Calibri"/>
        </w:rPr>
        <w:t>Marijnissen</w:t>
      </w:r>
      <w:proofErr w:type="spellEnd"/>
      <w:r w:rsidRPr="00F431E3">
        <w:rPr>
          <w:rFonts w:ascii="Calibri" w:hAnsi="Calibri" w:cs="Calibri"/>
        </w:rPr>
        <w:t xml:space="preserve">,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rsidR="00BD2EEF">
        <w:instrText xml:space="preserve"> ADDIN ZOTERO_ITEM CSL_CITATION {"citationID":"p7oUpuHN","properties":{"formattedCitation":"(Corenblit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w:t>
      </w:r>
      <w:proofErr w:type="spellStart"/>
      <w:r w:rsidRPr="00F3106E">
        <w:rPr>
          <w:rFonts w:ascii="Calibri" w:hAnsi="Calibri" w:cs="Calibri"/>
        </w:rPr>
        <w:t>Corenblit</w:t>
      </w:r>
      <w:proofErr w:type="spellEnd"/>
      <w:r w:rsidRPr="00F3106E">
        <w:rPr>
          <w:rFonts w:ascii="Calibri" w:hAnsi="Calibri" w:cs="Calibri"/>
        </w:rPr>
        <w:t xml:space="preserve"> et al., 2015; </w:t>
      </w:r>
      <w:proofErr w:type="spellStart"/>
      <w:r w:rsidRPr="00F3106E">
        <w:rPr>
          <w:rFonts w:ascii="Calibri" w:hAnsi="Calibri" w:cs="Calibri"/>
        </w:rPr>
        <w:t>Peteet</w:t>
      </w:r>
      <w:proofErr w:type="spellEnd"/>
      <w:r w:rsidRPr="00F3106E">
        <w:rPr>
          <w:rFonts w:ascii="Calibri" w:hAnsi="Calibri" w:cs="Calibri"/>
        </w:rPr>
        <w:t xml:space="preserve"> et al., 2018)</w:t>
      </w:r>
      <w:r>
        <w:fldChar w:fldCharType="end"/>
      </w:r>
      <w:r>
        <w:t xml:space="preserve">. </w:t>
      </w:r>
      <w:r w:rsidR="000F3F96">
        <w:t xml:space="preserve">Sediment starvation in the marsh may be contributing to landform subsidence and/or loss of sediment accretion. </w:t>
      </w:r>
      <w:r w:rsidR="00D74EE0">
        <w:t xml:space="preserve">Loss of sediment within the Lower Fraser River reaches is driven by a combination of factors, such as increased impervious cover and channel dredging. </w:t>
      </w:r>
      <w:r w:rsidR="005E4258">
        <w:t>Disentangling</w:t>
      </w:r>
      <w:r w:rsidR="00D74EE0">
        <w:t xml:space="preserve"> explicit causes for loss of sediment</w:t>
      </w:r>
      <w:r w:rsidR="005E4258">
        <w:t xml:space="preserve"> would be difficult, however long-term monitoring of sediment accretion and changes in elevation using a total GPS station would identify which process is</w:t>
      </w:r>
      <w:r w:rsidR="00880A48">
        <w:t xml:space="preserve"> </w:t>
      </w:r>
      <w:r w:rsidR="0020507B">
        <w:t>occurring</w:t>
      </w:r>
      <w:r w:rsidR="005E4258">
        <w:t>.</w:t>
      </w:r>
      <w:r w:rsidR="00D74EE0">
        <w:t xml:space="preserve"> </w:t>
      </w:r>
      <w:r w:rsidR="000F3F96">
        <w:t xml:space="preserve">Effects from either of these processes would lead to more saturated patches within the marsh, which would drive prevalence of Bogbean assemblage. </w:t>
      </w:r>
      <w:r w:rsidR="0029656F">
        <w:t xml:space="preserve">Because </w:t>
      </w:r>
      <w:r w:rsidR="000F3F96">
        <w:t xml:space="preserve">Bogbean was the only assemblage with greater number of plots identified by cluster analysis in 2019, </w:t>
      </w:r>
      <w:r w:rsidR="0029656F">
        <w:t xml:space="preserve">this suggests </w:t>
      </w:r>
      <w:r w:rsidR="000F3F96">
        <w:t xml:space="preserve">that marsh-wide prevalence of this assemblage could be increasing. </w:t>
      </w:r>
      <w:r w:rsidR="0029656F">
        <w:t>E</w:t>
      </w:r>
      <w:r w:rsidR="008246B7">
        <w:t xml:space="preserve">daphic shifts may also be driving homogenization and disappearance of species </w:t>
      </w:r>
      <w:r w:rsidR="002A3848">
        <w:t>across all</w:t>
      </w:r>
      <w:r w:rsidR="008246B7">
        <w:t xml:space="preserve"> assemblages, as fewer species are able to tolerate increasingly saturated conditions. </w:t>
      </w:r>
      <w:r w:rsidR="000F3F96">
        <w:t xml:space="preserve"> </w:t>
      </w:r>
    </w:p>
    <w:p w14:paraId="3CCB2F74" w14:textId="2165FD3E" w:rsidR="00AA24C1" w:rsidRDefault="00B142F5" w:rsidP="005F7C5D">
      <w:r>
        <w:tab/>
      </w:r>
      <w:r w:rsidR="00E1495F">
        <w:t>Recruitment of new species is dependent on many factors.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becoming more homogenous, species diversity is being lost from the dispersal network. </w:t>
      </w:r>
      <w:r w:rsidR="00AA24C1">
        <w:t xml:space="preserve">If edaphic processes are limiting the habitat heterogeneity and </w:t>
      </w:r>
      <w:r w:rsidR="00CB1338">
        <w:t xml:space="preserve">conditions sufficient for propagule grounding and recruitment into the community, then </w:t>
      </w:r>
      <w:r w:rsidR="00DD287F">
        <w:t xml:space="preserve">diverse species composition is not possible, even if propagules are present. </w:t>
      </w:r>
    </w:p>
    <w:p w14:paraId="3A479FCB" w14:textId="1D6863E5" w:rsidR="004D0D10" w:rsidRDefault="00B142F5" w:rsidP="005F7C5D">
      <w:pPr>
        <w:pStyle w:val="Heading2"/>
      </w:pPr>
      <w:r>
        <w:t>Broader impacts &amp; recommendations</w:t>
      </w:r>
    </w:p>
    <w:p w14:paraId="297E46DF" w14:textId="6F3D141E" w:rsidR="004D0D10" w:rsidRDefault="004D0D10" w:rsidP="005F7C5D">
      <w:pPr>
        <w:ind w:firstLine="720"/>
      </w:pPr>
      <w:r>
        <w:t xml:space="preserve">Management initiatives such as Canada’s Coastal Restoration Fund or British Columbia’s Salmon Restoration and Innovation Fund or Sea Level Rise Adaptation programs target successes on </w:t>
      </w:r>
      <w:proofErr w:type="gramStart"/>
      <w:r>
        <w:t>50-100 year</w:t>
      </w:r>
      <w:proofErr w:type="gramEnd"/>
      <w:r>
        <w:t xml:space="preserve"> horizons</w:t>
      </w:r>
      <w:r w:rsidR="00AA74D5">
        <w:t>. U</w:t>
      </w:r>
      <w:r>
        <w:t xml:space="preserve">nderstanding what </w:t>
      </w:r>
      <w:r w:rsidR="009D132B">
        <w:t>community stability looks like</w:t>
      </w:r>
      <w:r>
        <w:t xml:space="preserve"> within this timescale is </w:t>
      </w:r>
      <w:r w:rsidR="009D132B">
        <w:t>useful</w:t>
      </w:r>
      <w:r>
        <w:t xml:space="preserve"> to agency managers </w:t>
      </w:r>
      <w:r>
        <w:lastRenderedPageBreak/>
        <w:t xml:space="preserve">wanting to maintain or create shoreline communities for immediate habitat conservation or floodwater protection initiatives. </w:t>
      </w:r>
    </w:p>
    <w:p w14:paraId="117067AE" w14:textId="11047F5C" w:rsidR="00161052" w:rsidRDefault="00F754EB" w:rsidP="005F7C5D">
      <w:pPr>
        <w:ind w:firstLine="720"/>
      </w:pPr>
      <w:r>
        <w:t>In the absence</w:t>
      </w:r>
      <w:r w:rsidR="00687A8E">
        <w:t xml:space="preserve"> of ideal reference conditions, s</w:t>
      </w:r>
      <w:r w:rsidR="00161052">
        <w:t xml:space="preserve">ites with a longer conservation history, such as the South Arm Marshes WMA </w:t>
      </w:r>
      <w:r>
        <w:t>may be</w:t>
      </w:r>
      <w:r w:rsidR="00161052">
        <w:t xml:space="preserve"> used as ‘reference’ conditions for evaluating restoration success. </w:t>
      </w:r>
      <w:r w:rsidR="00687A8E">
        <w:t xml:space="preserve">Before selecting </w:t>
      </w:r>
      <w:r w:rsidR="00A4417A">
        <w:t xml:space="preserve">sites to use as benchmarks, it is important to understand rates of change within the site, and </w:t>
      </w:r>
      <w:r w:rsidR="00161052">
        <w:t>whether</w:t>
      </w:r>
      <w:r w:rsidR="00A4417A">
        <w:t xml:space="preserve"> site</w:t>
      </w:r>
      <w:r w:rsidR="0033085B">
        <w:t xml:space="preserve"> </w:t>
      </w:r>
      <w:r w:rsidR="00355BBB">
        <w:t>characteristics are constant</w:t>
      </w:r>
      <w:r w:rsidR="00161052">
        <w:t xml:space="preserve"> over </w:t>
      </w:r>
      <w:r w:rsidR="00A4417A">
        <w:t>decadal</w:t>
      </w:r>
      <w:r w:rsidR="00161052">
        <w:t xml:space="preserve"> timescales.</w:t>
      </w:r>
      <w:r w:rsidR="009243D5">
        <w:t xml:space="preserve"> Relatively undisturbed sites may be the best extant examples of expected ecological conditions. Wherever these sites exist, land managers should prioritize monitoring to preserve </w:t>
      </w:r>
      <w:r w:rsidR="00297FBE">
        <w:t xml:space="preserve">reference to historical conditions, and establish mechanistic explanations for changes over time. </w:t>
      </w:r>
    </w:p>
    <w:p w14:paraId="604BC7D3" w14:textId="77777777" w:rsidR="00E15E1A" w:rsidRDefault="00E15E1A" w:rsidP="0066777E"/>
    <w:p w14:paraId="15780FA7" w14:textId="77777777" w:rsidR="00C71566" w:rsidRDefault="00C71566" w:rsidP="00C71566">
      <w:pPr>
        <w:pStyle w:val="Heading1"/>
      </w:pPr>
      <w:r>
        <w:t>Acknowledgements</w:t>
      </w:r>
    </w:p>
    <w:p w14:paraId="033C2949" w14:textId="33E4CE7F" w:rsidR="00340BB0" w:rsidRDefault="00C71566" w:rsidP="00C71566">
      <w:r>
        <w:t xml:space="preserve">The </w:t>
      </w:r>
      <w:r w:rsidR="00E32107">
        <w:t xml:space="preserve">lead author would like to thank </w:t>
      </w:r>
      <w:r>
        <w:t xml:space="preserve">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 </w:t>
      </w:r>
      <w:r>
        <w:t>use</w:t>
      </w:r>
      <w:r w:rsidRPr="00853903">
        <w:t>.</w:t>
      </w:r>
      <w:r>
        <w:t xml:space="preserve"> </w:t>
      </w:r>
      <w:r w:rsidRPr="009454D9">
        <w:rPr>
          <w:rFonts w:cstheme="minorHAnsi"/>
        </w:rPr>
        <w:t xml:space="preserve">Support was provided by </w:t>
      </w:r>
      <w:r w:rsidRPr="009454D9">
        <w:rPr>
          <w:rFonts w:cstheme="minorHAnsi"/>
          <w:iCs/>
        </w:rPr>
        <w:t>Natural Sciences and Engineering Research Council</w:t>
      </w:r>
      <w:r w:rsidRPr="009454D9">
        <w:rPr>
          <w:rFonts w:cstheme="minorHAnsi"/>
        </w:rPr>
        <w:t xml:space="preserve"> of Canada Discovery Grant RGPIN-2018-03838</w:t>
      </w:r>
      <w:r w:rsidR="00370EED">
        <w:rPr>
          <w:rFonts w:cstheme="minorHAnsi"/>
        </w:rPr>
        <w:t xml:space="preserve"> to J. Richardson</w:t>
      </w:r>
      <w:r w:rsidRPr="009454D9">
        <w:rPr>
          <w:rFonts w:cstheme="minorHAnsi"/>
        </w:rPr>
        <w:t xml:space="preserve">, and research 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53EC2F85" w14:textId="77777777" w:rsidR="0018587A" w:rsidRPr="0018587A" w:rsidRDefault="00E8167E" w:rsidP="0018587A">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proofErr w:type="spellStart"/>
      <w:r w:rsidR="0018587A" w:rsidRPr="0018587A">
        <w:rPr>
          <w:rFonts w:ascii="Calibri" w:hAnsi="Calibri" w:cs="Calibri"/>
        </w:rPr>
        <w:t>Apfelbaum</w:t>
      </w:r>
      <w:proofErr w:type="spellEnd"/>
      <w:r w:rsidR="0018587A" w:rsidRPr="0018587A">
        <w:rPr>
          <w:rFonts w:ascii="Calibri" w:hAnsi="Calibri" w:cs="Calibri"/>
        </w:rPr>
        <w:t xml:space="preserve">, S. I., &amp; </w:t>
      </w:r>
      <w:proofErr w:type="spellStart"/>
      <w:r w:rsidR="0018587A" w:rsidRPr="0018587A">
        <w:rPr>
          <w:rFonts w:ascii="Calibri" w:hAnsi="Calibri" w:cs="Calibri"/>
        </w:rPr>
        <w:t>Sams</w:t>
      </w:r>
      <w:proofErr w:type="spellEnd"/>
      <w:r w:rsidR="0018587A" w:rsidRPr="0018587A">
        <w:rPr>
          <w:rFonts w:ascii="Calibri" w:hAnsi="Calibri" w:cs="Calibri"/>
        </w:rPr>
        <w:t xml:space="preserve">, C. E. (1987). Ecology and Control of Reed Canary Grass (Phalaris </w:t>
      </w:r>
      <w:proofErr w:type="spellStart"/>
      <w:r w:rsidR="0018587A" w:rsidRPr="0018587A">
        <w:rPr>
          <w:rFonts w:ascii="Calibri" w:hAnsi="Calibri" w:cs="Calibri"/>
        </w:rPr>
        <w:t>arundinacea</w:t>
      </w:r>
      <w:proofErr w:type="spellEnd"/>
      <w:r w:rsidR="0018587A" w:rsidRPr="0018587A">
        <w:rPr>
          <w:rFonts w:ascii="Calibri" w:hAnsi="Calibri" w:cs="Calibri"/>
        </w:rPr>
        <w:t xml:space="preserve"> L.). </w:t>
      </w:r>
      <w:r w:rsidR="0018587A" w:rsidRPr="0018587A">
        <w:rPr>
          <w:rFonts w:ascii="Calibri" w:hAnsi="Calibri" w:cs="Calibri"/>
          <w:i/>
          <w:iCs/>
        </w:rPr>
        <w:t>Natural Areas Journal</w:t>
      </w:r>
      <w:r w:rsidR="0018587A" w:rsidRPr="0018587A">
        <w:rPr>
          <w:rFonts w:ascii="Calibri" w:hAnsi="Calibri" w:cs="Calibri"/>
        </w:rPr>
        <w:t xml:space="preserve">, </w:t>
      </w:r>
      <w:r w:rsidR="0018587A" w:rsidRPr="0018587A">
        <w:rPr>
          <w:rFonts w:ascii="Calibri" w:hAnsi="Calibri" w:cs="Calibri"/>
          <w:i/>
          <w:iCs/>
        </w:rPr>
        <w:t>7</w:t>
      </w:r>
      <w:r w:rsidR="0018587A" w:rsidRPr="0018587A">
        <w:rPr>
          <w:rFonts w:ascii="Calibri" w:hAnsi="Calibri" w:cs="Calibri"/>
        </w:rPr>
        <w:t>, 69–74.</w:t>
      </w:r>
    </w:p>
    <w:p w14:paraId="26E7E280" w14:textId="77777777" w:rsidR="0018587A" w:rsidRPr="0018587A" w:rsidRDefault="0018587A" w:rsidP="0018587A">
      <w:pPr>
        <w:pStyle w:val="Bibliography"/>
        <w:rPr>
          <w:rFonts w:ascii="Calibri" w:hAnsi="Calibri" w:cs="Calibri"/>
        </w:rPr>
      </w:pPr>
      <w:r w:rsidRPr="0018587A">
        <w:rPr>
          <w:rFonts w:ascii="Calibri" w:hAnsi="Calibri" w:cs="Calibri"/>
        </w:rPr>
        <w:t xml:space="preserve">Bradfield, G. E., &amp; Porter, G. L. (1982). Vegetation structure and diversity components of a Fraser estuary tidal marsh. </w:t>
      </w:r>
      <w:r w:rsidRPr="0018587A">
        <w:rPr>
          <w:rFonts w:ascii="Calibri" w:hAnsi="Calibri" w:cs="Calibri"/>
          <w:i/>
          <w:iCs/>
        </w:rPr>
        <w:t>Canadian Journal of Botany</w:t>
      </w:r>
      <w:r w:rsidRPr="0018587A">
        <w:rPr>
          <w:rFonts w:ascii="Calibri" w:hAnsi="Calibri" w:cs="Calibri"/>
        </w:rPr>
        <w:t xml:space="preserve">, </w:t>
      </w:r>
      <w:r w:rsidRPr="0018587A">
        <w:rPr>
          <w:rFonts w:ascii="Calibri" w:hAnsi="Calibri" w:cs="Calibri"/>
          <w:i/>
          <w:iCs/>
        </w:rPr>
        <w:t>60</w:t>
      </w:r>
      <w:r w:rsidRPr="0018587A">
        <w:rPr>
          <w:rFonts w:ascii="Calibri" w:hAnsi="Calibri" w:cs="Calibri"/>
        </w:rPr>
        <w:t>, 440–451.</w:t>
      </w:r>
    </w:p>
    <w:p w14:paraId="28E91288" w14:textId="77777777" w:rsidR="0018587A" w:rsidRPr="0018587A" w:rsidRDefault="0018587A" w:rsidP="0018587A">
      <w:pPr>
        <w:pStyle w:val="Bibliography"/>
        <w:rPr>
          <w:rFonts w:ascii="Calibri" w:hAnsi="Calibri" w:cs="Calibri"/>
        </w:rPr>
      </w:pPr>
      <w:r w:rsidRPr="0018587A">
        <w:rPr>
          <w:rFonts w:ascii="Calibri" w:hAnsi="Calibri" w:cs="Calibri"/>
        </w:rPr>
        <w:t xml:space="preserve">Brophy, L. S., Greene, C. M., Hare, V. C., </w:t>
      </w:r>
      <w:proofErr w:type="spellStart"/>
      <w:r w:rsidRPr="0018587A">
        <w:rPr>
          <w:rFonts w:ascii="Calibri" w:hAnsi="Calibri" w:cs="Calibri"/>
        </w:rPr>
        <w:t>Holycross</w:t>
      </w:r>
      <w:proofErr w:type="spellEnd"/>
      <w:r w:rsidRPr="0018587A">
        <w:rPr>
          <w:rFonts w:ascii="Calibri" w:hAnsi="Calibri" w:cs="Calibri"/>
        </w:rPr>
        <w:t xml:space="preserve">, B., Lanier, A., Heady, W. N., … Dana, R. (2019). Insights into estuary habitat loss in the western United States using a new method for mapping maximum extent of tidal wetlands. </w:t>
      </w:r>
      <w:r w:rsidRPr="0018587A">
        <w:rPr>
          <w:rFonts w:ascii="Calibri" w:hAnsi="Calibri" w:cs="Calibri"/>
          <w:i/>
          <w:iCs/>
        </w:rPr>
        <w:t>PLOS ONE</w:t>
      </w:r>
      <w:r w:rsidRPr="0018587A">
        <w:rPr>
          <w:rFonts w:ascii="Calibri" w:hAnsi="Calibri" w:cs="Calibri"/>
        </w:rPr>
        <w:t xml:space="preserve">, </w:t>
      </w:r>
      <w:r w:rsidRPr="0018587A">
        <w:rPr>
          <w:rFonts w:ascii="Calibri" w:hAnsi="Calibri" w:cs="Calibri"/>
          <w:i/>
          <w:iCs/>
        </w:rPr>
        <w:t>14</w:t>
      </w:r>
      <w:r w:rsidRPr="0018587A">
        <w:rPr>
          <w:rFonts w:ascii="Calibri" w:hAnsi="Calibri" w:cs="Calibri"/>
        </w:rPr>
        <w:t>, e0218558.</w:t>
      </w:r>
    </w:p>
    <w:p w14:paraId="1078B091" w14:textId="77777777" w:rsidR="0018587A" w:rsidRPr="0018587A" w:rsidRDefault="0018587A" w:rsidP="0018587A">
      <w:pPr>
        <w:pStyle w:val="Bibliography"/>
        <w:rPr>
          <w:rFonts w:ascii="Calibri" w:hAnsi="Calibri" w:cs="Calibri"/>
        </w:rPr>
      </w:pPr>
      <w:r w:rsidRPr="0018587A">
        <w:rPr>
          <w:rFonts w:ascii="Calibri" w:hAnsi="Calibri" w:cs="Calibri"/>
        </w:rPr>
        <w:t xml:space="preserve">Chalifour, L., Scott, D. C., </w:t>
      </w:r>
      <w:proofErr w:type="spellStart"/>
      <w:r w:rsidRPr="0018587A">
        <w:rPr>
          <w:rFonts w:ascii="Calibri" w:hAnsi="Calibri" w:cs="Calibri"/>
        </w:rPr>
        <w:t>MacDuffee</w:t>
      </w:r>
      <w:proofErr w:type="spellEnd"/>
      <w:r w:rsidRPr="0018587A">
        <w:rPr>
          <w:rFonts w:ascii="Calibri" w:hAnsi="Calibri" w:cs="Calibri"/>
        </w:rPr>
        <w:t xml:space="preserve">, M., </w:t>
      </w:r>
      <w:proofErr w:type="spellStart"/>
      <w:r w:rsidRPr="0018587A">
        <w:rPr>
          <w:rFonts w:ascii="Calibri" w:hAnsi="Calibri" w:cs="Calibri"/>
        </w:rPr>
        <w:t>Iacarella</w:t>
      </w:r>
      <w:proofErr w:type="spellEnd"/>
      <w:r w:rsidRPr="0018587A">
        <w:rPr>
          <w:rFonts w:ascii="Calibri" w:hAnsi="Calibri" w:cs="Calibri"/>
        </w:rPr>
        <w:t xml:space="preserve">, J. C., Martin, T. G., &amp; Baum, J. K. (2019). Habitat use by juvenile salmon, other migratory fish, and resident fish species underscores the importance of estuarine habitat mosaics. </w:t>
      </w:r>
      <w:r w:rsidRPr="0018587A">
        <w:rPr>
          <w:rFonts w:ascii="Calibri" w:hAnsi="Calibri" w:cs="Calibri"/>
          <w:i/>
          <w:iCs/>
        </w:rPr>
        <w:t>Marine Ecology Progress Series</w:t>
      </w:r>
      <w:r w:rsidRPr="0018587A">
        <w:rPr>
          <w:rFonts w:ascii="Calibri" w:hAnsi="Calibri" w:cs="Calibri"/>
        </w:rPr>
        <w:t xml:space="preserve">, </w:t>
      </w:r>
      <w:r w:rsidRPr="0018587A">
        <w:rPr>
          <w:rFonts w:ascii="Calibri" w:hAnsi="Calibri" w:cs="Calibri"/>
          <w:i/>
          <w:iCs/>
        </w:rPr>
        <w:t>625</w:t>
      </w:r>
      <w:r w:rsidRPr="0018587A">
        <w:rPr>
          <w:rFonts w:ascii="Calibri" w:hAnsi="Calibri" w:cs="Calibri"/>
        </w:rPr>
        <w:t>, 145–162.</w:t>
      </w:r>
    </w:p>
    <w:p w14:paraId="011A7742" w14:textId="77777777" w:rsidR="0018587A" w:rsidRPr="0018587A" w:rsidRDefault="0018587A" w:rsidP="0018587A">
      <w:pPr>
        <w:pStyle w:val="Bibliography"/>
        <w:rPr>
          <w:rFonts w:ascii="Calibri" w:hAnsi="Calibri" w:cs="Calibri"/>
        </w:rPr>
      </w:pPr>
      <w:proofErr w:type="spellStart"/>
      <w:r w:rsidRPr="0018587A">
        <w:rPr>
          <w:rFonts w:ascii="Calibri" w:hAnsi="Calibri" w:cs="Calibri"/>
        </w:rPr>
        <w:t>Corenblit</w:t>
      </w:r>
      <w:proofErr w:type="spellEnd"/>
      <w:r w:rsidRPr="0018587A">
        <w:rPr>
          <w:rFonts w:ascii="Calibri" w:hAnsi="Calibri" w:cs="Calibri"/>
        </w:rPr>
        <w:t xml:space="preserve">, D., Baas, A., Balke, T., Bouma, T., </w:t>
      </w:r>
      <w:proofErr w:type="spellStart"/>
      <w:r w:rsidRPr="0018587A">
        <w:rPr>
          <w:rFonts w:ascii="Calibri" w:hAnsi="Calibri" w:cs="Calibri"/>
        </w:rPr>
        <w:t>Fromard</w:t>
      </w:r>
      <w:proofErr w:type="spellEnd"/>
      <w:r w:rsidRPr="0018587A">
        <w:rPr>
          <w:rFonts w:ascii="Calibri" w:hAnsi="Calibri" w:cs="Calibri"/>
        </w:rPr>
        <w:t xml:space="preserve">, F., </w:t>
      </w:r>
      <w:proofErr w:type="spellStart"/>
      <w:r w:rsidRPr="0018587A">
        <w:rPr>
          <w:rFonts w:ascii="Calibri" w:hAnsi="Calibri" w:cs="Calibri"/>
        </w:rPr>
        <w:t>Garófano</w:t>
      </w:r>
      <w:proofErr w:type="spellEnd"/>
      <w:r w:rsidRPr="0018587A">
        <w:rPr>
          <w:rFonts w:ascii="Calibri" w:hAnsi="Calibri" w:cs="Calibri"/>
        </w:rPr>
        <w:t xml:space="preserve">‐Gómez, V., … </w:t>
      </w:r>
      <w:proofErr w:type="spellStart"/>
      <w:r w:rsidRPr="0018587A">
        <w:rPr>
          <w:rFonts w:ascii="Calibri" w:hAnsi="Calibri" w:cs="Calibri"/>
        </w:rPr>
        <w:t>Walcker</w:t>
      </w:r>
      <w:proofErr w:type="spellEnd"/>
      <w:r w:rsidRPr="0018587A">
        <w:rPr>
          <w:rFonts w:ascii="Calibri" w:hAnsi="Calibri" w:cs="Calibri"/>
        </w:rPr>
        <w:t xml:space="preserve">, R. (2015). Engineer pioneer plants respond to and affect geomorphic constraints similarly along water–terrestrial interfaces world-wide. </w:t>
      </w:r>
      <w:r w:rsidRPr="0018587A">
        <w:rPr>
          <w:rFonts w:ascii="Calibri" w:hAnsi="Calibri" w:cs="Calibri"/>
          <w:i/>
          <w:iCs/>
        </w:rPr>
        <w:t>Global Ecology and Biogeography</w:t>
      </w:r>
      <w:r w:rsidRPr="0018587A">
        <w:rPr>
          <w:rFonts w:ascii="Calibri" w:hAnsi="Calibri" w:cs="Calibri"/>
        </w:rPr>
        <w:t xml:space="preserve">, </w:t>
      </w:r>
      <w:r w:rsidRPr="0018587A">
        <w:rPr>
          <w:rFonts w:ascii="Calibri" w:hAnsi="Calibri" w:cs="Calibri"/>
          <w:i/>
          <w:iCs/>
        </w:rPr>
        <w:t>24</w:t>
      </w:r>
      <w:r w:rsidRPr="0018587A">
        <w:rPr>
          <w:rFonts w:ascii="Calibri" w:hAnsi="Calibri" w:cs="Calibri"/>
        </w:rPr>
        <w:t>, 1363–1376.</w:t>
      </w:r>
    </w:p>
    <w:p w14:paraId="6F5DC483" w14:textId="77777777" w:rsidR="0018587A" w:rsidRPr="0018587A" w:rsidRDefault="0018587A" w:rsidP="0018587A">
      <w:pPr>
        <w:pStyle w:val="Bibliography"/>
        <w:rPr>
          <w:rFonts w:ascii="Calibri" w:hAnsi="Calibri" w:cs="Calibri"/>
        </w:rPr>
      </w:pPr>
      <w:r w:rsidRPr="0018587A">
        <w:rPr>
          <w:rFonts w:ascii="Calibri" w:hAnsi="Calibri" w:cs="Calibri"/>
        </w:rPr>
        <w:t xml:space="preserve">Davis, M. J., Woo, I., </w:t>
      </w:r>
      <w:proofErr w:type="spellStart"/>
      <w:r w:rsidRPr="0018587A">
        <w:rPr>
          <w:rFonts w:ascii="Calibri" w:hAnsi="Calibri" w:cs="Calibri"/>
        </w:rPr>
        <w:t>Ellings</w:t>
      </w:r>
      <w:proofErr w:type="spellEnd"/>
      <w:r w:rsidRPr="0018587A">
        <w:rPr>
          <w:rFonts w:ascii="Calibri" w:hAnsi="Calibri" w:cs="Calibri"/>
        </w:rPr>
        <w:t xml:space="preserve">, C. S., Hodgson, S., Beauchamp, D. A., </w:t>
      </w:r>
      <w:proofErr w:type="spellStart"/>
      <w:r w:rsidRPr="0018587A">
        <w:rPr>
          <w:rFonts w:ascii="Calibri" w:hAnsi="Calibri" w:cs="Calibri"/>
        </w:rPr>
        <w:t>Nakai</w:t>
      </w:r>
      <w:proofErr w:type="spellEnd"/>
      <w:r w:rsidRPr="0018587A">
        <w:rPr>
          <w:rFonts w:ascii="Calibri" w:hAnsi="Calibri" w:cs="Calibri"/>
        </w:rPr>
        <w:t xml:space="preserve">, G., &amp; De La Cruz, S. E. W. (2021). A climate-mediated shift in the estuarine habitat mosaic limits prey availability and reduces nursery quality for juvenile salmon. </w:t>
      </w:r>
      <w:r w:rsidRPr="0018587A">
        <w:rPr>
          <w:rFonts w:ascii="Calibri" w:hAnsi="Calibri" w:cs="Calibri"/>
          <w:i/>
          <w:iCs/>
        </w:rPr>
        <w:t>Estuaries and Coasts</w:t>
      </w:r>
      <w:r w:rsidRPr="0018587A">
        <w:rPr>
          <w:rFonts w:ascii="Calibri" w:hAnsi="Calibri" w:cs="Calibri"/>
        </w:rPr>
        <w:t>. https://doi.org/10.1007/s12237-021-01003-3</w:t>
      </w:r>
    </w:p>
    <w:p w14:paraId="7B48D5DD" w14:textId="77777777" w:rsidR="0018587A" w:rsidRPr="0018587A" w:rsidRDefault="0018587A" w:rsidP="0018587A">
      <w:pPr>
        <w:pStyle w:val="Bibliography"/>
        <w:rPr>
          <w:rFonts w:ascii="Calibri" w:hAnsi="Calibri" w:cs="Calibri"/>
        </w:rPr>
      </w:pPr>
      <w:r w:rsidRPr="0018587A">
        <w:rPr>
          <w:rFonts w:ascii="Calibri" w:hAnsi="Calibri" w:cs="Calibri"/>
        </w:rPr>
        <w:t xml:space="preserve">De </w:t>
      </w:r>
      <w:proofErr w:type="spellStart"/>
      <w:r w:rsidRPr="0018587A">
        <w:rPr>
          <w:rFonts w:ascii="Calibri" w:hAnsi="Calibri" w:cs="Calibri"/>
        </w:rPr>
        <w:t>Cáceres</w:t>
      </w:r>
      <w:proofErr w:type="spellEnd"/>
      <w:r w:rsidRPr="0018587A">
        <w:rPr>
          <w:rFonts w:ascii="Calibri" w:hAnsi="Calibri" w:cs="Calibri"/>
        </w:rPr>
        <w:t xml:space="preserve">, M., &amp; Jansen, F. (2016). </w:t>
      </w:r>
      <w:proofErr w:type="spellStart"/>
      <w:r w:rsidRPr="0018587A">
        <w:rPr>
          <w:rFonts w:ascii="Calibri" w:hAnsi="Calibri" w:cs="Calibri"/>
          <w:i/>
          <w:iCs/>
        </w:rPr>
        <w:t>Indicspecies</w:t>
      </w:r>
      <w:proofErr w:type="spellEnd"/>
      <w:r w:rsidRPr="0018587A">
        <w:rPr>
          <w:rFonts w:ascii="Calibri" w:hAnsi="Calibri" w:cs="Calibri"/>
        </w:rPr>
        <w:t>. Retrieved from http://r.meteo.uni.wroc.pl/web/packages/indicspecies/indicspecies.pdf</w:t>
      </w:r>
    </w:p>
    <w:p w14:paraId="344189D4" w14:textId="77777777" w:rsidR="0018587A" w:rsidRPr="0018587A" w:rsidRDefault="0018587A" w:rsidP="0018587A">
      <w:pPr>
        <w:pStyle w:val="Bibliography"/>
        <w:rPr>
          <w:rFonts w:ascii="Calibri" w:hAnsi="Calibri" w:cs="Calibri"/>
        </w:rPr>
      </w:pPr>
      <w:r w:rsidRPr="0018587A">
        <w:rPr>
          <w:rFonts w:ascii="Calibri" w:hAnsi="Calibri" w:cs="Calibri"/>
        </w:rPr>
        <w:t xml:space="preserve">Denoth, M., &amp; Myers, J. H. (2007). Competition between </w:t>
      </w:r>
      <w:proofErr w:type="spellStart"/>
      <w:r w:rsidRPr="0018587A">
        <w:rPr>
          <w:rFonts w:ascii="Calibri" w:hAnsi="Calibri" w:cs="Calibri"/>
        </w:rPr>
        <w:t>Lythrum</w:t>
      </w:r>
      <w:proofErr w:type="spellEnd"/>
      <w:r w:rsidRPr="0018587A">
        <w:rPr>
          <w:rFonts w:ascii="Calibri" w:hAnsi="Calibri" w:cs="Calibri"/>
        </w:rPr>
        <w:t xml:space="preserve"> </w:t>
      </w:r>
      <w:proofErr w:type="spellStart"/>
      <w:r w:rsidRPr="0018587A">
        <w:rPr>
          <w:rFonts w:ascii="Calibri" w:hAnsi="Calibri" w:cs="Calibri"/>
        </w:rPr>
        <w:t>salicaria</w:t>
      </w:r>
      <w:proofErr w:type="spellEnd"/>
      <w:r w:rsidRPr="0018587A">
        <w:rPr>
          <w:rFonts w:ascii="Calibri" w:hAnsi="Calibri" w:cs="Calibri"/>
        </w:rPr>
        <w:t xml:space="preserve"> and a rare species: Combining evidence from experiments and long-term monitoring. </w:t>
      </w:r>
      <w:r w:rsidRPr="0018587A">
        <w:rPr>
          <w:rFonts w:ascii="Calibri" w:hAnsi="Calibri" w:cs="Calibri"/>
          <w:i/>
          <w:iCs/>
        </w:rPr>
        <w:t>Plant Ecology</w:t>
      </w:r>
      <w:r w:rsidRPr="0018587A">
        <w:rPr>
          <w:rFonts w:ascii="Calibri" w:hAnsi="Calibri" w:cs="Calibri"/>
        </w:rPr>
        <w:t xml:space="preserve">, </w:t>
      </w:r>
      <w:r w:rsidRPr="0018587A">
        <w:rPr>
          <w:rFonts w:ascii="Calibri" w:hAnsi="Calibri" w:cs="Calibri"/>
          <w:i/>
          <w:iCs/>
        </w:rPr>
        <w:t>191</w:t>
      </w:r>
      <w:r w:rsidRPr="0018587A">
        <w:rPr>
          <w:rFonts w:ascii="Calibri" w:hAnsi="Calibri" w:cs="Calibri"/>
        </w:rPr>
        <w:t>, 153–161.</w:t>
      </w:r>
    </w:p>
    <w:p w14:paraId="51515E4F" w14:textId="77777777" w:rsidR="0018587A" w:rsidRPr="0018587A" w:rsidRDefault="0018587A" w:rsidP="0018587A">
      <w:pPr>
        <w:pStyle w:val="Bibliography"/>
        <w:rPr>
          <w:rFonts w:ascii="Calibri" w:hAnsi="Calibri" w:cs="Calibri"/>
        </w:rPr>
      </w:pPr>
      <w:r w:rsidRPr="0018587A">
        <w:rPr>
          <w:rFonts w:ascii="Calibri" w:hAnsi="Calibri" w:cs="Calibri"/>
        </w:rPr>
        <w:t xml:space="preserve">Donohue, I., Hillebrand, H., Montoya, J. M., Petchey, O. L., Pimm, S. L., Fowler, M. S., … Yang, Q. (2016). Navigating the complexity of ecological stability. </w:t>
      </w:r>
      <w:r w:rsidRPr="0018587A">
        <w:rPr>
          <w:rFonts w:ascii="Calibri" w:hAnsi="Calibri" w:cs="Calibri"/>
          <w:i/>
          <w:iCs/>
        </w:rPr>
        <w:t>Ecology Letters</w:t>
      </w:r>
      <w:r w:rsidRPr="0018587A">
        <w:rPr>
          <w:rFonts w:ascii="Calibri" w:hAnsi="Calibri" w:cs="Calibri"/>
        </w:rPr>
        <w:t xml:space="preserve">, </w:t>
      </w:r>
      <w:r w:rsidRPr="0018587A">
        <w:rPr>
          <w:rFonts w:ascii="Calibri" w:hAnsi="Calibri" w:cs="Calibri"/>
          <w:i/>
          <w:iCs/>
        </w:rPr>
        <w:t>19</w:t>
      </w:r>
      <w:r w:rsidRPr="0018587A">
        <w:rPr>
          <w:rFonts w:ascii="Calibri" w:hAnsi="Calibri" w:cs="Calibri"/>
        </w:rPr>
        <w:t>, 1172–1185.</w:t>
      </w:r>
    </w:p>
    <w:p w14:paraId="399BE3CD" w14:textId="77777777" w:rsidR="0018587A" w:rsidRPr="0018587A" w:rsidRDefault="0018587A" w:rsidP="0018587A">
      <w:pPr>
        <w:pStyle w:val="Bibliography"/>
        <w:rPr>
          <w:rFonts w:ascii="Calibri" w:hAnsi="Calibri" w:cs="Calibri"/>
        </w:rPr>
      </w:pPr>
      <w:r w:rsidRPr="0018587A">
        <w:rPr>
          <w:rFonts w:ascii="Calibri" w:hAnsi="Calibri" w:cs="Calibri"/>
        </w:rPr>
        <w:t xml:space="preserve">Emmett, R., </w:t>
      </w:r>
      <w:proofErr w:type="spellStart"/>
      <w:r w:rsidRPr="0018587A">
        <w:rPr>
          <w:rFonts w:ascii="Calibri" w:hAnsi="Calibri" w:cs="Calibri"/>
        </w:rPr>
        <w:t>Llansó</w:t>
      </w:r>
      <w:proofErr w:type="spellEnd"/>
      <w:r w:rsidRPr="0018587A">
        <w:rPr>
          <w:rFonts w:ascii="Calibri" w:hAnsi="Calibri" w:cs="Calibri"/>
        </w:rPr>
        <w:t xml:space="preserve">, R., Newton, J., Thom, R., Hornberger, M., Morgan, C., … Fishman, P. (2000). Geographic signatures of North American West Coast estuaries. </w:t>
      </w:r>
      <w:r w:rsidRPr="0018587A">
        <w:rPr>
          <w:rFonts w:ascii="Calibri" w:hAnsi="Calibri" w:cs="Calibri"/>
          <w:i/>
          <w:iCs/>
        </w:rPr>
        <w:t>Estuaries</w:t>
      </w:r>
      <w:r w:rsidRPr="0018587A">
        <w:rPr>
          <w:rFonts w:ascii="Calibri" w:hAnsi="Calibri" w:cs="Calibri"/>
        </w:rPr>
        <w:t xml:space="preserve">, </w:t>
      </w:r>
      <w:r w:rsidRPr="0018587A">
        <w:rPr>
          <w:rFonts w:ascii="Calibri" w:hAnsi="Calibri" w:cs="Calibri"/>
          <w:i/>
          <w:iCs/>
        </w:rPr>
        <w:t>23</w:t>
      </w:r>
      <w:r w:rsidRPr="0018587A">
        <w:rPr>
          <w:rFonts w:ascii="Calibri" w:hAnsi="Calibri" w:cs="Calibri"/>
        </w:rPr>
        <w:t>, 765–792.</w:t>
      </w:r>
    </w:p>
    <w:p w14:paraId="2C7F06EA" w14:textId="77777777" w:rsidR="0018587A" w:rsidRPr="0018587A" w:rsidRDefault="0018587A" w:rsidP="0018587A">
      <w:pPr>
        <w:pStyle w:val="Bibliography"/>
        <w:rPr>
          <w:rFonts w:ascii="Calibri" w:hAnsi="Calibri" w:cs="Calibri"/>
        </w:rPr>
      </w:pPr>
      <w:r w:rsidRPr="0018587A">
        <w:rPr>
          <w:rFonts w:ascii="Calibri" w:hAnsi="Calibri" w:cs="Calibri"/>
        </w:rPr>
        <w:t xml:space="preserve">Hallett, L. M., Jones, S. K., MacDonald, A. A. M., Jones, M. B., Flynn, D. F. B., Ripplinger, J., … Collins, S. L. (2016). codyn: An r package of community dynamics metrics. </w:t>
      </w:r>
      <w:r w:rsidRPr="0018587A">
        <w:rPr>
          <w:rFonts w:ascii="Calibri" w:hAnsi="Calibri" w:cs="Calibri"/>
          <w:i/>
          <w:iCs/>
        </w:rPr>
        <w:t>Methods in Ecology and Evolution</w:t>
      </w:r>
      <w:r w:rsidRPr="0018587A">
        <w:rPr>
          <w:rFonts w:ascii="Calibri" w:hAnsi="Calibri" w:cs="Calibri"/>
        </w:rPr>
        <w:t xml:space="preserve">, </w:t>
      </w:r>
      <w:r w:rsidRPr="0018587A">
        <w:rPr>
          <w:rFonts w:ascii="Calibri" w:hAnsi="Calibri" w:cs="Calibri"/>
          <w:i/>
          <w:iCs/>
        </w:rPr>
        <w:t>7</w:t>
      </w:r>
      <w:r w:rsidRPr="0018587A">
        <w:rPr>
          <w:rFonts w:ascii="Calibri" w:hAnsi="Calibri" w:cs="Calibri"/>
        </w:rPr>
        <w:t>, 1146–1151.</w:t>
      </w:r>
    </w:p>
    <w:p w14:paraId="203917E0" w14:textId="77777777" w:rsidR="0018587A" w:rsidRPr="0018587A" w:rsidRDefault="0018587A" w:rsidP="0018587A">
      <w:pPr>
        <w:pStyle w:val="Bibliography"/>
        <w:rPr>
          <w:rFonts w:ascii="Calibri" w:hAnsi="Calibri" w:cs="Calibri"/>
        </w:rPr>
      </w:pPr>
      <w:proofErr w:type="spellStart"/>
      <w:r w:rsidRPr="0018587A">
        <w:rPr>
          <w:rFonts w:ascii="Calibri" w:hAnsi="Calibri" w:cs="Calibri"/>
        </w:rPr>
        <w:t>Hanski</w:t>
      </w:r>
      <w:proofErr w:type="spellEnd"/>
      <w:r w:rsidRPr="0018587A">
        <w:rPr>
          <w:rFonts w:ascii="Calibri" w:hAnsi="Calibri" w:cs="Calibri"/>
        </w:rPr>
        <w:t xml:space="preserve">, I. (1982). Dynamics of Regional Distribution: The Core and Satellite Species Hypothesis. </w:t>
      </w:r>
      <w:r w:rsidRPr="0018587A">
        <w:rPr>
          <w:rFonts w:ascii="Calibri" w:hAnsi="Calibri" w:cs="Calibri"/>
          <w:i/>
          <w:iCs/>
        </w:rPr>
        <w:t>Oikos</w:t>
      </w:r>
      <w:r w:rsidRPr="0018587A">
        <w:rPr>
          <w:rFonts w:ascii="Calibri" w:hAnsi="Calibri" w:cs="Calibri"/>
        </w:rPr>
        <w:t xml:space="preserve">, </w:t>
      </w:r>
      <w:r w:rsidRPr="0018587A">
        <w:rPr>
          <w:rFonts w:ascii="Calibri" w:hAnsi="Calibri" w:cs="Calibri"/>
          <w:i/>
          <w:iCs/>
        </w:rPr>
        <w:t>38</w:t>
      </w:r>
      <w:r w:rsidRPr="0018587A">
        <w:rPr>
          <w:rFonts w:ascii="Calibri" w:hAnsi="Calibri" w:cs="Calibri"/>
        </w:rPr>
        <w:t>, 210–221. JSTOR.</w:t>
      </w:r>
    </w:p>
    <w:p w14:paraId="4955B02F" w14:textId="77777777" w:rsidR="0018587A" w:rsidRPr="0018587A" w:rsidRDefault="0018587A" w:rsidP="0018587A">
      <w:pPr>
        <w:pStyle w:val="Bibliography"/>
        <w:rPr>
          <w:rFonts w:ascii="Calibri" w:hAnsi="Calibri" w:cs="Calibri"/>
        </w:rPr>
      </w:pPr>
      <w:r w:rsidRPr="0018587A">
        <w:rPr>
          <w:rFonts w:ascii="Calibri" w:hAnsi="Calibri" w:cs="Calibri"/>
        </w:rPr>
        <w:t xml:space="preserve">Hitchcock, C. L., &amp; Cronquist, A. (1973). </w:t>
      </w:r>
      <w:r w:rsidRPr="0018587A">
        <w:rPr>
          <w:rFonts w:ascii="Calibri" w:hAnsi="Calibri" w:cs="Calibri"/>
          <w:i/>
          <w:iCs/>
        </w:rPr>
        <w:t>Flora of the Pacific Northwest, an illustrated manual</w:t>
      </w:r>
      <w:r w:rsidRPr="0018587A">
        <w:rPr>
          <w:rFonts w:ascii="Calibri" w:hAnsi="Calibri" w:cs="Calibri"/>
        </w:rPr>
        <w:t>. Seattle and London: University of Washington Press.</w:t>
      </w:r>
    </w:p>
    <w:p w14:paraId="7754E3AC" w14:textId="77777777" w:rsidR="0018587A" w:rsidRPr="0018587A" w:rsidRDefault="0018587A" w:rsidP="0018587A">
      <w:pPr>
        <w:pStyle w:val="Bibliography"/>
        <w:rPr>
          <w:rFonts w:ascii="Calibri" w:hAnsi="Calibri" w:cs="Calibri"/>
        </w:rPr>
      </w:pPr>
      <w:proofErr w:type="spellStart"/>
      <w:r w:rsidRPr="0018587A">
        <w:rPr>
          <w:rFonts w:ascii="Calibri" w:hAnsi="Calibri" w:cs="Calibri"/>
        </w:rPr>
        <w:t>Holling</w:t>
      </w:r>
      <w:proofErr w:type="spellEnd"/>
      <w:r w:rsidRPr="0018587A">
        <w:rPr>
          <w:rFonts w:ascii="Calibri" w:hAnsi="Calibri" w:cs="Calibri"/>
        </w:rPr>
        <w:t xml:space="preserve">, C. S. (1973). Resilience and Stability of Ecological Systems. </w:t>
      </w:r>
      <w:r w:rsidRPr="0018587A">
        <w:rPr>
          <w:rFonts w:ascii="Calibri" w:hAnsi="Calibri" w:cs="Calibri"/>
          <w:i/>
          <w:iCs/>
        </w:rPr>
        <w:t>Annual Review of Ecology and Systematics</w:t>
      </w:r>
      <w:r w:rsidRPr="0018587A">
        <w:rPr>
          <w:rFonts w:ascii="Calibri" w:hAnsi="Calibri" w:cs="Calibri"/>
        </w:rPr>
        <w:t xml:space="preserve">, </w:t>
      </w:r>
      <w:r w:rsidRPr="0018587A">
        <w:rPr>
          <w:rFonts w:ascii="Calibri" w:hAnsi="Calibri" w:cs="Calibri"/>
          <w:i/>
          <w:iCs/>
        </w:rPr>
        <w:t>4</w:t>
      </w:r>
      <w:r w:rsidRPr="0018587A">
        <w:rPr>
          <w:rFonts w:ascii="Calibri" w:hAnsi="Calibri" w:cs="Calibri"/>
        </w:rPr>
        <w:t>, 1–23.</w:t>
      </w:r>
    </w:p>
    <w:p w14:paraId="0EAF2D35" w14:textId="77777777" w:rsidR="0018587A" w:rsidRPr="0018587A" w:rsidRDefault="0018587A" w:rsidP="0018587A">
      <w:pPr>
        <w:pStyle w:val="Bibliography"/>
        <w:rPr>
          <w:rFonts w:ascii="Calibri" w:hAnsi="Calibri" w:cs="Calibri"/>
        </w:rPr>
      </w:pPr>
      <w:proofErr w:type="spellStart"/>
      <w:r w:rsidRPr="0018587A">
        <w:rPr>
          <w:rFonts w:ascii="Calibri" w:hAnsi="Calibri" w:cs="Calibri"/>
        </w:rPr>
        <w:t>Kopecký</w:t>
      </w:r>
      <w:proofErr w:type="spellEnd"/>
      <w:r w:rsidRPr="0018587A">
        <w:rPr>
          <w:rFonts w:ascii="Calibri" w:hAnsi="Calibri" w:cs="Calibri"/>
        </w:rPr>
        <w:t xml:space="preserve">, M., &amp; </w:t>
      </w:r>
      <w:proofErr w:type="spellStart"/>
      <w:r w:rsidRPr="0018587A">
        <w:rPr>
          <w:rFonts w:ascii="Calibri" w:hAnsi="Calibri" w:cs="Calibri"/>
        </w:rPr>
        <w:t>Macek</w:t>
      </w:r>
      <w:proofErr w:type="spellEnd"/>
      <w:r w:rsidRPr="0018587A">
        <w:rPr>
          <w:rFonts w:ascii="Calibri" w:hAnsi="Calibri" w:cs="Calibri"/>
        </w:rPr>
        <w:t xml:space="preserve">, M. (2015). Vegetation resurvey is robust to plot location uncertainty. </w:t>
      </w:r>
      <w:r w:rsidRPr="0018587A">
        <w:rPr>
          <w:rFonts w:ascii="Calibri" w:hAnsi="Calibri" w:cs="Calibri"/>
          <w:i/>
          <w:iCs/>
        </w:rPr>
        <w:t>Diversity and Distributions</w:t>
      </w:r>
      <w:r w:rsidRPr="0018587A">
        <w:rPr>
          <w:rFonts w:ascii="Calibri" w:hAnsi="Calibri" w:cs="Calibri"/>
        </w:rPr>
        <w:t xml:space="preserve">, </w:t>
      </w:r>
      <w:r w:rsidRPr="0018587A">
        <w:rPr>
          <w:rFonts w:ascii="Calibri" w:hAnsi="Calibri" w:cs="Calibri"/>
          <w:i/>
          <w:iCs/>
        </w:rPr>
        <w:t>21</w:t>
      </w:r>
      <w:r w:rsidRPr="0018587A">
        <w:rPr>
          <w:rFonts w:ascii="Calibri" w:hAnsi="Calibri" w:cs="Calibri"/>
        </w:rPr>
        <w:t>, 322–330.</w:t>
      </w:r>
    </w:p>
    <w:p w14:paraId="7165F722" w14:textId="77777777" w:rsidR="0018587A" w:rsidRPr="0018587A" w:rsidRDefault="0018587A" w:rsidP="0018587A">
      <w:pPr>
        <w:pStyle w:val="Bibliography"/>
        <w:rPr>
          <w:rFonts w:ascii="Calibri" w:hAnsi="Calibri" w:cs="Calibri"/>
        </w:rPr>
      </w:pPr>
      <w:r w:rsidRPr="0018587A">
        <w:rPr>
          <w:rFonts w:ascii="Calibri" w:hAnsi="Calibri" w:cs="Calibri"/>
        </w:rPr>
        <w:t xml:space="preserve">Legendre, P., &amp; Legendre, L. (2012). </w:t>
      </w:r>
      <w:r w:rsidRPr="0018587A">
        <w:rPr>
          <w:rFonts w:ascii="Calibri" w:hAnsi="Calibri" w:cs="Calibri"/>
          <w:i/>
          <w:iCs/>
        </w:rPr>
        <w:t>Numerical Ecology</w:t>
      </w:r>
      <w:r w:rsidRPr="0018587A">
        <w:rPr>
          <w:rFonts w:ascii="Calibri" w:hAnsi="Calibri" w:cs="Calibri"/>
        </w:rPr>
        <w:t xml:space="preserve"> (3rd ed., Vol. 24). Elsevier.</w:t>
      </w:r>
    </w:p>
    <w:p w14:paraId="6FC6CBFC" w14:textId="77777777" w:rsidR="0018587A" w:rsidRPr="0018587A" w:rsidRDefault="0018587A" w:rsidP="0018587A">
      <w:pPr>
        <w:pStyle w:val="Bibliography"/>
        <w:rPr>
          <w:rFonts w:ascii="Calibri" w:hAnsi="Calibri" w:cs="Calibri"/>
        </w:rPr>
      </w:pPr>
      <w:proofErr w:type="spellStart"/>
      <w:r w:rsidRPr="0018587A">
        <w:rPr>
          <w:rFonts w:ascii="Calibri" w:hAnsi="Calibri" w:cs="Calibri"/>
        </w:rPr>
        <w:t>Lepš</w:t>
      </w:r>
      <w:proofErr w:type="spellEnd"/>
      <w:r w:rsidRPr="0018587A">
        <w:rPr>
          <w:rFonts w:ascii="Calibri" w:hAnsi="Calibri" w:cs="Calibri"/>
        </w:rPr>
        <w:t xml:space="preserve">, J. (2004). What do the biodiversity experiments tell us about consequences of plant species loss in the real world? </w:t>
      </w:r>
      <w:r w:rsidRPr="0018587A">
        <w:rPr>
          <w:rFonts w:ascii="Calibri" w:hAnsi="Calibri" w:cs="Calibri"/>
          <w:i/>
          <w:iCs/>
        </w:rPr>
        <w:t>Basic and Applied Ecology</w:t>
      </w:r>
      <w:r w:rsidRPr="0018587A">
        <w:rPr>
          <w:rFonts w:ascii="Calibri" w:hAnsi="Calibri" w:cs="Calibri"/>
        </w:rPr>
        <w:t xml:space="preserve">, </w:t>
      </w:r>
      <w:r w:rsidRPr="0018587A">
        <w:rPr>
          <w:rFonts w:ascii="Calibri" w:hAnsi="Calibri" w:cs="Calibri"/>
          <w:i/>
          <w:iCs/>
        </w:rPr>
        <w:t>5</w:t>
      </w:r>
      <w:r w:rsidRPr="0018587A">
        <w:rPr>
          <w:rFonts w:ascii="Calibri" w:hAnsi="Calibri" w:cs="Calibri"/>
        </w:rPr>
        <w:t>, 529–534.</w:t>
      </w:r>
    </w:p>
    <w:p w14:paraId="388C6D78" w14:textId="77777777" w:rsidR="0018587A" w:rsidRPr="0018587A" w:rsidRDefault="0018587A" w:rsidP="0018587A">
      <w:pPr>
        <w:pStyle w:val="Bibliography"/>
        <w:rPr>
          <w:rFonts w:ascii="Calibri" w:hAnsi="Calibri" w:cs="Calibri"/>
        </w:rPr>
      </w:pPr>
      <w:proofErr w:type="spellStart"/>
      <w:r w:rsidRPr="0018587A">
        <w:rPr>
          <w:rFonts w:ascii="Calibri" w:hAnsi="Calibri" w:cs="Calibri"/>
        </w:rPr>
        <w:t>Marijnissen</w:t>
      </w:r>
      <w:proofErr w:type="spellEnd"/>
      <w:r w:rsidRPr="0018587A">
        <w:rPr>
          <w:rFonts w:ascii="Calibri" w:hAnsi="Calibri" w:cs="Calibri"/>
        </w:rPr>
        <w:t xml:space="preserve">, R., </w:t>
      </w:r>
      <w:proofErr w:type="spellStart"/>
      <w:r w:rsidRPr="0018587A">
        <w:rPr>
          <w:rFonts w:ascii="Calibri" w:hAnsi="Calibri" w:cs="Calibri"/>
        </w:rPr>
        <w:t>Kok</w:t>
      </w:r>
      <w:proofErr w:type="spellEnd"/>
      <w:r w:rsidRPr="0018587A">
        <w:rPr>
          <w:rFonts w:ascii="Calibri" w:hAnsi="Calibri" w:cs="Calibri"/>
        </w:rPr>
        <w:t xml:space="preserve">, M., </w:t>
      </w:r>
      <w:proofErr w:type="spellStart"/>
      <w:r w:rsidRPr="0018587A">
        <w:rPr>
          <w:rFonts w:ascii="Calibri" w:hAnsi="Calibri" w:cs="Calibri"/>
        </w:rPr>
        <w:t>Kroeze</w:t>
      </w:r>
      <w:proofErr w:type="spellEnd"/>
      <w:r w:rsidRPr="0018587A">
        <w:rPr>
          <w:rFonts w:ascii="Calibri" w:hAnsi="Calibri" w:cs="Calibri"/>
        </w:rPr>
        <w:t xml:space="preserve">, C., &amp; van Loon-Steensma, J. (2020). The Sensitivity of a Dike-Marsh System to Sea-Level Rise—A Model-Based Exploration. </w:t>
      </w:r>
      <w:r w:rsidRPr="0018587A">
        <w:rPr>
          <w:rFonts w:ascii="Calibri" w:hAnsi="Calibri" w:cs="Calibri"/>
          <w:i/>
          <w:iCs/>
        </w:rPr>
        <w:t>Journal of Marine Science and Engineering</w:t>
      </w:r>
      <w:r w:rsidRPr="0018587A">
        <w:rPr>
          <w:rFonts w:ascii="Calibri" w:hAnsi="Calibri" w:cs="Calibri"/>
        </w:rPr>
        <w:t xml:space="preserve">, </w:t>
      </w:r>
      <w:r w:rsidRPr="0018587A">
        <w:rPr>
          <w:rFonts w:ascii="Calibri" w:hAnsi="Calibri" w:cs="Calibri"/>
          <w:i/>
          <w:iCs/>
        </w:rPr>
        <w:t>8</w:t>
      </w:r>
      <w:r w:rsidRPr="0018587A">
        <w:rPr>
          <w:rFonts w:ascii="Calibri" w:hAnsi="Calibri" w:cs="Calibri"/>
        </w:rPr>
        <w:t>, 42.</w:t>
      </w:r>
    </w:p>
    <w:p w14:paraId="7E507639" w14:textId="77777777" w:rsidR="0018587A" w:rsidRPr="0018587A" w:rsidRDefault="0018587A" w:rsidP="0018587A">
      <w:pPr>
        <w:pStyle w:val="Bibliography"/>
        <w:rPr>
          <w:rFonts w:ascii="Calibri" w:hAnsi="Calibri" w:cs="Calibri"/>
        </w:rPr>
      </w:pPr>
      <w:proofErr w:type="spellStart"/>
      <w:r w:rsidRPr="0018587A">
        <w:rPr>
          <w:rFonts w:ascii="Calibri" w:hAnsi="Calibri" w:cs="Calibri"/>
        </w:rPr>
        <w:t>Ovaskainen</w:t>
      </w:r>
      <w:proofErr w:type="spellEnd"/>
      <w:r w:rsidRPr="0018587A">
        <w:rPr>
          <w:rFonts w:ascii="Calibri" w:hAnsi="Calibri" w:cs="Calibri"/>
        </w:rPr>
        <w:t xml:space="preserve">, O., Rybicki, J., &amp; </w:t>
      </w:r>
      <w:proofErr w:type="spellStart"/>
      <w:r w:rsidRPr="0018587A">
        <w:rPr>
          <w:rFonts w:ascii="Calibri" w:hAnsi="Calibri" w:cs="Calibri"/>
        </w:rPr>
        <w:t>Abrego</w:t>
      </w:r>
      <w:proofErr w:type="spellEnd"/>
      <w:r w:rsidRPr="0018587A">
        <w:rPr>
          <w:rFonts w:ascii="Calibri" w:hAnsi="Calibri" w:cs="Calibri"/>
        </w:rPr>
        <w:t xml:space="preserve">, N. (2019). What can observational data reveal about metacommunity processes? </w:t>
      </w:r>
      <w:proofErr w:type="spellStart"/>
      <w:r w:rsidRPr="0018587A">
        <w:rPr>
          <w:rFonts w:ascii="Calibri" w:hAnsi="Calibri" w:cs="Calibri"/>
          <w:i/>
          <w:iCs/>
        </w:rPr>
        <w:t>Ecography</w:t>
      </w:r>
      <w:proofErr w:type="spellEnd"/>
      <w:r w:rsidRPr="0018587A">
        <w:rPr>
          <w:rFonts w:ascii="Calibri" w:hAnsi="Calibri" w:cs="Calibri"/>
        </w:rPr>
        <w:t xml:space="preserve">, </w:t>
      </w:r>
      <w:r w:rsidRPr="0018587A">
        <w:rPr>
          <w:rFonts w:ascii="Calibri" w:hAnsi="Calibri" w:cs="Calibri"/>
          <w:i/>
          <w:iCs/>
        </w:rPr>
        <w:t>42</w:t>
      </w:r>
      <w:r w:rsidRPr="0018587A">
        <w:rPr>
          <w:rFonts w:ascii="Calibri" w:hAnsi="Calibri" w:cs="Calibri"/>
        </w:rPr>
        <w:t>, 1877–1886.</w:t>
      </w:r>
    </w:p>
    <w:p w14:paraId="6FD45C8B" w14:textId="77777777" w:rsidR="0018587A" w:rsidRPr="0018587A" w:rsidRDefault="0018587A" w:rsidP="0018587A">
      <w:pPr>
        <w:pStyle w:val="Bibliography"/>
        <w:rPr>
          <w:rFonts w:ascii="Calibri" w:hAnsi="Calibri" w:cs="Calibri"/>
        </w:rPr>
      </w:pPr>
      <w:r w:rsidRPr="0018587A">
        <w:rPr>
          <w:rFonts w:ascii="Calibri" w:hAnsi="Calibri" w:cs="Calibri"/>
        </w:rPr>
        <w:t xml:space="preserve">Pasternack, G. B. (2009). Chapter 3. Hydrogeomorphology and sedimentation in tidal freshwater wetlands. In A. </w:t>
      </w:r>
      <w:proofErr w:type="spellStart"/>
      <w:r w:rsidRPr="0018587A">
        <w:rPr>
          <w:rFonts w:ascii="Calibri" w:hAnsi="Calibri" w:cs="Calibri"/>
        </w:rPr>
        <w:t>Barendregt</w:t>
      </w:r>
      <w:proofErr w:type="spellEnd"/>
      <w:r w:rsidRPr="0018587A">
        <w:rPr>
          <w:rFonts w:ascii="Calibri" w:hAnsi="Calibri" w:cs="Calibri"/>
        </w:rPr>
        <w:t xml:space="preserve">, D. F. Whigham, &amp; A. H. Baldwin (Eds.), </w:t>
      </w:r>
      <w:r w:rsidRPr="0018587A">
        <w:rPr>
          <w:rFonts w:ascii="Calibri" w:hAnsi="Calibri" w:cs="Calibri"/>
          <w:i/>
          <w:iCs/>
        </w:rPr>
        <w:t>Tidal Freshwater Wetlands</w:t>
      </w:r>
      <w:r w:rsidRPr="0018587A">
        <w:rPr>
          <w:rFonts w:ascii="Calibri" w:hAnsi="Calibri" w:cs="Calibri"/>
        </w:rPr>
        <w:t xml:space="preserve"> (pp. 31–40). Leiden, The Netherlands: </w:t>
      </w:r>
      <w:proofErr w:type="spellStart"/>
      <w:r w:rsidRPr="0018587A">
        <w:rPr>
          <w:rFonts w:ascii="Calibri" w:hAnsi="Calibri" w:cs="Calibri"/>
        </w:rPr>
        <w:t>Backhuys</w:t>
      </w:r>
      <w:proofErr w:type="spellEnd"/>
      <w:r w:rsidRPr="0018587A">
        <w:rPr>
          <w:rFonts w:ascii="Calibri" w:hAnsi="Calibri" w:cs="Calibri"/>
        </w:rPr>
        <w:t xml:space="preserve"> Publishers.</w:t>
      </w:r>
    </w:p>
    <w:p w14:paraId="40EF39CE" w14:textId="77777777" w:rsidR="0018587A" w:rsidRPr="0018587A" w:rsidRDefault="0018587A" w:rsidP="0018587A">
      <w:pPr>
        <w:pStyle w:val="Bibliography"/>
        <w:rPr>
          <w:rFonts w:ascii="Calibri" w:hAnsi="Calibri" w:cs="Calibri"/>
        </w:rPr>
      </w:pPr>
      <w:proofErr w:type="spellStart"/>
      <w:r w:rsidRPr="0018587A">
        <w:rPr>
          <w:rFonts w:ascii="Calibri" w:hAnsi="Calibri" w:cs="Calibri"/>
        </w:rPr>
        <w:t>Peteet</w:t>
      </w:r>
      <w:proofErr w:type="spellEnd"/>
      <w:r w:rsidRPr="0018587A">
        <w:rPr>
          <w:rFonts w:ascii="Calibri" w:hAnsi="Calibri" w:cs="Calibri"/>
        </w:rPr>
        <w:t>, D. M., Nichols, J., Kenna, T., Chang, C., Browne, J., Reza, M., … Stern-</w:t>
      </w:r>
      <w:proofErr w:type="spellStart"/>
      <w:r w:rsidRPr="0018587A">
        <w:rPr>
          <w:rFonts w:ascii="Calibri" w:hAnsi="Calibri" w:cs="Calibri"/>
        </w:rPr>
        <w:t>Protz</w:t>
      </w:r>
      <w:proofErr w:type="spellEnd"/>
      <w:r w:rsidRPr="0018587A">
        <w:rPr>
          <w:rFonts w:ascii="Calibri" w:hAnsi="Calibri" w:cs="Calibri"/>
        </w:rPr>
        <w:t xml:space="preserve">, S. (2018). Sediment starvation destroys New York City marshes’ resistance to sea level rise. </w:t>
      </w:r>
      <w:r w:rsidRPr="0018587A">
        <w:rPr>
          <w:rFonts w:ascii="Calibri" w:hAnsi="Calibri" w:cs="Calibri"/>
          <w:i/>
          <w:iCs/>
        </w:rPr>
        <w:t>Proceedings of the National Academy of Sciences</w:t>
      </w:r>
      <w:r w:rsidRPr="0018587A">
        <w:rPr>
          <w:rFonts w:ascii="Calibri" w:hAnsi="Calibri" w:cs="Calibri"/>
        </w:rPr>
        <w:t xml:space="preserve">, </w:t>
      </w:r>
      <w:r w:rsidRPr="0018587A">
        <w:rPr>
          <w:rFonts w:ascii="Calibri" w:hAnsi="Calibri" w:cs="Calibri"/>
          <w:i/>
          <w:iCs/>
        </w:rPr>
        <w:t>115</w:t>
      </w:r>
      <w:r w:rsidRPr="0018587A">
        <w:rPr>
          <w:rFonts w:ascii="Calibri" w:hAnsi="Calibri" w:cs="Calibri"/>
        </w:rPr>
        <w:t>, 10281–10286.</w:t>
      </w:r>
    </w:p>
    <w:p w14:paraId="348970AC" w14:textId="77777777" w:rsidR="0018587A" w:rsidRPr="0018587A" w:rsidRDefault="0018587A" w:rsidP="0018587A">
      <w:pPr>
        <w:pStyle w:val="Bibliography"/>
        <w:rPr>
          <w:rFonts w:ascii="Calibri" w:hAnsi="Calibri" w:cs="Calibri"/>
        </w:rPr>
      </w:pPr>
      <w:r w:rsidRPr="0018587A">
        <w:rPr>
          <w:rFonts w:ascii="Calibri" w:hAnsi="Calibri" w:cs="Calibri"/>
        </w:rPr>
        <w:t xml:space="preserve">Schaefer, V. (2004). Ecological setting of the Fraser River delta and its urban estuary. In B. J. Groulx, D. C. Mosher, J. L. </w:t>
      </w:r>
      <w:proofErr w:type="spellStart"/>
      <w:r w:rsidRPr="0018587A">
        <w:rPr>
          <w:rFonts w:ascii="Calibri" w:hAnsi="Calibri" w:cs="Calibri"/>
        </w:rPr>
        <w:t>Luternauer</w:t>
      </w:r>
      <w:proofErr w:type="spellEnd"/>
      <w:r w:rsidRPr="0018587A">
        <w:rPr>
          <w:rFonts w:ascii="Calibri" w:hAnsi="Calibri" w:cs="Calibri"/>
        </w:rPr>
        <w:t xml:space="preserve">, &amp; D. E. </w:t>
      </w:r>
      <w:proofErr w:type="spellStart"/>
      <w:r w:rsidRPr="0018587A">
        <w:rPr>
          <w:rFonts w:ascii="Calibri" w:hAnsi="Calibri" w:cs="Calibri"/>
        </w:rPr>
        <w:t>Bilderback</w:t>
      </w:r>
      <w:proofErr w:type="spellEnd"/>
      <w:r w:rsidRPr="0018587A">
        <w:rPr>
          <w:rFonts w:ascii="Calibri" w:hAnsi="Calibri" w:cs="Calibri"/>
        </w:rPr>
        <w:t xml:space="preserve"> (Eds.), </w:t>
      </w:r>
      <w:r w:rsidRPr="0018587A">
        <w:rPr>
          <w:rFonts w:ascii="Calibri" w:hAnsi="Calibri" w:cs="Calibri"/>
          <w:i/>
          <w:iCs/>
        </w:rPr>
        <w:t>Fraser River Delta, British Columbia: Issues of an Urban Estuary</w:t>
      </w:r>
      <w:r w:rsidRPr="0018587A">
        <w:rPr>
          <w:rFonts w:ascii="Calibri" w:hAnsi="Calibri" w:cs="Calibri"/>
        </w:rPr>
        <w:t xml:space="preserve"> (pp. 147–172). Geological Survey of Canada, Bulletin 547.</w:t>
      </w:r>
    </w:p>
    <w:p w14:paraId="17B45259" w14:textId="77777777" w:rsidR="0018587A" w:rsidRPr="0018587A" w:rsidRDefault="0018587A" w:rsidP="0018587A">
      <w:pPr>
        <w:pStyle w:val="Bibliography"/>
        <w:rPr>
          <w:rFonts w:ascii="Calibri" w:hAnsi="Calibri" w:cs="Calibri"/>
        </w:rPr>
      </w:pPr>
      <w:r w:rsidRPr="0018587A">
        <w:rPr>
          <w:rFonts w:ascii="Calibri" w:hAnsi="Calibri" w:cs="Calibri"/>
        </w:rPr>
        <w:t xml:space="preserve">Sinks, I. A., </w:t>
      </w:r>
      <w:proofErr w:type="spellStart"/>
      <w:r w:rsidRPr="0018587A">
        <w:rPr>
          <w:rFonts w:ascii="Calibri" w:hAnsi="Calibri" w:cs="Calibri"/>
        </w:rPr>
        <w:t>Borde</w:t>
      </w:r>
      <w:proofErr w:type="spellEnd"/>
      <w:r w:rsidRPr="0018587A">
        <w:rPr>
          <w:rFonts w:ascii="Calibri" w:hAnsi="Calibri" w:cs="Calibri"/>
        </w:rPr>
        <w:t xml:space="preserve">, A. B., </w:t>
      </w:r>
      <w:proofErr w:type="spellStart"/>
      <w:r w:rsidRPr="0018587A">
        <w:rPr>
          <w:rFonts w:ascii="Calibri" w:hAnsi="Calibri" w:cs="Calibri"/>
        </w:rPr>
        <w:t>Diefenderfer</w:t>
      </w:r>
      <w:proofErr w:type="spellEnd"/>
      <w:r w:rsidRPr="0018587A">
        <w:rPr>
          <w:rFonts w:ascii="Calibri" w:hAnsi="Calibri" w:cs="Calibri"/>
        </w:rPr>
        <w:t xml:space="preserve">, H. L., &amp; </w:t>
      </w:r>
      <w:proofErr w:type="spellStart"/>
      <w:r w:rsidRPr="0018587A">
        <w:rPr>
          <w:rFonts w:ascii="Calibri" w:hAnsi="Calibri" w:cs="Calibri"/>
        </w:rPr>
        <w:t>Karnezis</w:t>
      </w:r>
      <w:proofErr w:type="spellEnd"/>
      <w:r w:rsidRPr="0018587A">
        <w:rPr>
          <w:rFonts w:ascii="Calibri" w:hAnsi="Calibri" w:cs="Calibri"/>
        </w:rPr>
        <w:t xml:space="preserve">, J. P. (2021). Assessment of Methods to Control Invasive Reed </w:t>
      </w:r>
      <w:proofErr w:type="spellStart"/>
      <w:r w:rsidRPr="0018587A">
        <w:rPr>
          <w:rFonts w:ascii="Calibri" w:hAnsi="Calibri" w:cs="Calibri"/>
        </w:rPr>
        <w:t>Canarygrass</w:t>
      </w:r>
      <w:proofErr w:type="spellEnd"/>
      <w:r w:rsidRPr="0018587A">
        <w:rPr>
          <w:rFonts w:ascii="Calibri" w:hAnsi="Calibri" w:cs="Calibri"/>
        </w:rPr>
        <w:t xml:space="preserve"> (Phalaris </w:t>
      </w:r>
      <w:proofErr w:type="spellStart"/>
      <w:r w:rsidRPr="0018587A">
        <w:rPr>
          <w:rFonts w:ascii="Calibri" w:hAnsi="Calibri" w:cs="Calibri"/>
        </w:rPr>
        <w:t>arundinacea</w:t>
      </w:r>
      <w:proofErr w:type="spellEnd"/>
      <w:r w:rsidRPr="0018587A">
        <w:rPr>
          <w:rFonts w:ascii="Calibri" w:hAnsi="Calibri" w:cs="Calibri"/>
        </w:rPr>
        <w:t xml:space="preserve">) in Tidal Freshwater Wetlands. </w:t>
      </w:r>
      <w:r w:rsidRPr="0018587A">
        <w:rPr>
          <w:rFonts w:ascii="Calibri" w:hAnsi="Calibri" w:cs="Calibri"/>
          <w:i/>
          <w:iCs/>
        </w:rPr>
        <w:t>Natural Areas Journal</w:t>
      </w:r>
      <w:r w:rsidRPr="0018587A">
        <w:rPr>
          <w:rFonts w:ascii="Calibri" w:hAnsi="Calibri" w:cs="Calibri"/>
        </w:rPr>
        <w:t xml:space="preserve">, </w:t>
      </w:r>
      <w:r w:rsidRPr="0018587A">
        <w:rPr>
          <w:rFonts w:ascii="Calibri" w:hAnsi="Calibri" w:cs="Calibri"/>
          <w:i/>
          <w:iCs/>
        </w:rPr>
        <w:t>41</w:t>
      </w:r>
      <w:r w:rsidRPr="0018587A">
        <w:rPr>
          <w:rFonts w:ascii="Calibri" w:hAnsi="Calibri" w:cs="Calibri"/>
        </w:rPr>
        <w:t>, 172–185.</w:t>
      </w:r>
    </w:p>
    <w:p w14:paraId="7BC7EE54" w14:textId="77777777" w:rsidR="0018587A" w:rsidRPr="0018587A" w:rsidRDefault="0018587A" w:rsidP="0018587A">
      <w:pPr>
        <w:pStyle w:val="Bibliography"/>
        <w:rPr>
          <w:rFonts w:ascii="Calibri" w:hAnsi="Calibri" w:cs="Calibri"/>
        </w:rPr>
      </w:pPr>
      <w:r w:rsidRPr="0018587A">
        <w:rPr>
          <w:rFonts w:ascii="Calibri" w:hAnsi="Calibri" w:cs="Calibri"/>
        </w:rPr>
        <w:t xml:space="preserve">Underwood, A. J., Chapman, M. G., &amp; Connell, S. D. (2000). Observations in ecology: You can’t make progress on processes without understanding the patterns. </w:t>
      </w:r>
      <w:r w:rsidRPr="0018587A">
        <w:rPr>
          <w:rFonts w:ascii="Calibri" w:hAnsi="Calibri" w:cs="Calibri"/>
          <w:i/>
          <w:iCs/>
        </w:rPr>
        <w:t>Journal of Experimental Marine Biology and Ecology</w:t>
      </w:r>
      <w:r w:rsidRPr="0018587A">
        <w:rPr>
          <w:rFonts w:ascii="Calibri" w:hAnsi="Calibri" w:cs="Calibri"/>
        </w:rPr>
        <w:t xml:space="preserve">, </w:t>
      </w:r>
      <w:r w:rsidRPr="0018587A">
        <w:rPr>
          <w:rFonts w:ascii="Calibri" w:hAnsi="Calibri" w:cs="Calibri"/>
          <w:i/>
          <w:iCs/>
        </w:rPr>
        <w:t>250</w:t>
      </w:r>
      <w:r w:rsidRPr="0018587A">
        <w:rPr>
          <w:rFonts w:ascii="Calibri" w:hAnsi="Calibri" w:cs="Calibri"/>
        </w:rPr>
        <w:t>, 97–115.</w:t>
      </w:r>
    </w:p>
    <w:p w14:paraId="400F1017" w14:textId="77777777" w:rsidR="0018587A" w:rsidRPr="0018587A" w:rsidRDefault="0018587A" w:rsidP="0018587A">
      <w:pPr>
        <w:pStyle w:val="Bibliography"/>
        <w:rPr>
          <w:rFonts w:ascii="Calibri" w:hAnsi="Calibri" w:cs="Calibri"/>
        </w:rPr>
      </w:pPr>
      <w:r w:rsidRPr="0018587A">
        <w:rPr>
          <w:rFonts w:ascii="Calibri" w:hAnsi="Calibri" w:cs="Calibri"/>
        </w:rPr>
        <w:t xml:space="preserve">Whittaker, R. H. (1975). </w:t>
      </w:r>
      <w:r w:rsidRPr="0018587A">
        <w:rPr>
          <w:rFonts w:ascii="Calibri" w:hAnsi="Calibri" w:cs="Calibri"/>
          <w:i/>
          <w:iCs/>
        </w:rPr>
        <w:t>Communities and Ecosystems</w:t>
      </w:r>
      <w:r w:rsidRPr="0018587A">
        <w:rPr>
          <w:rFonts w:ascii="Calibri" w:hAnsi="Calibri" w:cs="Calibri"/>
        </w:rPr>
        <w:t xml:space="preserve"> (2nd ed.). New York, NY: Macmillan.</w:t>
      </w:r>
    </w:p>
    <w:p w14:paraId="1CE4119A" w14:textId="1CE91AB3"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73EB4D77" w:rsidR="0038192E" w:rsidRDefault="0038192E" w:rsidP="0038192E">
      <w:pPr>
        <w:pStyle w:val="Caption"/>
      </w:pPr>
      <w:bookmarkStart w:id="25" w:name="_Ref103763315"/>
      <w:r>
        <w:t xml:space="preserve">Table </w:t>
      </w:r>
      <w:r>
        <w:fldChar w:fldCharType="begin"/>
      </w:r>
      <w:r>
        <w:instrText xml:space="preserve"> SEQ Table \* ARABIC </w:instrText>
      </w:r>
      <w:r>
        <w:fldChar w:fldCharType="separate"/>
      </w:r>
      <w:r w:rsidR="000F6BE9">
        <w:rPr>
          <w:noProof/>
        </w:rPr>
        <w:t>3</w:t>
      </w:r>
      <w:r>
        <w:fldChar w:fldCharType="end"/>
      </w:r>
      <w:bookmarkEnd w:id="25"/>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1EC038C7" w14:textId="2EA0EE64"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proofErr w:type="spellStart"/>
            <w:r w:rsidRPr="0038192E">
              <w:rPr>
                <w:rFonts w:ascii="Calibri" w:eastAsia="Times New Roman" w:hAnsi="Calibri" w:cs="Calibri"/>
                <w:color w:val="000000"/>
              </w:rPr>
              <w:t>ommitted</w:t>
            </w:r>
            <w:proofErr w:type="spellEnd"/>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9C83EF1" w14:textId="02237BBF" w:rsidR="00F222C0" w:rsidRDefault="00F222C0" w:rsidP="00F222C0"/>
    <w:p w14:paraId="264EF9D9" w14:textId="2FACD43D" w:rsidR="00F222C0" w:rsidRDefault="00F222C0" w:rsidP="00F222C0">
      <w:pPr>
        <w:pStyle w:val="Caption"/>
        <w:keepNext/>
      </w:pPr>
      <w:bookmarkStart w:id="26" w:name="_Ref102639740"/>
      <w:r>
        <w:lastRenderedPageBreak/>
        <w:t xml:space="preserve">Table </w:t>
      </w:r>
      <w:r w:rsidR="007A5898">
        <w:fldChar w:fldCharType="begin"/>
      </w:r>
      <w:r w:rsidR="007A5898">
        <w:instrText xml:space="preserve"> SEQ Table \* ARABIC </w:instrText>
      </w:r>
      <w:r w:rsidR="007A5898">
        <w:fldChar w:fldCharType="separate"/>
      </w:r>
      <w:r w:rsidR="000F6BE9">
        <w:rPr>
          <w:noProof/>
        </w:rPr>
        <w:t>4</w:t>
      </w:r>
      <w:r w:rsidR="007A5898">
        <w:rPr>
          <w:noProof/>
        </w:rPr>
        <w:fldChar w:fldCharType="end"/>
      </w:r>
      <w:bookmarkEnd w:id="26"/>
      <w:r>
        <w:t>. Species indicator analysis</w:t>
      </w:r>
      <w:r w:rsidR="00281A74">
        <w:t xml:space="preserve"> of cluster groups using Euclidean distance</w:t>
      </w:r>
      <w:r>
        <w:t xml:space="preserve"> identifies the same dominant species in each assemblage type (</w:t>
      </w:r>
      <w:r w:rsidR="00FD7BB5">
        <w:t>Sedge</w:t>
      </w:r>
      <w:r>
        <w:t xml:space="preserve">, </w:t>
      </w:r>
      <w:r w:rsidR="00FD7BB5">
        <w:t>Fescue</w:t>
      </w:r>
      <w:r>
        <w:t xml:space="preserve">, </w:t>
      </w:r>
      <w:r w:rsidR="00FD7BB5">
        <w:t>Bogbean</w:t>
      </w:r>
      <w:r>
        <w:t xml:space="preserve">) as significantly driving clustering of assemblages over time. </w:t>
      </w:r>
    </w:p>
    <w:p w14:paraId="5BB20118" w14:textId="59A1BE7F" w:rsidR="00F222C0" w:rsidRDefault="007B228A" w:rsidP="00F222C0">
      <w:r w:rsidRPr="007B228A">
        <w:rPr>
          <w:noProof/>
        </w:rPr>
        <w:drawing>
          <wp:inline distT="0" distB="0" distL="0" distR="0" wp14:anchorId="1DC35A15" wp14:editId="0F0A7831">
            <wp:extent cx="6386732" cy="285664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008" cy="2862587"/>
                    </a:xfrm>
                    <a:prstGeom prst="rect">
                      <a:avLst/>
                    </a:prstGeom>
                    <a:noFill/>
                    <a:ln>
                      <a:noFill/>
                    </a:ln>
                  </pic:spPr>
                </pic:pic>
              </a:graphicData>
            </a:graphic>
          </wp:inline>
        </w:drawing>
      </w:r>
      <w:r w:rsidRPr="007B228A" w:rsidDel="007B228A">
        <w:t xml:space="preserve"> </w:t>
      </w:r>
    </w:p>
    <w:p w14:paraId="62862706" w14:textId="5B3090BF" w:rsidR="00163B51" w:rsidRDefault="00163B51" w:rsidP="00F222C0"/>
    <w:p w14:paraId="712DC51A" w14:textId="20CA57B8" w:rsidR="00163B51" w:rsidRDefault="00BC0673" w:rsidP="00BC0673">
      <w:pPr>
        <w:pStyle w:val="Caption"/>
      </w:pPr>
      <w:bookmarkStart w:id="27" w:name="_Ref103856212"/>
      <w:r>
        <w:t xml:space="preserve">Table </w:t>
      </w:r>
      <w:r>
        <w:fldChar w:fldCharType="begin"/>
      </w:r>
      <w:r>
        <w:instrText xml:space="preserve"> SEQ Table \* ARABIC </w:instrText>
      </w:r>
      <w:r>
        <w:fldChar w:fldCharType="separate"/>
      </w:r>
      <w:r w:rsidR="000F6BE9">
        <w:rPr>
          <w:noProof/>
        </w:rPr>
        <w:t>5</w:t>
      </w:r>
      <w:r>
        <w:fldChar w:fldCharType="end"/>
      </w:r>
      <w:bookmarkEnd w:id="27"/>
      <w:r>
        <w:t>. Species indicator</w:t>
      </w:r>
      <w:r w:rsidR="00F41B59">
        <w:t xml:space="preserve"> analysis of cluster groups using Bray-Curtis distance identifies the same dominant species in each assemblage type (Sedge, Fescue, Bogbean), however Bray-Curtis distance identifies different associated indicator species than those identified by Euclidean distance</w:t>
      </w:r>
      <w:r w:rsidR="00CB72B2">
        <w:t xml:space="preserve"> </w:t>
      </w:r>
      <w:r w:rsidR="00F41B59">
        <w:t>(</w:t>
      </w:r>
      <w:r w:rsidR="00F41B59">
        <w:fldChar w:fldCharType="begin"/>
      </w:r>
      <w:r w:rsidR="00F41B59">
        <w:instrText xml:space="preserve"> REF _Ref102639740 \h </w:instrText>
      </w:r>
      <w:r w:rsidR="00F41B59">
        <w:fldChar w:fldCharType="separate"/>
      </w:r>
      <w:ins w:id="28" w:author="Stefanie Lane" w:date="2022-05-19T13:03:00Z">
        <w:r w:rsidR="000F6BE9">
          <w:t xml:space="preserve">Table </w:t>
        </w:r>
        <w:r w:rsidR="000F6BE9">
          <w:rPr>
            <w:noProof/>
          </w:rPr>
          <w:t>4</w:t>
        </w:r>
      </w:ins>
      <w:r w:rsidR="00F41B59">
        <w:fldChar w:fldCharType="end"/>
      </w:r>
      <w:r w:rsidR="00F41B59">
        <w:t>).</w:t>
      </w:r>
    </w:p>
    <w:p w14:paraId="45185DC9" w14:textId="10AB11D5" w:rsidR="00163B51" w:rsidRDefault="00CB72B2" w:rsidP="00F222C0">
      <w:r w:rsidRPr="00CB72B2">
        <w:drawing>
          <wp:inline distT="0" distB="0" distL="0" distR="0" wp14:anchorId="5ED42F27" wp14:editId="7D2F24CE">
            <wp:extent cx="6395202" cy="309362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395202" cy="3093629"/>
                    </a:xfrm>
                    <a:prstGeom prst="rect">
                      <a:avLst/>
                    </a:prstGeom>
                    <a:noFill/>
                    <a:ln>
                      <a:noFill/>
                    </a:ln>
                  </pic:spPr>
                </pic:pic>
              </a:graphicData>
            </a:graphic>
          </wp:inline>
        </w:drawing>
      </w:r>
    </w:p>
    <w:p w14:paraId="39D9FFF3" w14:textId="77777777" w:rsidR="00811F80" w:rsidRDefault="003F2561" w:rsidP="00811F80">
      <w:pPr>
        <w:keepNext/>
      </w:pPr>
      <w:r>
        <w:rPr>
          <w:noProof/>
        </w:rPr>
        <w:lastRenderedPageBreak/>
        <w:drawing>
          <wp:inline distT="0" distB="0" distL="0" distR="0" wp14:anchorId="348D5818" wp14:editId="327EC9FF">
            <wp:extent cx="6400800" cy="3985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985895"/>
                    </a:xfrm>
                    <a:prstGeom prst="rect">
                      <a:avLst/>
                    </a:prstGeom>
                  </pic:spPr>
                </pic:pic>
              </a:graphicData>
            </a:graphic>
          </wp:inline>
        </w:drawing>
      </w:r>
    </w:p>
    <w:p w14:paraId="7B3CEC48" w14:textId="6F7CF243" w:rsidR="00811F80" w:rsidRDefault="00811F80" w:rsidP="00811F80">
      <w:pPr>
        <w:pStyle w:val="Caption"/>
      </w:pPr>
      <w:bookmarkStart w:id="29" w:name="_Ref103857626"/>
      <w:r>
        <w:t xml:space="preserve">Figure </w:t>
      </w:r>
      <w:r>
        <w:fldChar w:fldCharType="begin"/>
      </w:r>
      <w:r>
        <w:instrText xml:space="preserve"> SEQ Figure \* ARABIC </w:instrText>
      </w:r>
      <w:r>
        <w:fldChar w:fldCharType="separate"/>
      </w:r>
      <w:r w:rsidR="000F6BE9">
        <w:rPr>
          <w:noProof/>
        </w:rPr>
        <w:t>4</w:t>
      </w:r>
      <w:r>
        <w:fldChar w:fldCharType="end"/>
      </w:r>
      <w:bookmarkEnd w:id="29"/>
      <w:r>
        <w:t>.</w:t>
      </w:r>
      <w:r w:rsidR="007D2D1E">
        <w:t>Bray-Curtis distance shows similar trends of increasing dissimilarity over time as when using Euclidean Distance (</w:t>
      </w:r>
      <w:r w:rsidR="007D2D1E">
        <w:fldChar w:fldCharType="begin"/>
      </w:r>
      <w:r w:rsidR="007D2D1E">
        <w:instrText xml:space="preserve"> REF _Ref94197029 \h </w:instrText>
      </w:r>
      <w:r w:rsidR="007D2D1E">
        <w:fldChar w:fldCharType="separate"/>
      </w:r>
      <w:ins w:id="30" w:author="Stefanie Lane" w:date="2022-05-19T13:03:00Z">
        <w:r w:rsidR="000F6BE9">
          <w:t xml:space="preserve">Figure </w:t>
        </w:r>
        <w:r w:rsidR="000F6BE9">
          <w:rPr>
            <w:noProof/>
          </w:rPr>
          <w:t>2</w:t>
        </w:r>
      </w:ins>
      <w:r w:rsidR="007D2D1E">
        <w:fldChar w:fldCharType="end"/>
      </w:r>
      <w:r w:rsidR="007D2D1E">
        <w:t xml:space="preserve">). </w:t>
      </w:r>
    </w:p>
    <w:p w14:paraId="70173B5A" w14:textId="1A012AF7" w:rsidR="00163B51" w:rsidRDefault="00163B51">
      <w:r>
        <w:br w:type="page"/>
      </w:r>
    </w:p>
    <w:p w14:paraId="642BD8B9" w14:textId="3A213568" w:rsidR="00163B51" w:rsidRDefault="006601E5" w:rsidP="004E715D">
      <w:pPr>
        <w:pStyle w:val="Caption"/>
      </w:pPr>
      <w:bookmarkStart w:id="31" w:name="_Ref103170147"/>
      <w:r>
        <w:lastRenderedPageBreak/>
        <w:t xml:space="preserve">Table </w:t>
      </w:r>
      <w:r>
        <w:fldChar w:fldCharType="begin"/>
      </w:r>
      <w:r>
        <w:instrText xml:space="preserve"> SEQ Table \* ARABIC </w:instrText>
      </w:r>
      <w:r>
        <w:fldChar w:fldCharType="separate"/>
      </w:r>
      <w:r w:rsidR="000F6BE9">
        <w:rPr>
          <w:noProof/>
        </w:rPr>
        <w:t>6</w:t>
      </w:r>
      <w:r>
        <w:fldChar w:fldCharType="end"/>
      </w:r>
      <w:bookmarkEnd w:id="31"/>
      <w:r>
        <w:t xml:space="preserve">. </w:t>
      </w:r>
      <w:r w:rsidRPr="003F7745">
        <w:t xml:space="preserve">Percent change in mean </w:t>
      </w:r>
      <w:r w:rsidR="007D4F72">
        <w:t>abundance (</w:t>
      </w:r>
      <w:r w:rsidRPr="003F7745">
        <w:t>cover class</w:t>
      </w:r>
      <w:r w:rsidR="007D4F72">
        <w:t>)</w:t>
      </w:r>
      <w:r w:rsidRPr="003F7745">
        <w:t xml:space="preserve"> between 1979</w:t>
      </w:r>
      <w:r w:rsidR="00A20DBD">
        <w:t xml:space="preserve">, 1999, </w:t>
      </w:r>
      <w:r w:rsidRPr="003F7745">
        <w:t>and 2019 datasets for species observed in each assemblage</w:t>
      </w:r>
      <w:r w:rsidR="004F6583">
        <w:t xml:space="preserve">. New species appearances from 1979 to 2019 indicated by (+). </w:t>
      </w:r>
    </w:p>
    <w:tbl>
      <w:tblPr>
        <w:tblW w:w="9500" w:type="dxa"/>
        <w:tblLook w:val="04A0" w:firstRow="1" w:lastRow="0" w:firstColumn="1" w:lastColumn="0" w:noHBand="0" w:noVBand="1"/>
      </w:tblPr>
      <w:tblGrid>
        <w:gridCol w:w="1700"/>
        <w:gridCol w:w="3160"/>
        <w:gridCol w:w="960"/>
        <w:gridCol w:w="960"/>
        <w:gridCol w:w="960"/>
        <w:gridCol w:w="1760"/>
      </w:tblGrid>
      <w:tr w:rsidR="004F6583" w:rsidRPr="004F6583" w14:paraId="10E85980" w14:textId="77777777" w:rsidTr="004F6583">
        <w:trPr>
          <w:trHeight w:val="580"/>
        </w:trPr>
        <w:tc>
          <w:tcPr>
            <w:tcW w:w="1700" w:type="dxa"/>
            <w:tcBorders>
              <w:top w:val="single" w:sz="4" w:space="0" w:color="auto"/>
              <w:left w:val="nil"/>
              <w:bottom w:val="single" w:sz="4" w:space="0" w:color="auto"/>
              <w:right w:val="nil"/>
            </w:tcBorders>
            <w:shd w:val="clear" w:color="auto" w:fill="auto"/>
            <w:vAlign w:val="center"/>
            <w:hideMark/>
          </w:tcPr>
          <w:p w14:paraId="5BE925FE"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Assemblage</w:t>
            </w:r>
          </w:p>
        </w:tc>
        <w:tc>
          <w:tcPr>
            <w:tcW w:w="3160" w:type="dxa"/>
            <w:tcBorders>
              <w:top w:val="single" w:sz="4" w:space="0" w:color="auto"/>
              <w:left w:val="nil"/>
              <w:bottom w:val="single" w:sz="4" w:space="0" w:color="auto"/>
              <w:right w:val="nil"/>
            </w:tcBorders>
            <w:shd w:val="clear" w:color="auto" w:fill="auto"/>
            <w:vAlign w:val="center"/>
            <w:hideMark/>
          </w:tcPr>
          <w:p w14:paraId="1A635D2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Species</w:t>
            </w:r>
          </w:p>
        </w:tc>
        <w:tc>
          <w:tcPr>
            <w:tcW w:w="960" w:type="dxa"/>
            <w:tcBorders>
              <w:top w:val="single" w:sz="4" w:space="0" w:color="auto"/>
              <w:left w:val="nil"/>
              <w:bottom w:val="single" w:sz="4" w:space="0" w:color="auto"/>
              <w:right w:val="nil"/>
            </w:tcBorders>
            <w:shd w:val="clear" w:color="auto" w:fill="auto"/>
            <w:vAlign w:val="center"/>
            <w:hideMark/>
          </w:tcPr>
          <w:p w14:paraId="70F8ECB7"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1979</w:t>
            </w:r>
          </w:p>
        </w:tc>
        <w:tc>
          <w:tcPr>
            <w:tcW w:w="960" w:type="dxa"/>
            <w:tcBorders>
              <w:top w:val="single" w:sz="4" w:space="0" w:color="auto"/>
              <w:left w:val="nil"/>
              <w:bottom w:val="single" w:sz="4" w:space="0" w:color="auto"/>
              <w:right w:val="nil"/>
            </w:tcBorders>
            <w:shd w:val="clear" w:color="auto" w:fill="auto"/>
            <w:vAlign w:val="center"/>
            <w:hideMark/>
          </w:tcPr>
          <w:p w14:paraId="189E22FE"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1999</w:t>
            </w:r>
          </w:p>
        </w:tc>
        <w:tc>
          <w:tcPr>
            <w:tcW w:w="960" w:type="dxa"/>
            <w:tcBorders>
              <w:top w:val="single" w:sz="4" w:space="0" w:color="auto"/>
              <w:left w:val="nil"/>
              <w:bottom w:val="single" w:sz="4" w:space="0" w:color="auto"/>
              <w:right w:val="nil"/>
            </w:tcBorders>
            <w:shd w:val="clear" w:color="auto" w:fill="auto"/>
            <w:vAlign w:val="center"/>
            <w:hideMark/>
          </w:tcPr>
          <w:p w14:paraId="05B11D27"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2019</w:t>
            </w:r>
          </w:p>
        </w:tc>
        <w:tc>
          <w:tcPr>
            <w:tcW w:w="1760" w:type="dxa"/>
            <w:tcBorders>
              <w:top w:val="single" w:sz="4" w:space="0" w:color="auto"/>
              <w:left w:val="nil"/>
              <w:bottom w:val="single" w:sz="4" w:space="0" w:color="auto"/>
              <w:right w:val="nil"/>
            </w:tcBorders>
            <w:shd w:val="clear" w:color="auto" w:fill="auto"/>
            <w:vAlign w:val="center"/>
            <w:hideMark/>
          </w:tcPr>
          <w:p w14:paraId="76B8217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Percent Change 1979-2019</w:t>
            </w:r>
          </w:p>
        </w:tc>
      </w:tr>
      <w:tr w:rsidR="004F6583" w:rsidRPr="004F6583" w14:paraId="560687FB" w14:textId="77777777" w:rsidTr="004F6583">
        <w:trPr>
          <w:trHeight w:val="290"/>
        </w:trPr>
        <w:tc>
          <w:tcPr>
            <w:tcW w:w="1700" w:type="dxa"/>
            <w:vMerge w:val="restart"/>
            <w:tcBorders>
              <w:top w:val="nil"/>
              <w:left w:val="nil"/>
              <w:bottom w:val="single" w:sz="4" w:space="0" w:color="000000"/>
              <w:right w:val="nil"/>
            </w:tcBorders>
            <w:shd w:val="clear" w:color="auto" w:fill="auto"/>
            <w:noWrap/>
            <w:vAlign w:val="center"/>
            <w:hideMark/>
          </w:tcPr>
          <w:p w14:paraId="3CBE4EC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Bogbean</w:t>
            </w:r>
          </w:p>
        </w:tc>
        <w:tc>
          <w:tcPr>
            <w:tcW w:w="3160" w:type="dxa"/>
            <w:tcBorders>
              <w:top w:val="nil"/>
              <w:left w:val="nil"/>
              <w:bottom w:val="nil"/>
              <w:right w:val="nil"/>
            </w:tcBorders>
            <w:shd w:val="clear" w:color="auto" w:fill="auto"/>
            <w:noWrap/>
            <w:vAlign w:val="bottom"/>
            <w:hideMark/>
          </w:tcPr>
          <w:p w14:paraId="6BE1FD5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p>
        </w:tc>
        <w:tc>
          <w:tcPr>
            <w:tcW w:w="960" w:type="dxa"/>
            <w:tcBorders>
              <w:top w:val="nil"/>
              <w:left w:val="nil"/>
              <w:bottom w:val="nil"/>
              <w:right w:val="nil"/>
            </w:tcBorders>
            <w:shd w:val="clear" w:color="auto" w:fill="auto"/>
            <w:noWrap/>
            <w:vAlign w:val="bottom"/>
            <w:hideMark/>
          </w:tcPr>
          <w:p w14:paraId="57C1D2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nil"/>
              <w:left w:val="nil"/>
              <w:bottom w:val="nil"/>
              <w:right w:val="nil"/>
            </w:tcBorders>
            <w:shd w:val="clear" w:color="auto" w:fill="auto"/>
            <w:noWrap/>
            <w:vAlign w:val="bottom"/>
            <w:hideMark/>
          </w:tcPr>
          <w:p w14:paraId="41B13F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47CC2E0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F0DF8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CFD8C01" w14:textId="77777777" w:rsidTr="004F6583">
        <w:trPr>
          <w:trHeight w:val="290"/>
        </w:trPr>
        <w:tc>
          <w:tcPr>
            <w:tcW w:w="1700" w:type="dxa"/>
            <w:vMerge/>
            <w:tcBorders>
              <w:top w:val="nil"/>
              <w:left w:val="nil"/>
              <w:bottom w:val="single" w:sz="4" w:space="0" w:color="000000"/>
              <w:right w:val="nil"/>
            </w:tcBorders>
            <w:vAlign w:val="center"/>
            <w:hideMark/>
          </w:tcPr>
          <w:p w14:paraId="539B7AD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EC3FE4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Alopecurus </w:t>
            </w:r>
            <w:proofErr w:type="spellStart"/>
            <w:r w:rsidRPr="004F6583">
              <w:rPr>
                <w:rFonts w:ascii="Arial" w:eastAsia="Times New Roman" w:hAnsi="Arial" w:cs="Arial"/>
                <w:i/>
                <w:iCs/>
                <w:sz w:val="20"/>
                <w:szCs w:val="20"/>
              </w:rPr>
              <w:t>geniculatus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FFE5C1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2C1F624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B091C2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78AA58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A1D834E" w14:textId="77777777" w:rsidTr="004F6583">
        <w:trPr>
          <w:trHeight w:val="290"/>
        </w:trPr>
        <w:tc>
          <w:tcPr>
            <w:tcW w:w="1700" w:type="dxa"/>
            <w:vMerge/>
            <w:tcBorders>
              <w:top w:val="nil"/>
              <w:left w:val="nil"/>
              <w:bottom w:val="single" w:sz="4" w:space="0" w:color="000000"/>
              <w:right w:val="nil"/>
            </w:tcBorders>
            <w:vAlign w:val="center"/>
            <w:hideMark/>
          </w:tcPr>
          <w:p w14:paraId="05F0D94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CC6D9C"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p>
        </w:tc>
        <w:tc>
          <w:tcPr>
            <w:tcW w:w="960" w:type="dxa"/>
            <w:tcBorders>
              <w:top w:val="nil"/>
              <w:left w:val="nil"/>
              <w:bottom w:val="nil"/>
              <w:right w:val="nil"/>
            </w:tcBorders>
            <w:shd w:val="clear" w:color="auto" w:fill="auto"/>
            <w:noWrap/>
            <w:vAlign w:val="bottom"/>
            <w:hideMark/>
          </w:tcPr>
          <w:p w14:paraId="5495B3F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0E25F0B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609031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16D1CFC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552F3B8" w14:textId="77777777" w:rsidTr="004F6583">
        <w:trPr>
          <w:trHeight w:val="290"/>
        </w:trPr>
        <w:tc>
          <w:tcPr>
            <w:tcW w:w="1700" w:type="dxa"/>
            <w:vMerge/>
            <w:tcBorders>
              <w:top w:val="nil"/>
              <w:left w:val="nil"/>
              <w:bottom w:val="single" w:sz="4" w:space="0" w:color="000000"/>
              <w:right w:val="nil"/>
            </w:tcBorders>
            <w:vAlign w:val="center"/>
            <w:hideMark/>
          </w:tcPr>
          <w:p w14:paraId="2942F1A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83E1F0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238938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1.37</w:t>
            </w:r>
          </w:p>
        </w:tc>
        <w:tc>
          <w:tcPr>
            <w:tcW w:w="960" w:type="dxa"/>
            <w:tcBorders>
              <w:top w:val="single" w:sz="4" w:space="0" w:color="auto"/>
              <w:left w:val="nil"/>
              <w:bottom w:val="single" w:sz="4" w:space="0" w:color="auto"/>
              <w:right w:val="nil"/>
            </w:tcBorders>
            <w:shd w:val="clear" w:color="auto" w:fill="auto"/>
            <w:noWrap/>
            <w:vAlign w:val="bottom"/>
            <w:hideMark/>
          </w:tcPr>
          <w:p w14:paraId="5F8068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1.17</w:t>
            </w:r>
          </w:p>
        </w:tc>
        <w:tc>
          <w:tcPr>
            <w:tcW w:w="960" w:type="dxa"/>
            <w:tcBorders>
              <w:top w:val="single" w:sz="4" w:space="0" w:color="auto"/>
              <w:left w:val="nil"/>
              <w:bottom w:val="single" w:sz="4" w:space="0" w:color="auto"/>
              <w:right w:val="nil"/>
            </w:tcBorders>
            <w:shd w:val="clear" w:color="auto" w:fill="auto"/>
            <w:noWrap/>
            <w:vAlign w:val="bottom"/>
            <w:hideMark/>
          </w:tcPr>
          <w:p w14:paraId="5C461F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093304F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C5EA9FA" w14:textId="77777777" w:rsidTr="004F6583">
        <w:trPr>
          <w:trHeight w:val="290"/>
        </w:trPr>
        <w:tc>
          <w:tcPr>
            <w:tcW w:w="1700" w:type="dxa"/>
            <w:vMerge/>
            <w:tcBorders>
              <w:top w:val="nil"/>
              <w:left w:val="nil"/>
              <w:bottom w:val="single" w:sz="4" w:space="0" w:color="000000"/>
              <w:right w:val="nil"/>
            </w:tcBorders>
            <w:vAlign w:val="center"/>
            <w:hideMark/>
          </w:tcPr>
          <w:p w14:paraId="5A5C87D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D47DE7"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p>
        </w:tc>
        <w:tc>
          <w:tcPr>
            <w:tcW w:w="960" w:type="dxa"/>
            <w:tcBorders>
              <w:top w:val="nil"/>
              <w:left w:val="nil"/>
              <w:bottom w:val="nil"/>
              <w:right w:val="nil"/>
            </w:tcBorders>
            <w:shd w:val="clear" w:color="auto" w:fill="auto"/>
            <w:noWrap/>
            <w:vAlign w:val="bottom"/>
            <w:hideMark/>
          </w:tcPr>
          <w:p w14:paraId="34EEDA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4A372F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nil"/>
              <w:left w:val="nil"/>
              <w:bottom w:val="nil"/>
              <w:right w:val="nil"/>
            </w:tcBorders>
            <w:shd w:val="clear" w:color="auto" w:fill="auto"/>
            <w:noWrap/>
            <w:vAlign w:val="bottom"/>
            <w:hideMark/>
          </w:tcPr>
          <w:p w14:paraId="422242B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765EDC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98782FD" w14:textId="77777777" w:rsidTr="004F6583">
        <w:trPr>
          <w:trHeight w:val="290"/>
        </w:trPr>
        <w:tc>
          <w:tcPr>
            <w:tcW w:w="1700" w:type="dxa"/>
            <w:vMerge/>
            <w:tcBorders>
              <w:top w:val="nil"/>
              <w:left w:val="nil"/>
              <w:bottom w:val="single" w:sz="4" w:space="0" w:color="000000"/>
              <w:right w:val="nil"/>
            </w:tcBorders>
            <w:vAlign w:val="center"/>
            <w:hideMark/>
          </w:tcPr>
          <w:p w14:paraId="36ABC3B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814DC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990B70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single" w:sz="4" w:space="0" w:color="auto"/>
              <w:left w:val="nil"/>
              <w:bottom w:val="single" w:sz="4" w:space="0" w:color="auto"/>
              <w:right w:val="nil"/>
            </w:tcBorders>
            <w:shd w:val="clear" w:color="auto" w:fill="auto"/>
            <w:noWrap/>
            <w:vAlign w:val="bottom"/>
            <w:hideMark/>
          </w:tcPr>
          <w:p w14:paraId="1FC9B61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85BA5E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0EF8CA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D2C78A4" w14:textId="77777777" w:rsidTr="004F6583">
        <w:trPr>
          <w:trHeight w:val="290"/>
        </w:trPr>
        <w:tc>
          <w:tcPr>
            <w:tcW w:w="1700" w:type="dxa"/>
            <w:vMerge/>
            <w:tcBorders>
              <w:top w:val="nil"/>
              <w:left w:val="nil"/>
              <w:bottom w:val="single" w:sz="4" w:space="0" w:color="000000"/>
              <w:right w:val="nil"/>
            </w:tcBorders>
            <w:vAlign w:val="center"/>
            <w:hideMark/>
          </w:tcPr>
          <w:p w14:paraId="5EB9102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CAEA0A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p>
        </w:tc>
        <w:tc>
          <w:tcPr>
            <w:tcW w:w="960" w:type="dxa"/>
            <w:tcBorders>
              <w:top w:val="nil"/>
              <w:left w:val="nil"/>
              <w:bottom w:val="nil"/>
              <w:right w:val="nil"/>
            </w:tcBorders>
            <w:shd w:val="clear" w:color="auto" w:fill="auto"/>
            <w:noWrap/>
            <w:vAlign w:val="bottom"/>
            <w:hideMark/>
          </w:tcPr>
          <w:p w14:paraId="5257299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0.63</w:t>
            </w:r>
          </w:p>
        </w:tc>
        <w:tc>
          <w:tcPr>
            <w:tcW w:w="960" w:type="dxa"/>
            <w:tcBorders>
              <w:top w:val="nil"/>
              <w:left w:val="nil"/>
              <w:bottom w:val="nil"/>
              <w:right w:val="nil"/>
            </w:tcBorders>
            <w:shd w:val="clear" w:color="auto" w:fill="auto"/>
            <w:noWrap/>
            <w:vAlign w:val="bottom"/>
            <w:hideMark/>
          </w:tcPr>
          <w:p w14:paraId="74E3AC1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5D4EFD6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A5D024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2BBEEB5" w14:textId="77777777" w:rsidTr="004F6583">
        <w:trPr>
          <w:trHeight w:val="290"/>
        </w:trPr>
        <w:tc>
          <w:tcPr>
            <w:tcW w:w="1700" w:type="dxa"/>
            <w:vMerge/>
            <w:tcBorders>
              <w:top w:val="nil"/>
              <w:left w:val="nil"/>
              <w:bottom w:val="single" w:sz="4" w:space="0" w:color="000000"/>
              <w:right w:val="nil"/>
            </w:tcBorders>
            <w:vAlign w:val="center"/>
            <w:hideMark/>
          </w:tcPr>
          <w:p w14:paraId="4E1CFD2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92979C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Poa </w:t>
            </w:r>
            <w:proofErr w:type="spellStart"/>
            <w:r w:rsidRPr="004F6583">
              <w:rPr>
                <w:rFonts w:ascii="Arial" w:eastAsia="Times New Roman" w:hAnsi="Arial" w:cs="Arial"/>
                <w:i/>
                <w:iCs/>
                <w:sz w:val="20"/>
                <w:szCs w:val="20"/>
              </w:rPr>
              <w:t>trivialis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7314CE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196078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24F73D7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BFDCD5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75C7AA9" w14:textId="77777777" w:rsidTr="004F6583">
        <w:trPr>
          <w:trHeight w:val="290"/>
        </w:trPr>
        <w:tc>
          <w:tcPr>
            <w:tcW w:w="1700" w:type="dxa"/>
            <w:vMerge/>
            <w:tcBorders>
              <w:top w:val="nil"/>
              <w:left w:val="nil"/>
              <w:bottom w:val="single" w:sz="4" w:space="0" w:color="000000"/>
              <w:right w:val="nil"/>
            </w:tcBorders>
            <w:vAlign w:val="center"/>
            <w:hideMark/>
          </w:tcPr>
          <w:p w14:paraId="4EC156A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A25B6F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Sium suave</w:t>
            </w:r>
          </w:p>
        </w:tc>
        <w:tc>
          <w:tcPr>
            <w:tcW w:w="960" w:type="dxa"/>
            <w:tcBorders>
              <w:top w:val="nil"/>
              <w:left w:val="nil"/>
              <w:bottom w:val="nil"/>
              <w:right w:val="nil"/>
            </w:tcBorders>
            <w:shd w:val="clear" w:color="auto" w:fill="auto"/>
            <w:noWrap/>
            <w:vAlign w:val="bottom"/>
            <w:hideMark/>
          </w:tcPr>
          <w:p w14:paraId="43E8A5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0.63</w:t>
            </w:r>
          </w:p>
        </w:tc>
        <w:tc>
          <w:tcPr>
            <w:tcW w:w="960" w:type="dxa"/>
            <w:tcBorders>
              <w:top w:val="nil"/>
              <w:left w:val="nil"/>
              <w:bottom w:val="nil"/>
              <w:right w:val="nil"/>
            </w:tcBorders>
            <w:shd w:val="clear" w:color="auto" w:fill="auto"/>
            <w:noWrap/>
            <w:vAlign w:val="bottom"/>
            <w:hideMark/>
          </w:tcPr>
          <w:p w14:paraId="4F26D6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1FEE6BE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18AEDCE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267FCCC" w14:textId="77777777" w:rsidTr="004F6583">
        <w:trPr>
          <w:trHeight w:val="290"/>
        </w:trPr>
        <w:tc>
          <w:tcPr>
            <w:tcW w:w="1700" w:type="dxa"/>
            <w:vMerge/>
            <w:tcBorders>
              <w:top w:val="nil"/>
              <w:left w:val="nil"/>
              <w:bottom w:val="single" w:sz="4" w:space="0" w:color="000000"/>
              <w:right w:val="nil"/>
            </w:tcBorders>
            <w:vAlign w:val="center"/>
            <w:hideMark/>
          </w:tcPr>
          <w:p w14:paraId="01DA4D7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EDB485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D7317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335CA82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04AB2DF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360F421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052DC965" w14:textId="77777777" w:rsidTr="004F6583">
        <w:trPr>
          <w:trHeight w:val="290"/>
        </w:trPr>
        <w:tc>
          <w:tcPr>
            <w:tcW w:w="1700" w:type="dxa"/>
            <w:vMerge/>
            <w:tcBorders>
              <w:top w:val="nil"/>
              <w:left w:val="nil"/>
              <w:bottom w:val="single" w:sz="4" w:space="0" w:color="000000"/>
              <w:right w:val="nil"/>
            </w:tcBorders>
            <w:vAlign w:val="center"/>
            <w:hideMark/>
          </w:tcPr>
          <w:p w14:paraId="6A59E2A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599BAF"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p>
        </w:tc>
        <w:tc>
          <w:tcPr>
            <w:tcW w:w="960" w:type="dxa"/>
            <w:tcBorders>
              <w:top w:val="nil"/>
              <w:left w:val="nil"/>
              <w:bottom w:val="nil"/>
              <w:right w:val="nil"/>
            </w:tcBorders>
            <w:shd w:val="clear" w:color="auto" w:fill="auto"/>
            <w:noWrap/>
            <w:vAlign w:val="bottom"/>
            <w:hideMark/>
          </w:tcPr>
          <w:p w14:paraId="29B63F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nil"/>
              <w:left w:val="nil"/>
              <w:bottom w:val="nil"/>
              <w:right w:val="nil"/>
            </w:tcBorders>
            <w:shd w:val="clear" w:color="auto" w:fill="auto"/>
            <w:noWrap/>
            <w:vAlign w:val="bottom"/>
            <w:hideMark/>
          </w:tcPr>
          <w:p w14:paraId="4FB76A0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4A6C90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41F8E9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508B32DE" w14:textId="77777777" w:rsidTr="004F6583">
        <w:trPr>
          <w:trHeight w:val="290"/>
        </w:trPr>
        <w:tc>
          <w:tcPr>
            <w:tcW w:w="1700" w:type="dxa"/>
            <w:vMerge/>
            <w:tcBorders>
              <w:top w:val="nil"/>
              <w:left w:val="nil"/>
              <w:bottom w:val="single" w:sz="4" w:space="0" w:color="000000"/>
              <w:right w:val="nil"/>
            </w:tcBorders>
            <w:vAlign w:val="center"/>
            <w:hideMark/>
          </w:tcPr>
          <w:p w14:paraId="4893E77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D233D15"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BEB36B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099E7C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2025624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5537963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58548CC1" w14:textId="77777777" w:rsidTr="004F6583">
        <w:trPr>
          <w:trHeight w:val="290"/>
        </w:trPr>
        <w:tc>
          <w:tcPr>
            <w:tcW w:w="1700" w:type="dxa"/>
            <w:vMerge/>
            <w:tcBorders>
              <w:top w:val="nil"/>
              <w:left w:val="nil"/>
              <w:bottom w:val="single" w:sz="4" w:space="0" w:color="000000"/>
              <w:right w:val="nil"/>
            </w:tcBorders>
            <w:vAlign w:val="center"/>
            <w:hideMark/>
          </w:tcPr>
          <w:p w14:paraId="072B5BE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571339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Caltha palustris</w:t>
            </w:r>
          </w:p>
        </w:tc>
        <w:tc>
          <w:tcPr>
            <w:tcW w:w="960" w:type="dxa"/>
            <w:tcBorders>
              <w:top w:val="nil"/>
              <w:left w:val="nil"/>
              <w:bottom w:val="nil"/>
              <w:right w:val="nil"/>
            </w:tcBorders>
            <w:shd w:val="clear" w:color="auto" w:fill="auto"/>
            <w:noWrap/>
            <w:vAlign w:val="bottom"/>
            <w:hideMark/>
          </w:tcPr>
          <w:p w14:paraId="02D4E1B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0.95</w:t>
            </w:r>
          </w:p>
        </w:tc>
        <w:tc>
          <w:tcPr>
            <w:tcW w:w="960" w:type="dxa"/>
            <w:tcBorders>
              <w:top w:val="nil"/>
              <w:left w:val="nil"/>
              <w:bottom w:val="nil"/>
              <w:right w:val="nil"/>
            </w:tcBorders>
            <w:shd w:val="clear" w:color="auto" w:fill="auto"/>
            <w:noWrap/>
            <w:vAlign w:val="bottom"/>
            <w:hideMark/>
          </w:tcPr>
          <w:p w14:paraId="3BE3728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1FAEAC5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0B15A48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4129C36E" w14:textId="77777777" w:rsidTr="004F6583">
        <w:trPr>
          <w:trHeight w:val="290"/>
        </w:trPr>
        <w:tc>
          <w:tcPr>
            <w:tcW w:w="1700" w:type="dxa"/>
            <w:vMerge/>
            <w:tcBorders>
              <w:top w:val="nil"/>
              <w:left w:val="nil"/>
              <w:bottom w:val="single" w:sz="4" w:space="0" w:color="000000"/>
              <w:right w:val="nil"/>
            </w:tcBorders>
            <w:vAlign w:val="center"/>
            <w:hideMark/>
          </w:tcPr>
          <w:p w14:paraId="3EA8A22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6627EE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6BAC171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single" w:sz="4" w:space="0" w:color="auto"/>
              <w:left w:val="nil"/>
              <w:bottom w:val="single" w:sz="4" w:space="0" w:color="auto"/>
              <w:right w:val="nil"/>
            </w:tcBorders>
            <w:shd w:val="clear" w:color="auto" w:fill="auto"/>
            <w:noWrap/>
            <w:vAlign w:val="bottom"/>
            <w:hideMark/>
          </w:tcPr>
          <w:p w14:paraId="43FFF5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D8C391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1776BC7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532467A1" w14:textId="77777777" w:rsidTr="004F6583">
        <w:trPr>
          <w:trHeight w:val="290"/>
        </w:trPr>
        <w:tc>
          <w:tcPr>
            <w:tcW w:w="1700" w:type="dxa"/>
            <w:vMerge/>
            <w:tcBorders>
              <w:top w:val="nil"/>
              <w:left w:val="nil"/>
              <w:bottom w:val="single" w:sz="4" w:space="0" w:color="000000"/>
              <w:right w:val="nil"/>
            </w:tcBorders>
            <w:vAlign w:val="center"/>
            <w:hideMark/>
          </w:tcPr>
          <w:p w14:paraId="7A3B196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4A07A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Schoenoplectus tabernaemontani</w:t>
            </w:r>
          </w:p>
        </w:tc>
        <w:tc>
          <w:tcPr>
            <w:tcW w:w="960" w:type="dxa"/>
            <w:tcBorders>
              <w:top w:val="nil"/>
              <w:left w:val="nil"/>
              <w:bottom w:val="nil"/>
              <w:right w:val="nil"/>
            </w:tcBorders>
            <w:shd w:val="clear" w:color="auto" w:fill="auto"/>
            <w:noWrap/>
            <w:vAlign w:val="bottom"/>
            <w:hideMark/>
          </w:tcPr>
          <w:p w14:paraId="5B13F1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nil"/>
              <w:left w:val="nil"/>
              <w:bottom w:val="nil"/>
              <w:right w:val="nil"/>
            </w:tcBorders>
            <w:shd w:val="clear" w:color="auto" w:fill="auto"/>
            <w:noWrap/>
            <w:vAlign w:val="bottom"/>
            <w:hideMark/>
          </w:tcPr>
          <w:p w14:paraId="2719FEF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B56E26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3F379A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6E967D5B" w14:textId="77777777" w:rsidTr="004F6583">
        <w:trPr>
          <w:trHeight w:val="290"/>
        </w:trPr>
        <w:tc>
          <w:tcPr>
            <w:tcW w:w="1700" w:type="dxa"/>
            <w:vMerge/>
            <w:tcBorders>
              <w:top w:val="nil"/>
              <w:left w:val="nil"/>
              <w:bottom w:val="single" w:sz="4" w:space="0" w:color="000000"/>
              <w:right w:val="nil"/>
            </w:tcBorders>
            <w:vAlign w:val="center"/>
            <w:hideMark/>
          </w:tcPr>
          <w:p w14:paraId="36A86D0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6C2BD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Sidalcia</w:t>
            </w:r>
            <w:proofErr w:type="spellEnd"/>
            <w:r w:rsidRPr="004F6583">
              <w:rPr>
                <w:rFonts w:ascii="Arial" w:eastAsia="Times New Roman" w:hAnsi="Arial" w:cs="Arial"/>
                <w:i/>
                <w:iCs/>
                <w:sz w:val="20"/>
                <w:szCs w:val="20"/>
              </w:rPr>
              <w:t xml:space="preserve">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2EDBBA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3E911B2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5FCA7B4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75E85F2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0A04CCF4" w14:textId="77777777" w:rsidTr="004F6583">
        <w:trPr>
          <w:trHeight w:val="290"/>
        </w:trPr>
        <w:tc>
          <w:tcPr>
            <w:tcW w:w="1700" w:type="dxa"/>
            <w:vMerge/>
            <w:tcBorders>
              <w:top w:val="nil"/>
              <w:left w:val="nil"/>
              <w:bottom w:val="single" w:sz="4" w:space="0" w:color="000000"/>
              <w:right w:val="nil"/>
            </w:tcBorders>
            <w:vAlign w:val="center"/>
            <w:hideMark/>
          </w:tcPr>
          <w:p w14:paraId="1E53FC6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05D382"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p>
        </w:tc>
        <w:tc>
          <w:tcPr>
            <w:tcW w:w="960" w:type="dxa"/>
            <w:tcBorders>
              <w:top w:val="nil"/>
              <w:left w:val="nil"/>
              <w:bottom w:val="nil"/>
              <w:right w:val="nil"/>
            </w:tcBorders>
            <w:shd w:val="clear" w:color="auto" w:fill="auto"/>
            <w:noWrap/>
            <w:vAlign w:val="bottom"/>
            <w:hideMark/>
          </w:tcPr>
          <w:p w14:paraId="558FD3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0.84</w:t>
            </w:r>
          </w:p>
        </w:tc>
        <w:tc>
          <w:tcPr>
            <w:tcW w:w="960" w:type="dxa"/>
            <w:tcBorders>
              <w:top w:val="nil"/>
              <w:left w:val="nil"/>
              <w:bottom w:val="nil"/>
              <w:right w:val="nil"/>
            </w:tcBorders>
            <w:shd w:val="clear" w:color="auto" w:fill="auto"/>
            <w:noWrap/>
            <w:vAlign w:val="bottom"/>
            <w:hideMark/>
          </w:tcPr>
          <w:p w14:paraId="09B2CF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2BDB3C6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1760" w:type="dxa"/>
            <w:tcBorders>
              <w:top w:val="single" w:sz="4" w:space="0" w:color="auto"/>
              <w:left w:val="nil"/>
              <w:bottom w:val="nil"/>
              <w:right w:val="nil"/>
            </w:tcBorders>
            <w:shd w:val="clear" w:color="auto" w:fill="auto"/>
            <w:noWrap/>
            <w:vAlign w:val="bottom"/>
            <w:hideMark/>
          </w:tcPr>
          <w:p w14:paraId="14A7F2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-85.71</w:t>
            </w:r>
          </w:p>
        </w:tc>
      </w:tr>
      <w:tr w:rsidR="004F6583" w:rsidRPr="004F6583" w14:paraId="33640FD2" w14:textId="77777777" w:rsidTr="004F6583">
        <w:trPr>
          <w:trHeight w:val="290"/>
        </w:trPr>
        <w:tc>
          <w:tcPr>
            <w:tcW w:w="1700" w:type="dxa"/>
            <w:vMerge/>
            <w:tcBorders>
              <w:top w:val="nil"/>
              <w:left w:val="nil"/>
              <w:bottom w:val="single" w:sz="4" w:space="0" w:color="000000"/>
              <w:right w:val="nil"/>
            </w:tcBorders>
            <w:vAlign w:val="center"/>
            <w:hideMark/>
          </w:tcPr>
          <w:p w14:paraId="7537685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9AB625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EE8AA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6EDE027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561263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1760" w:type="dxa"/>
            <w:tcBorders>
              <w:top w:val="single" w:sz="4" w:space="0" w:color="auto"/>
              <w:left w:val="nil"/>
              <w:bottom w:val="nil"/>
              <w:right w:val="nil"/>
            </w:tcBorders>
            <w:shd w:val="clear" w:color="auto" w:fill="auto"/>
            <w:noWrap/>
            <w:vAlign w:val="bottom"/>
            <w:hideMark/>
          </w:tcPr>
          <w:p w14:paraId="1A90784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-85.71</w:t>
            </w:r>
          </w:p>
        </w:tc>
      </w:tr>
      <w:tr w:rsidR="004F6583" w:rsidRPr="004F6583" w14:paraId="707EB023" w14:textId="77777777" w:rsidTr="004F6583">
        <w:trPr>
          <w:trHeight w:val="290"/>
        </w:trPr>
        <w:tc>
          <w:tcPr>
            <w:tcW w:w="1700" w:type="dxa"/>
            <w:vMerge/>
            <w:tcBorders>
              <w:top w:val="nil"/>
              <w:left w:val="nil"/>
              <w:bottom w:val="single" w:sz="4" w:space="0" w:color="000000"/>
              <w:right w:val="nil"/>
            </w:tcBorders>
            <w:vAlign w:val="center"/>
            <w:hideMark/>
          </w:tcPr>
          <w:p w14:paraId="20BFA9B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3DE43F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p>
        </w:tc>
        <w:tc>
          <w:tcPr>
            <w:tcW w:w="960" w:type="dxa"/>
            <w:tcBorders>
              <w:top w:val="nil"/>
              <w:left w:val="nil"/>
              <w:bottom w:val="nil"/>
              <w:right w:val="nil"/>
            </w:tcBorders>
            <w:shd w:val="clear" w:color="auto" w:fill="auto"/>
            <w:noWrap/>
            <w:vAlign w:val="bottom"/>
            <w:hideMark/>
          </w:tcPr>
          <w:p w14:paraId="30E34C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0.95</w:t>
            </w:r>
          </w:p>
        </w:tc>
        <w:tc>
          <w:tcPr>
            <w:tcW w:w="960" w:type="dxa"/>
            <w:tcBorders>
              <w:top w:val="nil"/>
              <w:left w:val="nil"/>
              <w:bottom w:val="nil"/>
              <w:right w:val="nil"/>
            </w:tcBorders>
            <w:shd w:val="clear" w:color="auto" w:fill="auto"/>
            <w:noWrap/>
            <w:vAlign w:val="bottom"/>
            <w:hideMark/>
          </w:tcPr>
          <w:p w14:paraId="1B06331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57E37C7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1760" w:type="dxa"/>
            <w:tcBorders>
              <w:top w:val="single" w:sz="4" w:space="0" w:color="auto"/>
              <w:left w:val="nil"/>
              <w:bottom w:val="nil"/>
              <w:right w:val="nil"/>
            </w:tcBorders>
            <w:shd w:val="clear" w:color="auto" w:fill="auto"/>
            <w:noWrap/>
            <w:vAlign w:val="bottom"/>
            <w:hideMark/>
          </w:tcPr>
          <w:p w14:paraId="4D2A72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-82.14</w:t>
            </w:r>
          </w:p>
        </w:tc>
      </w:tr>
      <w:tr w:rsidR="004F6583" w:rsidRPr="004F6583" w14:paraId="14DEBCF4" w14:textId="77777777" w:rsidTr="004F6583">
        <w:trPr>
          <w:trHeight w:val="290"/>
        </w:trPr>
        <w:tc>
          <w:tcPr>
            <w:tcW w:w="1700" w:type="dxa"/>
            <w:vMerge/>
            <w:tcBorders>
              <w:top w:val="nil"/>
              <w:left w:val="nil"/>
              <w:bottom w:val="single" w:sz="4" w:space="0" w:color="000000"/>
              <w:right w:val="nil"/>
            </w:tcBorders>
            <w:vAlign w:val="center"/>
            <w:hideMark/>
          </w:tcPr>
          <w:p w14:paraId="473825A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0084F2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9D177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0.68</w:t>
            </w:r>
          </w:p>
        </w:tc>
        <w:tc>
          <w:tcPr>
            <w:tcW w:w="960" w:type="dxa"/>
            <w:tcBorders>
              <w:top w:val="single" w:sz="4" w:space="0" w:color="auto"/>
              <w:left w:val="nil"/>
              <w:bottom w:val="single" w:sz="4" w:space="0" w:color="auto"/>
              <w:right w:val="nil"/>
            </w:tcBorders>
            <w:shd w:val="clear" w:color="auto" w:fill="auto"/>
            <w:noWrap/>
            <w:vAlign w:val="bottom"/>
            <w:hideMark/>
          </w:tcPr>
          <w:p w14:paraId="23EE4E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single" w:sz="4" w:space="0" w:color="auto"/>
              <w:left w:val="nil"/>
              <w:bottom w:val="single" w:sz="4" w:space="0" w:color="auto"/>
              <w:right w:val="nil"/>
            </w:tcBorders>
            <w:shd w:val="clear" w:color="auto" w:fill="auto"/>
            <w:noWrap/>
            <w:vAlign w:val="bottom"/>
            <w:hideMark/>
          </w:tcPr>
          <w:p w14:paraId="0857280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single" w:sz="4" w:space="0" w:color="auto"/>
              <w:left w:val="nil"/>
              <w:bottom w:val="nil"/>
              <w:right w:val="nil"/>
            </w:tcBorders>
            <w:shd w:val="clear" w:color="auto" w:fill="auto"/>
            <w:noWrap/>
            <w:vAlign w:val="bottom"/>
            <w:hideMark/>
          </w:tcPr>
          <w:p w14:paraId="12A6678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538EED46" w14:textId="77777777" w:rsidTr="004F6583">
        <w:trPr>
          <w:trHeight w:val="290"/>
        </w:trPr>
        <w:tc>
          <w:tcPr>
            <w:tcW w:w="1700" w:type="dxa"/>
            <w:vMerge/>
            <w:tcBorders>
              <w:top w:val="nil"/>
              <w:left w:val="nil"/>
              <w:bottom w:val="single" w:sz="4" w:space="0" w:color="000000"/>
              <w:right w:val="nil"/>
            </w:tcBorders>
            <w:vAlign w:val="center"/>
            <w:hideMark/>
          </w:tcPr>
          <w:p w14:paraId="4003896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2B9EC3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p>
        </w:tc>
        <w:tc>
          <w:tcPr>
            <w:tcW w:w="960" w:type="dxa"/>
            <w:tcBorders>
              <w:top w:val="nil"/>
              <w:left w:val="nil"/>
              <w:bottom w:val="nil"/>
              <w:right w:val="nil"/>
            </w:tcBorders>
            <w:shd w:val="clear" w:color="auto" w:fill="auto"/>
            <w:noWrap/>
            <w:vAlign w:val="bottom"/>
            <w:hideMark/>
          </w:tcPr>
          <w:p w14:paraId="11A7A0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66BC49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nil"/>
              <w:left w:val="nil"/>
              <w:bottom w:val="nil"/>
              <w:right w:val="nil"/>
            </w:tcBorders>
            <w:shd w:val="clear" w:color="auto" w:fill="auto"/>
            <w:noWrap/>
            <w:vAlign w:val="bottom"/>
            <w:hideMark/>
          </w:tcPr>
          <w:p w14:paraId="606D51F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1760" w:type="dxa"/>
            <w:tcBorders>
              <w:top w:val="single" w:sz="4" w:space="0" w:color="auto"/>
              <w:left w:val="nil"/>
              <w:bottom w:val="nil"/>
              <w:right w:val="nil"/>
            </w:tcBorders>
            <w:shd w:val="clear" w:color="auto" w:fill="auto"/>
            <w:noWrap/>
            <w:vAlign w:val="bottom"/>
            <w:hideMark/>
          </w:tcPr>
          <w:p w14:paraId="5CEEE33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-71.43</w:t>
            </w:r>
          </w:p>
        </w:tc>
      </w:tr>
      <w:tr w:rsidR="004F6583" w:rsidRPr="004F6583" w14:paraId="64C55C6B" w14:textId="77777777" w:rsidTr="004F6583">
        <w:trPr>
          <w:trHeight w:val="290"/>
        </w:trPr>
        <w:tc>
          <w:tcPr>
            <w:tcW w:w="1700" w:type="dxa"/>
            <w:vMerge/>
            <w:tcBorders>
              <w:top w:val="nil"/>
              <w:left w:val="nil"/>
              <w:bottom w:val="single" w:sz="4" w:space="0" w:color="000000"/>
              <w:right w:val="nil"/>
            </w:tcBorders>
            <w:vAlign w:val="center"/>
            <w:hideMark/>
          </w:tcPr>
          <w:p w14:paraId="2D3176C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A6ED7C"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67F1A08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single" w:sz="4" w:space="0" w:color="auto"/>
              <w:left w:val="nil"/>
              <w:bottom w:val="single" w:sz="4" w:space="0" w:color="auto"/>
              <w:right w:val="nil"/>
            </w:tcBorders>
            <w:shd w:val="clear" w:color="auto" w:fill="auto"/>
            <w:noWrap/>
            <w:vAlign w:val="bottom"/>
            <w:hideMark/>
          </w:tcPr>
          <w:p w14:paraId="3BA8969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single" w:sz="4" w:space="0" w:color="auto"/>
              <w:left w:val="nil"/>
              <w:bottom w:val="single" w:sz="4" w:space="0" w:color="auto"/>
              <w:right w:val="nil"/>
            </w:tcBorders>
            <w:shd w:val="clear" w:color="auto" w:fill="auto"/>
            <w:noWrap/>
            <w:vAlign w:val="bottom"/>
            <w:hideMark/>
          </w:tcPr>
          <w:p w14:paraId="4DA5EB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0.32</w:t>
            </w:r>
          </w:p>
        </w:tc>
        <w:tc>
          <w:tcPr>
            <w:tcW w:w="1760" w:type="dxa"/>
            <w:tcBorders>
              <w:top w:val="single" w:sz="4" w:space="0" w:color="auto"/>
              <w:left w:val="nil"/>
              <w:bottom w:val="nil"/>
              <w:right w:val="nil"/>
            </w:tcBorders>
            <w:shd w:val="clear" w:color="auto" w:fill="auto"/>
            <w:noWrap/>
            <w:vAlign w:val="bottom"/>
            <w:hideMark/>
          </w:tcPr>
          <w:p w14:paraId="713A4DB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-67.86</w:t>
            </w:r>
          </w:p>
        </w:tc>
      </w:tr>
      <w:tr w:rsidR="004F6583" w:rsidRPr="004F6583" w14:paraId="15150FCB" w14:textId="77777777" w:rsidTr="004F6583">
        <w:trPr>
          <w:trHeight w:val="290"/>
        </w:trPr>
        <w:tc>
          <w:tcPr>
            <w:tcW w:w="1700" w:type="dxa"/>
            <w:vMerge/>
            <w:tcBorders>
              <w:top w:val="nil"/>
              <w:left w:val="nil"/>
              <w:bottom w:val="single" w:sz="4" w:space="0" w:color="000000"/>
              <w:right w:val="nil"/>
            </w:tcBorders>
            <w:vAlign w:val="center"/>
            <w:hideMark/>
          </w:tcPr>
          <w:p w14:paraId="0277726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B6BB03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Eleocharis palustris</w:t>
            </w:r>
          </w:p>
        </w:tc>
        <w:tc>
          <w:tcPr>
            <w:tcW w:w="960" w:type="dxa"/>
            <w:tcBorders>
              <w:top w:val="nil"/>
              <w:left w:val="nil"/>
              <w:bottom w:val="nil"/>
              <w:right w:val="nil"/>
            </w:tcBorders>
            <w:shd w:val="clear" w:color="auto" w:fill="auto"/>
            <w:noWrap/>
            <w:vAlign w:val="bottom"/>
            <w:hideMark/>
          </w:tcPr>
          <w:p w14:paraId="2D549BB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0.63</w:t>
            </w:r>
          </w:p>
        </w:tc>
        <w:tc>
          <w:tcPr>
            <w:tcW w:w="960" w:type="dxa"/>
            <w:tcBorders>
              <w:top w:val="nil"/>
              <w:left w:val="nil"/>
              <w:bottom w:val="nil"/>
              <w:right w:val="nil"/>
            </w:tcBorders>
            <w:shd w:val="clear" w:color="auto" w:fill="auto"/>
            <w:noWrap/>
            <w:vAlign w:val="bottom"/>
            <w:hideMark/>
          </w:tcPr>
          <w:p w14:paraId="21E72CA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0.78</w:t>
            </w:r>
          </w:p>
        </w:tc>
        <w:tc>
          <w:tcPr>
            <w:tcW w:w="960" w:type="dxa"/>
            <w:tcBorders>
              <w:top w:val="nil"/>
              <w:left w:val="nil"/>
              <w:bottom w:val="nil"/>
              <w:right w:val="nil"/>
            </w:tcBorders>
            <w:shd w:val="clear" w:color="auto" w:fill="auto"/>
            <w:noWrap/>
            <w:vAlign w:val="bottom"/>
            <w:hideMark/>
          </w:tcPr>
          <w:p w14:paraId="3CA9B7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single" w:sz="4" w:space="0" w:color="auto"/>
              <w:left w:val="nil"/>
              <w:bottom w:val="nil"/>
              <w:right w:val="nil"/>
            </w:tcBorders>
            <w:shd w:val="clear" w:color="auto" w:fill="auto"/>
            <w:noWrap/>
            <w:vAlign w:val="bottom"/>
            <w:hideMark/>
          </w:tcPr>
          <w:p w14:paraId="55E6DF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-60.71</w:t>
            </w:r>
          </w:p>
        </w:tc>
      </w:tr>
      <w:tr w:rsidR="004F6583" w:rsidRPr="004F6583" w14:paraId="3BCDAFE0" w14:textId="77777777" w:rsidTr="004F6583">
        <w:trPr>
          <w:trHeight w:val="290"/>
        </w:trPr>
        <w:tc>
          <w:tcPr>
            <w:tcW w:w="1700" w:type="dxa"/>
            <w:vMerge/>
            <w:tcBorders>
              <w:top w:val="nil"/>
              <w:left w:val="nil"/>
              <w:bottom w:val="single" w:sz="4" w:space="0" w:color="000000"/>
              <w:right w:val="nil"/>
            </w:tcBorders>
            <w:vAlign w:val="center"/>
            <w:hideMark/>
          </w:tcPr>
          <w:p w14:paraId="640B9A0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C2058E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7000754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0.53</w:t>
            </w:r>
          </w:p>
        </w:tc>
        <w:tc>
          <w:tcPr>
            <w:tcW w:w="960" w:type="dxa"/>
            <w:tcBorders>
              <w:top w:val="single" w:sz="4" w:space="0" w:color="auto"/>
              <w:left w:val="nil"/>
              <w:bottom w:val="single" w:sz="4" w:space="0" w:color="auto"/>
              <w:right w:val="nil"/>
            </w:tcBorders>
            <w:shd w:val="clear" w:color="auto" w:fill="auto"/>
            <w:noWrap/>
            <w:vAlign w:val="bottom"/>
            <w:hideMark/>
          </w:tcPr>
          <w:p w14:paraId="5C9F33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single" w:sz="4" w:space="0" w:color="auto"/>
              <w:left w:val="nil"/>
              <w:bottom w:val="single" w:sz="4" w:space="0" w:color="auto"/>
              <w:right w:val="nil"/>
            </w:tcBorders>
            <w:shd w:val="clear" w:color="auto" w:fill="auto"/>
            <w:noWrap/>
            <w:vAlign w:val="bottom"/>
            <w:hideMark/>
          </w:tcPr>
          <w:p w14:paraId="62931C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0.57</w:t>
            </w:r>
          </w:p>
        </w:tc>
        <w:tc>
          <w:tcPr>
            <w:tcW w:w="1760" w:type="dxa"/>
            <w:tcBorders>
              <w:top w:val="single" w:sz="4" w:space="0" w:color="auto"/>
              <w:left w:val="nil"/>
              <w:bottom w:val="nil"/>
              <w:right w:val="nil"/>
            </w:tcBorders>
            <w:shd w:val="clear" w:color="auto" w:fill="auto"/>
            <w:noWrap/>
            <w:vAlign w:val="bottom"/>
            <w:hideMark/>
          </w:tcPr>
          <w:p w14:paraId="40BD5E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-42.86</w:t>
            </w:r>
          </w:p>
        </w:tc>
      </w:tr>
      <w:tr w:rsidR="004F6583" w:rsidRPr="004F6583" w14:paraId="333055A8" w14:textId="77777777" w:rsidTr="004F6583">
        <w:trPr>
          <w:trHeight w:val="290"/>
        </w:trPr>
        <w:tc>
          <w:tcPr>
            <w:tcW w:w="1700" w:type="dxa"/>
            <w:vMerge/>
            <w:tcBorders>
              <w:top w:val="nil"/>
              <w:left w:val="nil"/>
              <w:bottom w:val="single" w:sz="4" w:space="0" w:color="000000"/>
              <w:right w:val="nil"/>
            </w:tcBorders>
            <w:vAlign w:val="center"/>
            <w:hideMark/>
          </w:tcPr>
          <w:p w14:paraId="5CE1031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F402D3F"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1C14A3F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1.11</w:t>
            </w:r>
          </w:p>
        </w:tc>
        <w:tc>
          <w:tcPr>
            <w:tcW w:w="960" w:type="dxa"/>
            <w:tcBorders>
              <w:top w:val="nil"/>
              <w:left w:val="nil"/>
              <w:bottom w:val="nil"/>
              <w:right w:val="nil"/>
            </w:tcBorders>
            <w:shd w:val="clear" w:color="auto" w:fill="auto"/>
            <w:noWrap/>
            <w:vAlign w:val="bottom"/>
            <w:hideMark/>
          </w:tcPr>
          <w:p w14:paraId="5EE287D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1.17</w:t>
            </w:r>
          </w:p>
        </w:tc>
        <w:tc>
          <w:tcPr>
            <w:tcW w:w="960" w:type="dxa"/>
            <w:tcBorders>
              <w:top w:val="nil"/>
              <w:left w:val="nil"/>
              <w:bottom w:val="nil"/>
              <w:right w:val="nil"/>
            </w:tcBorders>
            <w:shd w:val="clear" w:color="auto" w:fill="auto"/>
            <w:noWrap/>
            <w:vAlign w:val="bottom"/>
            <w:hideMark/>
          </w:tcPr>
          <w:p w14:paraId="3382A9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1760" w:type="dxa"/>
            <w:tcBorders>
              <w:top w:val="single" w:sz="4" w:space="0" w:color="auto"/>
              <w:left w:val="nil"/>
              <w:bottom w:val="nil"/>
              <w:right w:val="nil"/>
            </w:tcBorders>
            <w:shd w:val="clear" w:color="auto" w:fill="auto"/>
            <w:noWrap/>
            <w:vAlign w:val="bottom"/>
            <w:hideMark/>
          </w:tcPr>
          <w:p w14:paraId="36B0AED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-39.29</w:t>
            </w:r>
          </w:p>
        </w:tc>
      </w:tr>
      <w:tr w:rsidR="004F6583" w:rsidRPr="004F6583" w14:paraId="564E5F2F" w14:textId="77777777" w:rsidTr="004F6583">
        <w:trPr>
          <w:trHeight w:val="290"/>
        </w:trPr>
        <w:tc>
          <w:tcPr>
            <w:tcW w:w="1700" w:type="dxa"/>
            <w:vMerge/>
            <w:tcBorders>
              <w:top w:val="nil"/>
              <w:left w:val="nil"/>
              <w:bottom w:val="single" w:sz="4" w:space="0" w:color="000000"/>
              <w:right w:val="nil"/>
            </w:tcBorders>
            <w:vAlign w:val="center"/>
            <w:hideMark/>
          </w:tcPr>
          <w:p w14:paraId="6052E8E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7BE65D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0E57087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single" w:sz="4" w:space="0" w:color="auto"/>
              <w:left w:val="nil"/>
              <w:bottom w:val="single" w:sz="4" w:space="0" w:color="auto"/>
              <w:right w:val="nil"/>
            </w:tcBorders>
            <w:shd w:val="clear" w:color="auto" w:fill="auto"/>
            <w:noWrap/>
            <w:vAlign w:val="bottom"/>
            <w:hideMark/>
          </w:tcPr>
          <w:p w14:paraId="3BEB5DC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single" w:sz="4" w:space="0" w:color="auto"/>
              <w:left w:val="nil"/>
              <w:bottom w:val="single" w:sz="4" w:space="0" w:color="auto"/>
              <w:right w:val="nil"/>
            </w:tcBorders>
            <w:shd w:val="clear" w:color="auto" w:fill="auto"/>
            <w:noWrap/>
            <w:vAlign w:val="bottom"/>
            <w:hideMark/>
          </w:tcPr>
          <w:p w14:paraId="4F7A1B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1760" w:type="dxa"/>
            <w:tcBorders>
              <w:top w:val="single" w:sz="4" w:space="0" w:color="auto"/>
              <w:left w:val="nil"/>
              <w:bottom w:val="nil"/>
              <w:right w:val="nil"/>
            </w:tcBorders>
            <w:shd w:val="clear" w:color="auto" w:fill="auto"/>
            <w:noWrap/>
            <w:vAlign w:val="bottom"/>
            <w:hideMark/>
          </w:tcPr>
          <w:p w14:paraId="1A8E0B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r>
      <w:tr w:rsidR="004F6583" w:rsidRPr="004F6583" w14:paraId="496D1A6E" w14:textId="77777777" w:rsidTr="004F6583">
        <w:trPr>
          <w:trHeight w:val="290"/>
        </w:trPr>
        <w:tc>
          <w:tcPr>
            <w:tcW w:w="1700" w:type="dxa"/>
            <w:vMerge/>
            <w:tcBorders>
              <w:top w:val="nil"/>
              <w:left w:val="nil"/>
              <w:bottom w:val="single" w:sz="4" w:space="0" w:color="000000"/>
              <w:right w:val="nil"/>
            </w:tcBorders>
            <w:vAlign w:val="center"/>
            <w:hideMark/>
          </w:tcPr>
          <w:p w14:paraId="17A678A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86E50D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p>
        </w:tc>
        <w:tc>
          <w:tcPr>
            <w:tcW w:w="960" w:type="dxa"/>
            <w:tcBorders>
              <w:top w:val="nil"/>
              <w:left w:val="nil"/>
              <w:bottom w:val="nil"/>
              <w:right w:val="nil"/>
            </w:tcBorders>
            <w:shd w:val="clear" w:color="auto" w:fill="auto"/>
            <w:noWrap/>
            <w:vAlign w:val="bottom"/>
            <w:hideMark/>
          </w:tcPr>
          <w:p w14:paraId="6B20233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4AF3F0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0B59E61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1.07</w:t>
            </w:r>
          </w:p>
        </w:tc>
        <w:tc>
          <w:tcPr>
            <w:tcW w:w="1760" w:type="dxa"/>
            <w:tcBorders>
              <w:top w:val="single" w:sz="4" w:space="0" w:color="auto"/>
              <w:left w:val="nil"/>
              <w:bottom w:val="nil"/>
              <w:right w:val="nil"/>
            </w:tcBorders>
            <w:shd w:val="clear" w:color="auto" w:fill="auto"/>
            <w:noWrap/>
            <w:vAlign w:val="bottom"/>
            <w:hideMark/>
          </w:tcPr>
          <w:p w14:paraId="12DD28A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7.14</w:t>
            </w:r>
          </w:p>
        </w:tc>
      </w:tr>
      <w:tr w:rsidR="004F6583" w:rsidRPr="004F6583" w14:paraId="3A492BD8" w14:textId="77777777" w:rsidTr="004F6583">
        <w:trPr>
          <w:trHeight w:val="290"/>
        </w:trPr>
        <w:tc>
          <w:tcPr>
            <w:tcW w:w="1700" w:type="dxa"/>
            <w:vMerge/>
            <w:tcBorders>
              <w:top w:val="nil"/>
              <w:left w:val="nil"/>
              <w:bottom w:val="single" w:sz="4" w:space="0" w:color="000000"/>
              <w:right w:val="nil"/>
            </w:tcBorders>
            <w:vAlign w:val="center"/>
            <w:hideMark/>
          </w:tcPr>
          <w:p w14:paraId="799BDBA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4692DF"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D7D62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3.21</w:t>
            </w:r>
          </w:p>
        </w:tc>
        <w:tc>
          <w:tcPr>
            <w:tcW w:w="960" w:type="dxa"/>
            <w:tcBorders>
              <w:top w:val="single" w:sz="4" w:space="0" w:color="auto"/>
              <w:left w:val="nil"/>
              <w:bottom w:val="single" w:sz="4" w:space="0" w:color="auto"/>
              <w:right w:val="nil"/>
            </w:tcBorders>
            <w:shd w:val="clear" w:color="auto" w:fill="auto"/>
            <w:noWrap/>
            <w:vAlign w:val="bottom"/>
            <w:hideMark/>
          </w:tcPr>
          <w:p w14:paraId="1E49304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1.50</w:t>
            </w:r>
          </w:p>
        </w:tc>
        <w:tc>
          <w:tcPr>
            <w:tcW w:w="960" w:type="dxa"/>
            <w:tcBorders>
              <w:top w:val="single" w:sz="4" w:space="0" w:color="auto"/>
              <w:left w:val="nil"/>
              <w:bottom w:val="single" w:sz="4" w:space="0" w:color="auto"/>
              <w:right w:val="nil"/>
            </w:tcBorders>
            <w:shd w:val="clear" w:color="auto" w:fill="auto"/>
            <w:noWrap/>
            <w:vAlign w:val="bottom"/>
            <w:hideMark/>
          </w:tcPr>
          <w:p w14:paraId="78CE22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1.29</w:t>
            </w:r>
          </w:p>
        </w:tc>
        <w:tc>
          <w:tcPr>
            <w:tcW w:w="1760" w:type="dxa"/>
            <w:tcBorders>
              <w:top w:val="single" w:sz="4" w:space="0" w:color="auto"/>
              <w:left w:val="nil"/>
              <w:bottom w:val="nil"/>
              <w:right w:val="nil"/>
            </w:tcBorders>
            <w:shd w:val="clear" w:color="auto" w:fill="auto"/>
            <w:noWrap/>
            <w:vAlign w:val="bottom"/>
            <w:hideMark/>
          </w:tcPr>
          <w:p w14:paraId="171276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28.57</w:t>
            </w:r>
          </w:p>
        </w:tc>
      </w:tr>
      <w:tr w:rsidR="004F6583" w:rsidRPr="004F6583" w14:paraId="444EEDD1" w14:textId="77777777" w:rsidTr="004F6583">
        <w:trPr>
          <w:trHeight w:val="290"/>
        </w:trPr>
        <w:tc>
          <w:tcPr>
            <w:tcW w:w="1700" w:type="dxa"/>
            <w:vMerge/>
            <w:tcBorders>
              <w:top w:val="nil"/>
              <w:left w:val="nil"/>
              <w:bottom w:val="single" w:sz="4" w:space="0" w:color="000000"/>
              <w:right w:val="nil"/>
            </w:tcBorders>
            <w:vAlign w:val="center"/>
            <w:hideMark/>
          </w:tcPr>
          <w:p w14:paraId="2423CEF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CC8B1B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aquatica</w:t>
            </w:r>
          </w:p>
        </w:tc>
        <w:tc>
          <w:tcPr>
            <w:tcW w:w="960" w:type="dxa"/>
            <w:tcBorders>
              <w:top w:val="nil"/>
              <w:left w:val="nil"/>
              <w:bottom w:val="nil"/>
              <w:right w:val="nil"/>
            </w:tcBorders>
            <w:shd w:val="clear" w:color="auto" w:fill="auto"/>
            <w:noWrap/>
            <w:vAlign w:val="bottom"/>
            <w:hideMark/>
          </w:tcPr>
          <w:p w14:paraId="0A5703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0.37</w:t>
            </w:r>
          </w:p>
        </w:tc>
        <w:tc>
          <w:tcPr>
            <w:tcW w:w="960" w:type="dxa"/>
            <w:tcBorders>
              <w:top w:val="nil"/>
              <w:left w:val="nil"/>
              <w:bottom w:val="nil"/>
              <w:right w:val="nil"/>
            </w:tcBorders>
            <w:shd w:val="clear" w:color="auto" w:fill="auto"/>
            <w:noWrap/>
            <w:vAlign w:val="bottom"/>
            <w:hideMark/>
          </w:tcPr>
          <w:p w14:paraId="471C61A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2.28</w:t>
            </w:r>
          </w:p>
        </w:tc>
        <w:tc>
          <w:tcPr>
            <w:tcW w:w="960" w:type="dxa"/>
            <w:tcBorders>
              <w:top w:val="nil"/>
              <w:left w:val="nil"/>
              <w:bottom w:val="nil"/>
              <w:right w:val="nil"/>
            </w:tcBorders>
            <w:shd w:val="clear" w:color="auto" w:fill="auto"/>
            <w:noWrap/>
            <w:vAlign w:val="bottom"/>
            <w:hideMark/>
          </w:tcPr>
          <w:p w14:paraId="26DA7D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1.79</w:t>
            </w:r>
          </w:p>
        </w:tc>
        <w:tc>
          <w:tcPr>
            <w:tcW w:w="1760" w:type="dxa"/>
            <w:tcBorders>
              <w:top w:val="single" w:sz="4" w:space="0" w:color="auto"/>
              <w:left w:val="nil"/>
              <w:bottom w:val="nil"/>
              <w:right w:val="nil"/>
            </w:tcBorders>
            <w:shd w:val="clear" w:color="auto" w:fill="auto"/>
            <w:noWrap/>
            <w:vAlign w:val="bottom"/>
            <w:hideMark/>
          </w:tcPr>
          <w:p w14:paraId="27034A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7B31703F" w14:textId="77777777" w:rsidTr="004F6583">
        <w:trPr>
          <w:trHeight w:val="290"/>
        </w:trPr>
        <w:tc>
          <w:tcPr>
            <w:tcW w:w="1700" w:type="dxa"/>
            <w:vMerge/>
            <w:tcBorders>
              <w:top w:val="nil"/>
              <w:left w:val="nil"/>
              <w:bottom w:val="single" w:sz="4" w:space="0" w:color="000000"/>
              <w:right w:val="nil"/>
            </w:tcBorders>
            <w:vAlign w:val="center"/>
            <w:hideMark/>
          </w:tcPr>
          <w:p w14:paraId="23063D6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16F318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61CCB5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3.84</w:t>
            </w:r>
          </w:p>
        </w:tc>
        <w:tc>
          <w:tcPr>
            <w:tcW w:w="960" w:type="dxa"/>
            <w:tcBorders>
              <w:top w:val="single" w:sz="4" w:space="0" w:color="auto"/>
              <w:left w:val="nil"/>
              <w:bottom w:val="single" w:sz="4" w:space="0" w:color="auto"/>
              <w:right w:val="nil"/>
            </w:tcBorders>
            <w:shd w:val="clear" w:color="auto" w:fill="auto"/>
            <w:noWrap/>
            <w:vAlign w:val="bottom"/>
            <w:hideMark/>
          </w:tcPr>
          <w:p w14:paraId="055AFF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3.06</w:t>
            </w:r>
          </w:p>
        </w:tc>
        <w:tc>
          <w:tcPr>
            <w:tcW w:w="960" w:type="dxa"/>
            <w:tcBorders>
              <w:top w:val="single" w:sz="4" w:space="0" w:color="auto"/>
              <w:left w:val="nil"/>
              <w:bottom w:val="single" w:sz="4" w:space="0" w:color="auto"/>
              <w:right w:val="nil"/>
            </w:tcBorders>
            <w:shd w:val="clear" w:color="auto" w:fill="auto"/>
            <w:noWrap/>
            <w:vAlign w:val="bottom"/>
            <w:hideMark/>
          </w:tcPr>
          <w:p w14:paraId="0F0ADC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3.00</w:t>
            </w:r>
          </w:p>
        </w:tc>
        <w:tc>
          <w:tcPr>
            <w:tcW w:w="1760" w:type="dxa"/>
            <w:tcBorders>
              <w:top w:val="single" w:sz="4" w:space="0" w:color="auto"/>
              <w:left w:val="nil"/>
              <w:bottom w:val="nil"/>
              <w:right w:val="nil"/>
            </w:tcBorders>
            <w:shd w:val="clear" w:color="auto" w:fill="auto"/>
            <w:noWrap/>
            <w:vAlign w:val="bottom"/>
            <w:hideMark/>
          </w:tcPr>
          <w:p w14:paraId="2EBBF1A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200.00</w:t>
            </w:r>
          </w:p>
        </w:tc>
      </w:tr>
      <w:tr w:rsidR="004F6583" w:rsidRPr="004F6583" w14:paraId="0BFCF68F" w14:textId="77777777" w:rsidTr="004F6583">
        <w:trPr>
          <w:trHeight w:val="290"/>
        </w:trPr>
        <w:tc>
          <w:tcPr>
            <w:tcW w:w="1700" w:type="dxa"/>
            <w:vMerge/>
            <w:tcBorders>
              <w:top w:val="nil"/>
              <w:left w:val="nil"/>
              <w:bottom w:val="single" w:sz="4" w:space="0" w:color="000000"/>
              <w:right w:val="nil"/>
            </w:tcBorders>
            <w:vAlign w:val="center"/>
            <w:hideMark/>
          </w:tcPr>
          <w:p w14:paraId="32AC1B0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F956BA8"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p>
        </w:tc>
        <w:tc>
          <w:tcPr>
            <w:tcW w:w="960" w:type="dxa"/>
            <w:tcBorders>
              <w:top w:val="nil"/>
              <w:left w:val="nil"/>
              <w:bottom w:val="nil"/>
              <w:right w:val="nil"/>
            </w:tcBorders>
            <w:shd w:val="clear" w:color="auto" w:fill="auto"/>
            <w:noWrap/>
            <w:vAlign w:val="bottom"/>
            <w:hideMark/>
          </w:tcPr>
          <w:p w14:paraId="724FC1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8C04C6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4400F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0.64</w:t>
            </w:r>
          </w:p>
        </w:tc>
        <w:tc>
          <w:tcPr>
            <w:tcW w:w="1760" w:type="dxa"/>
            <w:tcBorders>
              <w:top w:val="single" w:sz="4" w:space="0" w:color="auto"/>
              <w:left w:val="nil"/>
              <w:bottom w:val="nil"/>
              <w:right w:val="nil"/>
            </w:tcBorders>
            <w:shd w:val="clear" w:color="auto" w:fill="auto"/>
            <w:noWrap/>
            <w:vAlign w:val="bottom"/>
            <w:hideMark/>
          </w:tcPr>
          <w:p w14:paraId="288EDE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4BF3B3A" w14:textId="77777777" w:rsidTr="004F6583">
        <w:trPr>
          <w:trHeight w:val="290"/>
        </w:trPr>
        <w:tc>
          <w:tcPr>
            <w:tcW w:w="1700" w:type="dxa"/>
            <w:vMerge/>
            <w:tcBorders>
              <w:top w:val="nil"/>
              <w:left w:val="nil"/>
              <w:bottom w:val="single" w:sz="4" w:space="0" w:color="000000"/>
              <w:right w:val="nil"/>
            </w:tcBorders>
            <w:vAlign w:val="center"/>
            <w:hideMark/>
          </w:tcPr>
          <w:p w14:paraId="028B80E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CDDC7AF"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34258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3413B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89F7D5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single" w:sz="4" w:space="0" w:color="auto"/>
              <w:left w:val="nil"/>
              <w:bottom w:val="nil"/>
              <w:right w:val="nil"/>
            </w:tcBorders>
            <w:shd w:val="clear" w:color="auto" w:fill="auto"/>
            <w:noWrap/>
            <w:vAlign w:val="bottom"/>
            <w:hideMark/>
          </w:tcPr>
          <w:p w14:paraId="59992F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6128181" w14:textId="77777777" w:rsidTr="004F6583">
        <w:trPr>
          <w:trHeight w:val="290"/>
        </w:trPr>
        <w:tc>
          <w:tcPr>
            <w:tcW w:w="1700" w:type="dxa"/>
            <w:vMerge/>
            <w:tcBorders>
              <w:top w:val="nil"/>
              <w:left w:val="nil"/>
              <w:bottom w:val="single" w:sz="4" w:space="0" w:color="000000"/>
              <w:right w:val="nil"/>
            </w:tcBorders>
            <w:vAlign w:val="center"/>
            <w:hideMark/>
          </w:tcPr>
          <w:p w14:paraId="17500D1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131035"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Hypericum </w:t>
            </w:r>
            <w:proofErr w:type="spellStart"/>
            <w:r w:rsidRPr="004F6583">
              <w:rPr>
                <w:rFonts w:ascii="Arial" w:eastAsia="Times New Roman" w:hAnsi="Arial" w:cs="Arial"/>
                <w:i/>
                <w:iCs/>
                <w:color w:val="000000"/>
                <w:sz w:val="20"/>
                <w:szCs w:val="20"/>
              </w:rPr>
              <w:t>scouleri</w:t>
            </w:r>
            <w:proofErr w:type="spellEnd"/>
          </w:p>
        </w:tc>
        <w:tc>
          <w:tcPr>
            <w:tcW w:w="960" w:type="dxa"/>
            <w:tcBorders>
              <w:top w:val="nil"/>
              <w:left w:val="nil"/>
              <w:bottom w:val="nil"/>
              <w:right w:val="nil"/>
            </w:tcBorders>
            <w:shd w:val="clear" w:color="auto" w:fill="auto"/>
            <w:noWrap/>
            <w:vAlign w:val="bottom"/>
            <w:hideMark/>
          </w:tcPr>
          <w:p w14:paraId="7761AD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95659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0A6535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07D79F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196E167D" w14:textId="77777777" w:rsidTr="004F6583">
        <w:trPr>
          <w:trHeight w:val="290"/>
        </w:trPr>
        <w:tc>
          <w:tcPr>
            <w:tcW w:w="1700" w:type="dxa"/>
            <w:vMerge/>
            <w:tcBorders>
              <w:top w:val="nil"/>
              <w:left w:val="nil"/>
              <w:bottom w:val="single" w:sz="4" w:space="0" w:color="000000"/>
              <w:right w:val="nil"/>
            </w:tcBorders>
            <w:vAlign w:val="center"/>
            <w:hideMark/>
          </w:tcPr>
          <w:p w14:paraId="3EFF1DC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C26FAF1"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E75D5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9905DE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960" w:type="dxa"/>
            <w:tcBorders>
              <w:top w:val="single" w:sz="4" w:space="0" w:color="auto"/>
              <w:left w:val="nil"/>
              <w:bottom w:val="single" w:sz="4" w:space="0" w:color="auto"/>
              <w:right w:val="nil"/>
            </w:tcBorders>
            <w:shd w:val="clear" w:color="auto" w:fill="auto"/>
            <w:noWrap/>
            <w:vAlign w:val="bottom"/>
            <w:hideMark/>
          </w:tcPr>
          <w:p w14:paraId="626FEC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0.32</w:t>
            </w:r>
          </w:p>
        </w:tc>
        <w:tc>
          <w:tcPr>
            <w:tcW w:w="1760" w:type="dxa"/>
            <w:tcBorders>
              <w:top w:val="single" w:sz="4" w:space="0" w:color="auto"/>
              <w:left w:val="nil"/>
              <w:bottom w:val="nil"/>
              <w:right w:val="nil"/>
            </w:tcBorders>
            <w:shd w:val="clear" w:color="auto" w:fill="auto"/>
            <w:noWrap/>
            <w:vAlign w:val="bottom"/>
            <w:hideMark/>
          </w:tcPr>
          <w:p w14:paraId="7AD35B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EA221D3" w14:textId="77777777" w:rsidTr="004F6583">
        <w:trPr>
          <w:trHeight w:val="290"/>
        </w:trPr>
        <w:tc>
          <w:tcPr>
            <w:tcW w:w="1700" w:type="dxa"/>
            <w:vMerge/>
            <w:tcBorders>
              <w:top w:val="nil"/>
              <w:left w:val="nil"/>
              <w:bottom w:val="single" w:sz="4" w:space="0" w:color="000000"/>
              <w:right w:val="nil"/>
            </w:tcBorders>
            <w:vAlign w:val="center"/>
            <w:hideMark/>
          </w:tcPr>
          <w:p w14:paraId="2F61707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250BE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p>
        </w:tc>
        <w:tc>
          <w:tcPr>
            <w:tcW w:w="960" w:type="dxa"/>
            <w:tcBorders>
              <w:top w:val="nil"/>
              <w:left w:val="nil"/>
              <w:bottom w:val="nil"/>
              <w:right w:val="nil"/>
            </w:tcBorders>
            <w:shd w:val="clear" w:color="auto" w:fill="auto"/>
            <w:noWrap/>
            <w:vAlign w:val="bottom"/>
            <w:hideMark/>
          </w:tcPr>
          <w:p w14:paraId="50477C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18DBD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nil"/>
              <w:left w:val="nil"/>
              <w:bottom w:val="nil"/>
              <w:right w:val="nil"/>
            </w:tcBorders>
            <w:shd w:val="clear" w:color="auto" w:fill="auto"/>
            <w:noWrap/>
            <w:vAlign w:val="bottom"/>
            <w:hideMark/>
          </w:tcPr>
          <w:p w14:paraId="15B5EAB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single" w:sz="4" w:space="0" w:color="auto"/>
              <w:left w:val="nil"/>
              <w:bottom w:val="nil"/>
              <w:right w:val="nil"/>
            </w:tcBorders>
            <w:shd w:val="clear" w:color="auto" w:fill="auto"/>
            <w:noWrap/>
            <w:vAlign w:val="bottom"/>
            <w:hideMark/>
          </w:tcPr>
          <w:p w14:paraId="7EFB02A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AF6A5FE" w14:textId="77777777" w:rsidTr="004F6583">
        <w:trPr>
          <w:trHeight w:val="290"/>
        </w:trPr>
        <w:tc>
          <w:tcPr>
            <w:tcW w:w="1700" w:type="dxa"/>
            <w:vMerge/>
            <w:tcBorders>
              <w:top w:val="nil"/>
              <w:left w:val="nil"/>
              <w:bottom w:val="single" w:sz="4" w:space="0" w:color="000000"/>
              <w:right w:val="nil"/>
            </w:tcBorders>
            <w:vAlign w:val="center"/>
            <w:hideMark/>
          </w:tcPr>
          <w:p w14:paraId="2CF8956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8BD6D"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Juncus </w:t>
            </w:r>
            <w:proofErr w:type="spellStart"/>
            <w:r w:rsidRPr="004F6583">
              <w:rPr>
                <w:rFonts w:ascii="Arial" w:eastAsia="Times New Roman" w:hAnsi="Arial" w:cs="Arial"/>
                <w:i/>
                <w:iCs/>
                <w:color w:val="000000"/>
                <w:sz w:val="20"/>
                <w:szCs w:val="20"/>
              </w:rPr>
              <w:t>acuminatus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33D7E81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CEFD7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8249FF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5019705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D1A1D6C" w14:textId="77777777" w:rsidTr="004F6583">
        <w:trPr>
          <w:trHeight w:val="290"/>
        </w:trPr>
        <w:tc>
          <w:tcPr>
            <w:tcW w:w="1700" w:type="dxa"/>
            <w:vMerge/>
            <w:tcBorders>
              <w:top w:val="nil"/>
              <w:left w:val="nil"/>
              <w:bottom w:val="single" w:sz="4" w:space="0" w:color="000000"/>
              <w:right w:val="nil"/>
            </w:tcBorders>
            <w:vAlign w:val="center"/>
            <w:hideMark/>
          </w:tcPr>
          <w:p w14:paraId="634B07E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7BABF2"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Lathyrus palustris</w:t>
            </w:r>
          </w:p>
        </w:tc>
        <w:tc>
          <w:tcPr>
            <w:tcW w:w="960" w:type="dxa"/>
            <w:tcBorders>
              <w:top w:val="nil"/>
              <w:left w:val="nil"/>
              <w:bottom w:val="nil"/>
              <w:right w:val="nil"/>
            </w:tcBorders>
            <w:shd w:val="clear" w:color="auto" w:fill="auto"/>
            <w:noWrap/>
            <w:vAlign w:val="bottom"/>
            <w:hideMark/>
          </w:tcPr>
          <w:p w14:paraId="33803A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942EE4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77BD43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0.50</w:t>
            </w:r>
          </w:p>
        </w:tc>
        <w:tc>
          <w:tcPr>
            <w:tcW w:w="1760" w:type="dxa"/>
            <w:tcBorders>
              <w:top w:val="single" w:sz="4" w:space="0" w:color="auto"/>
              <w:left w:val="nil"/>
              <w:bottom w:val="nil"/>
              <w:right w:val="nil"/>
            </w:tcBorders>
            <w:shd w:val="clear" w:color="auto" w:fill="auto"/>
            <w:noWrap/>
            <w:vAlign w:val="bottom"/>
            <w:hideMark/>
          </w:tcPr>
          <w:p w14:paraId="32C93C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EB0AD24" w14:textId="77777777" w:rsidTr="004F6583">
        <w:trPr>
          <w:trHeight w:val="290"/>
        </w:trPr>
        <w:tc>
          <w:tcPr>
            <w:tcW w:w="1700" w:type="dxa"/>
            <w:vMerge/>
            <w:tcBorders>
              <w:top w:val="nil"/>
              <w:left w:val="nil"/>
              <w:bottom w:val="single" w:sz="4" w:space="0" w:color="000000"/>
              <w:right w:val="nil"/>
            </w:tcBorders>
            <w:vAlign w:val="center"/>
            <w:hideMark/>
          </w:tcPr>
          <w:p w14:paraId="1DE7A9D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6AEB94" w14:textId="77777777" w:rsidR="004F6583" w:rsidRPr="004F6583" w:rsidRDefault="004F6583" w:rsidP="004F6583">
            <w:pPr>
              <w:spacing w:after="0" w:line="240" w:lineRule="auto"/>
              <w:rPr>
                <w:rFonts w:ascii="Calibri" w:eastAsia="Times New Roman" w:hAnsi="Calibri" w:cs="Calibri"/>
                <w:i/>
                <w:iCs/>
                <w:color w:val="000000"/>
              </w:rPr>
            </w:pPr>
            <w:proofErr w:type="spellStart"/>
            <w:r w:rsidRPr="004F6583">
              <w:rPr>
                <w:rFonts w:ascii="Calibri" w:eastAsia="Times New Roman" w:hAnsi="Calibri" w:cs="Calibri"/>
                <w:i/>
                <w:iCs/>
                <w:color w:val="000000"/>
              </w:rPr>
              <w:t>Lycopus</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p>
        </w:tc>
        <w:tc>
          <w:tcPr>
            <w:tcW w:w="960" w:type="dxa"/>
            <w:tcBorders>
              <w:top w:val="single" w:sz="4" w:space="0" w:color="auto"/>
              <w:left w:val="nil"/>
              <w:bottom w:val="single" w:sz="4" w:space="0" w:color="auto"/>
              <w:right w:val="nil"/>
            </w:tcBorders>
            <w:shd w:val="clear" w:color="auto" w:fill="auto"/>
            <w:noWrap/>
            <w:vAlign w:val="bottom"/>
            <w:hideMark/>
          </w:tcPr>
          <w:p w14:paraId="2FDC64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4FA3E4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F32E52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5E8EFD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BCF6A47" w14:textId="77777777" w:rsidTr="004F6583">
        <w:trPr>
          <w:trHeight w:val="290"/>
        </w:trPr>
        <w:tc>
          <w:tcPr>
            <w:tcW w:w="1700" w:type="dxa"/>
            <w:vMerge/>
            <w:tcBorders>
              <w:top w:val="nil"/>
              <w:left w:val="nil"/>
              <w:bottom w:val="single" w:sz="4" w:space="0" w:color="000000"/>
              <w:right w:val="nil"/>
            </w:tcBorders>
            <w:vAlign w:val="center"/>
            <w:hideMark/>
          </w:tcPr>
          <w:p w14:paraId="4AEF067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D7A22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417572D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1C44BF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2A25D9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59ECC85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A04AD11" w14:textId="77777777" w:rsidTr="004F6583">
        <w:trPr>
          <w:trHeight w:val="290"/>
        </w:trPr>
        <w:tc>
          <w:tcPr>
            <w:tcW w:w="1700" w:type="dxa"/>
            <w:vMerge/>
            <w:tcBorders>
              <w:top w:val="nil"/>
              <w:left w:val="nil"/>
              <w:bottom w:val="single" w:sz="4" w:space="0" w:color="000000"/>
              <w:right w:val="nil"/>
            </w:tcBorders>
            <w:vAlign w:val="center"/>
            <w:hideMark/>
          </w:tcPr>
          <w:p w14:paraId="0F2D25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2035A3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5A8BFD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5D500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single" w:sz="4" w:space="0" w:color="auto"/>
              <w:left w:val="nil"/>
              <w:bottom w:val="single" w:sz="4" w:space="0" w:color="auto"/>
              <w:right w:val="nil"/>
            </w:tcBorders>
            <w:shd w:val="clear" w:color="auto" w:fill="auto"/>
            <w:noWrap/>
            <w:vAlign w:val="bottom"/>
            <w:hideMark/>
          </w:tcPr>
          <w:p w14:paraId="277409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299591B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F7145B5" w14:textId="77777777" w:rsidTr="004F6583">
        <w:trPr>
          <w:trHeight w:val="290"/>
        </w:trPr>
        <w:tc>
          <w:tcPr>
            <w:tcW w:w="1700" w:type="dxa"/>
            <w:vMerge/>
            <w:tcBorders>
              <w:top w:val="nil"/>
              <w:left w:val="nil"/>
              <w:bottom w:val="single" w:sz="4" w:space="0" w:color="000000"/>
              <w:right w:val="nil"/>
            </w:tcBorders>
            <w:vAlign w:val="center"/>
            <w:hideMark/>
          </w:tcPr>
          <w:p w14:paraId="507041D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7D9B893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Salix lasiandra</w:t>
            </w:r>
          </w:p>
        </w:tc>
        <w:tc>
          <w:tcPr>
            <w:tcW w:w="960" w:type="dxa"/>
            <w:tcBorders>
              <w:top w:val="nil"/>
              <w:left w:val="nil"/>
              <w:bottom w:val="nil"/>
              <w:right w:val="nil"/>
            </w:tcBorders>
            <w:shd w:val="clear" w:color="auto" w:fill="auto"/>
            <w:noWrap/>
            <w:vAlign w:val="bottom"/>
            <w:hideMark/>
          </w:tcPr>
          <w:p w14:paraId="52EBB2D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7397E7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960" w:type="dxa"/>
            <w:tcBorders>
              <w:top w:val="nil"/>
              <w:left w:val="nil"/>
              <w:bottom w:val="nil"/>
              <w:right w:val="nil"/>
            </w:tcBorders>
            <w:shd w:val="clear" w:color="auto" w:fill="auto"/>
            <w:noWrap/>
            <w:vAlign w:val="bottom"/>
            <w:hideMark/>
          </w:tcPr>
          <w:p w14:paraId="33B534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0.50</w:t>
            </w:r>
          </w:p>
        </w:tc>
        <w:tc>
          <w:tcPr>
            <w:tcW w:w="1760" w:type="dxa"/>
            <w:tcBorders>
              <w:top w:val="single" w:sz="4" w:space="0" w:color="auto"/>
              <w:left w:val="nil"/>
              <w:bottom w:val="nil"/>
              <w:right w:val="nil"/>
            </w:tcBorders>
            <w:shd w:val="clear" w:color="auto" w:fill="auto"/>
            <w:noWrap/>
            <w:vAlign w:val="bottom"/>
            <w:hideMark/>
          </w:tcPr>
          <w:p w14:paraId="49B994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017EDF2" w14:textId="77777777" w:rsidTr="004F6583">
        <w:trPr>
          <w:trHeight w:val="290"/>
        </w:trPr>
        <w:tc>
          <w:tcPr>
            <w:tcW w:w="1700" w:type="dxa"/>
            <w:vMerge/>
            <w:tcBorders>
              <w:top w:val="nil"/>
              <w:left w:val="nil"/>
              <w:bottom w:val="single" w:sz="4" w:space="0" w:color="000000"/>
              <w:right w:val="nil"/>
            </w:tcBorders>
            <w:vAlign w:val="center"/>
            <w:hideMark/>
          </w:tcPr>
          <w:p w14:paraId="678C172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462253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scouleriana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43B73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7D33C8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DC5C2F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66D6235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16E5A157" w14:textId="77777777" w:rsidTr="004F6583">
        <w:trPr>
          <w:trHeight w:val="290"/>
        </w:trPr>
        <w:tc>
          <w:tcPr>
            <w:tcW w:w="1700" w:type="dxa"/>
            <w:vMerge/>
            <w:tcBorders>
              <w:top w:val="nil"/>
              <w:left w:val="nil"/>
              <w:bottom w:val="single" w:sz="4" w:space="0" w:color="000000"/>
              <w:right w:val="nil"/>
            </w:tcBorders>
            <w:vAlign w:val="center"/>
            <w:hideMark/>
          </w:tcPr>
          <w:p w14:paraId="71102F1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EC28F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Typha latifolia</w:t>
            </w:r>
          </w:p>
        </w:tc>
        <w:tc>
          <w:tcPr>
            <w:tcW w:w="960" w:type="dxa"/>
            <w:tcBorders>
              <w:top w:val="nil"/>
              <w:left w:val="nil"/>
              <w:bottom w:val="nil"/>
              <w:right w:val="nil"/>
            </w:tcBorders>
            <w:shd w:val="clear" w:color="auto" w:fill="auto"/>
            <w:noWrap/>
            <w:vAlign w:val="bottom"/>
            <w:hideMark/>
          </w:tcPr>
          <w:p w14:paraId="42ECD6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2F020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0.28</w:t>
            </w:r>
          </w:p>
        </w:tc>
        <w:tc>
          <w:tcPr>
            <w:tcW w:w="960" w:type="dxa"/>
            <w:tcBorders>
              <w:top w:val="nil"/>
              <w:left w:val="nil"/>
              <w:bottom w:val="nil"/>
              <w:right w:val="nil"/>
            </w:tcBorders>
            <w:shd w:val="clear" w:color="auto" w:fill="auto"/>
            <w:noWrap/>
            <w:vAlign w:val="bottom"/>
            <w:hideMark/>
          </w:tcPr>
          <w:p w14:paraId="2122D9A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0.25</w:t>
            </w:r>
          </w:p>
        </w:tc>
        <w:tc>
          <w:tcPr>
            <w:tcW w:w="1760" w:type="dxa"/>
            <w:tcBorders>
              <w:top w:val="single" w:sz="4" w:space="0" w:color="auto"/>
              <w:left w:val="nil"/>
              <w:bottom w:val="nil"/>
              <w:right w:val="nil"/>
            </w:tcBorders>
            <w:shd w:val="clear" w:color="auto" w:fill="auto"/>
            <w:noWrap/>
            <w:vAlign w:val="bottom"/>
            <w:hideMark/>
          </w:tcPr>
          <w:p w14:paraId="5103B9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3A0D4804" w14:textId="77777777" w:rsidTr="004F6583">
        <w:trPr>
          <w:trHeight w:val="290"/>
        </w:trPr>
        <w:tc>
          <w:tcPr>
            <w:tcW w:w="1700" w:type="dxa"/>
            <w:vMerge/>
            <w:tcBorders>
              <w:top w:val="nil"/>
              <w:left w:val="nil"/>
              <w:bottom w:val="single" w:sz="4" w:space="0" w:color="000000"/>
              <w:right w:val="nil"/>
            </w:tcBorders>
            <w:vAlign w:val="center"/>
            <w:hideMark/>
          </w:tcPr>
          <w:p w14:paraId="026B541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857C6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E03306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B65935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02D3922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099BD3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6A9469E4" w14:textId="77777777" w:rsidTr="004F6583">
        <w:trPr>
          <w:trHeight w:val="290"/>
        </w:trPr>
        <w:tc>
          <w:tcPr>
            <w:tcW w:w="1700" w:type="dxa"/>
            <w:vMerge/>
            <w:tcBorders>
              <w:top w:val="nil"/>
              <w:left w:val="nil"/>
              <w:bottom w:val="single" w:sz="4" w:space="0" w:color="000000"/>
              <w:right w:val="nil"/>
            </w:tcBorders>
            <w:vAlign w:val="center"/>
            <w:hideMark/>
          </w:tcPr>
          <w:p w14:paraId="2A90979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815283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variegatum</w:t>
            </w:r>
            <w:proofErr w:type="spellEnd"/>
          </w:p>
        </w:tc>
        <w:tc>
          <w:tcPr>
            <w:tcW w:w="960" w:type="dxa"/>
            <w:tcBorders>
              <w:top w:val="nil"/>
              <w:left w:val="nil"/>
              <w:bottom w:val="nil"/>
              <w:right w:val="nil"/>
            </w:tcBorders>
            <w:shd w:val="clear" w:color="auto" w:fill="auto"/>
            <w:noWrap/>
            <w:vAlign w:val="bottom"/>
            <w:hideMark/>
          </w:tcPr>
          <w:p w14:paraId="2EB5B3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BC490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0EE451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6824E5E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6AD628D5" w14:textId="77777777" w:rsidTr="004F6583">
        <w:trPr>
          <w:trHeight w:val="290"/>
        </w:trPr>
        <w:tc>
          <w:tcPr>
            <w:tcW w:w="1700" w:type="dxa"/>
            <w:vMerge/>
            <w:tcBorders>
              <w:top w:val="nil"/>
              <w:left w:val="nil"/>
              <w:bottom w:val="single" w:sz="4" w:space="0" w:color="000000"/>
              <w:right w:val="nil"/>
            </w:tcBorders>
            <w:vAlign w:val="center"/>
            <w:hideMark/>
          </w:tcPr>
          <w:p w14:paraId="5AAF38A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1D3CE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FB73D4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3B64C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63A1621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413D61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313C870B" w14:textId="77777777" w:rsidTr="004F6583">
        <w:trPr>
          <w:trHeight w:val="290"/>
        </w:trPr>
        <w:tc>
          <w:tcPr>
            <w:tcW w:w="1700" w:type="dxa"/>
            <w:vMerge/>
            <w:tcBorders>
              <w:top w:val="nil"/>
              <w:left w:val="nil"/>
              <w:bottom w:val="single" w:sz="4" w:space="0" w:color="000000"/>
              <w:right w:val="nil"/>
            </w:tcBorders>
            <w:vAlign w:val="center"/>
            <w:hideMark/>
          </w:tcPr>
          <w:p w14:paraId="34E9760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B62C888" w14:textId="77777777" w:rsidR="004F6583" w:rsidRPr="004F6583" w:rsidRDefault="004F6583" w:rsidP="004F6583">
            <w:pPr>
              <w:spacing w:after="0" w:line="240" w:lineRule="auto"/>
              <w:rPr>
                <w:rFonts w:ascii="Calibri" w:eastAsia="Times New Roman" w:hAnsi="Calibri" w:cs="Calibri"/>
                <w:i/>
                <w:iCs/>
                <w:color w:val="000000"/>
              </w:rPr>
            </w:pPr>
            <w:proofErr w:type="spellStart"/>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17B3F44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DAE3C5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504E21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605ED5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7B8ACC8B" w14:textId="77777777" w:rsidTr="004F6583">
        <w:trPr>
          <w:trHeight w:val="290"/>
        </w:trPr>
        <w:tc>
          <w:tcPr>
            <w:tcW w:w="1700" w:type="dxa"/>
            <w:vMerge/>
            <w:tcBorders>
              <w:top w:val="nil"/>
              <w:left w:val="nil"/>
              <w:bottom w:val="single" w:sz="4" w:space="0" w:color="000000"/>
              <w:right w:val="nil"/>
            </w:tcBorders>
            <w:vAlign w:val="center"/>
            <w:hideMark/>
          </w:tcPr>
          <w:p w14:paraId="7A15709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38DF2A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17A3C72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11C7A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0.50</w:t>
            </w:r>
          </w:p>
        </w:tc>
        <w:tc>
          <w:tcPr>
            <w:tcW w:w="960" w:type="dxa"/>
            <w:tcBorders>
              <w:top w:val="single" w:sz="4" w:space="0" w:color="auto"/>
              <w:left w:val="nil"/>
              <w:bottom w:val="single" w:sz="4" w:space="0" w:color="auto"/>
              <w:right w:val="nil"/>
            </w:tcBorders>
            <w:shd w:val="clear" w:color="auto" w:fill="auto"/>
            <w:noWrap/>
            <w:vAlign w:val="bottom"/>
            <w:hideMark/>
          </w:tcPr>
          <w:p w14:paraId="3CA04E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6CE72BD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4800541C" w14:textId="77777777" w:rsidTr="004F6583">
        <w:trPr>
          <w:trHeight w:val="290"/>
        </w:trPr>
        <w:tc>
          <w:tcPr>
            <w:tcW w:w="1700" w:type="dxa"/>
            <w:vMerge/>
            <w:tcBorders>
              <w:top w:val="nil"/>
              <w:left w:val="nil"/>
              <w:bottom w:val="single" w:sz="4" w:space="0" w:color="000000"/>
              <w:right w:val="nil"/>
            </w:tcBorders>
            <w:vAlign w:val="center"/>
            <w:hideMark/>
          </w:tcPr>
          <w:p w14:paraId="16D5FC1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34C11E" w14:textId="77777777" w:rsidR="004F6583" w:rsidRPr="004F6583" w:rsidRDefault="004F6583" w:rsidP="004F6583">
            <w:pPr>
              <w:spacing w:after="0" w:line="240" w:lineRule="auto"/>
              <w:rPr>
                <w:rFonts w:ascii="Calibri" w:eastAsia="Times New Roman" w:hAnsi="Calibri" w:cs="Calibri"/>
                <w:color w:val="000000"/>
              </w:rPr>
            </w:pPr>
            <w:proofErr w:type="spellStart"/>
            <w:r w:rsidRPr="004F6583">
              <w:rPr>
                <w:rFonts w:ascii="Calibri" w:eastAsia="Times New Roman" w:hAnsi="Calibri" w:cs="Calibri"/>
                <w:color w:val="000000"/>
              </w:rPr>
              <w:t>Poaceae</w:t>
            </w:r>
            <w:proofErr w:type="spellEnd"/>
            <w:r w:rsidRPr="004F6583">
              <w:rPr>
                <w:rFonts w:ascii="Calibri" w:eastAsia="Times New Roman" w:hAnsi="Calibri" w:cs="Calibri"/>
                <w:color w:val="000000"/>
              </w:rPr>
              <w:t xml:space="preserve"> sp. </w:t>
            </w:r>
          </w:p>
        </w:tc>
        <w:tc>
          <w:tcPr>
            <w:tcW w:w="960" w:type="dxa"/>
            <w:tcBorders>
              <w:top w:val="nil"/>
              <w:left w:val="nil"/>
              <w:bottom w:val="nil"/>
              <w:right w:val="nil"/>
            </w:tcBorders>
            <w:shd w:val="clear" w:color="auto" w:fill="auto"/>
            <w:noWrap/>
            <w:vAlign w:val="bottom"/>
            <w:hideMark/>
          </w:tcPr>
          <w:p w14:paraId="44E16FA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785CFC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0.28</w:t>
            </w:r>
          </w:p>
        </w:tc>
        <w:tc>
          <w:tcPr>
            <w:tcW w:w="960" w:type="dxa"/>
            <w:tcBorders>
              <w:top w:val="nil"/>
              <w:left w:val="nil"/>
              <w:bottom w:val="nil"/>
              <w:right w:val="nil"/>
            </w:tcBorders>
            <w:shd w:val="clear" w:color="auto" w:fill="auto"/>
            <w:noWrap/>
            <w:vAlign w:val="bottom"/>
            <w:hideMark/>
          </w:tcPr>
          <w:p w14:paraId="0382062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2E31CFD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5353CE10" w14:textId="77777777" w:rsidTr="004F6583">
        <w:trPr>
          <w:trHeight w:val="290"/>
        </w:trPr>
        <w:tc>
          <w:tcPr>
            <w:tcW w:w="1700" w:type="dxa"/>
            <w:vMerge/>
            <w:tcBorders>
              <w:top w:val="nil"/>
              <w:left w:val="nil"/>
              <w:bottom w:val="single" w:sz="4" w:space="0" w:color="000000"/>
              <w:right w:val="nil"/>
            </w:tcBorders>
            <w:vAlign w:val="center"/>
            <w:hideMark/>
          </w:tcPr>
          <w:p w14:paraId="4FA7958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214B3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p>
        </w:tc>
        <w:tc>
          <w:tcPr>
            <w:tcW w:w="960" w:type="dxa"/>
            <w:tcBorders>
              <w:top w:val="single" w:sz="4" w:space="0" w:color="auto"/>
              <w:left w:val="nil"/>
              <w:bottom w:val="single" w:sz="4" w:space="0" w:color="auto"/>
              <w:right w:val="nil"/>
            </w:tcBorders>
            <w:shd w:val="clear" w:color="auto" w:fill="auto"/>
            <w:noWrap/>
            <w:vAlign w:val="bottom"/>
            <w:hideMark/>
          </w:tcPr>
          <w:p w14:paraId="774E722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77D92B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477337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2A211C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5F8986E1" w14:textId="77777777" w:rsidTr="004F6583">
        <w:trPr>
          <w:trHeight w:val="580"/>
        </w:trPr>
        <w:tc>
          <w:tcPr>
            <w:tcW w:w="1700" w:type="dxa"/>
            <w:tcBorders>
              <w:top w:val="nil"/>
              <w:left w:val="nil"/>
              <w:bottom w:val="single" w:sz="4" w:space="0" w:color="auto"/>
              <w:right w:val="nil"/>
            </w:tcBorders>
            <w:shd w:val="clear" w:color="auto" w:fill="auto"/>
            <w:vAlign w:val="center"/>
            <w:hideMark/>
          </w:tcPr>
          <w:p w14:paraId="51150E88"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Assemblage</w:t>
            </w:r>
          </w:p>
        </w:tc>
        <w:tc>
          <w:tcPr>
            <w:tcW w:w="3160" w:type="dxa"/>
            <w:tcBorders>
              <w:top w:val="nil"/>
              <w:left w:val="nil"/>
              <w:bottom w:val="single" w:sz="4" w:space="0" w:color="auto"/>
              <w:right w:val="nil"/>
            </w:tcBorders>
            <w:shd w:val="clear" w:color="auto" w:fill="auto"/>
            <w:vAlign w:val="center"/>
            <w:hideMark/>
          </w:tcPr>
          <w:p w14:paraId="2FDB65A1"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Species</w:t>
            </w:r>
          </w:p>
        </w:tc>
        <w:tc>
          <w:tcPr>
            <w:tcW w:w="960" w:type="dxa"/>
            <w:tcBorders>
              <w:top w:val="nil"/>
              <w:left w:val="nil"/>
              <w:bottom w:val="single" w:sz="4" w:space="0" w:color="auto"/>
              <w:right w:val="nil"/>
            </w:tcBorders>
            <w:shd w:val="clear" w:color="auto" w:fill="auto"/>
            <w:vAlign w:val="center"/>
            <w:hideMark/>
          </w:tcPr>
          <w:p w14:paraId="0ED68C63"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1979</w:t>
            </w:r>
          </w:p>
        </w:tc>
        <w:tc>
          <w:tcPr>
            <w:tcW w:w="960" w:type="dxa"/>
            <w:tcBorders>
              <w:top w:val="nil"/>
              <w:left w:val="nil"/>
              <w:bottom w:val="single" w:sz="4" w:space="0" w:color="auto"/>
              <w:right w:val="nil"/>
            </w:tcBorders>
            <w:shd w:val="clear" w:color="auto" w:fill="auto"/>
            <w:vAlign w:val="center"/>
            <w:hideMark/>
          </w:tcPr>
          <w:p w14:paraId="57D45C99"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1999</w:t>
            </w:r>
          </w:p>
        </w:tc>
        <w:tc>
          <w:tcPr>
            <w:tcW w:w="960" w:type="dxa"/>
            <w:tcBorders>
              <w:top w:val="nil"/>
              <w:left w:val="nil"/>
              <w:bottom w:val="single" w:sz="4" w:space="0" w:color="auto"/>
              <w:right w:val="nil"/>
            </w:tcBorders>
            <w:shd w:val="clear" w:color="auto" w:fill="auto"/>
            <w:vAlign w:val="center"/>
            <w:hideMark/>
          </w:tcPr>
          <w:p w14:paraId="08F140FD"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2019</w:t>
            </w:r>
          </w:p>
        </w:tc>
        <w:tc>
          <w:tcPr>
            <w:tcW w:w="1760" w:type="dxa"/>
            <w:tcBorders>
              <w:top w:val="single" w:sz="4" w:space="0" w:color="auto"/>
              <w:left w:val="nil"/>
              <w:bottom w:val="nil"/>
              <w:right w:val="nil"/>
            </w:tcBorders>
            <w:shd w:val="clear" w:color="auto" w:fill="auto"/>
            <w:vAlign w:val="center"/>
            <w:hideMark/>
          </w:tcPr>
          <w:p w14:paraId="2A56D080"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Percent Change 1979-2019</w:t>
            </w:r>
          </w:p>
        </w:tc>
      </w:tr>
      <w:tr w:rsidR="004F6583" w:rsidRPr="004F6583" w14:paraId="72C472A9" w14:textId="77777777" w:rsidTr="004F6583">
        <w:trPr>
          <w:trHeight w:val="290"/>
        </w:trPr>
        <w:tc>
          <w:tcPr>
            <w:tcW w:w="1700" w:type="dxa"/>
            <w:vMerge w:val="restart"/>
            <w:tcBorders>
              <w:top w:val="nil"/>
              <w:left w:val="nil"/>
              <w:bottom w:val="nil"/>
              <w:right w:val="nil"/>
            </w:tcBorders>
            <w:shd w:val="clear" w:color="auto" w:fill="auto"/>
            <w:noWrap/>
            <w:vAlign w:val="center"/>
            <w:hideMark/>
          </w:tcPr>
          <w:p w14:paraId="3A08516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Fescue</w:t>
            </w:r>
          </w:p>
        </w:tc>
        <w:tc>
          <w:tcPr>
            <w:tcW w:w="3160" w:type="dxa"/>
            <w:tcBorders>
              <w:top w:val="nil"/>
              <w:left w:val="nil"/>
              <w:bottom w:val="single" w:sz="4" w:space="0" w:color="auto"/>
              <w:right w:val="nil"/>
            </w:tcBorders>
            <w:shd w:val="clear" w:color="auto" w:fill="auto"/>
            <w:noWrap/>
            <w:vAlign w:val="bottom"/>
            <w:hideMark/>
          </w:tcPr>
          <w:p w14:paraId="6C2803A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p>
        </w:tc>
        <w:tc>
          <w:tcPr>
            <w:tcW w:w="960" w:type="dxa"/>
            <w:tcBorders>
              <w:top w:val="nil"/>
              <w:left w:val="nil"/>
              <w:bottom w:val="nil"/>
              <w:right w:val="nil"/>
            </w:tcBorders>
            <w:shd w:val="clear" w:color="auto" w:fill="auto"/>
            <w:noWrap/>
            <w:vAlign w:val="bottom"/>
            <w:hideMark/>
          </w:tcPr>
          <w:p w14:paraId="56212E0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51F0A9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nil"/>
              <w:left w:val="nil"/>
              <w:bottom w:val="nil"/>
              <w:right w:val="nil"/>
            </w:tcBorders>
            <w:shd w:val="clear" w:color="auto" w:fill="auto"/>
            <w:noWrap/>
            <w:vAlign w:val="bottom"/>
            <w:hideMark/>
          </w:tcPr>
          <w:p w14:paraId="18AFDC3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2DA01EA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5D8D165" w14:textId="77777777" w:rsidTr="004F6583">
        <w:trPr>
          <w:trHeight w:val="290"/>
        </w:trPr>
        <w:tc>
          <w:tcPr>
            <w:tcW w:w="1700" w:type="dxa"/>
            <w:vMerge/>
            <w:tcBorders>
              <w:top w:val="nil"/>
              <w:left w:val="nil"/>
              <w:bottom w:val="nil"/>
              <w:right w:val="nil"/>
            </w:tcBorders>
            <w:vAlign w:val="center"/>
            <w:hideMark/>
          </w:tcPr>
          <w:p w14:paraId="756FAB9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817875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Alopecurus </w:t>
            </w:r>
            <w:proofErr w:type="spellStart"/>
            <w:r w:rsidRPr="004F6583">
              <w:rPr>
                <w:rFonts w:ascii="Arial" w:eastAsia="Times New Roman" w:hAnsi="Arial" w:cs="Arial"/>
                <w:i/>
                <w:iCs/>
                <w:sz w:val="20"/>
                <w:szCs w:val="20"/>
              </w:rPr>
              <w:t>geniculatus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9B0F93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355490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83F792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061745A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6624714D" w14:textId="77777777" w:rsidTr="004F6583">
        <w:trPr>
          <w:trHeight w:val="290"/>
        </w:trPr>
        <w:tc>
          <w:tcPr>
            <w:tcW w:w="1700" w:type="dxa"/>
            <w:vMerge/>
            <w:tcBorders>
              <w:top w:val="nil"/>
              <w:left w:val="nil"/>
              <w:bottom w:val="nil"/>
              <w:right w:val="nil"/>
            </w:tcBorders>
            <w:vAlign w:val="center"/>
            <w:hideMark/>
          </w:tcPr>
          <w:p w14:paraId="29E5D7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188173E"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p>
        </w:tc>
        <w:tc>
          <w:tcPr>
            <w:tcW w:w="960" w:type="dxa"/>
            <w:tcBorders>
              <w:top w:val="nil"/>
              <w:left w:val="nil"/>
              <w:bottom w:val="nil"/>
              <w:right w:val="nil"/>
            </w:tcBorders>
            <w:shd w:val="clear" w:color="auto" w:fill="auto"/>
            <w:noWrap/>
            <w:vAlign w:val="bottom"/>
            <w:hideMark/>
          </w:tcPr>
          <w:p w14:paraId="0CF0A10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nil"/>
              <w:left w:val="nil"/>
              <w:bottom w:val="nil"/>
              <w:right w:val="nil"/>
            </w:tcBorders>
            <w:shd w:val="clear" w:color="auto" w:fill="auto"/>
            <w:noWrap/>
            <w:vAlign w:val="bottom"/>
            <w:hideMark/>
          </w:tcPr>
          <w:p w14:paraId="065D8A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0.52</w:t>
            </w:r>
          </w:p>
        </w:tc>
        <w:tc>
          <w:tcPr>
            <w:tcW w:w="960" w:type="dxa"/>
            <w:tcBorders>
              <w:top w:val="nil"/>
              <w:left w:val="nil"/>
              <w:bottom w:val="nil"/>
              <w:right w:val="nil"/>
            </w:tcBorders>
            <w:shd w:val="clear" w:color="auto" w:fill="auto"/>
            <w:noWrap/>
            <w:vAlign w:val="bottom"/>
            <w:hideMark/>
          </w:tcPr>
          <w:p w14:paraId="4D92EE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18E00B7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04D8273" w14:textId="77777777" w:rsidTr="004F6583">
        <w:trPr>
          <w:trHeight w:val="290"/>
        </w:trPr>
        <w:tc>
          <w:tcPr>
            <w:tcW w:w="1700" w:type="dxa"/>
            <w:vMerge/>
            <w:tcBorders>
              <w:top w:val="nil"/>
              <w:left w:val="nil"/>
              <w:bottom w:val="nil"/>
              <w:right w:val="nil"/>
            </w:tcBorders>
            <w:vAlign w:val="center"/>
            <w:hideMark/>
          </w:tcPr>
          <w:p w14:paraId="1F1B831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D810DA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AF69D8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0.62</w:t>
            </w:r>
          </w:p>
        </w:tc>
        <w:tc>
          <w:tcPr>
            <w:tcW w:w="960" w:type="dxa"/>
            <w:tcBorders>
              <w:top w:val="single" w:sz="4" w:space="0" w:color="auto"/>
              <w:left w:val="nil"/>
              <w:bottom w:val="single" w:sz="4" w:space="0" w:color="auto"/>
              <w:right w:val="nil"/>
            </w:tcBorders>
            <w:shd w:val="clear" w:color="auto" w:fill="auto"/>
            <w:noWrap/>
            <w:vAlign w:val="bottom"/>
            <w:hideMark/>
          </w:tcPr>
          <w:p w14:paraId="420561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636F3E6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3DBA54A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8A87CEF" w14:textId="77777777" w:rsidTr="004F6583">
        <w:trPr>
          <w:trHeight w:val="290"/>
        </w:trPr>
        <w:tc>
          <w:tcPr>
            <w:tcW w:w="1700" w:type="dxa"/>
            <w:vMerge/>
            <w:tcBorders>
              <w:top w:val="nil"/>
              <w:left w:val="nil"/>
              <w:bottom w:val="nil"/>
              <w:right w:val="nil"/>
            </w:tcBorders>
            <w:vAlign w:val="center"/>
            <w:hideMark/>
          </w:tcPr>
          <w:p w14:paraId="2892471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EBD80D1"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Dulichium</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arundinaceum</w:t>
            </w:r>
            <w:proofErr w:type="spellEnd"/>
          </w:p>
        </w:tc>
        <w:tc>
          <w:tcPr>
            <w:tcW w:w="960" w:type="dxa"/>
            <w:tcBorders>
              <w:top w:val="nil"/>
              <w:left w:val="nil"/>
              <w:bottom w:val="nil"/>
              <w:right w:val="nil"/>
            </w:tcBorders>
            <w:shd w:val="clear" w:color="auto" w:fill="auto"/>
            <w:noWrap/>
            <w:vAlign w:val="bottom"/>
            <w:hideMark/>
          </w:tcPr>
          <w:p w14:paraId="17038E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nil"/>
              <w:left w:val="nil"/>
              <w:bottom w:val="nil"/>
              <w:right w:val="nil"/>
            </w:tcBorders>
            <w:shd w:val="clear" w:color="auto" w:fill="auto"/>
            <w:noWrap/>
            <w:vAlign w:val="bottom"/>
            <w:hideMark/>
          </w:tcPr>
          <w:p w14:paraId="7E7A82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CEFF8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5D21E70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86B6E63" w14:textId="77777777" w:rsidTr="004F6583">
        <w:trPr>
          <w:trHeight w:val="290"/>
        </w:trPr>
        <w:tc>
          <w:tcPr>
            <w:tcW w:w="1700" w:type="dxa"/>
            <w:vMerge/>
            <w:tcBorders>
              <w:top w:val="nil"/>
              <w:left w:val="nil"/>
              <w:bottom w:val="nil"/>
              <w:right w:val="nil"/>
            </w:tcBorders>
            <w:vAlign w:val="center"/>
            <w:hideMark/>
          </w:tcPr>
          <w:p w14:paraId="72CDE00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F18221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3BE1AD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0.97</w:t>
            </w:r>
          </w:p>
        </w:tc>
        <w:tc>
          <w:tcPr>
            <w:tcW w:w="960" w:type="dxa"/>
            <w:tcBorders>
              <w:top w:val="single" w:sz="4" w:space="0" w:color="auto"/>
              <w:left w:val="nil"/>
              <w:bottom w:val="single" w:sz="4" w:space="0" w:color="auto"/>
              <w:right w:val="nil"/>
            </w:tcBorders>
            <w:shd w:val="clear" w:color="auto" w:fill="auto"/>
            <w:noWrap/>
            <w:vAlign w:val="bottom"/>
            <w:hideMark/>
          </w:tcPr>
          <w:p w14:paraId="5BDAD69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single" w:sz="4" w:space="0" w:color="auto"/>
              <w:left w:val="nil"/>
              <w:bottom w:val="single" w:sz="4" w:space="0" w:color="auto"/>
              <w:right w:val="nil"/>
            </w:tcBorders>
            <w:shd w:val="clear" w:color="auto" w:fill="auto"/>
            <w:noWrap/>
            <w:vAlign w:val="bottom"/>
            <w:hideMark/>
          </w:tcPr>
          <w:p w14:paraId="7567F3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2FEC545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0DB429A" w14:textId="77777777" w:rsidTr="004F6583">
        <w:trPr>
          <w:trHeight w:val="290"/>
        </w:trPr>
        <w:tc>
          <w:tcPr>
            <w:tcW w:w="1700" w:type="dxa"/>
            <w:vMerge/>
            <w:tcBorders>
              <w:top w:val="nil"/>
              <w:left w:val="nil"/>
              <w:bottom w:val="nil"/>
              <w:right w:val="nil"/>
            </w:tcBorders>
            <w:vAlign w:val="center"/>
            <w:hideMark/>
          </w:tcPr>
          <w:p w14:paraId="6C767FF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1802D2"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p>
        </w:tc>
        <w:tc>
          <w:tcPr>
            <w:tcW w:w="960" w:type="dxa"/>
            <w:tcBorders>
              <w:top w:val="nil"/>
              <w:left w:val="nil"/>
              <w:bottom w:val="nil"/>
              <w:right w:val="nil"/>
            </w:tcBorders>
            <w:shd w:val="clear" w:color="auto" w:fill="auto"/>
            <w:noWrap/>
            <w:vAlign w:val="bottom"/>
            <w:hideMark/>
          </w:tcPr>
          <w:p w14:paraId="4930EEE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0.76</w:t>
            </w:r>
          </w:p>
        </w:tc>
        <w:tc>
          <w:tcPr>
            <w:tcW w:w="960" w:type="dxa"/>
            <w:tcBorders>
              <w:top w:val="nil"/>
              <w:left w:val="nil"/>
              <w:bottom w:val="nil"/>
              <w:right w:val="nil"/>
            </w:tcBorders>
            <w:shd w:val="clear" w:color="auto" w:fill="auto"/>
            <w:noWrap/>
            <w:vAlign w:val="bottom"/>
            <w:hideMark/>
          </w:tcPr>
          <w:p w14:paraId="754A12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35A51E6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1A8D11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A797B2F" w14:textId="77777777" w:rsidTr="004F6583">
        <w:trPr>
          <w:trHeight w:val="290"/>
        </w:trPr>
        <w:tc>
          <w:tcPr>
            <w:tcW w:w="1700" w:type="dxa"/>
            <w:vMerge/>
            <w:tcBorders>
              <w:top w:val="nil"/>
              <w:left w:val="nil"/>
              <w:bottom w:val="nil"/>
              <w:right w:val="nil"/>
            </w:tcBorders>
            <w:vAlign w:val="center"/>
            <w:hideMark/>
          </w:tcPr>
          <w:p w14:paraId="6696E7E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64C9B6F"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Festuca </w:t>
            </w:r>
            <w:r w:rsidRPr="004F6583">
              <w:rPr>
                <w:rFonts w:ascii="Calibri" w:eastAsia="Times New Roman" w:hAnsi="Calibri" w:cs="Calibri"/>
                <w:color w:val="000000"/>
              </w:rPr>
              <w:t xml:space="preserve">sp. </w:t>
            </w:r>
          </w:p>
        </w:tc>
        <w:tc>
          <w:tcPr>
            <w:tcW w:w="960" w:type="dxa"/>
            <w:tcBorders>
              <w:top w:val="single" w:sz="4" w:space="0" w:color="auto"/>
              <w:left w:val="nil"/>
              <w:bottom w:val="single" w:sz="4" w:space="0" w:color="auto"/>
              <w:right w:val="nil"/>
            </w:tcBorders>
            <w:shd w:val="clear" w:color="auto" w:fill="auto"/>
            <w:noWrap/>
            <w:vAlign w:val="bottom"/>
            <w:hideMark/>
          </w:tcPr>
          <w:p w14:paraId="03F3C2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39786A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5BAB178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4DB2ABE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082C4A4" w14:textId="77777777" w:rsidTr="004F6583">
        <w:trPr>
          <w:trHeight w:val="290"/>
        </w:trPr>
        <w:tc>
          <w:tcPr>
            <w:tcW w:w="1700" w:type="dxa"/>
            <w:vMerge/>
            <w:tcBorders>
              <w:top w:val="nil"/>
              <w:left w:val="nil"/>
              <w:bottom w:val="nil"/>
              <w:right w:val="nil"/>
            </w:tcBorders>
            <w:vAlign w:val="center"/>
            <w:hideMark/>
          </w:tcPr>
          <w:p w14:paraId="017791B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31EED6E"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p>
        </w:tc>
        <w:tc>
          <w:tcPr>
            <w:tcW w:w="960" w:type="dxa"/>
            <w:tcBorders>
              <w:top w:val="nil"/>
              <w:left w:val="nil"/>
              <w:bottom w:val="nil"/>
              <w:right w:val="nil"/>
            </w:tcBorders>
            <w:shd w:val="clear" w:color="auto" w:fill="auto"/>
            <w:noWrap/>
            <w:vAlign w:val="bottom"/>
            <w:hideMark/>
          </w:tcPr>
          <w:p w14:paraId="348772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B4AE4C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3369D4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313B71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D7385BD" w14:textId="77777777" w:rsidTr="004F6583">
        <w:trPr>
          <w:trHeight w:val="290"/>
        </w:trPr>
        <w:tc>
          <w:tcPr>
            <w:tcW w:w="1700" w:type="dxa"/>
            <w:vMerge/>
            <w:tcBorders>
              <w:top w:val="nil"/>
              <w:left w:val="nil"/>
              <w:bottom w:val="nil"/>
              <w:right w:val="nil"/>
            </w:tcBorders>
            <w:vAlign w:val="center"/>
            <w:hideMark/>
          </w:tcPr>
          <w:p w14:paraId="43BEA64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FE2F2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Hypericum </w:t>
            </w:r>
            <w:proofErr w:type="spellStart"/>
            <w:r w:rsidRPr="004F6583">
              <w:rPr>
                <w:rFonts w:ascii="Arial" w:eastAsia="Times New Roman" w:hAnsi="Arial" w:cs="Arial"/>
                <w:i/>
                <w:iCs/>
                <w:sz w:val="20"/>
                <w:szCs w:val="20"/>
              </w:rPr>
              <w:t>formosum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9632B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single" w:sz="4" w:space="0" w:color="auto"/>
              <w:left w:val="nil"/>
              <w:bottom w:val="single" w:sz="4" w:space="0" w:color="auto"/>
              <w:right w:val="nil"/>
            </w:tcBorders>
            <w:shd w:val="clear" w:color="auto" w:fill="auto"/>
            <w:noWrap/>
            <w:vAlign w:val="bottom"/>
            <w:hideMark/>
          </w:tcPr>
          <w:p w14:paraId="7C9357D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B9ED3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5712F5F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7A77CD4" w14:textId="77777777" w:rsidTr="004F6583">
        <w:trPr>
          <w:trHeight w:val="290"/>
        </w:trPr>
        <w:tc>
          <w:tcPr>
            <w:tcW w:w="1700" w:type="dxa"/>
            <w:vMerge/>
            <w:tcBorders>
              <w:top w:val="nil"/>
              <w:left w:val="nil"/>
              <w:bottom w:val="nil"/>
              <w:right w:val="nil"/>
            </w:tcBorders>
            <w:vAlign w:val="center"/>
            <w:hideMark/>
          </w:tcPr>
          <w:p w14:paraId="23DE583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3E9E99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p>
        </w:tc>
        <w:tc>
          <w:tcPr>
            <w:tcW w:w="960" w:type="dxa"/>
            <w:tcBorders>
              <w:top w:val="nil"/>
              <w:left w:val="nil"/>
              <w:bottom w:val="nil"/>
              <w:right w:val="nil"/>
            </w:tcBorders>
            <w:shd w:val="clear" w:color="auto" w:fill="auto"/>
            <w:noWrap/>
            <w:vAlign w:val="bottom"/>
            <w:hideMark/>
          </w:tcPr>
          <w:p w14:paraId="5FB298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0.52</w:t>
            </w:r>
          </w:p>
        </w:tc>
        <w:tc>
          <w:tcPr>
            <w:tcW w:w="960" w:type="dxa"/>
            <w:tcBorders>
              <w:top w:val="nil"/>
              <w:left w:val="nil"/>
              <w:bottom w:val="nil"/>
              <w:right w:val="nil"/>
            </w:tcBorders>
            <w:shd w:val="clear" w:color="auto" w:fill="auto"/>
            <w:noWrap/>
            <w:vAlign w:val="bottom"/>
            <w:hideMark/>
          </w:tcPr>
          <w:p w14:paraId="619DAA1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78944E6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6C91FD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A43353E" w14:textId="77777777" w:rsidTr="004F6583">
        <w:trPr>
          <w:trHeight w:val="290"/>
        </w:trPr>
        <w:tc>
          <w:tcPr>
            <w:tcW w:w="1700" w:type="dxa"/>
            <w:vMerge/>
            <w:tcBorders>
              <w:top w:val="nil"/>
              <w:left w:val="nil"/>
              <w:bottom w:val="nil"/>
              <w:right w:val="nil"/>
            </w:tcBorders>
            <w:vAlign w:val="center"/>
            <w:hideMark/>
          </w:tcPr>
          <w:p w14:paraId="2F6C954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3A78A79"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D78414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960" w:type="dxa"/>
            <w:tcBorders>
              <w:top w:val="single" w:sz="4" w:space="0" w:color="auto"/>
              <w:left w:val="nil"/>
              <w:bottom w:val="single" w:sz="4" w:space="0" w:color="auto"/>
              <w:right w:val="nil"/>
            </w:tcBorders>
            <w:shd w:val="clear" w:color="auto" w:fill="auto"/>
            <w:noWrap/>
            <w:vAlign w:val="bottom"/>
            <w:hideMark/>
          </w:tcPr>
          <w:p w14:paraId="096E6F8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0.24</w:t>
            </w:r>
          </w:p>
        </w:tc>
        <w:tc>
          <w:tcPr>
            <w:tcW w:w="960" w:type="dxa"/>
            <w:tcBorders>
              <w:top w:val="single" w:sz="4" w:space="0" w:color="auto"/>
              <w:left w:val="nil"/>
              <w:bottom w:val="single" w:sz="4" w:space="0" w:color="auto"/>
              <w:right w:val="nil"/>
            </w:tcBorders>
            <w:shd w:val="clear" w:color="auto" w:fill="auto"/>
            <w:noWrap/>
            <w:vAlign w:val="bottom"/>
            <w:hideMark/>
          </w:tcPr>
          <w:p w14:paraId="6CBA7E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4986FA7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756BBB4" w14:textId="77777777" w:rsidTr="004F6583">
        <w:trPr>
          <w:trHeight w:val="290"/>
        </w:trPr>
        <w:tc>
          <w:tcPr>
            <w:tcW w:w="1700" w:type="dxa"/>
            <w:vMerge/>
            <w:tcBorders>
              <w:top w:val="nil"/>
              <w:left w:val="nil"/>
              <w:bottom w:val="nil"/>
              <w:right w:val="nil"/>
            </w:tcBorders>
            <w:vAlign w:val="center"/>
            <w:hideMark/>
          </w:tcPr>
          <w:p w14:paraId="5F5E641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33294A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nil"/>
              <w:left w:val="nil"/>
              <w:bottom w:val="nil"/>
              <w:right w:val="nil"/>
            </w:tcBorders>
            <w:shd w:val="clear" w:color="auto" w:fill="auto"/>
            <w:noWrap/>
            <w:vAlign w:val="bottom"/>
            <w:hideMark/>
          </w:tcPr>
          <w:p w14:paraId="067DC3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21CB8A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89F2D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2D9BA6B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D718F89" w14:textId="77777777" w:rsidTr="004F6583">
        <w:trPr>
          <w:trHeight w:val="290"/>
        </w:trPr>
        <w:tc>
          <w:tcPr>
            <w:tcW w:w="1700" w:type="dxa"/>
            <w:vMerge/>
            <w:tcBorders>
              <w:top w:val="nil"/>
              <w:left w:val="nil"/>
              <w:bottom w:val="nil"/>
              <w:right w:val="nil"/>
            </w:tcBorders>
            <w:vAlign w:val="center"/>
            <w:hideMark/>
          </w:tcPr>
          <w:p w14:paraId="656BB55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18B959"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7F8B770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0.31</w:t>
            </w:r>
          </w:p>
        </w:tc>
        <w:tc>
          <w:tcPr>
            <w:tcW w:w="960" w:type="dxa"/>
            <w:tcBorders>
              <w:top w:val="single" w:sz="4" w:space="0" w:color="auto"/>
              <w:left w:val="nil"/>
              <w:bottom w:val="single" w:sz="4" w:space="0" w:color="auto"/>
              <w:right w:val="nil"/>
            </w:tcBorders>
            <w:shd w:val="clear" w:color="auto" w:fill="auto"/>
            <w:noWrap/>
            <w:vAlign w:val="bottom"/>
            <w:hideMark/>
          </w:tcPr>
          <w:p w14:paraId="24613BF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4145CA5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2D706F7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5E6AE00" w14:textId="77777777" w:rsidTr="004F6583">
        <w:trPr>
          <w:trHeight w:val="290"/>
        </w:trPr>
        <w:tc>
          <w:tcPr>
            <w:tcW w:w="1700" w:type="dxa"/>
            <w:vMerge/>
            <w:tcBorders>
              <w:top w:val="nil"/>
              <w:left w:val="nil"/>
              <w:bottom w:val="nil"/>
              <w:right w:val="nil"/>
            </w:tcBorders>
            <w:vAlign w:val="center"/>
            <w:hideMark/>
          </w:tcPr>
          <w:p w14:paraId="189C4A0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ED1689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Mimulus </w:t>
            </w:r>
            <w:proofErr w:type="spellStart"/>
            <w:r w:rsidRPr="004F6583">
              <w:rPr>
                <w:rFonts w:ascii="Arial" w:eastAsia="Times New Roman" w:hAnsi="Arial" w:cs="Arial"/>
                <w:i/>
                <w:iCs/>
                <w:sz w:val="20"/>
                <w:szCs w:val="20"/>
              </w:rPr>
              <w:t>guttatus</w:t>
            </w:r>
            <w:proofErr w:type="spellEnd"/>
          </w:p>
        </w:tc>
        <w:tc>
          <w:tcPr>
            <w:tcW w:w="960" w:type="dxa"/>
            <w:tcBorders>
              <w:top w:val="nil"/>
              <w:left w:val="nil"/>
              <w:bottom w:val="nil"/>
              <w:right w:val="nil"/>
            </w:tcBorders>
            <w:shd w:val="clear" w:color="auto" w:fill="auto"/>
            <w:noWrap/>
            <w:vAlign w:val="bottom"/>
            <w:hideMark/>
          </w:tcPr>
          <w:p w14:paraId="02A5D4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2EE0960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8E9870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31EE16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2DC66494" w14:textId="77777777" w:rsidTr="004F6583">
        <w:trPr>
          <w:trHeight w:val="290"/>
        </w:trPr>
        <w:tc>
          <w:tcPr>
            <w:tcW w:w="1700" w:type="dxa"/>
            <w:vMerge/>
            <w:tcBorders>
              <w:top w:val="nil"/>
              <w:left w:val="nil"/>
              <w:bottom w:val="nil"/>
              <w:right w:val="nil"/>
            </w:tcBorders>
            <w:vAlign w:val="center"/>
            <w:hideMark/>
          </w:tcPr>
          <w:p w14:paraId="4DAE007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755374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B36EC1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0.31</w:t>
            </w:r>
          </w:p>
        </w:tc>
        <w:tc>
          <w:tcPr>
            <w:tcW w:w="960" w:type="dxa"/>
            <w:tcBorders>
              <w:top w:val="single" w:sz="4" w:space="0" w:color="auto"/>
              <w:left w:val="nil"/>
              <w:bottom w:val="single" w:sz="4" w:space="0" w:color="auto"/>
              <w:right w:val="nil"/>
            </w:tcBorders>
            <w:shd w:val="clear" w:color="auto" w:fill="auto"/>
            <w:noWrap/>
            <w:vAlign w:val="bottom"/>
            <w:hideMark/>
          </w:tcPr>
          <w:p w14:paraId="550C493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5362479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C60EF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023E6AD" w14:textId="77777777" w:rsidTr="004F6583">
        <w:trPr>
          <w:trHeight w:val="290"/>
        </w:trPr>
        <w:tc>
          <w:tcPr>
            <w:tcW w:w="1700" w:type="dxa"/>
            <w:vMerge/>
            <w:tcBorders>
              <w:top w:val="nil"/>
              <w:left w:val="nil"/>
              <w:bottom w:val="nil"/>
              <w:right w:val="nil"/>
            </w:tcBorders>
            <w:vAlign w:val="center"/>
            <w:hideMark/>
          </w:tcPr>
          <w:p w14:paraId="2F0D59C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3B1E1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p>
        </w:tc>
        <w:tc>
          <w:tcPr>
            <w:tcW w:w="960" w:type="dxa"/>
            <w:tcBorders>
              <w:top w:val="nil"/>
              <w:left w:val="nil"/>
              <w:bottom w:val="nil"/>
              <w:right w:val="nil"/>
            </w:tcBorders>
            <w:shd w:val="clear" w:color="auto" w:fill="auto"/>
            <w:noWrap/>
            <w:vAlign w:val="bottom"/>
            <w:hideMark/>
          </w:tcPr>
          <w:p w14:paraId="2CFDFB3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269A98C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0.30</w:t>
            </w:r>
          </w:p>
        </w:tc>
        <w:tc>
          <w:tcPr>
            <w:tcW w:w="960" w:type="dxa"/>
            <w:tcBorders>
              <w:top w:val="nil"/>
              <w:left w:val="nil"/>
              <w:bottom w:val="nil"/>
              <w:right w:val="nil"/>
            </w:tcBorders>
            <w:shd w:val="clear" w:color="auto" w:fill="auto"/>
            <w:noWrap/>
            <w:vAlign w:val="bottom"/>
            <w:hideMark/>
          </w:tcPr>
          <w:p w14:paraId="13E344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10C351C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0ECDB13" w14:textId="77777777" w:rsidTr="004F6583">
        <w:trPr>
          <w:trHeight w:val="290"/>
        </w:trPr>
        <w:tc>
          <w:tcPr>
            <w:tcW w:w="1700" w:type="dxa"/>
            <w:vMerge/>
            <w:tcBorders>
              <w:top w:val="nil"/>
              <w:left w:val="nil"/>
              <w:bottom w:val="nil"/>
              <w:right w:val="nil"/>
            </w:tcBorders>
            <w:vAlign w:val="center"/>
            <w:hideMark/>
          </w:tcPr>
          <w:p w14:paraId="6C554FF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FE99DC2"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055EC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single" w:sz="4" w:space="0" w:color="auto"/>
              <w:left w:val="nil"/>
              <w:bottom w:val="single" w:sz="4" w:space="0" w:color="auto"/>
              <w:right w:val="nil"/>
            </w:tcBorders>
            <w:shd w:val="clear" w:color="auto" w:fill="auto"/>
            <w:noWrap/>
            <w:vAlign w:val="bottom"/>
            <w:hideMark/>
          </w:tcPr>
          <w:p w14:paraId="5B4C86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21C2AC0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444E75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AC6D7CB" w14:textId="77777777" w:rsidTr="004F6583">
        <w:trPr>
          <w:trHeight w:val="290"/>
        </w:trPr>
        <w:tc>
          <w:tcPr>
            <w:tcW w:w="1700" w:type="dxa"/>
            <w:vMerge/>
            <w:tcBorders>
              <w:top w:val="nil"/>
              <w:left w:val="nil"/>
              <w:bottom w:val="nil"/>
              <w:right w:val="nil"/>
            </w:tcBorders>
            <w:vAlign w:val="center"/>
            <w:hideMark/>
          </w:tcPr>
          <w:p w14:paraId="699D249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91BA01"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Poa palustris</w:t>
            </w:r>
          </w:p>
        </w:tc>
        <w:tc>
          <w:tcPr>
            <w:tcW w:w="960" w:type="dxa"/>
            <w:tcBorders>
              <w:top w:val="nil"/>
              <w:left w:val="nil"/>
              <w:bottom w:val="nil"/>
              <w:right w:val="nil"/>
            </w:tcBorders>
            <w:shd w:val="clear" w:color="auto" w:fill="auto"/>
            <w:noWrap/>
            <w:vAlign w:val="bottom"/>
            <w:hideMark/>
          </w:tcPr>
          <w:p w14:paraId="0D99899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0.55</w:t>
            </w:r>
          </w:p>
        </w:tc>
        <w:tc>
          <w:tcPr>
            <w:tcW w:w="960" w:type="dxa"/>
            <w:tcBorders>
              <w:top w:val="nil"/>
              <w:left w:val="nil"/>
              <w:bottom w:val="nil"/>
              <w:right w:val="nil"/>
            </w:tcBorders>
            <w:shd w:val="clear" w:color="auto" w:fill="auto"/>
            <w:noWrap/>
            <w:vAlign w:val="bottom"/>
            <w:hideMark/>
          </w:tcPr>
          <w:p w14:paraId="5640156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1.73</w:t>
            </w:r>
          </w:p>
        </w:tc>
        <w:tc>
          <w:tcPr>
            <w:tcW w:w="960" w:type="dxa"/>
            <w:tcBorders>
              <w:top w:val="nil"/>
              <w:left w:val="nil"/>
              <w:bottom w:val="nil"/>
              <w:right w:val="nil"/>
            </w:tcBorders>
            <w:shd w:val="clear" w:color="auto" w:fill="auto"/>
            <w:noWrap/>
            <w:vAlign w:val="bottom"/>
            <w:hideMark/>
          </w:tcPr>
          <w:p w14:paraId="73832A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09F9AF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712F64E" w14:textId="77777777" w:rsidTr="004F6583">
        <w:trPr>
          <w:trHeight w:val="290"/>
        </w:trPr>
        <w:tc>
          <w:tcPr>
            <w:tcW w:w="1700" w:type="dxa"/>
            <w:vMerge/>
            <w:tcBorders>
              <w:top w:val="nil"/>
              <w:left w:val="nil"/>
              <w:bottom w:val="nil"/>
              <w:right w:val="nil"/>
            </w:tcBorders>
            <w:vAlign w:val="center"/>
            <w:hideMark/>
          </w:tcPr>
          <w:p w14:paraId="495150C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F94A77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Poa </w:t>
            </w:r>
            <w:proofErr w:type="spellStart"/>
            <w:r w:rsidRPr="004F6583">
              <w:rPr>
                <w:rFonts w:ascii="Arial" w:eastAsia="Times New Roman" w:hAnsi="Arial" w:cs="Arial"/>
                <w:i/>
                <w:iCs/>
                <w:sz w:val="20"/>
                <w:szCs w:val="20"/>
              </w:rPr>
              <w:t>trivialis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4E8D9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0.31</w:t>
            </w:r>
          </w:p>
        </w:tc>
        <w:tc>
          <w:tcPr>
            <w:tcW w:w="960" w:type="dxa"/>
            <w:tcBorders>
              <w:top w:val="single" w:sz="4" w:space="0" w:color="auto"/>
              <w:left w:val="nil"/>
              <w:bottom w:val="single" w:sz="4" w:space="0" w:color="auto"/>
              <w:right w:val="nil"/>
            </w:tcBorders>
            <w:shd w:val="clear" w:color="auto" w:fill="auto"/>
            <w:noWrap/>
            <w:vAlign w:val="bottom"/>
            <w:hideMark/>
          </w:tcPr>
          <w:p w14:paraId="43F533B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0CF00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104B629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27308D6B" w14:textId="77777777" w:rsidTr="004F6583">
        <w:trPr>
          <w:trHeight w:val="290"/>
        </w:trPr>
        <w:tc>
          <w:tcPr>
            <w:tcW w:w="1700" w:type="dxa"/>
            <w:vMerge/>
            <w:tcBorders>
              <w:top w:val="nil"/>
              <w:left w:val="nil"/>
              <w:bottom w:val="nil"/>
              <w:right w:val="nil"/>
            </w:tcBorders>
            <w:vAlign w:val="center"/>
            <w:hideMark/>
          </w:tcPr>
          <w:p w14:paraId="6D7FDCE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4BAB6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Polygonum hydropiper</w:t>
            </w:r>
          </w:p>
        </w:tc>
        <w:tc>
          <w:tcPr>
            <w:tcW w:w="960" w:type="dxa"/>
            <w:tcBorders>
              <w:top w:val="nil"/>
              <w:left w:val="nil"/>
              <w:bottom w:val="nil"/>
              <w:right w:val="nil"/>
            </w:tcBorders>
            <w:shd w:val="clear" w:color="auto" w:fill="auto"/>
            <w:noWrap/>
            <w:vAlign w:val="bottom"/>
            <w:hideMark/>
          </w:tcPr>
          <w:p w14:paraId="3AFC05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716FEE1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E0CC51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7AF1BEC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69FB0C07" w14:textId="77777777" w:rsidTr="004F6583">
        <w:trPr>
          <w:trHeight w:val="290"/>
        </w:trPr>
        <w:tc>
          <w:tcPr>
            <w:tcW w:w="1700" w:type="dxa"/>
            <w:vMerge/>
            <w:tcBorders>
              <w:top w:val="nil"/>
              <w:left w:val="nil"/>
              <w:bottom w:val="nil"/>
              <w:right w:val="nil"/>
            </w:tcBorders>
            <w:vAlign w:val="center"/>
            <w:hideMark/>
          </w:tcPr>
          <w:p w14:paraId="0CAE13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D2DB505"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p>
        </w:tc>
        <w:tc>
          <w:tcPr>
            <w:tcW w:w="960" w:type="dxa"/>
            <w:tcBorders>
              <w:top w:val="single" w:sz="4" w:space="0" w:color="auto"/>
              <w:left w:val="nil"/>
              <w:bottom w:val="single" w:sz="4" w:space="0" w:color="auto"/>
              <w:right w:val="nil"/>
            </w:tcBorders>
            <w:shd w:val="clear" w:color="auto" w:fill="auto"/>
            <w:noWrap/>
            <w:vAlign w:val="bottom"/>
            <w:hideMark/>
          </w:tcPr>
          <w:p w14:paraId="2D862C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0F717F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10429DB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66A884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C877BE5" w14:textId="77777777" w:rsidTr="004F6583">
        <w:trPr>
          <w:trHeight w:val="290"/>
        </w:trPr>
        <w:tc>
          <w:tcPr>
            <w:tcW w:w="1700" w:type="dxa"/>
            <w:vMerge/>
            <w:tcBorders>
              <w:top w:val="nil"/>
              <w:left w:val="nil"/>
              <w:bottom w:val="nil"/>
              <w:right w:val="nil"/>
            </w:tcBorders>
            <w:vAlign w:val="center"/>
            <w:hideMark/>
          </w:tcPr>
          <w:p w14:paraId="5F094FC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470421"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Salix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5676103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0A5A2B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04F9C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493DA24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FFEB484" w14:textId="77777777" w:rsidTr="004F6583">
        <w:trPr>
          <w:trHeight w:val="290"/>
        </w:trPr>
        <w:tc>
          <w:tcPr>
            <w:tcW w:w="1700" w:type="dxa"/>
            <w:vMerge/>
            <w:tcBorders>
              <w:top w:val="nil"/>
              <w:left w:val="nil"/>
              <w:bottom w:val="nil"/>
              <w:right w:val="nil"/>
            </w:tcBorders>
            <w:vAlign w:val="center"/>
            <w:hideMark/>
          </w:tcPr>
          <w:p w14:paraId="54A8F4E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C9282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Sium suave</w:t>
            </w:r>
          </w:p>
        </w:tc>
        <w:tc>
          <w:tcPr>
            <w:tcW w:w="960" w:type="dxa"/>
            <w:tcBorders>
              <w:top w:val="single" w:sz="4" w:space="0" w:color="auto"/>
              <w:left w:val="nil"/>
              <w:bottom w:val="single" w:sz="4" w:space="0" w:color="auto"/>
              <w:right w:val="nil"/>
            </w:tcBorders>
            <w:shd w:val="clear" w:color="auto" w:fill="auto"/>
            <w:noWrap/>
            <w:vAlign w:val="bottom"/>
            <w:hideMark/>
          </w:tcPr>
          <w:p w14:paraId="701623E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960" w:type="dxa"/>
            <w:tcBorders>
              <w:top w:val="single" w:sz="4" w:space="0" w:color="auto"/>
              <w:left w:val="nil"/>
              <w:bottom w:val="single" w:sz="4" w:space="0" w:color="auto"/>
              <w:right w:val="nil"/>
            </w:tcBorders>
            <w:shd w:val="clear" w:color="auto" w:fill="auto"/>
            <w:noWrap/>
            <w:vAlign w:val="bottom"/>
            <w:hideMark/>
          </w:tcPr>
          <w:p w14:paraId="1C6C368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7E758CC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EA661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7551681" w14:textId="77777777" w:rsidTr="004F6583">
        <w:trPr>
          <w:trHeight w:val="290"/>
        </w:trPr>
        <w:tc>
          <w:tcPr>
            <w:tcW w:w="1700" w:type="dxa"/>
            <w:vMerge/>
            <w:tcBorders>
              <w:top w:val="nil"/>
              <w:left w:val="nil"/>
              <w:bottom w:val="nil"/>
              <w:right w:val="nil"/>
            </w:tcBorders>
            <w:vAlign w:val="center"/>
            <w:hideMark/>
          </w:tcPr>
          <w:p w14:paraId="796017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716FE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p>
        </w:tc>
        <w:tc>
          <w:tcPr>
            <w:tcW w:w="960" w:type="dxa"/>
            <w:tcBorders>
              <w:top w:val="nil"/>
              <w:left w:val="nil"/>
              <w:bottom w:val="nil"/>
              <w:right w:val="nil"/>
            </w:tcBorders>
            <w:shd w:val="clear" w:color="auto" w:fill="auto"/>
            <w:noWrap/>
            <w:vAlign w:val="bottom"/>
            <w:hideMark/>
          </w:tcPr>
          <w:p w14:paraId="78DE96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0.69</w:t>
            </w:r>
          </w:p>
        </w:tc>
        <w:tc>
          <w:tcPr>
            <w:tcW w:w="960" w:type="dxa"/>
            <w:tcBorders>
              <w:top w:val="nil"/>
              <w:left w:val="nil"/>
              <w:bottom w:val="nil"/>
              <w:right w:val="nil"/>
            </w:tcBorders>
            <w:shd w:val="clear" w:color="auto" w:fill="auto"/>
            <w:noWrap/>
            <w:vAlign w:val="bottom"/>
            <w:hideMark/>
          </w:tcPr>
          <w:p w14:paraId="0E44A0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0.55</w:t>
            </w:r>
          </w:p>
        </w:tc>
        <w:tc>
          <w:tcPr>
            <w:tcW w:w="960" w:type="dxa"/>
            <w:tcBorders>
              <w:top w:val="nil"/>
              <w:left w:val="nil"/>
              <w:bottom w:val="nil"/>
              <w:right w:val="nil"/>
            </w:tcBorders>
            <w:shd w:val="clear" w:color="auto" w:fill="auto"/>
            <w:noWrap/>
            <w:vAlign w:val="bottom"/>
            <w:hideMark/>
          </w:tcPr>
          <w:p w14:paraId="79C3F5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6DA3FE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01EF942" w14:textId="77777777" w:rsidTr="004F6583">
        <w:trPr>
          <w:trHeight w:val="290"/>
        </w:trPr>
        <w:tc>
          <w:tcPr>
            <w:tcW w:w="1700" w:type="dxa"/>
            <w:vMerge/>
            <w:tcBorders>
              <w:top w:val="nil"/>
              <w:left w:val="nil"/>
              <w:bottom w:val="nil"/>
              <w:right w:val="nil"/>
            </w:tcBorders>
            <w:vAlign w:val="center"/>
            <w:hideMark/>
          </w:tcPr>
          <w:p w14:paraId="264D231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848D79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1D84983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0.66</w:t>
            </w:r>
          </w:p>
        </w:tc>
        <w:tc>
          <w:tcPr>
            <w:tcW w:w="960" w:type="dxa"/>
            <w:tcBorders>
              <w:top w:val="single" w:sz="4" w:space="0" w:color="auto"/>
              <w:left w:val="nil"/>
              <w:bottom w:val="single" w:sz="4" w:space="0" w:color="auto"/>
              <w:right w:val="nil"/>
            </w:tcBorders>
            <w:shd w:val="clear" w:color="auto" w:fill="auto"/>
            <w:noWrap/>
            <w:vAlign w:val="bottom"/>
            <w:hideMark/>
          </w:tcPr>
          <w:p w14:paraId="02CFA1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single" w:sz="4" w:space="0" w:color="auto"/>
              <w:left w:val="nil"/>
              <w:bottom w:val="single" w:sz="4" w:space="0" w:color="auto"/>
              <w:right w:val="nil"/>
            </w:tcBorders>
            <w:shd w:val="clear" w:color="auto" w:fill="auto"/>
            <w:noWrap/>
            <w:vAlign w:val="bottom"/>
            <w:hideMark/>
          </w:tcPr>
          <w:p w14:paraId="72696A4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511F7D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039D7C6D" w14:textId="77777777" w:rsidTr="004F6583">
        <w:trPr>
          <w:trHeight w:val="290"/>
        </w:trPr>
        <w:tc>
          <w:tcPr>
            <w:tcW w:w="1700" w:type="dxa"/>
            <w:vMerge/>
            <w:tcBorders>
              <w:top w:val="nil"/>
              <w:left w:val="nil"/>
              <w:bottom w:val="nil"/>
              <w:right w:val="nil"/>
            </w:tcBorders>
            <w:vAlign w:val="center"/>
            <w:hideMark/>
          </w:tcPr>
          <w:p w14:paraId="7F4D3DA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1441AD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Lysimachia thyrsiflora</w:t>
            </w:r>
          </w:p>
        </w:tc>
        <w:tc>
          <w:tcPr>
            <w:tcW w:w="960" w:type="dxa"/>
            <w:tcBorders>
              <w:top w:val="nil"/>
              <w:left w:val="nil"/>
              <w:bottom w:val="nil"/>
              <w:right w:val="nil"/>
            </w:tcBorders>
            <w:shd w:val="clear" w:color="auto" w:fill="auto"/>
            <w:noWrap/>
            <w:vAlign w:val="bottom"/>
            <w:hideMark/>
          </w:tcPr>
          <w:p w14:paraId="3CC6BA3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2EE1CEF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nil"/>
              <w:left w:val="nil"/>
              <w:bottom w:val="nil"/>
              <w:right w:val="nil"/>
            </w:tcBorders>
            <w:shd w:val="clear" w:color="auto" w:fill="auto"/>
            <w:noWrap/>
            <w:vAlign w:val="bottom"/>
            <w:hideMark/>
          </w:tcPr>
          <w:p w14:paraId="27CD48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single" w:sz="4" w:space="0" w:color="auto"/>
              <w:left w:val="nil"/>
              <w:bottom w:val="single" w:sz="4" w:space="0" w:color="auto"/>
              <w:right w:val="nil"/>
            </w:tcBorders>
            <w:shd w:val="clear" w:color="auto" w:fill="auto"/>
            <w:noWrap/>
            <w:vAlign w:val="bottom"/>
            <w:hideMark/>
          </w:tcPr>
          <w:p w14:paraId="096BB2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689AB507" w14:textId="77777777" w:rsidTr="004F6583">
        <w:trPr>
          <w:trHeight w:val="290"/>
        </w:trPr>
        <w:tc>
          <w:tcPr>
            <w:tcW w:w="1700" w:type="dxa"/>
            <w:vMerge/>
            <w:tcBorders>
              <w:top w:val="nil"/>
              <w:left w:val="nil"/>
              <w:bottom w:val="nil"/>
              <w:right w:val="nil"/>
            </w:tcBorders>
            <w:vAlign w:val="center"/>
            <w:hideMark/>
          </w:tcPr>
          <w:p w14:paraId="4BBB0C4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1D3FAB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1C45BA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3A13D54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0.24</w:t>
            </w:r>
          </w:p>
        </w:tc>
        <w:tc>
          <w:tcPr>
            <w:tcW w:w="960" w:type="dxa"/>
            <w:tcBorders>
              <w:top w:val="single" w:sz="4" w:space="0" w:color="auto"/>
              <w:left w:val="nil"/>
              <w:bottom w:val="single" w:sz="4" w:space="0" w:color="auto"/>
              <w:right w:val="nil"/>
            </w:tcBorders>
            <w:shd w:val="clear" w:color="auto" w:fill="auto"/>
            <w:noWrap/>
            <w:vAlign w:val="bottom"/>
            <w:hideMark/>
          </w:tcPr>
          <w:p w14:paraId="25E8BA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6C35D78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2E2C2D4D" w14:textId="77777777" w:rsidTr="004F6583">
        <w:trPr>
          <w:trHeight w:val="290"/>
        </w:trPr>
        <w:tc>
          <w:tcPr>
            <w:tcW w:w="1700" w:type="dxa"/>
            <w:vMerge/>
            <w:tcBorders>
              <w:top w:val="nil"/>
              <w:left w:val="nil"/>
              <w:bottom w:val="nil"/>
              <w:right w:val="nil"/>
            </w:tcBorders>
            <w:vAlign w:val="center"/>
            <w:hideMark/>
          </w:tcPr>
          <w:p w14:paraId="121FBCF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6A1070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Menyanthes trifoliata</w:t>
            </w:r>
          </w:p>
        </w:tc>
        <w:tc>
          <w:tcPr>
            <w:tcW w:w="960" w:type="dxa"/>
            <w:tcBorders>
              <w:top w:val="nil"/>
              <w:left w:val="nil"/>
              <w:bottom w:val="nil"/>
              <w:right w:val="nil"/>
            </w:tcBorders>
            <w:shd w:val="clear" w:color="auto" w:fill="auto"/>
            <w:noWrap/>
            <w:vAlign w:val="bottom"/>
            <w:hideMark/>
          </w:tcPr>
          <w:p w14:paraId="4A9773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1.86</w:t>
            </w:r>
          </w:p>
        </w:tc>
        <w:tc>
          <w:tcPr>
            <w:tcW w:w="960" w:type="dxa"/>
            <w:tcBorders>
              <w:top w:val="nil"/>
              <w:left w:val="nil"/>
              <w:bottom w:val="nil"/>
              <w:right w:val="nil"/>
            </w:tcBorders>
            <w:shd w:val="clear" w:color="auto" w:fill="auto"/>
            <w:noWrap/>
            <w:vAlign w:val="bottom"/>
            <w:hideMark/>
          </w:tcPr>
          <w:p w14:paraId="2F304AE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1.33</w:t>
            </w:r>
          </w:p>
        </w:tc>
        <w:tc>
          <w:tcPr>
            <w:tcW w:w="960" w:type="dxa"/>
            <w:tcBorders>
              <w:top w:val="nil"/>
              <w:left w:val="nil"/>
              <w:bottom w:val="nil"/>
              <w:right w:val="nil"/>
            </w:tcBorders>
            <w:shd w:val="clear" w:color="auto" w:fill="auto"/>
            <w:noWrap/>
            <w:vAlign w:val="bottom"/>
            <w:hideMark/>
          </w:tcPr>
          <w:p w14:paraId="6AB6AD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single" w:sz="4" w:space="0" w:color="auto"/>
              <w:left w:val="nil"/>
              <w:bottom w:val="single" w:sz="4" w:space="0" w:color="auto"/>
              <w:right w:val="nil"/>
            </w:tcBorders>
            <w:shd w:val="clear" w:color="auto" w:fill="auto"/>
            <w:noWrap/>
            <w:vAlign w:val="bottom"/>
            <w:hideMark/>
          </w:tcPr>
          <w:p w14:paraId="7D3D27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78A5CD11" w14:textId="77777777" w:rsidTr="004F6583">
        <w:trPr>
          <w:trHeight w:val="290"/>
        </w:trPr>
        <w:tc>
          <w:tcPr>
            <w:tcW w:w="1700" w:type="dxa"/>
            <w:vMerge/>
            <w:tcBorders>
              <w:top w:val="nil"/>
              <w:left w:val="nil"/>
              <w:bottom w:val="nil"/>
              <w:right w:val="nil"/>
            </w:tcBorders>
            <w:vAlign w:val="center"/>
            <w:hideMark/>
          </w:tcPr>
          <w:p w14:paraId="6FD2B05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0C51EB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2537B25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single" w:sz="4" w:space="0" w:color="auto"/>
              <w:left w:val="nil"/>
              <w:bottom w:val="single" w:sz="4" w:space="0" w:color="auto"/>
              <w:right w:val="nil"/>
            </w:tcBorders>
            <w:shd w:val="clear" w:color="auto" w:fill="auto"/>
            <w:noWrap/>
            <w:vAlign w:val="bottom"/>
            <w:hideMark/>
          </w:tcPr>
          <w:p w14:paraId="64C16A0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6B0C88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5AE75B4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52602460" w14:textId="77777777" w:rsidTr="004F6583">
        <w:trPr>
          <w:trHeight w:val="290"/>
        </w:trPr>
        <w:tc>
          <w:tcPr>
            <w:tcW w:w="1700" w:type="dxa"/>
            <w:vMerge/>
            <w:tcBorders>
              <w:top w:val="nil"/>
              <w:left w:val="nil"/>
              <w:bottom w:val="nil"/>
              <w:right w:val="nil"/>
            </w:tcBorders>
            <w:vAlign w:val="center"/>
            <w:hideMark/>
          </w:tcPr>
          <w:p w14:paraId="0BB9054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40D4C30"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Carex lyngbyei</w:t>
            </w:r>
          </w:p>
        </w:tc>
        <w:tc>
          <w:tcPr>
            <w:tcW w:w="960" w:type="dxa"/>
            <w:tcBorders>
              <w:top w:val="nil"/>
              <w:left w:val="nil"/>
              <w:bottom w:val="nil"/>
              <w:right w:val="nil"/>
            </w:tcBorders>
            <w:shd w:val="clear" w:color="auto" w:fill="auto"/>
            <w:noWrap/>
            <w:vAlign w:val="bottom"/>
            <w:hideMark/>
          </w:tcPr>
          <w:p w14:paraId="1D30B8E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0.76</w:t>
            </w:r>
          </w:p>
        </w:tc>
        <w:tc>
          <w:tcPr>
            <w:tcW w:w="960" w:type="dxa"/>
            <w:tcBorders>
              <w:top w:val="nil"/>
              <w:left w:val="nil"/>
              <w:bottom w:val="nil"/>
              <w:right w:val="nil"/>
            </w:tcBorders>
            <w:shd w:val="clear" w:color="auto" w:fill="auto"/>
            <w:noWrap/>
            <w:vAlign w:val="bottom"/>
            <w:hideMark/>
          </w:tcPr>
          <w:p w14:paraId="7131A2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1.42</w:t>
            </w:r>
          </w:p>
        </w:tc>
        <w:tc>
          <w:tcPr>
            <w:tcW w:w="960" w:type="dxa"/>
            <w:tcBorders>
              <w:top w:val="nil"/>
              <w:left w:val="nil"/>
              <w:bottom w:val="nil"/>
              <w:right w:val="nil"/>
            </w:tcBorders>
            <w:shd w:val="clear" w:color="auto" w:fill="auto"/>
            <w:noWrap/>
            <w:vAlign w:val="bottom"/>
            <w:hideMark/>
          </w:tcPr>
          <w:p w14:paraId="182382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single" w:sz="4" w:space="0" w:color="auto"/>
              <w:left w:val="nil"/>
              <w:bottom w:val="single" w:sz="4" w:space="0" w:color="auto"/>
              <w:right w:val="nil"/>
            </w:tcBorders>
            <w:shd w:val="clear" w:color="auto" w:fill="auto"/>
            <w:noWrap/>
            <w:vAlign w:val="bottom"/>
            <w:hideMark/>
          </w:tcPr>
          <w:p w14:paraId="256297A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223E1B0B" w14:textId="77777777" w:rsidTr="004F6583">
        <w:trPr>
          <w:trHeight w:val="290"/>
        </w:trPr>
        <w:tc>
          <w:tcPr>
            <w:tcW w:w="1700" w:type="dxa"/>
            <w:vMerge/>
            <w:tcBorders>
              <w:top w:val="nil"/>
              <w:left w:val="nil"/>
              <w:bottom w:val="nil"/>
              <w:right w:val="nil"/>
            </w:tcBorders>
            <w:vAlign w:val="center"/>
            <w:hideMark/>
          </w:tcPr>
          <w:p w14:paraId="4D6060C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6C727B"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Hordeum</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brachyantherum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C708C2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74BDD2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143DE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nil"/>
              <w:right w:val="nil"/>
            </w:tcBorders>
            <w:shd w:val="clear" w:color="auto" w:fill="auto"/>
            <w:noWrap/>
            <w:vAlign w:val="bottom"/>
            <w:hideMark/>
          </w:tcPr>
          <w:p w14:paraId="13AB007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238EC65B" w14:textId="77777777" w:rsidTr="004F6583">
        <w:trPr>
          <w:trHeight w:val="290"/>
        </w:trPr>
        <w:tc>
          <w:tcPr>
            <w:tcW w:w="1700" w:type="dxa"/>
            <w:vMerge/>
            <w:tcBorders>
              <w:top w:val="nil"/>
              <w:left w:val="nil"/>
              <w:bottom w:val="nil"/>
              <w:right w:val="nil"/>
            </w:tcBorders>
            <w:vAlign w:val="center"/>
            <w:hideMark/>
          </w:tcPr>
          <w:p w14:paraId="43A03CD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4B5873"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nil"/>
              <w:left w:val="nil"/>
              <w:bottom w:val="nil"/>
              <w:right w:val="nil"/>
            </w:tcBorders>
            <w:shd w:val="clear" w:color="auto" w:fill="auto"/>
            <w:noWrap/>
            <w:vAlign w:val="bottom"/>
            <w:hideMark/>
          </w:tcPr>
          <w:p w14:paraId="668D2B2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nil"/>
              <w:left w:val="nil"/>
              <w:bottom w:val="nil"/>
              <w:right w:val="nil"/>
            </w:tcBorders>
            <w:shd w:val="clear" w:color="auto" w:fill="auto"/>
            <w:noWrap/>
            <w:vAlign w:val="bottom"/>
            <w:hideMark/>
          </w:tcPr>
          <w:p w14:paraId="50BCC53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nil"/>
              <w:left w:val="nil"/>
              <w:bottom w:val="nil"/>
              <w:right w:val="nil"/>
            </w:tcBorders>
            <w:shd w:val="clear" w:color="auto" w:fill="auto"/>
            <w:noWrap/>
            <w:vAlign w:val="bottom"/>
            <w:hideMark/>
          </w:tcPr>
          <w:p w14:paraId="74E5BC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single" w:sz="4" w:space="0" w:color="auto"/>
              <w:left w:val="nil"/>
              <w:bottom w:val="single" w:sz="4" w:space="0" w:color="auto"/>
              <w:right w:val="nil"/>
            </w:tcBorders>
            <w:shd w:val="clear" w:color="auto" w:fill="auto"/>
            <w:noWrap/>
            <w:vAlign w:val="bottom"/>
            <w:hideMark/>
          </w:tcPr>
          <w:p w14:paraId="2C85C97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326DBC03" w14:textId="77777777" w:rsidTr="004F6583">
        <w:trPr>
          <w:trHeight w:val="290"/>
        </w:trPr>
        <w:tc>
          <w:tcPr>
            <w:tcW w:w="1700" w:type="dxa"/>
            <w:vMerge/>
            <w:tcBorders>
              <w:top w:val="nil"/>
              <w:left w:val="nil"/>
              <w:bottom w:val="nil"/>
              <w:right w:val="nil"/>
            </w:tcBorders>
            <w:vAlign w:val="center"/>
            <w:hideMark/>
          </w:tcPr>
          <w:p w14:paraId="375C48A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5C265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6C37416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960" w:type="dxa"/>
            <w:tcBorders>
              <w:top w:val="single" w:sz="4" w:space="0" w:color="auto"/>
              <w:left w:val="nil"/>
              <w:bottom w:val="single" w:sz="4" w:space="0" w:color="auto"/>
              <w:right w:val="nil"/>
            </w:tcBorders>
            <w:shd w:val="clear" w:color="auto" w:fill="auto"/>
            <w:noWrap/>
            <w:vAlign w:val="bottom"/>
            <w:hideMark/>
          </w:tcPr>
          <w:p w14:paraId="1ED5D56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single" w:sz="4" w:space="0" w:color="auto"/>
              <w:left w:val="nil"/>
              <w:bottom w:val="single" w:sz="4" w:space="0" w:color="auto"/>
              <w:right w:val="nil"/>
            </w:tcBorders>
            <w:shd w:val="clear" w:color="auto" w:fill="auto"/>
            <w:noWrap/>
            <w:vAlign w:val="bottom"/>
            <w:hideMark/>
          </w:tcPr>
          <w:p w14:paraId="0C69A6E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nil"/>
              <w:right w:val="nil"/>
            </w:tcBorders>
            <w:shd w:val="clear" w:color="auto" w:fill="auto"/>
            <w:noWrap/>
            <w:vAlign w:val="bottom"/>
            <w:hideMark/>
          </w:tcPr>
          <w:p w14:paraId="4C3543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69CFF9FC" w14:textId="77777777" w:rsidTr="004F6583">
        <w:trPr>
          <w:trHeight w:val="290"/>
        </w:trPr>
        <w:tc>
          <w:tcPr>
            <w:tcW w:w="1700" w:type="dxa"/>
            <w:vMerge/>
            <w:tcBorders>
              <w:top w:val="nil"/>
              <w:left w:val="nil"/>
              <w:bottom w:val="nil"/>
              <w:right w:val="nil"/>
            </w:tcBorders>
            <w:vAlign w:val="center"/>
            <w:hideMark/>
          </w:tcPr>
          <w:p w14:paraId="36D28A9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61CACD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p>
        </w:tc>
        <w:tc>
          <w:tcPr>
            <w:tcW w:w="960" w:type="dxa"/>
            <w:tcBorders>
              <w:top w:val="nil"/>
              <w:left w:val="nil"/>
              <w:bottom w:val="nil"/>
              <w:right w:val="nil"/>
            </w:tcBorders>
            <w:shd w:val="clear" w:color="auto" w:fill="auto"/>
            <w:noWrap/>
            <w:vAlign w:val="bottom"/>
            <w:hideMark/>
          </w:tcPr>
          <w:p w14:paraId="551F54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0.48</w:t>
            </w:r>
          </w:p>
        </w:tc>
        <w:tc>
          <w:tcPr>
            <w:tcW w:w="960" w:type="dxa"/>
            <w:tcBorders>
              <w:top w:val="nil"/>
              <w:left w:val="nil"/>
              <w:bottom w:val="nil"/>
              <w:right w:val="nil"/>
            </w:tcBorders>
            <w:shd w:val="clear" w:color="auto" w:fill="auto"/>
            <w:noWrap/>
            <w:vAlign w:val="bottom"/>
            <w:hideMark/>
          </w:tcPr>
          <w:p w14:paraId="2DFE518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0.64</w:t>
            </w:r>
          </w:p>
        </w:tc>
        <w:tc>
          <w:tcPr>
            <w:tcW w:w="960" w:type="dxa"/>
            <w:tcBorders>
              <w:top w:val="nil"/>
              <w:left w:val="nil"/>
              <w:bottom w:val="nil"/>
              <w:right w:val="nil"/>
            </w:tcBorders>
            <w:shd w:val="clear" w:color="auto" w:fill="auto"/>
            <w:noWrap/>
            <w:vAlign w:val="bottom"/>
            <w:hideMark/>
          </w:tcPr>
          <w:p w14:paraId="108A3B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single" w:sz="4" w:space="0" w:color="auto"/>
              <w:left w:val="nil"/>
              <w:bottom w:val="single" w:sz="4" w:space="0" w:color="auto"/>
              <w:right w:val="nil"/>
            </w:tcBorders>
            <w:shd w:val="clear" w:color="auto" w:fill="auto"/>
            <w:noWrap/>
            <w:vAlign w:val="bottom"/>
            <w:hideMark/>
          </w:tcPr>
          <w:p w14:paraId="221A66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-77.78</w:t>
            </w:r>
          </w:p>
        </w:tc>
      </w:tr>
      <w:tr w:rsidR="004F6583" w:rsidRPr="004F6583" w14:paraId="246CA145" w14:textId="77777777" w:rsidTr="004F6583">
        <w:trPr>
          <w:trHeight w:val="290"/>
        </w:trPr>
        <w:tc>
          <w:tcPr>
            <w:tcW w:w="1700" w:type="dxa"/>
            <w:vMerge/>
            <w:tcBorders>
              <w:top w:val="nil"/>
              <w:left w:val="nil"/>
              <w:bottom w:val="nil"/>
              <w:right w:val="nil"/>
            </w:tcBorders>
            <w:vAlign w:val="center"/>
            <w:hideMark/>
          </w:tcPr>
          <w:p w14:paraId="6AB6269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8F44EB7" w14:textId="470B979E" w:rsidR="004F6583" w:rsidRPr="004F6583" w:rsidRDefault="004F3149"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Sidalcea</w:t>
            </w:r>
            <w:r w:rsidR="004F6583" w:rsidRPr="004F6583">
              <w:rPr>
                <w:rFonts w:ascii="Arial" w:eastAsia="Times New Roman" w:hAnsi="Arial" w:cs="Arial"/>
                <w:i/>
                <w:iCs/>
                <w:sz w:val="20"/>
                <w:szCs w:val="20"/>
              </w:rPr>
              <w:t xml:space="preserve">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7F7CC21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0.41</w:t>
            </w:r>
          </w:p>
        </w:tc>
        <w:tc>
          <w:tcPr>
            <w:tcW w:w="960" w:type="dxa"/>
            <w:tcBorders>
              <w:top w:val="single" w:sz="4" w:space="0" w:color="auto"/>
              <w:left w:val="nil"/>
              <w:bottom w:val="single" w:sz="4" w:space="0" w:color="auto"/>
              <w:right w:val="nil"/>
            </w:tcBorders>
            <w:shd w:val="clear" w:color="auto" w:fill="auto"/>
            <w:noWrap/>
            <w:vAlign w:val="bottom"/>
            <w:hideMark/>
          </w:tcPr>
          <w:p w14:paraId="702E86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single" w:sz="4" w:space="0" w:color="auto"/>
              <w:left w:val="nil"/>
              <w:bottom w:val="single" w:sz="4" w:space="0" w:color="auto"/>
              <w:right w:val="nil"/>
            </w:tcBorders>
            <w:shd w:val="clear" w:color="auto" w:fill="auto"/>
            <w:noWrap/>
            <w:vAlign w:val="bottom"/>
            <w:hideMark/>
          </w:tcPr>
          <w:p w14:paraId="43E24C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nil"/>
              <w:left w:val="nil"/>
              <w:bottom w:val="nil"/>
              <w:right w:val="nil"/>
            </w:tcBorders>
            <w:shd w:val="clear" w:color="auto" w:fill="auto"/>
            <w:noWrap/>
            <w:vAlign w:val="bottom"/>
            <w:hideMark/>
          </w:tcPr>
          <w:p w14:paraId="5B95FF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-77.78</w:t>
            </w:r>
          </w:p>
        </w:tc>
      </w:tr>
      <w:tr w:rsidR="004F6583" w:rsidRPr="004F6583" w14:paraId="502DCBA3" w14:textId="77777777" w:rsidTr="004F6583">
        <w:trPr>
          <w:trHeight w:val="290"/>
        </w:trPr>
        <w:tc>
          <w:tcPr>
            <w:tcW w:w="1700" w:type="dxa"/>
            <w:vMerge/>
            <w:tcBorders>
              <w:top w:val="nil"/>
              <w:left w:val="nil"/>
              <w:bottom w:val="nil"/>
              <w:right w:val="nil"/>
            </w:tcBorders>
            <w:vAlign w:val="center"/>
            <w:hideMark/>
          </w:tcPr>
          <w:p w14:paraId="7673A80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03390A"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p>
        </w:tc>
        <w:tc>
          <w:tcPr>
            <w:tcW w:w="960" w:type="dxa"/>
            <w:tcBorders>
              <w:top w:val="nil"/>
              <w:left w:val="nil"/>
              <w:bottom w:val="nil"/>
              <w:right w:val="nil"/>
            </w:tcBorders>
            <w:shd w:val="clear" w:color="auto" w:fill="auto"/>
            <w:noWrap/>
            <w:vAlign w:val="bottom"/>
            <w:hideMark/>
          </w:tcPr>
          <w:p w14:paraId="6CB01C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0.59</w:t>
            </w:r>
          </w:p>
        </w:tc>
        <w:tc>
          <w:tcPr>
            <w:tcW w:w="960" w:type="dxa"/>
            <w:tcBorders>
              <w:top w:val="nil"/>
              <w:left w:val="nil"/>
              <w:bottom w:val="nil"/>
              <w:right w:val="nil"/>
            </w:tcBorders>
            <w:shd w:val="clear" w:color="auto" w:fill="auto"/>
            <w:noWrap/>
            <w:vAlign w:val="bottom"/>
            <w:hideMark/>
          </w:tcPr>
          <w:p w14:paraId="3B44715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0.24</w:t>
            </w:r>
          </w:p>
        </w:tc>
        <w:tc>
          <w:tcPr>
            <w:tcW w:w="960" w:type="dxa"/>
            <w:tcBorders>
              <w:top w:val="nil"/>
              <w:left w:val="nil"/>
              <w:bottom w:val="nil"/>
              <w:right w:val="nil"/>
            </w:tcBorders>
            <w:shd w:val="clear" w:color="auto" w:fill="auto"/>
            <w:noWrap/>
            <w:vAlign w:val="bottom"/>
            <w:hideMark/>
          </w:tcPr>
          <w:p w14:paraId="4BBC027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0.25</w:t>
            </w:r>
          </w:p>
        </w:tc>
        <w:tc>
          <w:tcPr>
            <w:tcW w:w="1760" w:type="dxa"/>
            <w:tcBorders>
              <w:top w:val="single" w:sz="4" w:space="0" w:color="auto"/>
              <w:left w:val="nil"/>
              <w:bottom w:val="single" w:sz="4" w:space="0" w:color="auto"/>
              <w:right w:val="nil"/>
            </w:tcBorders>
            <w:shd w:val="clear" w:color="auto" w:fill="auto"/>
            <w:noWrap/>
            <w:vAlign w:val="bottom"/>
            <w:hideMark/>
          </w:tcPr>
          <w:p w14:paraId="06B7B1D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-75.00</w:t>
            </w:r>
          </w:p>
        </w:tc>
      </w:tr>
      <w:tr w:rsidR="004F6583" w:rsidRPr="004F6583" w14:paraId="05A8A671" w14:textId="77777777" w:rsidTr="004F6583">
        <w:trPr>
          <w:trHeight w:val="290"/>
        </w:trPr>
        <w:tc>
          <w:tcPr>
            <w:tcW w:w="1700" w:type="dxa"/>
            <w:vMerge/>
            <w:tcBorders>
              <w:top w:val="nil"/>
              <w:left w:val="nil"/>
              <w:bottom w:val="nil"/>
              <w:right w:val="nil"/>
            </w:tcBorders>
            <w:vAlign w:val="center"/>
            <w:hideMark/>
          </w:tcPr>
          <w:p w14:paraId="07E9F9D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6228DD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66A837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0.62</w:t>
            </w:r>
          </w:p>
        </w:tc>
        <w:tc>
          <w:tcPr>
            <w:tcW w:w="960" w:type="dxa"/>
            <w:tcBorders>
              <w:top w:val="single" w:sz="4" w:space="0" w:color="auto"/>
              <w:left w:val="nil"/>
              <w:bottom w:val="single" w:sz="4" w:space="0" w:color="auto"/>
              <w:right w:val="nil"/>
            </w:tcBorders>
            <w:shd w:val="clear" w:color="auto" w:fill="auto"/>
            <w:noWrap/>
            <w:vAlign w:val="bottom"/>
            <w:hideMark/>
          </w:tcPr>
          <w:p w14:paraId="5E6D38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0.36</w:t>
            </w:r>
          </w:p>
        </w:tc>
        <w:tc>
          <w:tcPr>
            <w:tcW w:w="960" w:type="dxa"/>
            <w:tcBorders>
              <w:top w:val="single" w:sz="4" w:space="0" w:color="auto"/>
              <w:left w:val="nil"/>
              <w:bottom w:val="single" w:sz="4" w:space="0" w:color="auto"/>
              <w:right w:val="nil"/>
            </w:tcBorders>
            <w:shd w:val="clear" w:color="auto" w:fill="auto"/>
            <w:noWrap/>
            <w:vAlign w:val="bottom"/>
            <w:hideMark/>
          </w:tcPr>
          <w:p w14:paraId="1F29C0F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1760" w:type="dxa"/>
            <w:tcBorders>
              <w:top w:val="nil"/>
              <w:left w:val="nil"/>
              <w:bottom w:val="nil"/>
              <w:right w:val="nil"/>
            </w:tcBorders>
            <w:shd w:val="clear" w:color="auto" w:fill="auto"/>
            <w:noWrap/>
            <w:vAlign w:val="bottom"/>
            <w:hideMark/>
          </w:tcPr>
          <w:p w14:paraId="1FDD3E3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-55.56</w:t>
            </w:r>
          </w:p>
        </w:tc>
      </w:tr>
      <w:tr w:rsidR="004F6583" w:rsidRPr="004F6583" w14:paraId="1C839BCB" w14:textId="77777777" w:rsidTr="004F6583">
        <w:trPr>
          <w:trHeight w:val="290"/>
        </w:trPr>
        <w:tc>
          <w:tcPr>
            <w:tcW w:w="1700" w:type="dxa"/>
            <w:vMerge/>
            <w:tcBorders>
              <w:top w:val="nil"/>
              <w:left w:val="nil"/>
              <w:bottom w:val="nil"/>
              <w:right w:val="nil"/>
            </w:tcBorders>
            <w:vAlign w:val="center"/>
            <w:hideMark/>
          </w:tcPr>
          <w:p w14:paraId="3205E41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70C122F"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152268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0.38</w:t>
            </w:r>
          </w:p>
        </w:tc>
        <w:tc>
          <w:tcPr>
            <w:tcW w:w="960" w:type="dxa"/>
            <w:tcBorders>
              <w:top w:val="nil"/>
              <w:left w:val="nil"/>
              <w:bottom w:val="nil"/>
              <w:right w:val="nil"/>
            </w:tcBorders>
            <w:shd w:val="clear" w:color="auto" w:fill="auto"/>
            <w:noWrap/>
            <w:vAlign w:val="bottom"/>
            <w:hideMark/>
          </w:tcPr>
          <w:p w14:paraId="63FD649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0.58</w:t>
            </w:r>
          </w:p>
        </w:tc>
        <w:tc>
          <w:tcPr>
            <w:tcW w:w="960" w:type="dxa"/>
            <w:tcBorders>
              <w:top w:val="nil"/>
              <w:left w:val="nil"/>
              <w:bottom w:val="nil"/>
              <w:right w:val="nil"/>
            </w:tcBorders>
            <w:shd w:val="clear" w:color="auto" w:fill="auto"/>
            <w:noWrap/>
            <w:vAlign w:val="bottom"/>
            <w:hideMark/>
          </w:tcPr>
          <w:p w14:paraId="0B0856A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1760" w:type="dxa"/>
            <w:tcBorders>
              <w:top w:val="single" w:sz="4" w:space="0" w:color="auto"/>
              <w:left w:val="nil"/>
              <w:bottom w:val="single" w:sz="4" w:space="0" w:color="auto"/>
              <w:right w:val="nil"/>
            </w:tcBorders>
            <w:shd w:val="clear" w:color="auto" w:fill="auto"/>
            <w:noWrap/>
            <w:vAlign w:val="bottom"/>
            <w:hideMark/>
          </w:tcPr>
          <w:p w14:paraId="59F163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-55.56</w:t>
            </w:r>
          </w:p>
        </w:tc>
      </w:tr>
      <w:tr w:rsidR="004F6583" w:rsidRPr="004F6583" w14:paraId="76763759" w14:textId="77777777" w:rsidTr="004F6583">
        <w:trPr>
          <w:trHeight w:val="290"/>
        </w:trPr>
        <w:tc>
          <w:tcPr>
            <w:tcW w:w="1700" w:type="dxa"/>
            <w:vMerge/>
            <w:tcBorders>
              <w:top w:val="nil"/>
              <w:left w:val="nil"/>
              <w:bottom w:val="nil"/>
              <w:right w:val="nil"/>
            </w:tcBorders>
            <w:vAlign w:val="center"/>
            <w:hideMark/>
          </w:tcPr>
          <w:p w14:paraId="7FFC703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26AEEE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2B5B57C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0.69</w:t>
            </w:r>
          </w:p>
        </w:tc>
        <w:tc>
          <w:tcPr>
            <w:tcW w:w="960" w:type="dxa"/>
            <w:tcBorders>
              <w:top w:val="single" w:sz="4" w:space="0" w:color="auto"/>
              <w:left w:val="nil"/>
              <w:bottom w:val="single" w:sz="4" w:space="0" w:color="auto"/>
              <w:right w:val="nil"/>
            </w:tcBorders>
            <w:shd w:val="clear" w:color="auto" w:fill="auto"/>
            <w:noWrap/>
            <w:vAlign w:val="bottom"/>
            <w:hideMark/>
          </w:tcPr>
          <w:p w14:paraId="6A42400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0.36</w:t>
            </w:r>
          </w:p>
        </w:tc>
        <w:tc>
          <w:tcPr>
            <w:tcW w:w="960" w:type="dxa"/>
            <w:tcBorders>
              <w:top w:val="single" w:sz="4" w:space="0" w:color="auto"/>
              <w:left w:val="nil"/>
              <w:bottom w:val="single" w:sz="4" w:space="0" w:color="auto"/>
              <w:right w:val="nil"/>
            </w:tcBorders>
            <w:shd w:val="clear" w:color="auto" w:fill="auto"/>
            <w:noWrap/>
            <w:vAlign w:val="bottom"/>
            <w:hideMark/>
          </w:tcPr>
          <w:p w14:paraId="0AA05B1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1760" w:type="dxa"/>
            <w:tcBorders>
              <w:top w:val="nil"/>
              <w:left w:val="nil"/>
              <w:bottom w:val="nil"/>
              <w:right w:val="nil"/>
            </w:tcBorders>
            <w:shd w:val="clear" w:color="auto" w:fill="auto"/>
            <w:noWrap/>
            <w:vAlign w:val="bottom"/>
            <w:hideMark/>
          </w:tcPr>
          <w:p w14:paraId="44D33A7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-55.56</w:t>
            </w:r>
          </w:p>
        </w:tc>
      </w:tr>
      <w:tr w:rsidR="004F6583" w:rsidRPr="004F6583" w14:paraId="37B70938" w14:textId="77777777" w:rsidTr="004F6583">
        <w:trPr>
          <w:trHeight w:val="290"/>
        </w:trPr>
        <w:tc>
          <w:tcPr>
            <w:tcW w:w="1700" w:type="dxa"/>
            <w:vMerge/>
            <w:tcBorders>
              <w:top w:val="nil"/>
              <w:left w:val="nil"/>
              <w:bottom w:val="nil"/>
              <w:right w:val="nil"/>
            </w:tcBorders>
            <w:vAlign w:val="center"/>
            <w:hideMark/>
          </w:tcPr>
          <w:p w14:paraId="30364EE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7E2AF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Lathyrus palustris</w:t>
            </w:r>
          </w:p>
        </w:tc>
        <w:tc>
          <w:tcPr>
            <w:tcW w:w="960" w:type="dxa"/>
            <w:tcBorders>
              <w:top w:val="nil"/>
              <w:left w:val="nil"/>
              <w:bottom w:val="nil"/>
              <w:right w:val="nil"/>
            </w:tcBorders>
            <w:shd w:val="clear" w:color="auto" w:fill="auto"/>
            <w:noWrap/>
            <w:vAlign w:val="bottom"/>
            <w:hideMark/>
          </w:tcPr>
          <w:p w14:paraId="39433C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0.55</w:t>
            </w:r>
          </w:p>
        </w:tc>
        <w:tc>
          <w:tcPr>
            <w:tcW w:w="960" w:type="dxa"/>
            <w:tcBorders>
              <w:top w:val="nil"/>
              <w:left w:val="nil"/>
              <w:bottom w:val="nil"/>
              <w:right w:val="nil"/>
            </w:tcBorders>
            <w:shd w:val="clear" w:color="auto" w:fill="auto"/>
            <w:noWrap/>
            <w:vAlign w:val="bottom"/>
            <w:hideMark/>
          </w:tcPr>
          <w:p w14:paraId="636BE42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nil"/>
              <w:left w:val="nil"/>
              <w:bottom w:val="nil"/>
              <w:right w:val="nil"/>
            </w:tcBorders>
            <w:shd w:val="clear" w:color="auto" w:fill="auto"/>
            <w:noWrap/>
            <w:vAlign w:val="bottom"/>
            <w:hideMark/>
          </w:tcPr>
          <w:p w14:paraId="3D1D8CA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0.56</w:t>
            </w:r>
          </w:p>
        </w:tc>
        <w:tc>
          <w:tcPr>
            <w:tcW w:w="1760" w:type="dxa"/>
            <w:tcBorders>
              <w:top w:val="single" w:sz="4" w:space="0" w:color="auto"/>
              <w:left w:val="nil"/>
              <w:bottom w:val="single" w:sz="4" w:space="0" w:color="auto"/>
              <w:right w:val="nil"/>
            </w:tcBorders>
            <w:shd w:val="clear" w:color="auto" w:fill="auto"/>
            <w:noWrap/>
            <w:vAlign w:val="bottom"/>
            <w:hideMark/>
          </w:tcPr>
          <w:p w14:paraId="31A8E71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-44.44</w:t>
            </w:r>
          </w:p>
        </w:tc>
      </w:tr>
      <w:tr w:rsidR="004F6583" w:rsidRPr="004F6583" w14:paraId="1E8D81F8" w14:textId="77777777" w:rsidTr="004F6583">
        <w:trPr>
          <w:trHeight w:val="290"/>
        </w:trPr>
        <w:tc>
          <w:tcPr>
            <w:tcW w:w="1700" w:type="dxa"/>
            <w:vMerge/>
            <w:tcBorders>
              <w:top w:val="nil"/>
              <w:left w:val="nil"/>
              <w:bottom w:val="nil"/>
              <w:right w:val="nil"/>
            </w:tcBorders>
            <w:vAlign w:val="center"/>
            <w:hideMark/>
          </w:tcPr>
          <w:p w14:paraId="03E9805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ED38A9"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3AA387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0.34</w:t>
            </w:r>
          </w:p>
        </w:tc>
        <w:tc>
          <w:tcPr>
            <w:tcW w:w="960" w:type="dxa"/>
            <w:tcBorders>
              <w:top w:val="single" w:sz="4" w:space="0" w:color="auto"/>
              <w:left w:val="nil"/>
              <w:bottom w:val="single" w:sz="4" w:space="0" w:color="auto"/>
              <w:right w:val="nil"/>
            </w:tcBorders>
            <w:shd w:val="clear" w:color="auto" w:fill="auto"/>
            <w:noWrap/>
            <w:vAlign w:val="bottom"/>
            <w:hideMark/>
          </w:tcPr>
          <w:p w14:paraId="2EA29B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0.82</w:t>
            </w:r>
          </w:p>
        </w:tc>
        <w:tc>
          <w:tcPr>
            <w:tcW w:w="960" w:type="dxa"/>
            <w:tcBorders>
              <w:top w:val="single" w:sz="4" w:space="0" w:color="auto"/>
              <w:left w:val="nil"/>
              <w:bottom w:val="single" w:sz="4" w:space="0" w:color="auto"/>
              <w:right w:val="nil"/>
            </w:tcBorders>
            <w:shd w:val="clear" w:color="auto" w:fill="auto"/>
            <w:noWrap/>
            <w:vAlign w:val="bottom"/>
            <w:hideMark/>
          </w:tcPr>
          <w:p w14:paraId="2F4059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1760" w:type="dxa"/>
            <w:tcBorders>
              <w:top w:val="nil"/>
              <w:left w:val="nil"/>
              <w:bottom w:val="nil"/>
              <w:right w:val="nil"/>
            </w:tcBorders>
            <w:shd w:val="clear" w:color="auto" w:fill="auto"/>
            <w:noWrap/>
            <w:vAlign w:val="bottom"/>
            <w:hideMark/>
          </w:tcPr>
          <w:p w14:paraId="52A4FD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-38.89</w:t>
            </w:r>
          </w:p>
        </w:tc>
      </w:tr>
      <w:tr w:rsidR="004F6583" w:rsidRPr="004F6583" w14:paraId="7E8D3884" w14:textId="77777777" w:rsidTr="004F6583">
        <w:trPr>
          <w:trHeight w:val="290"/>
        </w:trPr>
        <w:tc>
          <w:tcPr>
            <w:tcW w:w="1700" w:type="dxa"/>
            <w:vMerge/>
            <w:tcBorders>
              <w:top w:val="nil"/>
              <w:left w:val="nil"/>
              <w:bottom w:val="nil"/>
              <w:right w:val="nil"/>
            </w:tcBorders>
            <w:vAlign w:val="center"/>
            <w:hideMark/>
          </w:tcPr>
          <w:p w14:paraId="35BFC62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22D0A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p>
        </w:tc>
        <w:tc>
          <w:tcPr>
            <w:tcW w:w="960" w:type="dxa"/>
            <w:tcBorders>
              <w:top w:val="nil"/>
              <w:left w:val="nil"/>
              <w:bottom w:val="nil"/>
              <w:right w:val="nil"/>
            </w:tcBorders>
            <w:shd w:val="clear" w:color="auto" w:fill="auto"/>
            <w:noWrap/>
            <w:vAlign w:val="bottom"/>
            <w:hideMark/>
          </w:tcPr>
          <w:p w14:paraId="67ABF08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0.28</w:t>
            </w:r>
          </w:p>
        </w:tc>
        <w:tc>
          <w:tcPr>
            <w:tcW w:w="960" w:type="dxa"/>
            <w:tcBorders>
              <w:top w:val="nil"/>
              <w:left w:val="nil"/>
              <w:bottom w:val="nil"/>
              <w:right w:val="nil"/>
            </w:tcBorders>
            <w:shd w:val="clear" w:color="auto" w:fill="auto"/>
            <w:noWrap/>
            <w:vAlign w:val="bottom"/>
            <w:hideMark/>
          </w:tcPr>
          <w:p w14:paraId="4A387FE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0.42</w:t>
            </w:r>
          </w:p>
        </w:tc>
        <w:tc>
          <w:tcPr>
            <w:tcW w:w="960" w:type="dxa"/>
            <w:tcBorders>
              <w:top w:val="nil"/>
              <w:left w:val="nil"/>
              <w:bottom w:val="nil"/>
              <w:right w:val="nil"/>
            </w:tcBorders>
            <w:shd w:val="clear" w:color="auto" w:fill="auto"/>
            <w:noWrap/>
            <w:vAlign w:val="bottom"/>
            <w:hideMark/>
          </w:tcPr>
          <w:p w14:paraId="748EC41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1760" w:type="dxa"/>
            <w:tcBorders>
              <w:top w:val="single" w:sz="4" w:space="0" w:color="auto"/>
              <w:left w:val="nil"/>
              <w:bottom w:val="single" w:sz="4" w:space="0" w:color="auto"/>
              <w:right w:val="nil"/>
            </w:tcBorders>
            <w:shd w:val="clear" w:color="auto" w:fill="auto"/>
            <w:noWrap/>
            <w:vAlign w:val="bottom"/>
            <w:hideMark/>
          </w:tcPr>
          <w:p w14:paraId="240568A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-38.89</w:t>
            </w:r>
          </w:p>
        </w:tc>
      </w:tr>
      <w:tr w:rsidR="004F6583" w:rsidRPr="004F6583" w14:paraId="3070CE2B" w14:textId="77777777" w:rsidTr="004F6583">
        <w:trPr>
          <w:trHeight w:val="290"/>
        </w:trPr>
        <w:tc>
          <w:tcPr>
            <w:tcW w:w="1700" w:type="dxa"/>
            <w:vMerge/>
            <w:tcBorders>
              <w:top w:val="nil"/>
              <w:left w:val="nil"/>
              <w:bottom w:val="nil"/>
              <w:right w:val="nil"/>
            </w:tcBorders>
            <w:vAlign w:val="center"/>
            <w:hideMark/>
          </w:tcPr>
          <w:p w14:paraId="0ABE1C5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A51D6C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0AA3B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1.55</w:t>
            </w:r>
          </w:p>
        </w:tc>
        <w:tc>
          <w:tcPr>
            <w:tcW w:w="960" w:type="dxa"/>
            <w:tcBorders>
              <w:top w:val="single" w:sz="4" w:space="0" w:color="auto"/>
              <w:left w:val="nil"/>
              <w:bottom w:val="single" w:sz="4" w:space="0" w:color="auto"/>
              <w:right w:val="nil"/>
            </w:tcBorders>
            <w:shd w:val="clear" w:color="auto" w:fill="auto"/>
            <w:noWrap/>
            <w:vAlign w:val="bottom"/>
            <w:hideMark/>
          </w:tcPr>
          <w:p w14:paraId="4DC722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0.91</w:t>
            </w:r>
          </w:p>
        </w:tc>
        <w:tc>
          <w:tcPr>
            <w:tcW w:w="960" w:type="dxa"/>
            <w:tcBorders>
              <w:top w:val="single" w:sz="4" w:space="0" w:color="auto"/>
              <w:left w:val="nil"/>
              <w:bottom w:val="single" w:sz="4" w:space="0" w:color="auto"/>
              <w:right w:val="nil"/>
            </w:tcBorders>
            <w:shd w:val="clear" w:color="auto" w:fill="auto"/>
            <w:noWrap/>
            <w:vAlign w:val="bottom"/>
            <w:hideMark/>
          </w:tcPr>
          <w:p w14:paraId="6B71BF9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0.72</w:t>
            </w:r>
          </w:p>
        </w:tc>
        <w:tc>
          <w:tcPr>
            <w:tcW w:w="1760" w:type="dxa"/>
            <w:tcBorders>
              <w:top w:val="nil"/>
              <w:left w:val="nil"/>
              <w:bottom w:val="nil"/>
              <w:right w:val="nil"/>
            </w:tcBorders>
            <w:shd w:val="clear" w:color="auto" w:fill="auto"/>
            <w:noWrap/>
            <w:vAlign w:val="bottom"/>
            <w:hideMark/>
          </w:tcPr>
          <w:p w14:paraId="05D0A5A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-27.78</w:t>
            </w:r>
          </w:p>
        </w:tc>
      </w:tr>
      <w:tr w:rsidR="004F6583" w:rsidRPr="004F6583" w14:paraId="20DE0B25" w14:textId="77777777" w:rsidTr="004F6583">
        <w:trPr>
          <w:trHeight w:val="290"/>
        </w:trPr>
        <w:tc>
          <w:tcPr>
            <w:tcW w:w="1700" w:type="dxa"/>
            <w:vMerge/>
            <w:tcBorders>
              <w:top w:val="nil"/>
              <w:left w:val="nil"/>
              <w:bottom w:val="nil"/>
              <w:right w:val="nil"/>
            </w:tcBorders>
            <w:vAlign w:val="center"/>
            <w:hideMark/>
          </w:tcPr>
          <w:p w14:paraId="72A205C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C5CD4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p>
        </w:tc>
        <w:tc>
          <w:tcPr>
            <w:tcW w:w="960" w:type="dxa"/>
            <w:tcBorders>
              <w:top w:val="nil"/>
              <w:left w:val="nil"/>
              <w:bottom w:val="nil"/>
              <w:right w:val="nil"/>
            </w:tcBorders>
            <w:shd w:val="clear" w:color="auto" w:fill="auto"/>
            <w:noWrap/>
            <w:vAlign w:val="bottom"/>
            <w:hideMark/>
          </w:tcPr>
          <w:p w14:paraId="5B604E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nil"/>
              <w:left w:val="nil"/>
              <w:bottom w:val="nil"/>
              <w:right w:val="nil"/>
            </w:tcBorders>
            <w:shd w:val="clear" w:color="auto" w:fill="auto"/>
            <w:noWrap/>
            <w:vAlign w:val="bottom"/>
            <w:hideMark/>
          </w:tcPr>
          <w:p w14:paraId="18C157F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nil"/>
              <w:left w:val="nil"/>
              <w:bottom w:val="nil"/>
              <w:right w:val="nil"/>
            </w:tcBorders>
            <w:shd w:val="clear" w:color="auto" w:fill="auto"/>
            <w:noWrap/>
            <w:vAlign w:val="bottom"/>
            <w:hideMark/>
          </w:tcPr>
          <w:p w14:paraId="4C5814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1.06</w:t>
            </w:r>
          </w:p>
        </w:tc>
        <w:tc>
          <w:tcPr>
            <w:tcW w:w="1760" w:type="dxa"/>
            <w:tcBorders>
              <w:top w:val="single" w:sz="4" w:space="0" w:color="auto"/>
              <w:left w:val="nil"/>
              <w:bottom w:val="single" w:sz="4" w:space="0" w:color="auto"/>
              <w:right w:val="nil"/>
            </w:tcBorders>
            <w:shd w:val="clear" w:color="auto" w:fill="auto"/>
            <w:noWrap/>
            <w:vAlign w:val="bottom"/>
            <w:hideMark/>
          </w:tcPr>
          <w:p w14:paraId="6A2176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5.56</w:t>
            </w:r>
          </w:p>
        </w:tc>
      </w:tr>
      <w:tr w:rsidR="004F6583" w:rsidRPr="004F6583" w14:paraId="786F46C9" w14:textId="77777777" w:rsidTr="004F6583">
        <w:trPr>
          <w:trHeight w:val="290"/>
        </w:trPr>
        <w:tc>
          <w:tcPr>
            <w:tcW w:w="1700" w:type="dxa"/>
            <w:vMerge/>
            <w:tcBorders>
              <w:top w:val="nil"/>
              <w:left w:val="nil"/>
              <w:bottom w:val="nil"/>
              <w:right w:val="nil"/>
            </w:tcBorders>
            <w:vAlign w:val="center"/>
            <w:hideMark/>
          </w:tcPr>
          <w:p w14:paraId="015E585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B70E46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Cirsium </w:t>
            </w:r>
            <w:proofErr w:type="spellStart"/>
            <w:r w:rsidRPr="004F6583">
              <w:rPr>
                <w:rFonts w:ascii="Arial" w:eastAsia="Times New Roman" w:hAnsi="Arial" w:cs="Arial"/>
                <w:i/>
                <w:iCs/>
                <w:sz w:val="20"/>
                <w:szCs w:val="20"/>
              </w:rPr>
              <w:t>arvense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4F6AC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64FAC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09909E0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0C0A0B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CEED241" w14:textId="77777777" w:rsidTr="004F6583">
        <w:trPr>
          <w:trHeight w:val="290"/>
        </w:trPr>
        <w:tc>
          <w:tcPr>
            <w:tcW w:w="1700" w:type="dxa"/>
            <w:vMerge/>
            <w:tcBorders>
              <w:top w:val="nil"/>
              <w:left w:val="nil"/>
              <w:bottom w:val="nil"/>
              <w:right w:val="nil"/>
            </w:tcBorders>
            <w:vAlign w:val="center"/>
            <w:hideMark/>
          </w:tcPr>
          <w:p w14:paraId="5FFB83C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FB65C0"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p>
        </w:tc>
        <w:tc>
          <w:tcPr>
            <w:tcW w:w="960" w:type="dxa"/>
            <w:tcBorders>
              <w:top w:val="nil"/>
              <w:left w:val="nil"/>
              <w:bottom w:val="nil"/>
              <w:right w:val="nil"/>
            </w:tcBorders>
            <w:shd w:val="clear" w:color="auto" w:fill="auto"/>
            <w:noWrap/>
            <w:vAlign w:val="bottom"/>
            <w:hideMark/>
          </w:tcPr>
          <w:p w14:paraId="1D7B45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D1D760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E46D8F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single" w:sz="4" w:space="0" w:color="auto"/>
              <w:left w:val="nil"/>
              <w:bottom w:val="single" w:sz="4" w:space="0" w:color="auto"/>
              <w:right w:val="nil"/>
            </w:tcBorders>
            <w:shd w:val="clear" w:color="auto" w:fill="auto"/>
            <w:noWrap/>
            <w:vAlign w:val="bottom"/>
            <w:hideMark/>
          </w:tcPr>
          <w:p w14:paraId="4EFD77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8F2CA2C" w14:textId="77777777" w:rsidTr="004F6583">
        <w:trPr>
          <w:trHeight w:val="290"/>
        </w:trPr>
        <w:tc>
          <w:tcPr>
            <w:tcW w:w="1700" w:type="dxa"/>
            <w:vMerge/>
            <w:tcBorders>
              <w:top w:val="nil"/>
              <w:left w:val="nil"/>
              <w:bottom w:val="nil"/>
              <w:right w:val="nil"/>
            </w:tcBorders>
            <w:vAlign w:val="center"/>
            <w:hideMark/>
          </w:tcPr>
          <w:p w14:paraId="2104FDE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E3FB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73043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191B9C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2E920A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nil"/>
              <w:left w:val="nil"/>
              <w:bottom w:val="nil"/>
              <w:right w:val="nil"/>
            </w:tcBorders>
            <w:shd w:val="clear" w:color="auto" w:fill="auto"/>
            <w:noWrap/>
            <w:vAlign w:val="bottom"/>
            <w:hideMark/>
          </w:tcPr>
          <w:p w14:paraId="33B605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0AAACF16" w14:textId="77777777" w:rsidTr="004F6583">
        <w:trPr>
          <w:trHeight w:val="290"/>
        </w:trPr>
        <w:tc>
          <w:tcPr>
            <w:tcW w:w="1700" w:type="dxa"/>
            <w:vMerge/>
            <w:tcBorders>
              <w:top w:val="nil"/>
              <w:left w:val="nil"/>
              <w:bottom w:val="nil"/>
              <w:right w:val="nil"/>
            </w:tcBorders>
            <w:vAlign w:val="center"/>
            <w:hideMark/>
          </w:tcPr>
          <w:p w14:paraId="4542E6D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F367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Juncus effusus</w:t>
            </w:r>
          </w:p>
        </w:tc>
        <w:tc>
          <w:tcPr>
            <w:tcW w:w="960" w:type="dxa"/>
            <w:tcBorders>
              <w:top w:val="nil"/>
              <w:left w:val="nil"/>
              <w:bottom w:val="nil"/>
              <w:right w:val="nil"/>
            </w:tcBorders>
            <w:shd w:val="clear" w:color="auto" w:fill="auto"/>
            <w:noWrap/>
            <w:vAlign w:val="bottom"/>
            <w:hideMark/>
          </w:tcPr>
          <w:p w14:paraId="20F9B4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698CA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E92D2A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single" w:sz="4" w:space="0" w:color="auto"/>
              <w:left w:val="nil"/>
              <w:bottom w:val="single" w:sz="4" w:space="0" w:color="auto"/>
              <w:right w:val="nil"/>
            </w:tcBorders>
            <w:shd w:val="clear" w:color="auto" w:fill="auto"/>
            <w:noWrap/>
            <w:vAlign w:val="bottom"/>
            <w:hideMark/>
          </w:tcPr>
          <w:p w14:paraId="71A9659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ADC8C34" w14:textId="77777777" w:rsidTr="004F6583">
        <w:trPr>
          <w:trHeight w:val="290"/>
        </w:trPr>
        <w:tc>
          <w:tcPr>
            <w:tcW w:w="1700" w:type="dxa"/>
            <w:vMerge/>
            <w:tcBorders>
              <w:top w:val="nil"/>
              <w:left w:val="nil"/>
              <w:bottom w:val="nil"/>
              <w:right w:val="nil"/>
            </w:tcBorders>
            <w:vAlign w:val="center"/>
            <w:hideMark/>
          </w:tcPr>
          <w:p w14:paraId="55D73D4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D55E4A5" w14:textId="77777777" w:rsidR="004F6583" w:rsidRPr="004F6583" w:rsidRDefault="004F6583" w:rsidP="004F6583">
            <w:pPr>
              <w:spacing w:after="0" w:line="240" w:lineRule="auto"/>
              <w:rPr>
                <w:rFonts w:ascii="Calibri" w:eastAsia="Times New Roman" w:hAnsi="Calibri" w:cs="Calibri"/>
                <w:color w:val="000000"/>
              </w:rPr>
            </w:pPr>
            <w:proofErr w:type="spellStart"/>
            <w:r w:rsidRPr="004F6583">
              <w:rPr>
                <w:rFonts w:ascii="Calibri" w:eastAsia="Times New Roman" w:hAnsi="Calibri" w:cs="Calibri"/>
                <w:color w:val="000000"/>
              </w:rPr>
              <w:t>Lycopus_sp</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33155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6A4152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FCBEF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5DBB70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C9D5E94" w14:textId="77777777" w:rsidTr="004F6583">
        <w:trPr>
          <w:trHeight w:val="290"/>
        </w:trPr>
        <w:tc>
          <w:tcPr>
            <w:tcW w:w="1700" w:type="dxa"/>
            <w:vMerge/>
            <w:tcBorders>
              <w:top w:val="nil"/>
              <w:left w:val="nil"/>
              <w:bottom w:val="nil"/>
              <w:right w:val="nil"/>
            </w:tcBorders>
            <w:vAlign w:val="center"/>
            <w:hideMark/>
          </w:tcPr>
          <w:p w14:paraId="79FB9E2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4F004C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46F43DC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2F3D6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F84AE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single" w:sz="4" w:space="0" w:color="auto"/>
              <w:left w:val="nil"/>
              <w:bottom w:val="single" w:sz="4" w:space="0" w:color="auto"/>
              <w:right w:val="nil"/>
            </w:tcBorders>
            <w:shd w:val="clear" w:color="auto" w:fill="auto"/>
            <w:noWrap/>
            <w:vAlign w:val="bottom"/>
            <w:hideMark/>
          </w:tcPr>
          <w:p w14:paraId="201E7C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784BEE8" w14:textId="77777777" w:rsidTr="004F6583">
        <w:trPr>
          <w:trHeight w:val="290"/>
        </w:trPr>
        <w:tc>
          <w:tcPr>
            <w:tcW w:w="1700" w:type="dxa"/>
            <w:vMerge/>
            <w:tcBorders>
              <w:top w:val="nil"/>
              <w:left w:val="nil"/>
              <w:bottom w:val="nil"/>
              <w:right w:val="nil"/>
            </w:tcBorders>
            <w:vAlign w:val="center"/>
            <w:hideMark/>
          </w:tcPr>
          <w:p w14:paraId="4C422B6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18908BC"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Myrica</w:t>
            </w:r>
            <w:proofErr w:type="spellEnd"/>
            <w:r w:rsidRPr="004F6583">
              <w:rPr>
                <w:rFonts w:ascii="Arial" w:eastAsia="Times New Roman" w:hAnsi="Arial" w:cs="Arial"/>
                <w:i/>
                <w:iCs/>
                <w:color w:val="000000"/>
                <w:sz w:val="20"/>
                <w:szCs w:val="20"/>
              </w:rPr>
              <w:t xml:space="preserve"> gale</w:t>
            </w:r>
          </w:p>
        </w:tc>
        <w:tc>
          <w:tcPr>
            <w:tcW w:w="960" w:type="dxa"/>
            <w:tcBorders>
              <w:top w:val="single" w:sz="4" w:space="0" w:color="auto"/>
              <w:left w:val="nil"/>
              <w:bottom w:val="single" w:sz="4" w:space="0" w:color="auto"/>
              <w:right w:val="nil"/>
            </w:tcBorders>
            <w:shd w:val="clear" w:color="auto" w:fill="auto"/>
            <w:noWrap/>
            <w:vAlign w:val="bottom"/>
            <w:hideMark/>
          </w:tcPr>
          <w:p w14:paraId="2120CBB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23521C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B5C818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nil"/>
              <w:left w:val="nil"/>
              <w:bottom w:val="nil"/>
              <w:right w:val="nil"/>
            </w:tcBorders>
            <w:shd w:val="clear" w:color="auto" w:fill="auto"/>
            <w:noWrap/>
            <w:vAlign w:val="bottom"/>
            <w:hideMark/>
          </w:tcPr>
          <w:p w14:paraId="36E26D3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34E67A2D" w14:textId="77777777" w:rsidTr="004F6583">
        <w:trPr>
          <w:trHeight w:val="290"/>
        </w:trPr>
        <w:tc>
          <w:tcPr>
            <w:tcW w:w="1700" w:type="dxa"/>
            <w:vMerge/>
            <w:tcBorders>
              <w:top w:val="nil"/>
              <w:left w:val="nil"/>
              <w:bottom w:val="nil"/>
              <w:right w:val="nil"/>
            </w:tcBorders>
            <w:vAlign w:val="center"/>
            <w:hideMark/>
          </w:tcPr>
          <w:p w14:paraId="2A9CA1A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5F22F3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scouleriana</w:t>
            </w:r>
            <w:proofErr w:type="spellEnd"/>
          </w:p>
        </w:tc>
        <w:tc>
          <w:tcPr>
            <w:tcW w:w="960" w:type="dxa"/>
            <w:tcBorders>
              <w:top w:val="nil"/>
              <w:left w:val="nil"/>
              <w:bottom w:val="nil"/>
              <w:right w:val="nil"/>
            </w:tcBorders>
            <w:shd w:val="clear" w:color="auto" w:fill="auto"/>
            <w:noWrap/>
            <w:vAlign w:val="bottom"/>
            <w:hideMark/>
          </w:tcPr>
          <w:p w14:paraId="4709A5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82B51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0E301D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1760" w:type="dxa"/>
            <w:tcBorders>
              <w:top w:val="single" w:sz="4" w:space="0" w:color="auto"/>
              <w:left w:val="nil"/>
              <w:bottom w:val="single" w:sz="4" w:space="0" w:color="auto"/>
              <w:right w:val="nil"/>
            </w:tcBorders>
            <w:shd w:val="clear" w:color="auto" w:fill="auto"/>
            <w:noWrap/>
            <w:vAlign w:val="bottom"/>
            <w:hideMark/>
          </w:tcPr>
          <w:p w14:paraId="6FCA09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034E7B3" w14:textId="77777777" w:rsidTr="004F6583">
        <w:trPr>
          <w:trHeight w:val="290"/>
        </w:trPr>
        <w:tc>
          <w:tcPr>
            <w:tcW w:w="1700" w:type="dxa"/>
            <w:vMerge/>
            <w:tcBorders>
              <w:top w:val="nil"/>
              <w:left w:val="nil"/>
              <w:bottom w:val="nil"/>
              <w:right w:val="nil"/>
            </w:tcBorders>
            <w:vAlign w:val="center"/>
            <w:hideMark/>
          </w:tcPr>
          <w:p w14:paraId="08E9EA7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0D58498" w14:textId="77777777" w:rsidR="004F6583" w:rsidRPr="004F6583" w:rsidRDefault="004F6583" w:rsidP="004F6583">
            <w:pPr>
              <w:spacing w:after="0" w:line="240" w:lineRule="auto"/>
              <w:rPr>
                <w:rFonts w:ascii="Calibri" w:eastAsia="Times New Roman" w:hAnsi="Calibri" w:cs="Calibri"/>
                <w:color w:val="000000"/>
              </w:rPr>
            </w:pPr>
            <w:r w:rsidRPr="004F6583">
              <w:rPr>
                <w:rFonts w:ascii="Calibri" w:eastAsia="Times New Roman" w:hAnsi="Calibri" w:cs="Calibri"/>
                <w:color w:val="000000"/>
              </w:rPr>
              <w:t xml:space="preserve">Asteraceae sp. </w:t>
            </w:r>
          </w:p>
        </w:tc>
        <w:tc>
          <w:tcPr>
            <w:tcW w:w="960" w:type="dxa"/>
            <w:tcBorders>
              <w:top w:val="single" w:sz="4" w:space="0" w:color="auto"/>
              <w:left w:val="nil"/>
              <w:bottom w:val="single" w:sz="4" w:space="0" w:color="auto"/>
              <w:right w:val="nil"/>
            </w:tcBorders>
            <w:shd w:val="clear" w:color="auto" w:fill="auto"/>
            <w:noWrap/>
            <w:vAlign w:val="bottom"/>
            <w:hideMark/>
          </w:tcPr>
          <w:p w14:paraId="6A4C841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4758F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7D092D5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641E0F11" w14:textId="77777777" w:rsidR="004F6583" w:rsidRPr="004F6583" w:rsidRDefault="004F6583" w:rsidP="004F6583">
            <w:pPr>
              <w:spacing w:after="0" w:line="240" w:lineRule="auto"/>
              <w:jc w:val="center"/>
              <w:rPr>
                <w:rFonts w:ascii="Calibri" w:eastAsia="Times New Roman" w:hAnsi="Calibri" w:cs="Calibri"/>
                <w:color w:val="000000"/>
              </w:rPr>
            </w:pPr>
          </w:p>
        </w:tc>
      </w:tr>
      <w:tr w:rsidR="004F6583" w:rsidRPr="004F6583" w14:paraId="0C0B217B" w14:textId="77777777" w:rsidTr="004F6583">
        <w:trPr>
          <w:trHeight w:val="290"/>
        </w:trPr>
        <w:tc>
          <w:tcPr>
            <w:tcW w:w="1700" w:type="dxa"/>
            <w:vMerge/>
            <w:tcBorders>
              <w:top w:val="nil"/>
              <w:left w:val="nil"/>
              <w:bottom w:val="nil"/>
              <w:right w:val="nil"/>
            </w:tcBorders>
            <w:vAlign w:val="center"/>
            <w:hideMark/>
          </w:tcPr>
          <w:p w14:paraId="38A9A6C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F6FF7BC"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Carex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657FC02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0FBCF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0743A7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498846A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0BD79912" w14:textId="77777777" w:rsidTr="004F6583">
        <w:trPr>
          <w:trHeight w:val="290"/>
        </w:trPr>
        <w:tc>
          <w:tcPr>
            <w:tcW w:w="1700" w:type="dxa"/>
            <w:vMerge/>
            <w:tcBorders>
              <w:top w:val="nil"/>
              <w:left w:val="nil"/>
              <w:bottom w:val="nil"/>
              <w:right w:val="nil"/>
            </w:tcBorders>
            <w:vAlign w:val="center"/>
            <w:hideMark/>
          </w:tcPr>
          <w:p w14:paraId="221010A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5A92A7" w14:textId="77777777" w:rsidR="004F6583" w:rsidRPr="004F6583" w:rsidRDefault="004F6583" w:rsidP="004F6583">
            <w:pPr>
              <w:spacing w:after="0" w:line="240" w:lineRule="auto"/>
              <w:rPr>
                <w:rFonts w:ascii="Calibri" w:eastAsia="Times New Roman" w:hAnsi="Calibri" w:cs="Calibri"/>
                <w:i/>
                <w:iCs/>
                <w:color w:val="000000"/>
              </w:rPr>
            </w:pPr>
            <w:proofErr w:type="spellStart"/>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p>
        </w:tc>
        <w:tc>
          <w:tcPr>
            <w:tcW w:w="960" w:type="dxa"/>
            <w:tcBorders>
              <w:top w:val="single" w:sz="4" w:space="0" w:color="auto"/>
              <w:left w:val="nil"/>
              <w:bottom w:val="single" w:sz="4" w:space="0" w:color="auto"/>
              <w:right w:val="nil"/>
            </w:tcBorders>
            <w:shd w:val="clear" w:color="auto" w:fill="auto"/>
            <w:noWrap/>
            <w:vAlign w:val="bottom"/>
            <w:hideMark/>
          </w:tcPr>
          <w:p w14:paraId="76B90A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3CC18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37C408B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68FF5DA" w14:textId="77777777" w:rsidR="004F6583" w:rsidRPr="004F6583" w:rsidRDefault="004F6583" w:rsidP="004F6583">
            <w:pPr>
              <w:spacing w:after="0" w:line="240" w:lineRule="auto"/>
              <w:jc w:val="center"/>
              <w:rPr>
                <w:rFonts w:ascii="Calibri" w:eastAsia="Times New Roman" w:hAnsi="Calibri" w:cs="Calibri"/>
                <w:color w:val="000000"/>
              </w:rPr>
            </w:pPr>
          </w:p>
        </w:tc>
      </w:tr>
      <w:tr w:rsidR="004F6583" w:rsidRPr="004F6583" w14:paraId="3F1D45C4" w14:textId="77777777" w:rsidTr="004F6583">
        <w:trPr>
          <w:trHeight w:val="290"/>
        </w:trPr>
        <w:tc>
          <w:tcPr>
            <w:tcW w:w="1700" w:type="dxa"/>
            <w:vMerge/>
            <w:tcBorders>
              <w:top w:val="nil"/>
              <w:left w:val="nil"/>
              <w:bottom w:val="nil"/>
              <w:right w:val="nil"/>
            </w:tcBorders>
            <w:vAlign w:val="center"/>
            <w:hideMark/>
          </w:tcPr>
          <w:p w14:paraId="6917F82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7985F0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p>
        </w:tc>
        <w:tc>
          <w:tcPr>
            <w:tcW w:w="960" w:type="dxa"/>
            <w:tcBorders>
              <w:top w:val="nil"/>
              <w:left w:val="nil"/>
              <w:bottom w:val="nil"/>
              <w:right w:val="nil"/>
            </w:tcBorders>
            <w:shd w:val="clear" w:color="auto" w:fill="auto"/>
            <w:noWrap/>
            <w:vAlign w:val="bottom"/>
            <w:hideMark/>
          </w:tcPr>
          <w:p w14:paraId="0B82DF2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6B85A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5986E0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2670594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43448B43" w14:textId="77777777" w:rsidTr="004F6583">
        <w:trPr>
          <w:trHeight w:val="290"/>
        </w:trPr>
        <w:tc>
          <w:tcPr>
            <w:tcW w:w="1700" w:type="dxa"/>
            <w:vMerge/>
            <w:tcBorders>
              <w:top w:val="nil"/>
              <w:left w:val="nil"/>
              <w:bottom w:val="nil"/>
              <w:right w:val="nil"/>
            </w:tcBorders>
            <w:vAlign w:val="center"/>
            <w:hideMark/>
          </w:tcPr>
          <w:p w14:paraId="610A55A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nil"/>
              <w:right w:val="nil"/>
            </w:tcBorders>
            <w:shd w:val="clear" w:color="auto" w:fill="auto"/>
            <w:noWrap/>
            <w:vAlign w:val="bottom"/>
            <w:hideMark/>
          </w:tcPr>
          <w:p w14:paraId="6484E59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sitchensis</w:t>
            </w:r>
            <w:proofErr w:type="spellEnd"/>
          </w:p>
        </w:tc>
        <w:tc>
          <w:tcPr>
            <w:tcW w:w="960" w:type="dxa"/>
            <w:tcBorders>
              <w:top w:val="single" w:sz="4" w:space="0" w:color="auto"/>
              <w:left w:val="nil"/>
              <w:bottom w:val="nil"/>
              <w:right w:val="nil"/>
            </w:tcBorders>
            <w:shd w:val="clear" w:color="auto" w:fill="auto"/>
            <w:noWrap/>
            <w:vAlign w:val="bottom"/>
            <w:hideMark/>
          </w:tcPr>
          <w:p w14:paraId="5969EB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nil"/>
              <w:right w:val="nil"/>
            </w:tcBorders>
            <w:shd w:val="clear" w:color="auto" w:fill="auto"/>
            <w:noWrap/>
            <w:vAlign w:val="bottom"/>
            <w:hideMark/>
          </w:tcPr>
          <w:p w14:paraId="4F7ED5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nil"/>
              <w:right w:val="nil"/>
            </w:tcBorders>
            <w:shd w:val="clear" w:color="auto" w:fill="auto"/>
            <w:noWrap/>
            <w:vAlign w:val="bottom"/>
            <w:hideMark/>
          </w:tcPr>
          <w:p w14:paraId="4FC794D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36A717B0" w14:textId="77777777" w:rsidR="004F6583" w:rsidRPr="004F6583" w:rsidRDefault="004F6583" w:rsidP="004F6583">
            <w:pPr>
              <w:spacing w:after="0" w:line="240" w:lineRule="auto"/>
              <w:jc w:val="center"/>
              <w:rPr>
                <w:rFonts w:ascii="Calibri" w:eastAsia="Times New Roman" w:hAnsi="Calibri" w:cs="Calibri"/>
                <w:color w:val="000000"/>
              </w:rPr>
            </w:pPr>
          </w:p>
        </w:tc>
      </w:tr>
      <w:tr w:rsidR="004F6583" w:rsidRPr="004F6583" w14:paraId="117F51B4" w14:textId="77777777" w:rsidTr="004F6583">
        <w:trPr>
          <w:trHeight w:val="580"/>
        </w:trPr>
        <w:tc>
          <w:tcPr>
            <w:tcW w:w="1700" w:type="dxa"/>
            <w:tcBorders>
              <w:top w:val="single" w:sz="4" w:space="0" w:color="auto"/>
              <w:left w:val="nil"/>
              <w:bottom w:val="single" w:sz="4" w:space="0" w:color="auto"/>
              <w:right w:val="nil"/>
            </w:tcBorders>
            <w:shd w:val="clear" w:color="auto" w:fill="auto"/>
            <w:vAlign w:val="center"/>
            <w:hideMark/>
          </w:tcPr>
          <w:p w14:paraId="379F586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Assemblage</w:t>
            </w:r>
          </w:p>
        </w:tc>
        <w:tc>
          <w:tcPr>
            <w:tcW w:w="3160" w:type="dxa"/>
            <w:tcBorders>
              <w:top w:val="single" w:sz="4" w:space="0" w:color="auto"/>
              <w:left w:val="nil"/>
              <w:bottom w:val="single" w:sz="4" w:space="0" w:color="auto"/>
              <w:right w:val="nil"/>
            </w:tcBorders>
            <w:shd w:val="clear" w:color="auto" w:fill="auto"/>
            <w:vAlign w:val="center"/>
            <w:hideMark/>
          </w:tcPr>
          <w:p w14:paraId="770EC001"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Species</w:t>
            </w:r>
          </w:p>
        </w:tc>
        <w:tc>
          <w:tcPr>
            <w:tcW w:w="960" w:type="dxa"/>
            <w:tcBorders>
              <w:top w:val="single" w:sz="4" w:space="0" w:color="auto"/>
              <w:left w:val="nil"/>
              <w:bottom w:val="single" w:sz="4" w:space="0" w:color="auto"/>
              <w:right w:val="nil"/>
            </w:tcBorders>
            <w:shd w:val="clear" w:color="auto" w:fill="auto"/>
            <w:vAlign w:val="center"/>
            <w:hideMark/>
          </w:tcPr>
          <w:p w14:paraId="0BE8D1BD"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1979</w:t>
            </w:r>
          </w:p>
        </w:tc>
        <w:tc>
          <w:tcPr>
            <w:tcW w:w="960" w:type="dxa"/>
            <w:tcBorders>
              <w:top w:val="single" w:sz="4" w:space="0" w:color="auto"/>
              <w:left w:val="nil"/>
              <w:bottom w:val="single" w:sz="4" w:space="0" w:color="auto"/>
              <w:right w:val="nil"/>
            </w:tcBorders>
            <w:shd w:val="clear" w:color="auto" w:fill="auto"/>
            <w:vAlign w:val="center"/>
            <w:hideMark/>
          </w:tcPr>
          <w:p w14:paraId="7DC2FE5F"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1999</w:t>
            </w:r>
          </w:p>
        </w:tc>
        <w:tc>
          <w:tcPr>
            <w:tcW w:w="960" w:type="dxa"/>
            <w:tcBorders>
              <w:top w:val="single" w:sz="4" w:space="0" w:color="auto"/>
              <w:left w:val="nil"/>
              <w:bottom w:val="single" w:sz="4" w:space="0" w:color="auto"/>
              <w:right w:val="nil"/>
            </w:tcBorders>
            <w:shd w:val="clear" w:color="auto" w:fill="auto"/>
            <w:vAlign w:val="center"/>
            <w:hideMark/>
          </w:tcPr>
          <w:p w14:paraId="3CA583FD"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2019</w:t>
            </w:r>
          </w:p>
        </w:tc>
        <w:tc>
          <w:tcPr>
            <w:tcW w:w="1760" w:type="dxa"/>
            <w:tcBorders>
              <w:top w:val="single" w:sz="4" w:space="0" w:color="auto"/>
              <w:left w:val="nil"/>
              <w:bottom w:val="single" w:sz="4" w:space="0" w:color="auto"/>
              <w:right w:val="nil"/>
            </w:tcBorders>
            <w:shd w:val="clear" w:color="auto" w:fill="auto"/>
            <w:vAlign w:val="center"/>
            <w:hideMark/>
          </w:tcPr>
          <w:p w14:paraId="34C555F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Percent Change 1979-2019</w:t>
            </w:r>
          </w:p>
        </w:tc>
      </w:tr>
      <w:tr w:rsidR="004F6583" w:rsidRPr="004F6583" w14:paraId="584443FC" w14:textId="77777777" w:rsidTr="004F6583">
        <w:trPr>
          <w:trHeight w:val="290"/>
        </w:trPr>
        <w:tc>
          <w:tcPr>
            <w:tcW w:w="1700" w:type="dxa"/>
            <w:vMerge w:val="restart"/>
            <w:tcBorders>
              <w:top w:val="nil"/>
              <w:left w:val="nil"/>
              <w:bottom w:val="single" w:sz="4" w:space="0" w:color="000000"/>
              <w:right w:val="nil"/>
            </w:tcBorders>
            <w:shd w:val="clear" w:color="auto" w:fill="auto"/>
            <w:noWrap/>
            <w:vAlign w:val="center"/>
            <w:hideMark/>
          </w:tcPr>
          <w:p w14:paraId="5C6E14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Sedge</w:t>
            </w:r>
          </w:p>
        </w:tc>
        <w:tc>
          <w:tcPr>
            <w:tcW w:w="3160" w:type="dxa"/>
            <w:tcBorders>
              <w:top w:val="nil"/>
              <w:left w:val="nil"/>
              <w:bottom w:val="single" w:sz="4" w:space="0" w:color="auto"/>
              <w:right w:val="nil"/>
            </w:tcBorders>
            <w:shd w:val="clear" w:color="auto" w:fill="auto"/>
            <w:noWrap/>
            <w:vAlign w:val="bottom"/>
            <w:hideMark/>
          </w:tcPr>
          <w:p w14:paraId="0619F46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p>
        </w:tc>
        <w:tc>
          <w:tcPr>
            <w:tcW w:w="960" w:type="dxa"/>
            <w:tcBorders>
              <w:top w:val="nil"/>
              <w:left w:val="nil"/>
              <w:bottom w:val="single" w:sz="4" w:space="0" w:color="auto"/>
              <w:right w:val="nil"/>
            </w:tcBorders>
            <w:shd w:val="clear" w:color="auto" w:fill="auto"/>
            <w:noWrap/>
            <w:vAlign w:val="bottom"/>
            <w:hideMark/>
          </w:tcPr>
          <w:p w14:paraId="2CC0CDD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0.35</w:t>
            </w:r>
          </w:p>
        </w:tc>
        <w:tc>
          <w:tcPr>
            <w:tcW w:w="960" w:type="dxa"/>
            <w:tcBorders>
              <w:top w:val="nil"/>
              <w:left w:val="nil"/>
              <w:bottom w:val="single" w:sz="4" w:space="0" w:color="auto"/>
              <w:right w:val="nil"/>
            </w:tcBorders>
            <w:shd w:val="clear" w:color="auto" w:fill="auto"/>
            <w:noWrap/>
            <w:vAlign w:val="bottom"/>
            <w:hideMark/>
          </w:tcPr>
          <w:p w14:paraId="7BA53EB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single" w:sz="4" w:space="0" w:color="auto"/>
              <w:right w:val="nil"/>
            </w:tcBorders>
            <w:shd w:val="clear" w:color="auto" w:fill="auto"/>
            <w:noWrap/>
            <w:vAlign w:val="bottom"/>
            <w:hideMark/>
          </w:tcPr>
          <w:p w14:paraId="0D64DB1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136A4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17D4CA6" w14:textId="77777777" w:rsidTr="004F6583">
        <w:trPr>
          <w:trHeight w:val="290"/>
        </w:trPr>
        <w:tc>
          <w:tcPr>
            <w:tcW w:w="1700" w:type="dxa"/>
            <w:vMerge/>
            <w:tcBorders>
              <w:top w:val="nil"/>
              <w:left w:val="nil"/>
              <w:bottom w:val="single" w:sz="4" w:space="0" w:color="000000"/>
              <w:right w:val="nil"/>
            </w:tcBorders>
            <w:vAlign w:val="center"/>
            <w:hideMark/>
          </w:tcPr>
          <w:p w14:paraId="4DF0EFE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F2FD366"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Deschampsia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caespitosa</w:t>
            </w:r>
            <w:proofErr w:type="spellEnd"/>
          </w:p>
        </w:tc>
        <w:tc>
          <w:tcPr>
            <w:tcW w:w="960" w:type="dxa"/>
            <w:tcBorders>
              <w:top w:val="nil"/>
              <w:left w:val="nil"/>
              <w:bottom w:val="nil"/>
              <w:right w:val="nil"/>
            </w:tcBorders>
            <w:shd w:val="clear" w:color="auto" w:fill="auto"/>
            <w:noWrap/>
            <w:vAlign w:val="bottom"/>
            <w:hideMark/>
          </w:tcPr>
          <w:p w14:paraId="58CDB4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nil"/>
              <w:left w:val="nil"/>
              <w:bottom w:val="nil"/>
              <w:right w:val="nil"/>
            </w:tcBorders>
            <w:shd w:val="clear" w:color="auto" w:fill="auto"/>
            <w:noWrap/>
            <w:vAlign w:val="bottom"/>
            <w:hideMark/>
          </w:tcPr>
          <w:p w14:paraId="66858D5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C8D2E6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3F393A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16AB2D9" w14:textId="77777777" w:rsidTr="004F6583">
        <w:trPr>
          <w:trHeight w:val="290"/>
        </w:trPr>
        <w:tc>
          <w:tcPr>
            <w:tcW w:w="1700" w:type="dxa"/>
            <w:vMerge/>
            <w:tcBorders>
              <w:top w:val="nil"/>
              <w:left w:val="nil"/>
              <w:bottom w:val="single" w:sz="4" w:space="0" w:color="000000"/>
              <w:right w:val="nil"/>
            </w:tcBorders>
            <w:vAlign w:val="center"/>
            <w:hideMark/>
          </w:tcPr>
          <w:p w14:paraId="0EF23F2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6D22D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3BDD84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single" w:sz="4" w:space="0" w:color="auto"/>
              <w:left w:val="nil"/>
              <w:bottom w:val="single" w:sz="4" w:space="0" w:color="auto"/>
              <w:right w:val="nil"/>
            </w:tcBorders>
            <w:shd w:val="clear" w:color="auto" w:fill="auto"/>
            <w:noWrap/>
            <w:vAlign w:val="bottom"/>
            <w:hideMark/>
          </w:tcPr>
          <w:p w14:paraId="3C30A4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0.19</w:t>
            </w:r>
          </w:p>
        </w:tc>
        <w:tc>
          <w:tcPr>
            <w:tcW w:w="960" w:type="dxa"/>
            <w:tcBorders>
              <w:top w:val="single" w:sz="4" w:space="0" w:color="auto"/>
              <w:left w:val="nil"/>
              <w:bottom w:val="single" w:sz="4" w:space="0" w:color="auto"/>
              <w:right w:val="nil"/>
            </w:tcBorders>
            <w:shd w:val="clear" w:color="auto" w:fill="auto"/>
            <w:noWrap/>
            <w:vAlign w:val="bottom"/>
            <w:hideMark/>
          </w:tcPr>
          <w:p w14:paraId="3118FF5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270978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D088072" w14:textId="77777777" w:rsidTr="004F6583">
        <w:trPr>
          <w:trHeight w:val="290"/>
        </w:trPr>
        <w:tc>
          <w:tcPr>
            <w:tcW w:w="1700" w:type="dxa"/>
            <w:vMerge/>
            <w:tcBorders>
              <w:top w:val="nil"/>
              <w:left w:val="nil"/>
              <w:bottom w:val="single" w:sz="4" w:space="0" w:color="000000"/>
              <w:right w:val="nil"/>
            </w:tcBorders>
            <w:vAlign w:val="center"/>
            <w:hideMark/>
          </w:tcPr>
          <w:p w14:paraId="655BF8C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641B94"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nil"/>
              <w:left w:val="nil"/>
              <w:bottom w:val="nil"/>
              <w:right w:val="nil"/>
            </w:tcBorders>
            <w:shd w:val="clear" w:color="auto" w:fill="auto"/>
            <w:noWrap/>
            <w:vAlign w:val="bottom"/>
            <w:hideMark/>
          </w:tcPr>
          <w:p w14:paraId="5F82A71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32515B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76423CE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626E4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9DFA556" w14:textId="77777777" w:rsidTr="004F6583">
        <w:trPr>
          <w:trHeight w:val="290"/>
        </w:trPr>
        <w:tc>
          <w:tcPr>
            <w:tcW w:w="1700" w:type="dxa"/>
            <w:vMerge/>
            <w:tcBorders>
              <w:top w:val="nil"/>
              <w:left w:val="nil"/>
              <w:bottom w:val="single" w:sz="4" w:space="0" w:color="000000"/>
              <w:right w:val="nil"/>
            </w:tcBorders>
            <w:vAlign w:val="center"/>
            <w:hideMark/>
          </w:tcPr>
          <w:p w14:paraId="4A34838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A7DF6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Mimulus </w:t>
            </w:r>
            <w:proofErr w:type="spellStart"/>
            <w:r w:rsidRPr="004F6583">
              <w:rPr>
                <w:rFonts w:ascii="Arial" w:eastAsia="Times New Roman" w:hAnsi="Arial" w:cs="Arial"/>
                <w:i/>
                <w:iCs/>
                <w:sz w:val="20"/>
                <w:szCs w:val="20"/>
              </w:rPr>
              <w:t>guttatus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231BC0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5906EA9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962E7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24B32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74F19E2" w14:textId="77777777" w:rsidTr="004F6583">
        <w:trPr>
          <w:trHeight w:val="290"/>
        </w:trPr>
        <w:tc>
          <w:tcPr>
            <w:tcW w:w="1700" w:type="dxa"/>
            <w:vMerge/>
            <w:tcBorders>
              <w:top w:val="nil"/>
              <w:left w:val="nil"/>
              <w:bottom w:val="single" w:sz="4" w:space="0" w:color="000000"/>
              <w:right w:val="nil"/>
            </w:tcBorders>
            <w:vAlign w:val="center"/>
            <w:hideMark/>
          </w:tcPr>
          <w:p w14:paraId="13D6CB1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399B6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p>
        </w:tc>
        <w:tc>
          <w:tcPr>
            <w:tcW w:w="960" w:type="dxa"/>
            <w:tcBorders>
              <w:top w:val="nil"/>
              <w:left w:val="nil"/>
              <w:bottom w:val="nil"/>
              <w:right w:val="nil"/>
            </w:tcBorders>
            <w:shd w:val="clear" w:color="auto" w:fill="auto"/>
            <w:noWrap/>
            <w:vAlign w:val="bottom"/>
            <w:hideMark/>
          </w:tcPr>
          <w:p w14:paraId="670B8F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1981C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381150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A115DF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F9449F9" w14:textId="77777777" w:rsidTr="004F6583">
        <w:trPr>
          <w:trHeight w:val="290"/>
        </w:trPr>
        <w:tc>
          <w:tcPr>
            <w:tcW w:w="1700" w:type="dxa"/>
            <w:vMerge/>
            <w:tcBorders>
              <w:top w:val="nil"/>
              <w:left w:val="nil"/>
              <w:bottom w:val="single" w:sz="4" w:space="0" w:color="000000"/>
              <w:right w:val="nil"/>
            </w:tcBorders>
            <w:vAlign w:val="center"/>
            <w:hideMark/>
          </w:tcPr>
          <w:p w14:paraId="10A0D9A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CBB53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2F4B48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0.71</w:t>
            </w:r>
          </w:p>
        </w:tc>
        <w:tc>
          <w:tcPr>
            <w:tcW w:w="960" w:type="dxa"/>
            <w:tcBorders>
              <w:top w:val="single" w:sz="4" w:space="0" w:color="auto"/>
              <w:left w:val="nil"/>
              <w:bottom w:val="single" w:sz="4" w:space="0" w:color="auto"/>
              <w:right w:val="nil"/>
            </w:tcBorders>
            <w:shd w:val="clear" w:color="auto" w:fill="auto"/>
            <w:noWrap/>
            <w:vAlign w:val="bottom"/>
            <w:hideMark/>
          </w:tcPr>
          <w:p w14:paraId="30BDC6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single" w:sz="4" w:space="0" w:color="auto"/>
              <w:left w:val="nil"/>
              <w:bottom w:val="single" w:sz="4" w:space="0" w:color="auto"/>
              <w:right w:val="nil"/>
            </w:tcBorders>
            <w:shd w:val="clear" w:color="auto" w:fill="auto"/>
            <w:noWrap/>
            <w:vAlign w:val="bottom"/>
            <w:hideMark/>
          </w:tcPr>
          <w:p w14:paraId="7B7F9B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976D9F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DC2E8BB" w14:textId="77777777" w:rsidTr="004F6583">
        <w:trPr>
          <w:trHeight w:val="290"/>
        </w:trPr>
        <w:tc>
          <w:tcPr>
            <w:tcW w:w="1700" w:type="dxa"/>
            <w:vMerge/>
            <w:tcBorders>
              <w:top w:val="nil"/>
              <w:left w:val="nil"/>
              <w:bottom w:val="single" w:sz="4" w:space="0" w:color="000000"/>
              <w:right w:val="nil"/>
            </w:tcBorders>
            <w:vAlign w:val="center"/>
            <w:hideMark/>
          </w:tcPr>
          <w:p w14:paraId="46E6914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65F1C25"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p>
        </w:tc>
        <w:tc>
          <w:tcPr>
            <w:tcW w:w="960" w:type="dxa"/>
            <w:tcBorders>
              <w:top w:val="nil"/>
              <w:left w:val="nil"/>
              <w:bottom w:val="nil"/>
              <w:right w:val="nil"/>
            </w:tcBorders>
            <w:shd w:val="clear" w:color="auto" w:fill="auto"/>
            <w:noWrap/>
            <w:vAlign w:val="bottom"/>
            <w:hideMark/>
          </w:tcPr>
          <w:p w14:paraId="59C76D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52BC66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20BFA4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32140E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186A3A8" w14:textId="77777777" w:rsidTr="004F6583">
        <w:trPr>
          <w:trHeight w:val="290"/>
        </w:trPr>
        <w:tc>
          <w:tcPr>
            <w:tcW w:w="1700" w:type="dxa"/>
            <w:vMerge/>
            <w:tcBorders>
              <w:top w:val="nil"/>
              <w:left w:val="nil"/>
              <w:bottom w:val="single" w:sz="4" w:space="0" w:color="000000"/>
              <w:right w:val="nil"/>
            </w:tcBorders>
            <w:vAlign w:val="center"/>
            <w:hideMark/>
          </w:tcPr>
          <w:p w14:paraId="1967247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4EF2E4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6CFC2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960" w:type="dxa"/>
            <w:tcBorders>
              <w:top w:val="single" w:sz="4" w:space="0" w:color="auto"/>
              <w:left w:val="nil"/>
              <w:bottom w:val="single" w:sz="4" w:space="0" w:color="auto"/>
              <w:right w:val="nil"/>
            </w:tcBorders>
            <w:shd w:val="clear" w:color="auto" w:fill="auto"/>
            <w:noWrap/>
            <w:vAlign w:val="bottom"/>
            <w:hideMark/>
          </w:tcPr>
          <w:p w14:paraId="6B57E98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0.23</w:t>
            </w:r>
          </w:p>
        </w:tc>
        <w:tc>
          <w:tcPr>
            <w:tcW w:w="960" w:type="dxa"/>
            <w:tcBorders>
              <w:top w:val="single" w:sz="4" w:space="0" w:color="auto"/>
              <w:left w:val="nil"/>
              <w:bottom w:val="single" w:sz="4" w:space="0" w:color="auto"/>
              <w:right w:val="nil"/>
            </w:tcBorders>
            <w:shd w:val="clear" w:color="auto" w:fill="auto"/>
            <w:noWrap/>
            <w:vAlign w:val="bottom"/>
            <w:hideMark/>
          </w:tcPr>
          <w:p w14:paraId="26A76D1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011AF8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62EA4FFA" w14:textId="77777777" w:rsidTr="004F6583">
        <w:trPr>
          <w:trHeight w:val="290"/>
        </w:trPr>
        <w:tc>
          <w:tcPr>
            <w:tcW w:w="1700" w:type="dxa"/>
            <w:vMerge/>
            <w:tcBorders>
              <w:top w:val="nil"/>
              <w:left w:val="nil"/>
              <w:bottom w:val="single" w:sz="4" w:space="0" w:color="000000"/>
              <w:right w:val="nil"/>
            </w:tcBorders>
            <w:vAlign w:val="center"/>
            <w:hideMark/>
          </w:tcPr>
          <w:p w14:paraId="65413BE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2A4B6B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Puccinella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pauciflora</w:t>
            </w:r>
            <w:proofErr w:type="spellEnd"/>
          </w:p>
        </w:tc>
        <w:tc>
          <w:tcPr>
            <w:tcW w:w="960" w:type="dxa"/>
            <w:tcBorders>
              <w:top w:val="nil"/>
              <w:left w:val="nil"/>
              <w:bottom w:val="nil"/>
              <w:right w:val="nil"/>
            </w:tcBorders>
            <w:shd w:val="clear" w:color="auto" w:fill="auto"/>
            <w:noWrap/>
            <w:vAlign w:val="bottom"/>
            <w:hideMark/>
          </w:tcPr>
          <w:p w14:paraId="54012B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BE5CB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9C7B0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CBA52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FF6A9A7" w14:textId="77777777" w:rsidTr="004F6583">
        <w:trPr>
          <w:trHeight w:val="290"/>
        </w:trPr>
        <w:tc>
          <w:tcPr>
            <w:tcW w:w="1700" w:type="dxa"/>
            <w:vMerge/>
            <w:tcBorders>
              <w:top w:val="nil"/>
              <w:left w:val="nil"/>
              <w:bottom w:val="single" w:sz="4" w:space="0" w:color="000000"/>
              <w:right w:val="nil"/>
            </w:tcBorders>
            <w:vAlign w:val="center"/>
            <w:hideMark/>
          </w:tcPr>
          <w:p w14:paraId="520B1DC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836EE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Sium suave</w:t>
            </w:r>
          </w:p>
        </w:tc>
        <w:tc>
          <w:tcPr>
            <w:tcW w:w="960" w:type="dxa"/>
            <w:tcBorders>
              <w:top w:val="single" w:sz="4" w:space="0" w:color="auto"/>
              <w:left w:val="nil"/>
              <w:bottom w:val="single" w:sz="4" w:space="0" w:color="auto"/>
              <w:right w:val="nil"/>
            </w:tcBorders>
            <w:shd w:val="clear" w:color="auto" w:fill="auto"/>
            <w:noWrap/>
            <w:vAlign w:val="bottom"/>
            <w:hideMark/>
          </w:tcPr>
          <w:p w14:paraId="40438D6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0.59</w:t>
            </w:r>
          </w:p>
        </w:tc>
        <w:tc>
          <w:tcPr>
            <w:tcW w:w="960" w:type="dxa"/>
            <w:tcBorders>
              <w:top w:val="single" w:sz="4" w:space="0" w:color="auto"/>
              <w:left w:val="nil"/>
              <w:bottom w:val="single" w:sz="4" w:space="0" w:color="auto"/>
              <w:right w:val="nil"/>
            </w:tcBorders>
            <w:shd w:val="clear" w:color="auto" w:fill="auto"/>
            <w:noWrap/>
            <w:vAlign w:val="bottom"/>
            <w:hideMark/>
          </w:tcPr>
          <w:p w14:paraId="7A94ACA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0.19</w:t>
            </w:r>
          </w:p>
        </w:tc>
        <w:tc>
          <w:tcPr>
            <w:tcW w:w="960" w:type="dxa"/>
            <w:tcBorders>
              <w:top w:val="single" w:sz="4" w:space="0" w:color="auto"/>
              <w:left w:val="nil"/>
              <w:bottom w:val="single" w:sz="4" w:space="0" w:color="auto"/>
              <w:right w:val="nil"/>
            </w:tcBorders>
            <w:shd w:val="clear" w:color="auto" w:fill="auto"/>
            <w:noWrap/>
            <w:vAlign w:val="bottom"/>
            <w:hideMark/>
          </w:tcPr>
          <w:p w14:paraId="34B0E67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185AA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21D2A9F5" w14:textId="77777777" w:rsidTr="004F6583">
        <w:trPr>
          <w:trHeight w:val="290"/>
        </w:trPr>
        <w:tc>
          <w:tcPr>
            <w:tcW w:w="1700" w:type="dxa"/>
            <w:vMerge/>
            <w:tcBorders>
              <w:top w:val="nil"/>
              <w:left w:val="nil"/>
              <w:bottom w:val="single" w:sz="4" w:space="0" w:color="000000"/>
              <w:right w:val="nil"/>
            </w:tcBorders>
            <w:vAlign w:val="center"/>
            <w:hideMark/>
          </w:tcPr>
          <w:p w14:paraId="34D75F6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574FCC4"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p>
        </w:tc>
        <w:tc>
          <w:tcPr>
            <w:tcW w:w="960" w:type="dxa"/>
            <w:tcBorders>
              <w:top w:val="nil"/>
              <w:left w:val="nil"/>
              <w:bottom w:val="nil"/>
              <w:right w:val="nil"/>
            </w:tcBorders>
            <w:shd w:val="clear" w:color="auto" w:fill="auto"/>
            <w:noWrap/>
            <w:vAlign w:val="bottom"/>
            <w:hideMark/>
          </w:tcPr>
          <w:p w14:paraId="3411C4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960" w:type="dxa"/>
            <w:tcBorders>
              <w:top w:val="nil"/>
              <w:left w:val="nil"/>
              <w:bottom w:val="nil"/>
              <w:right w:val="nil"/>
            </w:tcBorders>
            <w:shd w:val="clear" w:color="auto" w:fill="auto"/>
            <w:noWrap/>
            <w:vAlign w:val="bottom"/>
            <w:hideMark/>
          </w:tcPr>
          <w:p w14:paraId="289BAA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nil"/>
              <w:left w:val="nil"/>
              <w:bottom w:val="nil"/>
              <w:right w:val="nil"/>
            </w:tcBorders>
            <w:shd w:val="clear" w:color="auto" w:fill="auto"/>
            <w:noWrap/>
            <w:vAlign w:val="bottom"/>
            <w:hideMark/>
          </w:tcPr>
          <w:p w14:paraId="76E300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DA79A2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E8C9623" w14:textId="77777777" w:rsidTr="004F6583">
        <w:trPr>
          <w:trHeight w:val="290"/>
        </w:trPr>
        <w:tc>
          <w:tcPr>
            <w:tcW w:w="1700" w:type="dxa"/>
            <w:vMerge/>
            <w:tcBorders>
              <w:top w:val="nil"/>
              <w:left w:val="nil"/>
              <w:bottom w:val="single" w:sz="4" w:space="0" w:color="000000"/>
              <w:right w:val="nil"/>
            </w:tcBorders>
            <w:vAlign w:val="center"/>
            <w:hideMark/>
          </w:tcPr>
          <w:p w14:paraId="29CEEE5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29ABE1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57AAE6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1.09</w:t>
            </w:r>
          </w:p>
        </w:tc>
        <w:tc>
          <w:tcPr>
            <w:tcW w:w="960" w:type="dxa"/>
            <w:tcBorders>
              <w:top w:val="single" w:sz="4" w:space="0" w:color="auto"/>
              <w:left w:val="nil"/>
              <w:bottom w:val="single" w:sz="4" w:space="0" w:color="auto"/>
              <w:right w:val="nil"/>
            </w:tcBorders>
            <w:shd w:val="clear" w:color="auto" w:fill="auto"/>
            <w:noWrap/>
            <w:vAlign w:val="bottom"/>
            <w:hideMark/>
          </w:tcPr>
          <w:p w14:paraId="4E81748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0.48</w:t>
            </w:r>
          </w:p>
        </w:tc>
        <w:tc>
          <w:tcPr>
            <w:tcW w:w="960" w:type="dxa"/>
            <w:tcBorders>
              <w:top w:val="single" w:sz="4" w:space="0" w:color="auto"/>
              <w:left w:val="nil"/>
              <w:bottom w:val="single" w:sz="4" w:space="0" w:color="auto"/>
              <w:right w:val="nil"/>
            </w:tcBorders>
            <w:shd w:val="clear" w:color="auto" w:fill="auto"/>
            <w:noWrap/>
            <w:vAlign w:val="bottom"/>
            <w:hideMark/>
          </w:tcPr>
          <w:p w14:paraId="5760E2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3AD0279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7605513E" w14:textId="77777777" w:rsidTr="004F6583">
        <w:trPr>
          <w:trHeight w:val="290"/>
        </w:trPr>
        <w:tc>
          <w:tcPr>
            <w:tcW w:w="1700" w:type="dxa"/>
            <w:vMerge/>
            <w:tcBorders>
              <w:top w:val="nil"/>
              <w:left w:val="nil"/>
              <w:bottom w:val="single" w:sz="4" w:space="0" w:color="000000"/>
              <w:right w:val="nil"/>
            </w:tcBorders>
            <w:vAlign w:val="center"/>
            <w:hideMark/>
          </w:tcPr>
          <w:p w14:paraId="5268B05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416AC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fluviatile</w:t>
            </w:r>
          </w:p>
        </w:tc>
        <w:tc>
          <w:tcPr>
            <w:tcW w:w="960" w:type="dxa"/>
            <w:tcBorders>
              <w:top w:val="nil"/>
              <w:left w:val="nil"/>
              <w:bottom w:val="nil"/>
              <w:right w:val="nil"/>
            </w:tcBorders>
            <w:shd w:val="clear" w:color="auto" w:fill="auto"/>
            <w:noWrap/>
            <w:vAlign w:val="bottom"/>
            <w:hideMark/>
          </w:tcPr>
          <w:p w14:paraId="09A9E2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0.88</w:t>
            </w:r>
          </w:p>
        </w:tc>
        <w:tc>
          <w:tcPr>
            <w:tcW w:w="960" w:type="dxa"/>
            <w:tcBorders>
              <w:top w:val="nil"/>
              <w:left w:val="nil"/>
              <w:bottom w:val="nil"/>
              <w:right w:val="nil"/>
            </w:tcBorders>
            <w:shd w:val="clear" w:color="auto" w:fill="auto"/>
            <w:noWrap/>
            <w:vAlign w:val="bottom"/>
            <w:hideMark/>
          </w:tcPr>
          <w:p w14:paraId="556CE22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0.58</w:t>
            </w:r>
          </w:p>
        </w:tc>
        <w:tc>
          <w:tcPr>
            <w:tcW w:w="960" w:type="dxa"/>
            <w:tcBorders>
              <w:top w:val="nil"/>
              <w:left w:val="nil"/>
              <w:bottom w:val="nil"/>
              <w:right w:val="nil"/>
            </w:tcBorders>
            <w:shd w:val="clear" w:color="auto" w:fill="auto"/>
            <w:noWrap/>
            <w:vAlign w:val="bottom"/>
            <w:hideMark/>
          </w:tcPr>
          <w:p w14:paraId="4D2BC1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22AD864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1490D719" w14:textId="77777777" w:rsidTr="004F6583">
        <w:trPr>
          <w:trHeight w:val="290"/>
        </w:trPr>
        <w:tc>
          <w:tcPr>
            <w:tcW w:w="1700" w:type="dxa"/>
            <w:vMerge/>
            <w:tcBorders>
              <w:top w:val="nil"/>
              <w:left w:val="nil"/>
              <w:bottom w:val="single" w:sz="4" w:space="0" w:color="000000"/>
              <w:right w:val="nil"/>
            </w:tcBorders>
            <w:vAlign w:val="center"/>
            <w:hideMark/>
          </w:tcPr>
          <w:p w14:paraId="450AB69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70C0E2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3488EB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960" w:type="dxa"/>
            <w:tcBorders>
              <w:top w:val="single" w:sz="4" w:space="0" w:color="auto"/>
              <w:left w:val="nil"/>
              <w:bottom w:val="single" w:sz="4" w:space="0" w:color="auto"/>
              <w:right w:val="nil"/>
            </w:tcBorders>
            <w:shd w:val="clear" w:color="auto" w:fill="auto"/>
            <w:noWrap/>
            <w:vAlign w:val="bottom"/>
            <w:hideMark/>
          </w:tcPr>
          <w:p w14:paraId="03C16F3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single" w:sz="4" w:space="0" w:color="auto"/>
              <w:left w:val="nil"/>
              <w:bottom w:val="single" w:sz="4" w:space="0" w:color="auto"/>
              <w:right w:val="nil"/>
            </w:tcBorders>
            <w:shd w:val="clear" w:color="auto" w:fill="auto"/>
            <w:noWrap/>
            <w:vAlign w:val="bottom"/>
            <w:hideMark/>
          </w:tcPr>
          <w:p w14:paraId="2ED3850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03A2B8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077E7722" w14:textId="77777777" w:rsidTr="004F6583">
        <w:trPr>
          <w:trHeight w:val="290"/>
        </w:trPr>
        <w:tc>
          <w:tcPr>
            <w:tcW w:w="1700" w:type="dxa"/>
            <w:vMerge/>
            <w:tcBorders>
              <w:top w:val="nil"/>
              <w:left w:val="nil"/>
              <w:bottom w:val="single" w:sz="4" w:space="0" w:color="000000"/>
              <w:right w:val="nil"/>
            </w:tcBorders>
            <w:vAlign w:val="center"/>
            <w:hideMark/>
          </w:tcPr>
          <w:p w14:paraId="139883D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05C96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p>
        </w:tc>
        <w:tc>
          <w:tcPr>
            <w:tcW w:w="960" w:type="dxa"/>
            <w:tcBorders>
              <w:top w:val="nil"/>
              <w:left w:val="nil"/>
              <w:bottom w:val="nil"/>
              <w:right w:val="nil"/>
            </w:tcBorders>
            <w:shd w:val="clear" w:color="auto" w:fill="auto"/>
            <w:noWrap/>
            <w:vAlign w:val="bottom"/>
            <w:hideMark/>
          </w:tcPr>
          <w:p w14:paraId="420D7F5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0.41</w:t>
            </w:r>
          </w:p>
        </w:tc>
        <w:tc>
          <w:tcPr>
            <w:tcW w:w="960" w:type="dxa"/>
            <w:tcBorders>
              <w:top w:val="nil"/>
              <w:left w:val="nil"/>
              <w:bottom w:val="nil"/>
              <w:right w:val="nil"/>
            </w:tcBorders>
            <w:shd w:val="clear" w:color="auto" w:fill="auto"/>
            <w:noWrap/>
            <w:vAlign w:val="bottom"/>
            <w:hideMark/>
          </w:tcPr>
          <w:p w14:paraId="1ADBFD0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nil"/>
              <w:left w:val="nil"/>
              <w:bottom w:val="nil"/>
              <w:right w:val="nil"/>
            </w:tcBorders>
            <w:shd w:val="clear" w:color="auto" w:fill="auto"/>
            <w:noWrap/>
            <w:vAlign w:val="bottom"/>
            <w:hideMark/>
          </w:tcPr>
          <w:p w14:paraId="04870B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4BD00C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0A605CCF" w14:textId="77777777" w:rsidTr="004F6583">
        <w:trPr>
          <w:trHeight w:val="290"/>
        </w:trPr>
        <w:tc>
          <w:tcPr>
            <w:tcW w:w="1700" w:type="dxa"/>
            <w:vMerge/>
            <w:tcBorders>
              <w:top w:val="nil"/>
              <w:left w:val="nil"/>
              <w:bottom w:val="single" w:sz="4" w:space="0" w:color="000000"/>
              <w:right w:val="nil"/>
            </w:tcBorders>
            <w:vAlign w:val="center"/>
            <w:hideMark/>
          </w:tcPr>
          <w:p w14:paraId="19AD1B2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0F6C1A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56F85B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1268E4B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5D1A2A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4FE7CAE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D1852D5" w14:textId="77777777" w:rsidTr="004F6583">
        <w:trPr>
          <w:trHeight w:val="290"/>
        </w:trPr>
        <w:tc>
          <w:tcPr>
            <w:tcW w:w="1700" w:type="dxa"/>
            <w:vMerge/>
            <w:tcBorders>
              <w:top w:val="nil"/>
              <w:left w:val="nil"/>
              <w:bottom w:val="single" w:sz="4" w:space="0" w:color="000000"/>
              <w:right w:val="nil"/>
            </w:tcBorders>
            <w:vAlign w:val="center"/>
            <w:hideMark/>
          </w:tcPr>
          <w:p w14:paraId="2DD536F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7AA32F6"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p>
        </w:tc>
        <w:tc>
          <w:tcPr>
            <w:tcW w:w="960" w:type="dxa"/>
            <w:tcBorders>
              <w:top w:val="nil"/>
              <w:left w:val="nil"/>
              <w:bottom w:val="nil"/>
              <w:right w:val="nil"/>
            </w:tcBorders>
            <w:shd w:val="clear" w:color="auto" w:fill="auto"/>
            <w:noWrap/>
            <w:vAlign w:val="bottom"/>
            <w:hideMark/>
          </w:tcPr>
          <w:p w14:paraId="0771FF0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3B518C7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28620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2EABBA5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486C2A8" w14:textId="77777777" w:rsidTr="004F6583">
        <w:trPr>
          <w:trHeight w:val="290"/>
        </w:trPr>
        <w:tc>
          <w:tcPr>
            <w:tcW w:w="1700" w:type="dxa"/>
            <w:vMerge/>
            <w:tcBorders>
              <w:top w:val="nil"/>
              <w:left w:val="nil"/>
              <w:bottom w:val="single" w:sz="4" w:space="0" w:color="000000"/>
              <w:right w:val="nil"/>
            </w:tcBorders>
            <w:vAlign w:val="center"/>
            <w:hideMark/>
          </w:tcPr>
          <w:p w14:paraId="792E63D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B8D3E6"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4A5D9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0.12</w:t>
            </w:r>
          </w:p>
        </w:tc>
        <w:tc>
          <w:tcPr>
            <w:tcW w:w="960" w:type="dxa"/>
            <w:tcBorders>
              <w:top w:val="single" w:sz="4" w:space="0" w:color="auto"/>
              <w:left w:val="nil"/>
              <w:bottom w:val="single" w:sz="4" w:space="0" w:color="auto"/>
              <w:right w:val="nil"/>
            </w:tcBorders>
            <w:shd w:val="clear" w:color="auto" w:fill="auto"/>
            <w:noWrap/>
            <w:vAlign w:val="bottom"/>
            <w:hideMark/>
          </w:tcPr>
          <w:p w14:paraId="498B42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single" w:sz="4" w:space="0" w:color="auto"/>
              <w:left w:val="nil"/>
              <w:bottom w:val="single" w:sz="4" w:space="0" w:color="auto"/>
              <w:right w:val="nil"/>
            </w:tcBorders>
            <w:shd w:val="clear" w:color="auto" w:fill="auto"/>
            <w:noWrap/>
            <w:vAlign w:val="bottom"/>
            <w:hideMark/>
          </w:tcPr>
          <w:p w14:paraId="7E7612A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12B6A9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98EC4F8" w14:textId="77777777" w:rsidTr="004F6583">
        <w:trPr>
          <w:trHeight w:val="290"/>
        </w:trPr>
        <w:tc>
          <w:tcPr>
            <w:tcW w:w="1700" w:type="dxa"/>
            <w:vMerge/>
            <w:tcBorders>
              <w:top w:val="nil"/>
              <w:left w:val="nil"/>
              <w:bottom w:val="single" w:sz="4" w:space="0" w:color="000000"/>
              <w:right w:val="nil"/>
            </w:tcBorders>
            <w:vAlign w:val="center"/>
            <w:hideMark/>
          </w:tcPr>
          <w:p w14:paraId="40E65D6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09B19DA"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Sagittaria</w:t>
            </w:r>
            <w:proofErr w:type="spellEnd"/>
            <w:r w:rsidRPr="004F6583">
              <w:rPr>
                <w:rFonts w:ascii="Arial" w:eastAsia="Times New Roman" w:hAnsi="Arial" w:cs="Arial"/>
                <w:i/>
                <w:iCs/>
                <w:sz w:val="20"/>
                <w:szCs w:val="20"/>
              </w:rPr>
              <w:t xml:space="preserve"> latifolia</w:t>
            </w:r>
          </w:p>
        </w:tc>
        <w:tc>
          <w:tcPr>
            <w:tcW w:w="960" w:type="dxa"/>
            <w:tcBorders>
              <w:top w:val="nil"/>
              <w:left w:val="nil"/>
              <w:bottom w:val="nil"/>
              <w:right w:val="nil"/>
            </w:tcBorders>
            <w:shd w:val="clear" w:color="auto" w:fill="auto"/>
            <w:noWrap/>
            <w:vAlign w:val="bottom"/>
            <w:hideMark/>
          </w:tcPr>
          <w:p w14:paraId="393BB8A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0.41</w:t>
            </w:r>
          </w:p>
        </w:tc>
        <w:tc>
          <w:tcPr>
            <w:tcW w:w="960" w:type="dxa"/>
            <w:tcBorders>
              <w:top w:val="nil"/>
              <w:left w:val="nil"/>
              <w:bottom w:val="nil"/>
              <w:right w:val="nil"/>
            </w:tcBorders>
            <w:shd w:val="clear" w:color="auto" w:fill="auto"/>
            <w:noWrap/>
            <w:vAlign w:val="bottom"/>
            <w:hideMark/>
          </w:tcPr>
          <w:p w14:paraId="4328C8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0E8F50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2B0568B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6255C91" w14:textId="77777777" w:rsidTr="004F6583">
        <w:trPr>
          <w:trHeight w:val="290"/>
        </w:trPr>
        <w:tc>
          <w:tcPr>
            <w:tcW w:w="1700" w:type="dxa"/>
            <w:vMerge/>
            <w:tcBorders>
              <w:top w:val="nil"/>
              <w:left w:val="nil"/>
              <w:bottom w:val="single" w:sz="4" w:space="0" w:color="000000"/>
              <w:right w:val="nil"/>
            </w:tcBorders>
            <w:vAlign w:val="center"/>
            <w:hideMark/>
          </w:tcPr>
          <w:p w14:paraId="4527101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A0624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51E7DC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0.71</w:t>
            </w:r>
          </w:p>
        </w:tc>
        <w:tc>
          <w:tcPr>
            <w:tcW w:w="960" w:type="dxa"/>
            <w:tcBorders>
              <w:top w:val="single" w:sz="4" w:space="0" w:color="auto"/>
              <w:left w:val="nil"/>
              <w:bottom w:val="single" w:sz="4" w:space="0" w:color="auto"/>
              <w:right w:val="nil"/>
            </w:tcBorders>
            <w:shd w:val="clear" w:color="auto" w:fill="auto"/>
            <w:noWrap/>
            <w:vAlign w:val="bottom"/>
            <w:hideMark/>
          </w:tcPr>
          <w:p w14:paraId="470A5F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single" w:sz="4" w:space="0" w:color="auto"/>
              <w:left w:val="nil"/>
              <w:bottom w:val="single" w:sz="4" w:space="0" w:color="auto"/>
              <w:right w:val="nil"/>
            </w:tcBorders>
            <w:shd w:val="clear" w:color="auto" w:fill="auto"/>
            <w:noWrap/>
            <w:vAlign w:val="bottom"/>
            <w:hideMark/>
          </w:tcPr>
          <w:p w14:paraId="73FA91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6EAD37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2343262F" w14:textId="77777777" w:rsidTr="004F6583">
        <w:trPr>
          <w:trHeight w:val="290"/>
        </w:trPr>
        <w:tc>
          <w:tcPr>
            <w:tcW w:w="1700" w:type="dxa"/>
            <w:vMerge/>
            <w:tcBorders>
              <w:top w:val="nil"/>
              <w:left w:val="nil"/>
              <w:bottom w:val="single" w:sz="4" w:space="0" w:color="000000"/>
              <w:right w:val="nil"/>
            </w:tcBorders>
            <w:vAlign w:val="center"/>
            <w:hideMark/>
          </w:tcPr>
          <w:p w14:paraId="625CE9B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17FC0F1"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p>
        </w:tc>
        <w:tc>
          <w:tcPr>
            <w:tcW w:w="960" w:type="dxa"/>
            <w:tcBorders>
              <w:top w:val="nil"/>
              <w:left w:val="nil"/>
              <w:bottom w:val="nil"/>
              <w:right w:val="nil"/>
            </w:tcBorders>
            <w:shd w:val="clear" w:color="auto" w:fill="auto"/>
            <w:noWrap/>
            <w:vAlign w:val="bottom"/>
            <w:hideMark/>
          </w:tcPr>
          <w:p w14:paraId="3D19A9C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1C92208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2CF7164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1760" w:type="dxa"/>
            <w:tcBorders>
              <w:top w:val="nil"/>
              <w:left w:val="nil"/>
              <w:bottom w:val="single" w:sz="4" w:space="0" w:color="auto"/>
              <w:right w:val="nil"/>
            </w:tcBorders>
            <w:shd w:val="clear" w:color="auto" w:fill="auto"/>
            <w:noWrap/>
            <w:vAlign w:val="bottom"/>
            <w:hideMark/>
          </w:tcPr>
          <w:p w14:paraId="1E1EEBA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-82.14</w:t>
            </w:r>
          </w:p>
        </w:tc>
      </w:tr>
      <w:tr w:rsidR="004F6583" w:rsidRPr="004F6583" w14:paraId="7DF3D18A" w14:textId="77777777" w:rsidTr="004F6583">
        <w:trPr>
          <w:trHeight w:val="290"/>
        </w:trPr>
        <w:tc>
          <w:tcPr>
            <w:tcW w:w="1700" w:type="dxa"/>
            <w:vMerge/>
            <w:tcBorders>
              <w:top w:val="nil"/>
              <w:left w:val="nil"/>
              <w:bottom w:val="single" w:sz="4" w:space="0" w:color="000000"/>
              <w:right w:val="nil"/>
            </w:tcBorders>
            <w:vAlign w:val="center"/>
            <w:hideMark/>
          </w:tcPr>
          <w:p w14:paraId="621C9B9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8A94E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57F24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0.32</w:t>
            </w:r>
          </w:p>
        </w:tc>
        <w:tc>
          <w:tcPr>
            <w:tcW w:w="960" w:type="dxa"/>
            <w:tcBorders>
              <w:top w:val="single" w:sz="4" w:space="0" w:color="auto"/>
              <w:left w:val="nil"/>
              <w:bottom w:val="single" w:sz="4" w:space="0" w:color="auto"/>
              <w:right w:val="nil"/>
            </w:tcBorders>
            <w:shd w:val="clear" w:color="auto" w:fill="auto"/>
            <w:noWrap/>
            <w:vAlign w:val="bottom"/>
            <w:hideMark/>
          </w:tcPr>
          <w:p w14:paraId="19AC1B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0.68</w:t>
            </w:r>
          </w:p>
        </w:tc>
        <w:tc>
          <w:tcPr>
            <w:tcW w:w="960" w:type="dxa"/>
            <w:tcBorders>
              <w:top w:val="single" w:sz="4" w:space="0" w:color="auto"/>
              <w:left w:val="nil"/>
              <w:bottom w:val="single" w:sz="4" w:space="0" w:color="auto"/>
              <w:right w:val="nil"/>
            </w:tcBorders>
            <w:shd w:val="clear" w:color="auto" w:fill="auto"/>
            <w:noWrap/>
            <w:vAlign w:val="bottom"/>
            <w:hideMark/>
          </w:tcPr>
          <w:p w14:paraId="7A9EA1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1760" w:type="dxa"/>
            <w:tcBorders>
              <w:top w:val="nil"/>
              <w:left w:val="nil"/>
              <w:bottom w:val="single" w:sz="4" w:space="0" w:color="auto"/>
              <w:right w:val="nil"/>
            </w:tcBorders>
            <w:shd w:val="clear" w:color="auto" w:fill="auto"/>
            <w:noWrap/>
            <w:vAlign w:val="bottom"/>
            <w:hideMark/>
          </w:tcPr>
          <w:p w14:paraId="32AEFB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-82.14</w:t>
            </w:r>
          </w:p>
        </w:tc>
      </w:tr>
      <w:tr w:rsidR="004F6583" w:rsidRPr="004F6583" w14:paraId="437BB44A" w14:textId="77777777" w:rsidTr="004F6583">
        <w:trPr>
          <w:trHeight w:val="290"/>
        </w:trPr>
        <w:tc>
          <w:tcPr>
            <w:tcW w:w="1700" w:type="dxa"/>
            <w:vMerge/>
            <w:tcBorders>
              <w:top w:val="nil"/>
              <w:left w:val="nil"/>
              <w:bottom w:val="single" w:sz="4" w:space="0" w:color="000000"/>
              <w:right w:val="nil"/>
            </w:tcBorders>
            <w:vAlign w:val="center"/>
            <w:hideMark/>
          </w:tcPr>
          <w:p w14:paraId="0DBA8C2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9E7E2B"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Bidens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cernua</w:t>
            </w:r>
            <w:proofErr w:type="spellEnd"/>
          </w:p>
        </w:tc>
        <w:tc>
          <w:tcPr>
            <w:tcW w:w="960" w:type="dxa"/>
            <w:tcBorders>
              <w:top w:val="nil"/>
              <w:left w:val="nil"/>
              <w:bottom w:val="nil"/>
              <w:right w:val="nil"/>
            </w:tcBorders>
            <w:shd w:val="clear" w:color="auto" w:fill="auto"/>
            <w:noWrap/>
            <w:vAlign w:val="bottom"/>
            <w:hideMark/>
          </w:tcPr>
          <w:p w14:paraId="035B099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nil"/>
              <w:left w:val="nil"/>
              <w:bottom w:val="nil"/>
              <w:right w:val="nil"/>
            </w:tcBorders>
            <w:shd w:val="clear" w:color="auto" w:fill="auto"/>
            <w:noWrap/>
            <w:vAlign w:val="bottom"/>
            <w:hideMark/>
          </w:tcPr>
          <w:p w14:paraId="568BDB1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nil"/>
              <w:left w:val="nil"/>
              <w:bottom w:val="nil"/>
              <w:right w:val="nil"/>
            </w:tcBorders>
            <w:shd w:val="clear" w:color="auto" w:fill="auto"/>
            <w:noWrap/>
            <w:vAlign w:val="bottom"/>
            <w:hideMark/>
          </w:tcPr>
          <w:p w14:paraId="4E61F20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nil"/>
              <w:left w:val="nil"/>
              <w:bottom w:val="single" w:sz="4" w:space="0" w:color="auto"/>
              <w:right w:val="nil"/>
            </w:tcBorders>
            <w:shd w:val="clear" w:color="auto" w:fill="auto"/>
            <w:noWrap/>
            <w:vAlign w:val="bottom"/>
            <w:hideMark/>
          </w:tcPr>
          <w:p w14:paraId="1E8DDD9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1E042118" w14:textId="77777777" w:rsidTr="004F6583">
        <w:trPr>
          <w:trHeight w:val="290"/>
        </w:trPr>
        <w:tc>
          <w:tcPr>
            <w:tcW w:w="1700" w:type="dxa"/>
            <w:vMerge/>
            <w:tcBorders>
              <w:top w:val="nil"/>
              <w:left w:val="nil"/>
              <w:bottom w:val="single" w:sz="4" w:space="0" w:color="000000"/>
              <w:right w:val="nil"/>
            </w:tcBorders>
            <w:vAlign w:val="center"/>
            <w:hideMark/>
          </w:tcPr>
          <w:p w14:paraId="7BC0561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CB2CC8E"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Sidalcia</w:t>
            </w:r>
            <w:proofErr w:type="spellEnd"/>
            <w:r w:rsidRPr="004F6583">
              <w:rPr>
                <w:rFonts w:ascii="Arial" w:eastAsia="Times New Roman" w:hAnsi="Arial" w:cs="Arial"/>
                <w:i/>
                <w:iCs/>
                <w:sz w:val="20"/>
                <w:szCs w:val="20"/>
              </w:rPr>
              <w:t xml:space="preserve">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25E19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3EF80ED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single" w:sz="4" w:space="0" w:color="auto"/>
              <w:left w:val="nil"/>
              <w:bottom w:val="single" w:sz="4" w:space="0" w:color="auto"/>
              <w:right w:val="nil"/>
            </w:tcBorders>
            <w:shd w:val="clear" w:color="auto" w:fill="auto"/>
            <w:noWrap/>
            <w:vAlign w:val="bottom"/>
            <w:hideMark/>
          </w:tcPr>
          <w:p w14:paraId="4D5F0D6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nil"/>
              <w:left w:val="nil"/>
              <w:bottom w:val="single" w:sz="4" w:space="0" w:color="auto"/>
              <w:right w:val="nil"/>
            </w:tcBorders>
            <w:shd w:val="clear" w:color="auto" w:fill="auto"/>
            <w:noWrap/>
            <w:vAlign w:val="bottom"/>
            <w:hideMark/>
          </w:tcPr>
          <w:p w14:paraId="5290F49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52BAFD4A" w14:textId="77777777" w:rsidTr="004F6583">
        <w:trPr>
          <w:trHeight w:val="290"/>
        </w:trPr>
        <w:tc>
          <w:tcPr>
            <w:tcW w:w="1700" w:type="dxa"/>
            <w:vMerge/>
            <w:tcBorders>
              <w:top w:val="nil"/>
              <w:left w:val="nil"/>
              <w:bottom w:val="single" w:sz="4" w:space="0" w:color="000000"/>
              <w:right w:val="nil"/>
            </w:tcBorders>
            <w:vAlign w:val="center"/>
            <w:hideMark/>
          </w:tcPr>
          <w:p w14:paraId="1F76603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B554D2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Salix lasiandra</w:t>
            </w:r>
          </w:p>
        </w:tc>
        <w:tc>
          <w:tcPr>
            <w:tcW w:w="960" w:type="dxa"/>
            <w:tcBorders>
              <w:top w:val="nil"/>
              <w:left w:val="nil"/>
              <w:bottom w:val="nil"/>
              <w:right w:val="nil"/>
            </w:tcBorders>
            <w:shd w:val="clear" w:color="auto" w:fill="auto"/>
            <w:noWrap/>
            <w:vAlign w:val="bottom"/>
            <w:hideMark/>
          </w:tcPr>
          <w:p w14:paraId="327CEB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7D65E7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97B74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1760" w:type="dxa"/>
            <w:tcBorders>
              <w:top w:val="nil"/>
              <w:left w:val="nil"/>
              <w:bottom w:val="single" w:sz="4" w:space="0" w:color="auto"/>
              <w:right w:val="nil"/>
            </w:tcBorders>
            <w:shd w:val="clear" w:color="auto" w:fill="auto"/>
            <w:noWrap/>
            <w:vAlign w:val="bottom"/>
            <w:hideMark/>
          </w:tcPr>
          <w:p w14:paraId="203CAC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-71.43</w:t>
            </w:r>
          </w:p>
        </w:tc>
      </w:tr>
      <w:tr w:rsidR="004F6583" w:rsidRPr="004F6583" w14:paraId="5321D2D4" w14:textId="77777777" w:rsidTr="004F6583">
        <w:trPr>
          <w:trHeight w:val="290"/>
        </w:trPr>
        <w:tc>
          <w:tcPr>
            <w:tcW w:w="1700" w:type="dxa"/>
            <w:vMerge/>
            <w:tcBorders>
              <w:top w:val="nil"/>
              <w:left w:val="nil"/>
              <w:bottom w:val="single" w:sz="4" w:space="0" w:color="000000"/>
              <w:right w:val="nil"/>
            </w:tcBorders>
            <w:vAlign w:val="center"/>
            <w:hideMark/>
          </w:tcPr>
          <w:p w14:paraId="6A93CFA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393313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00D3A6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0.79</w:t>
            </w:r>
          </w:p>
        </w:tc>
        <w:tc>
          <w:tcPr>
            <w:tcW w:w="960" w:type="dxa"/>
            <w:tcBorders>
              <w:top w:val="single" w:sz="4" w:space="0" w:color="auto"/>
              <w:left w:val="nil"/>
              <w:bottom w:val="single" w:sz="4" w:space="0" w:color="auto"/>
              <w:right w:val="nil"/>
            </w:tcBorders>
            <w:shd w:val="clear" w:color="auto" w:fill="auto"/>
            <w:noWrap/>
            <w:vAlign w:val="bottom"/>
            <w:hideMark/>
          </w:tcPr>
          <w:p w14:paraId="52B209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0.35</w:t>
            </w:r>
          </w:p>
        </w:tc>
        <w:tc>
          <w:tcPr>
            <w:tcW w:w="960" w:type="dxa"/>
            <w:tcBorders>
              <w:top w:val="single" w:sz="4" w:space="0" w:color="auto"/>
              <w:left w:val="nil"/>
              <w:bottom w:val="single" w:sz="4" w:space="0" w:color="auto"/>
              <w:right w:val="nil"/>
            </w:tcBorders>
            <w:shd w:val="clear" w:color="auto" w:fill="auto"/>
            <w:noWrap/>
            <w:vAlign w:val="bottom"/>
            <w:hideMark/>
          </w:tcPr>
          <w:p w14:paraId="1311C24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nil"/>
              <w:left w:val="nil"/>
              <w:bottom w:val="single" w:sz="4" w:space="0" w:color="auto"/>
              <w:right w:val="nil"/>
            </w:tcBorders>
            <w:shd w:val="clear" w:color="auto" w:fill="auto"/>
            <w:noWrap/>
            <w:vAlign w:val="bottom"/>
            <w:hideMark/>
          </w:tcPr>
          <w:p w14:paraId="2B5767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-60.71</w:t>
            </w:r>
          </w:p>
        </w:tc>
      </w:tr>
      <w:tr w:rsidR="004F6583" w:rsidRPr="004F6583" w14:paraId="12B0B013" w14:textId="77777777" w:rsidTr="004F6583">
        <w:trPr>
          <w:trHeight w:val="290"/>
        </w:trPr>
        <w:tc>
          <w:tcPr>
            <w:tcW w:w="1700" w:type="dxa"/>
            <w:vMerge/>
            <w:tcBorders>
              <w:top w:val="nil"/>
              <w:left w:val="nil"/>
              <w:bottom w:val="single" w:sz="4" w:space="0" w:color="000000"/>
              <w:right w:val="nil"/>
            </w:tcBorders>
            <w:vAlign w:val="center"/>
            <w:hideMark/>
          </w:tcPr>
          <w:p w14:paraId="53A1E62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5076FE4"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095C2BC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3007989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2E753D3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nil"/>
              <w:left w:val="nil"/>
              <w:bottom w:val="single" w:sz="4" w:space="0" w:color="auto"/>
              <w:right w:val="nil"/>
            </w:tcBorders>
            <w:shd w:val="clear" w:color="auto" w:fill="auto"/>
            <w:noWrap/>
            <w:vAlign w:val="bottom"/>
            <w:hideMark/>
          </w:tcPr>
          <w:p w14:paraId="62B9F31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-60.71</w:t>
            </w:r>
          </w:p>
        </w:tc>
      </w:tr>
      <w:tr w:rsidR="004F6583" w:rsidRPr="004F6583" w14:paraId="7291DC25" w14:textId="77777777" w:rsidTr="004F6583">
        <w:trPr>
          <w:trHeight w:val="290"/>
        </w:trPr>
        <w:tc>
          <w:tcPr>
            <w:tcW w:w="1700" w:type="dxa"/>
            <w:vMerge/>
            <w:tcBorders>
              <w:top w:val="nil"/>
              <w:left w:val="nil"/>
              <w:bottom w:val="single" w:sz="4" w:space="0" w:color="000000"/>
              <w:right w:val="nil"/>
            </w:tcBorders>
            <w:vAlign w:val="center"/>
            <w:hideMark/>
          </w:tcPr>
          <w:p w14:paraId="1F5F8B2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69AD6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042F4E8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0.59</w:t>
            </w:r>
          </w:p>
        </w:tc>
        <w:tc>
          <w:tcPr>
            <w:tcW w:w="960" w:type="dxa"/>
            <w:tcBorders>
              <w:top w:val="single" w:sz="4" w:space="0" w:color="auto"/>
              <w:left w:val="nil"/>
              <w:bottom w:val="single" w:sz="4" w:space="0" w:color="auto"/>
              <w:right w:val="nil"/>
            </w:tcBorders>
            <w:shd w:val="clear" w:color="auto" w:fill="auto"/>
            <w:noWrap/>
            <w:vAlign w:val="bottom"/>
            <w:hideMark/>
          </w:tcPr>
          <w:p w14:paraId="25E3297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0.35</w:t>
            </w:r>
          </w:p>
        </w:tc>
        <w:tc>
          <w:tcPr>
            <w:tcW w:w="960" w:type="dxa"/>
            <w:tcBorders>
              <w:top w:val="single" w:sz="4" w:space="0" w:color="auto"/>
              <w:left w:val="nil"/>
              <w:bottom w:val="single" w:sz="4" w:space="0" w:color="auto"/>
              <w:right w:val="nil"/>
            </w:tcBorders>
            <w:shd w:val="clear" w:color="auto" w:fill="auto"/>
            <w:noWrap/>
            <w:vAlign w:val="bottom"/>
            <w:hideMark/>
          </w:tcPr>
          <w:p w14:paraId="16B99C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0.43</w:t>
            </w:r>
          </w:p>
        </w:tc>
        <w:tc>
          <w:tcPr>
            <w:tcW w:w="1760" w:type="dxa"/>
            <w:tcBorders>
              <w:top w:val="nil"/>
              <w:left w:val="nil"/>
              <w:bottom w:val="single" w:sz="4" w:space="0" w:color="auto"/>
              <w:right w:val="nil"/>
            </w:tcBorders>
            <w:shd w:val="clear" w:color="auto" w:fill="auto"/>
            <w:noWrap/>
            <w:vAlign w:val="bottom"/>
            <w:hideMark/>
          </w:tcPr>
          <w:p w14:paraId="69B8D35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-57.14</w:t>
            </w:r>
          </w:p>
        </w:tc>
      </w:tr>
      <w:tr w:rsidR="004F6583" w:rsidRPr="004F6583" w14:paraId="1AE45E18" w14:textId="77777777" w:rsidTr="004F6583">
        <w:trPr>
          <w:trHeight w:val="290"/>
        </w:trPr>
        <w:tc>
          <w:tcPr>
            <w:tcW w:w="1700" w:type="dxa"/>
            <w:vMerge/>
            <w:tcBorders>
              <w:top w:val="nil"/>
              <w:left w:val="nil"/>
              <w:bottom w:val="single" w:sz="4" w:space="0" w:color="000000"/>
              <w:right w:val="nil"/>
            </w:tcBorders>
            <w:vAlign w:val="center"/>
            <w:hideMark/>
          </w:tcPr>
          <w:p w14:paraId="60B7623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3FABA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Lathyrus palustris</w:t>
            </w:r>
          </w:p>
        </w:tc>
        <w:tc>
          <w:tcPr>
            <w:tcW w:w="960" w:type="dxa"/>
            <w:tcBorders>
              <w:top w:val="nil"/>
              <w:left w:val="nil"/>
              <w:bottom w:val="nil"/>
              <w:right w:val="nil"/>
            </w:tcBorders>
            <w:shd w:val="clear" w:color="auto" w:fill="auto"/>
            <w:noWrap/>
            <w:vAlign w:val="bottom"/>
            <w:hideMark/>
          </w:tcPr>
          <w:p w14:paraId="03A9E19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273F49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41FC141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0.46</w:t>
            </w:r>
          </w:p>
        </w:tc>
        <w:tc>
          <w:tcPr>
            <w:tcW w:w="1760" w:type="dxa"/>
            <w:tcBorders>
              <w:top w:val="nil"/>
              <w:left w:val="nil"/>
              <w:bottom w:val="single" w:sz="4" w:space="0" w:color="auto"/>
              <w:right w:val="nil"/>
            </w:tcBorders>
            <w:shd w:val="clear" w:color="auto" w:fill="auto"/>
            <w:noWrap/>
            <w:vAlign w:val="bottom"/>
            <w:hideMark/>
          </w:tcPr>
          <w:p w14:paraId="7E9AFCE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-53.57</w:t>
            </w:r>
          </w:p>
        </w:tc>
      </w:tr>
      <w:tr w:rsidR="004F6583" w:rsidRPr="004F6583" w14:paraId="657FDD7C" w14:textId="77777777" w:rsidTr="004F6583">
        <w:trPr>
          <w:trHeight w:val="290"/>
        </w:trPr>
        <w:tc>
          <w:tcPr>
            <w:tcW w:w="1700" w:type="dxa"/>
            <w:vMerge/>
            <w:tcBorders>
              <w:top w:val="nil"/>
              <w:left w:val="nil"/>
              <w:bottom w:val="single" w:sz="4" w:space="0" w:color="000000"/>
              <w:right w:val="nil"/>
            </w:tcBorders>
            <w:vAlign w:val="center"/>
            <w:hideMark/>
          </w:tcPr>
          <w:p w14:paraId="45FA791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5042DF0"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C632E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960" w:type="dxa"/>
            <w:tcBorders>
              <w:top w:val="single" w:sz="4" w:space="0" w:color="auto"/>
              <w:left w:val="nil"/>
              <w:bottom w:val="single" w:sz="4" w:space="0" w:color="auto"/>
              <w:right w:val="nil"/>
            </w:tcBorders>
            <w:shd w:val="clear" w:color="auto" w:fill="auto"/>
            <w:noWrap/>
            <w:vAlign w:val="bottom"/>
            <w:hideMark/>
          </w:tcPr>
          <w:p w14:paraId="03EB59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0.74</w:t>
            </w:r>
          </w:p>
        </w:tc>
        <w:tc>
          <w:tcPr>
            <w:tcW w:w="960" w:type="dxa"/>
            <w:tcBorders>
              <w:top w:val="single" w:sz="4" w:space="0" w:color="auto"/>
              <w:left w:val="nil"/>
              <w:bottom w:val="single" w:sz="4" w:space="0" w:color="auto"/>
              <w:right w:val="nil"/>
            </w:tcBorders>
            <w:shd w:val="clear" w:color="auto" w:fill="auto"/>
            <w:noWrap/>
            <w:vAlign w:val="bottom"/>
            <w:hideMark/>
          </w:tcPr>
          <w:p w14:paraId="76CB0D7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0.79</w:t>
            </w:r>
          </w:p>
        </w:tc>
        <w:tc>
          <w:tcPr>
            <w:tcW w:w="1760" w:type="dxa"/>
            <w:tcBorders>
              <w:top w:val="nil"/>
              <w:left w:val="nil"/>
              <w:bottom w:val="single" w:sz="4" w:space="0" w:color="auto"/>
              <w:right w:val="nil"/>
            </w:tcBorders>
            <w:shd w:val="clear" w:color="auto" w:fill="auto"/>
            <w:noWrap/>
            <w:vAlign w:val="bottom"/>
            <w:hideMark/>
          </w:tcPr>
          <w:p w14:paraId="66D070A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-21.43</w:t>
            </w:r>
          </w:p>
        </w:tc>
      </w:tr>
      <w:tr w:rsidR="004F6583" w:rsidRPr="004F6583" w14:paraId="59ABB394" w14:textId="77777777" w:rsidTr="004F6583">
        <w:trPr>
          <w:trHeight w:val="290"/>
        </w:trPr>
        <w:tc>
          <w:tcPr>
            <w:tcW w:w="1700" w:type="dxa"/>
            <w:vMerge/>
            <w:tcBorders>
              <w:top w:val="nil"/>
              <w:left w:val="nil"/>
              <w:bottom w:val="single" w:sz="4" w:space="0" w:color="000000"/>
              <w:right w:val="nil"/>
            </w:tcBorders>
            <w:vAlign w:val="center"/>
            <w:hideMark/>
          </w:tcPr>
          <w:p w14:paraId="7560DE2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0382F0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Impatiens </w:t>
            </w:r>
            <w:proofErr w:type="spellStart"/>
            <w:r w:rsidRPr="004F6583">
              <w:rPr>
                <w:rFonts w:ascii="Arial" w:eastAsia="Times New Roman" w:hAnsi="Arial" w:cs="Arial"/>
                <w:i/>
                <w:iCs/>
                <w:sz w:val="20"/>
                <w:szCs w:val="20"/>
              </w:rPr>
              <w:t>capensis</w:t>
            </w:r>
            <w:proofErr w:type="spellEnd"/>
          </w:p>
        </w:tc>
        <w:tc>
          <w:tcPr>
            <w:tcW w:w="960" w:type="dxa"/>
            <w:tcBorders>
              <w:top w:val="nil"/>
              <w:left w:val="nil"/>
              <w:bottom w:val="nil"/>
              <w:right w:val="nil"/>
            </w:tcBorders>
            <w:shd w:val="clear" w:color="auto" w:fill="auto"/>
            <w:noWrap/>
            <w:vAlign w:val="bottom"/>
            <w:hideMark/>
          </w:tcPr>
          <w:p w14:paraId="2671E34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nil"/>
              <w:left w:val="nil"/>
              <w:bottom w:val="nil"/>
              <w:right w:val="nil"/>
            </w:tcBorders>
            <w:shd w:val="clear" w:color="auto" w:fill="auto"/>
            <w:noWrap/>
            <w:vAlign w:val="bottom"/>
            <w:hideMark/>
          </w:tcPr>
          <w:p w14:paraId="7A2A22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1.06</w:t>
            </w:r>
          </w:p>
        </w:tc>
        <w:tc>
          <w:tcPr>
            <w:tcW w:w="960" w:type="dxa"/>
            <w:tcBorders>
              <w:top w:val="nil"/>
              <w:left w:val="nil"/>
              <w:bottom w:val="nil"/>
              <w:right w:val="nil"/>
            </w:tcBorders>
            <w:shd w:val="clear" w:color="auto" w:fill="auto"/>
            <w:noWrap/>
            <w:vAlign w:val="bottom"/>
            <w:hideMark/>
          </w:tcPr>
          <w:p w14:paraId="3D7B137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0.86</w:t>
            </w:r>
          </w:p>
        </w:tc>
        <w:tc>
          <w:tcPr>
            <w:tcW w:w="1760" w:type="dxa"/>
            <w:tcBorders>
              <w:top w:val="nil"/>
              <w:left w:val="nil"/>
              <w:bottom w:val="single" w:sz="4" w:space="0" w:color="auto"/>
              <w:right w:val="nil"/>
            </w:tcBorders>
            <w:shd w:val="clear" w:color="auto" w:fill="auto"/>
            <w:noWrap/>
            <w:vAlign w:val="bottom"/>
            <w:hideMark/>
          </w:tcPr>
          <w:p w14:paraId="35A6C3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-14.29</w:t>
            </w:r>
          </w:p>
        </w:tc>
      </w:tr>
      <w:tr w:rsidR="004F6583" w:rsidRPr="004F6583" w14:paraId="71521AD2" w14:textId="77777777" w:rsidTr="004F6583">
        <w:trPr>
          <w:trHeight w:val="290"/>
        </w:trPr>
        <w:tc>
          <w:tcPr>
            <w:tcW w:w="1700" w:type="dxa"/>
            <w:vMerge/>
            <w:tcBorders>
              <w:top w:val="nil"/>
              <w:left w:val="nil"/>
              <w:bottom w:val="single" w:sz="4" w:space="0" w:color="000000"/>
              <w:right w:val="nil"/>
            </w:tcBorders>
            <w:vAlign w:val="center"/>
            <w:hideMark/>
          </w:tcPr>
          <w:p w14:paraId="2B15288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5C0B53B"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CF591B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1.85</w:t>
            </w:r>
          </w:p>
        </w:tc>
        <w:tc>
          <w:tcPr>
            <w:tcW w:w="960" w:type="dxa"/>
            <w:tcBorders>
              <w:top w:val="single" w:sz="4" w:space="0" w:color="auto"/>
              <w:left w:val="nil"/>
              <w:bottom w:val="single" w:sz="4" w:space="0" w:color="auto"/>
              <w:right w:val="nil"/>
            </w:tcBorders>
            <w:shd w:val="clear" w:color="auto" w:fill="auto"/>
            <w:noWrap/>
            <w:vAlign w:val="bottom"/>
            <w:hideMark/>
          </w:tcPr>
          <w:p w14:paraId="63E502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2.32</w:t>
            </w:r>
          </w:p>
        </w:tc>
        <w:tc>
          <w:tcPr>
            <w:tcW w:w="960" w:type="dxa"/>
            <w:tcBorders>
              <w:top w:val="single" w:sz="4" w:space="0" w:color="auto"/>
              <w:left w:val="nil"/>
              <w:bottom w:val="single" w:sz="4" w:space="0" w:color="auto"/>
              <w:right w:val="nil"/>
            </w:tcBorders>
            <w:shd w:val="clear" w:color="auto" w:fill="auto"/>
            <w:noWrap/>
            <w:vAlign w:val="bottom"/>
            <w:hideMark/>
          </w:tcPr>
          <w:p w14:paraId="63A8ADE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1.25</w:t>
            </w:r>
          </w:p>
        </w:tc>
        <w:tc>
          <w:tcPr>
            <w:tcW w:w="1760" w:type="dxa"/>
            <w:tcBorders>
              <w:top w:val="nil"/>
              <w:left w:val="nil"/>
              <w:bottom w:val="single" w:sz="4" w:space="0" w:color="auto"/>
              <w:right w:val="nil"/>
            </w:tcBorders>
            <w:shd w:val="clear" w:color="auto" w:fill="auto"/>
            <w:noWrap/>
            <w:vAlign w:val="bottom"/>
            <w:hideMark/>
          </w:tcPr>
          <w:p w14:paraId="5924BC2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25.00</w:t>
            </w:r>
          </w:p>
        </w:tc>
      </w:tr>
      <w:tr w:rsidR="004F6583" w:rsidRPr="004F6583" w14:paraId="2AE6EFE7" w14:textId="77777777" w:rsidTr="004F6583">
        <w:trPr>
          <w:trHeight w:val="290"/>
        </w:trPr>
        <w:tc>
          <w:tcPr>
            <w:tcW w:w="1700" w:type="dxa"/>
            <w:vMerge/>
            <w:tcBorders>
              <w:top w:val="nil"/>
              <w:left w:val="nil"/>
              <w:bottom w:val="single" w:sz="4" w:space="0" w:color="000000"/>
              <w:right w:val="nil"/>
            </w:tcBorders>
            <w:vAlign w:val="center"/>
            <w:hideMark/>
          </w:tcPr>
          <w:p w14:paraId="75DBEC8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10D521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Carex lyngbyei</w:t>
            </w:r>
          </w:p>
        </w:tc>
        <w:tc>
          <w:tcPr>
            <w:tcW w:w="960" w:type="dxa"/>
            <w:tcBorders>
              <w:top w:val="nil"/>
              <w:left w:val="nil"/>
              <w:bottom w:val="nil"/>
              <w:right w:val="nil"/>
            </w:tcBorders>
            <w:shd w:val="clear" w:color="auto" w:fill="auto"/>
            <w:noWrap/>
            <w:vAlign w:val="bottom"/>
            <w:hideMark/>
          </w:tcPr>
          <w:p w14:paraId="47139AA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2.97</w:t>
            </w:r>
          </w:p>
        </w:tc>
        <w:tc>
          <w:tcPr>
            <w:tcW w:w="960" w:type="dxa"/>
            <w:tcBorders>
              <w:top w:val="nil"/>
              <w:left w:val="nil"/>
              <w:bottom w:val="nil"/>
              <w:right w:val="nil"/>
            </w:tcBorders>
            <w:shd w:val="clear" w:color="auto" w:fill="auto"/>
            <w:noWrap/>
            <w:vAlign w:val="bottom"/>
            <w:hideMark/>
          </w:tcPr>
          <w:p w14:paraId="5621693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3.03</w:t>
            </w:r>
          </w:p>
        </w:tc>
        <w:tc>
          <w:tcPr>
            <w:tcW w:w="960" w:type="dxa"/>
            <w:tcBorders>
              <w:top w:val="nil"/>
              <w:left w:val="nil"/>
              <w:bottom w:val="nil"/>
              <w:right w:val="nil"/>
            </w:tcBorders>
            <w:shd w:val="clear" w:color="auto" w:fill="auto"/>
            <w:noWrap/>
            <w:vAlign w:val="bottom"/>
            <w:hideMark/>
          </w:tcPr>
          <w:p w14:paraId="5ACD32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1.93</w:t>
            </w:r>
          </w:p>
        </w:tc>
        <w:tc>
          <w:tcPr>
            <w:tcW w:w="1760" w:type="dxa"/>
            <w:tcBorders>
              <w:top w:val="nil"/>
              <w:left w:val="nil"/>
              <w:bottom w:val="single" w:sz="4" w:space="0" w:color="auto"/>
              <w:right w:val="nil"/>
            </w:tcBorders>
            <w:shd w:val="clear" w:color="auto" w:fill="auto"/>
            <w:noWrap/>
            <w:vAlign w:val="bottom"/>
            <w:hideMark/>
          </w:tcPr>
          <w:p w14:paraId="0D23A1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3A180EE1" w14:textId="77777777" w:rsidTr="004F6583">
        <w:trPr>
          <w:trHeight w:val="290"/>
        </w:trPr>
        <w:tc>
          <w:tcPr>
            <w:tcW w:w="1700" w:type="dxa"/>
            <w:vMerge/>
            <w:tcBorders>
              <w:top w:val="nil"/>
              <w:left w:val="nil"/>
              <w:bottom w:val="single" w:sz="4" w:space="0" w:color="000000"/>
              <w:right w:val="nil"/>
            </w:tcBorders>
            <w:vAlign w:val="center"/>
            <w:hideMark/>
          </w:tcPr>
          <w:p w14:paraId="788E4BE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01E436"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19CADA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2BDD4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7866D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0.68</w:t>
            </w:r>
          </w:p>
        </w:tc>
        <w:tc>
          <w:tcPr>
            <w:tcW w:w="1760" w:type="dxa"/>
            <w:tcBorders>
              <w:top w:val="nil"/>
              <w:left w:val="nil"/>
              <w:bottom w:val="single" w:sz="4" w:space="0" w:color="auto"/>
              <w:right w:val="nil"/>
            </w:tcBorders>
            <w:shd w:val="clear" w:color="auto" w:fill="auto"/>
            <w:noWrap/>
            <w:vAlign w:val="bottom"/>
            <w:hideMark/>
          </w:tcPr>
          <w:p w14:paraId="4B23DE6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F933971" w14:textId="77777777" w:rsidTr="004F6583">
        <w:trPr>
          <w:trHeight w:val="290"/>
        </w:trPr>
        <w:tc>
          <w:tcPr>
            <w:tcW w:w="1700" w:type="dxa"/>
            <w:vMerge/>
            <w:tcBorders>
              <w:top w:val="nil"/>
              <w:left w:val="nil"/>
              <w:bottom w:val="single" w:sz="4" w:space="0" w:color="000000"/>
              <w:right w:val="nil"/>
            </w:tcBorders>
            <w:vAlign w:val="center"/>
            <w:hideMark/>
          </w:tcPr>
          <w:p w14:paraId="47FF921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3AF8E"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palustre</w:t>
            </w:r>
            <w:proofErr w:type="spellEnd"/>
          </w:p>
        </w:tc>
        <w:tc>
          <w:tcPr>
            <w:tcW w:w="960" w:type="dxa"/>
            <w:tcBorders>
              <w:top w:val="nil"/>
              <w:left w:val="nil"/>
              <w:bottom w:val="nil"/>
              <w:right w:val="nil"/>
            </w:tcBorders>
            <w:shd w:val="clear" w:color="auto" w:fill="auto"/>
            <w:noWrap/>
            <w:vAlign w:val="bottom"/>
            <w:hideMark/>
          </w:tcPr>
          <w:p w14:paraId="66C2AD7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585374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2A737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140DC6E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9856DB5" w14:textId="77777777" w:rsidTr="004F6583">
        <w:trPr>
          <w:trHeight w:val="290"/>
        </w:trPr>
        <w:tc>
          <w:tcPr>
            <w:tcW w:w="1700" w:type="dxa"/>
            <w:vMerge/>
            <w:tcBorders>
              <w:top w:val="nil"/>
              <w:left w:val="nil"/>
              <w:bottom w:val="single" w:sz="4" w:space="0" w:color="000000"/>
              <w:right w:val="nil"/>
            </w:tcBorders>
            <w:vAlign w:val="center"/>
            <w:hideMark/>
          </w:tcPr>
          <w:p w14:paraId="7E0F9B7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7CCD291"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Galium</w:t>
            </w:r>
            <w:proofErr w:type="spellEnd"/>
            <w:r w:rsidRPr="004F6583">
              <w:rPr>
                <w:rFonts w:ascii="Arial" w:eastAsia="Times New Roman" w:hAnsi="Arial" w:cs="Arial"/>
                <w:i/>
                <w:iCs/>
                <w:color w:val="000000"/>
                <w:sz w:val="20"/>
                <w:szCs w:val="20"/>
              </w:rPr>
              <w:t xml:space="preserve"> </w:t>
            </w:r>
            <w:proofErr w:type="spellStart"/>
            <w:r w:rsidRPr="004F6583">
              <w:rPr>
                <w:rFonts w:ascii="Arial" w:eastAsia="Times New Roman" w:hAnsi="Arial" w:cs="Arial"/>
                <w:i/>
                <w:iCs/>
                <w:color w:val="000000"/>
                <w:sz w:val="20"/>
                <w:szCs w:val="20"/>
              </w:rPr>
              <w:t>trifidum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7B6DB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D1044C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42C2AE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2D762C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554EAB42" w14:textId="77777777" w:rsidTr="004F6583">
        <w:trPr>
          <w:trHeight w:val="290"/>
        </w:trPr>
        <w:tc>
          <w:tcPr>
            <w:tcW w:w="1700" w:type="dxa"/>
            <w:vMerge/>
            <w:tcBorders>
              <w:top w:val="nil"/>
              <w:left w:val="nil"/>
              <w:bottom w:val="single" w:sz="4" w:space="0" w:color="000000"/>
              <w:right w:val="nil"/>
            </w:tcBorders>
            <w:vAlign w:val="center"/>
            <w:hideMark/>
          </w:tcPr>
          <w:p w14:paraId="7ECE70F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CFFCF5"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Hypericum </w:t>
            </w:r>
            <w:proofErr w:type="spellStart"/>
            <w:r w:rsidRPr="004F6583">
              <w:rPr>
                <w:rFonts w:ascii="Arial" w:eastAsia="Times New Roman" w:hAnsi="Arial" w:cs="Arial"/>
                <w:i/>
                <w:iCs/>
                <w:color w:val="000000"/>
                <w:sz w:val="20"/>
                <w:szCs w:val="20"/>
              </w:rPr>
              <w:t>scouleri</w:t>
            </w:r>
            <w:proofErr w:type="spellEnd"/>
          </w:p>
        </w:tc>
        <w:tc>
          <w:tcPr>
            <w:tcW w:w="960" w:type="dxa"/>
            <w:tcBorders>
              <w:top w:val="nil"/>
              <w:left w:val="nil"/>
              <w:bottom w:val="nil"/>
              <w:right w:val="nil"/>
            </w:tcBorders>
            <w:shd w:val="clear" w:color="auto" w:fill="auto"/>
            <w:noWrap/>
            <w:vAlign w:val="bottom"/>
            <w:hideMark/>
          </w:tcPr>
          <w:p w14:paraId="5628256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D2F0D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121D20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398242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A979695" w14:textId="77777777" w:rsidTr="004F6583">
        <w:trPr>
          <w:trHeight w:val="290"/>
        </w:trPr>
        <w:tc>
          <w:tcPr>
            <w:tcW w:w="1700" w:type="dxa"/>
            <w:vMerge/>
            <w:tcBorders>
              <w:top w:val="nil"/>
              <w:left w:val="nil"/>
              <w:bottom w:val="single" w:sz="4" w:space="0" w:color="000000"/>
              <w:right w:val="nil"/>
            </w:tcBorders>
            <w:vAlign w:val="center"/>
            <w:hideMark/>
          </w:tcPr>
          <w:p w14:paraId="460CD40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52FBEB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3B4D4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B532BF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single" w:sz="4" w:space="0" w:color="auto"/>
              <w:left w:val="nil"/>
              <w:bottom w:val="single" w:sz="4" w:space="0" w:color="auto"/>
              <w:right w:val="nil"/>
            </w:tcBorders>
            <w:shd w:val="clear" w:color="auto" w:fill="auto"/>
            <w:noWrap/>
            <w:vAlign w:val="bottom"/>
            <w:hideMark/>
          </w:tcPr>
          <w:p w14:paraId="10CA3E2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0.25</w:t>
            </w:r>
          </w:p>
        </w:tc>
        <w:tc>
          <w:tcPr>
            <w:tcW w:w="1760" w:type="dxa"/>
            <w:tcBorders>
              <w:top w:val="nil"/>
              <w:left w:val="nil"/>
              <w:bottom w:val="single" w:sz="4" w:space="0" w:color="auto"/>
              <w:right w:val="nil"/>
            </w:tcBorders>
            <w:shd w:val="clear" w:color="auto" w:fill="auto"/>
            <w:noWrap/>
            <w:vAlign w:val="bottom"/>
            <w:hideMark/>
          </w:tcPr>
          <w:p w14:paraId="39BF4A7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EEBC2DA" w14:textId="77777777" w:rsidTr="004F6583">
        <w:trPr>
          <w:trHeight w:val="290"/>
        </w:trPr>
        <w:tc>
          <w:tcPr>
            <w:tcW w:w="1700" w:type="dxa"/>
            <w:vMerge/>
            <w:tcBorders>
              <w:top w:val="nil"/>
              <w:left w:val="nil"/>
              <w:bottom w:val="single" w:sz="4" w:space="0" w:color="000000"/>
              <w:right w:val="nil"/>
            </w:tcBorders>
            <w:vAlign w:val="center"/>
            <w:hideMark/>
          </w:tcPr>
          <w:p w14:paraId="2478C18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7A5F59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articulatus</w:t>
            </w:r>
            <w:proofErr w:type="spellEnd"/>
          </w:p>
        </w:tc>
        <w:tc>
          <w:tcPr>
            <w:tcW w:w="960" w:type="dxa"/>
            <w:tcBorders>
              <w:top w:val="nil"/>
              <w:left w:val="nil"/>
              <w:bottom w:val="nil"/>
              <w:right w:val="nil"/>
            </w:tcBorders>
            <w:shd w:val="clear" w:color="auto" w:fill="auto"/>
            <w:noWrap/>
            <w:vAlign w:val="bottom"/>
            <w:hideMark/>
          </w:tcPr>
          <w:p w14:paraId="44CBAA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46AFBB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74816A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139966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FA7FBEB" w14:textId="77777777" w:rsidTr="004F6583">
        <w:trPr>
          <w:trHeight w:val="290"/>
        </w:trPr>
        <w:tc>
          <w:tcPr>
            <w:tcW w:w="1700" w:type="dxa"/>
            <w:vMerge/>
            <w:tcBorders>
              <w:top w:val="nil"/>
              <w:left w:val="nil"/>
              <w:bottom w:val="single" w:sz="4" w:space="0" w:color="000000"/>
              <w:right w:val="nil"/>
            </w:tcBorders>
            <w:vAlign w:val="center"/>
            <w:hideMark/>
          </w:tcPr>
          <w:p w14:paraId="359F1AC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3D25E2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8735B5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C8493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522BA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106437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EA17F12" w14:textId="77777777" w:rsidTr="004F6583">
        <w:trPr>
          <w:trHeight w:val="290"/>
        </w:trPr>
        <w:tc>
          <w:tcPr>
            <w:tcW w:w="1700" w:type="dxa"/>
            <w:vMerge/>
            <w:tcBorders>
              <w:top w:val="nil"/>
              <w:left w:val="nil"/>
              <w:bottom w:val="single" w:sz="4" w:space="0" w:color="000000"/>
              <w:right w:val="nil"/>
            </w:tcBorders>
            <w:vAlign w:val="center"/>
            <w:hideMark/>
          </w:tcPr>
          <w:p w14:paraId="1A7861A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462FB0" w14:textId="77777777" w:rsidR="004F6583" w:rsidRPr="004F6583" w:rsidRDefault="004F6583" w:rsidP="004F6583">
            <w:pPr>
              <w:spacing w:after="0" w:line="240" w:lineRule="auto"/>
              <w:rPr>
                <w:rFonts w:ascii="Calibri" w:eastAsia="Times New Roman" w:hAnsi="Calibri" w:cs="Calibri"/>
                <w:color w:val="000000"/>
              </w:rPr>
            </w:pPr>
            <w:proofErr w:type="spellStart"/>
            <w:r w:rsidRPr="004F6583">
              <w:rPr>
                <w:rFonts w:ascii="Calibri" w:eastAsia="Times New Roman" w:hAnsi="Calibri" w:cs="Calibri"/>
                <w:color w:val="000000"/>
              </w:rPr>
              <w:t>Lycopus_sp</w:t>
            </w:r>
            <w:proofErr w:type="spellEnd"/>
          </w:p>
        </w:tc>
        <w:tc>
          <w:tcPr>
            <w:tcW w:w="960" w:type="dxa"/>
            <w:tcBorders>
              <w:top w:val="nil"/>
              <w:left w:val="nil"/>
              <w:bottom w:val="nil"/>
              <w:right w:val="nil"/>
            </w:tcBorders>
            <w:shd w:val="clear" w:color="auto" w:fill="auto"/>
            <w:noWrap/>
            <w:vAlign w:val="bottom"/>
            <w:hideMark/>
          </w:tcPr>
          <w:p w14:paraId="7AA0306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E6CD0F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F99FBA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315756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E83130C" w14:textId="77777777" w:rsidTr="004F6583">
        <w:trPr>
          <w:trHeight w:val="290"/>
        </w:trPr>
        <w:tc>
          <w:tcPr>
            <w:tcW w:w="1700" w:type="dxa"/>
            <w:vMerge/>
            <w:tcBorders>
              <w:top w:val="nil"/>
              <w:left w:val="nil"/>
              <w:bottom w:val="single" w:sz="4" w:space="0" w:color="000000"/>
              <w:right w:val="nil"/>
            </w:tcBorders>
            <w:vAlign w:val="center"/>
            <w:hideMark/>
          </w:tcPr>
          <w:p w14:paraId="1494D9C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D73E4C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521CDB0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80B2D2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single" w:sz="4" w:space="0" w:color="auto"/>
              <w:left w:val="nil"/>
              <w:bottom w:val="single" w:sz="4" w:space="0" w:color="auto"/>
              <w:right w:val="nil"/>
            </w:tcBorders>
            <w:shd w:val="clear" w:color="auto" w:fill="auto"/>
            <w:noWrap/>
            <w:vAlign w:val="bottom"/>
            <w:hideMark/>
          </w:tcPr>
          <w:p w14:paraId="1FCFFEF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0.54</w:t>
            </w:r>
          </w:p>
        </w:tc>
        <w:tc>
          <w:tcPr>
            <w:tcW w:w="1760" w:type="dxa"/>
            <w:tcBorders>
              <w:top w:val="nil"/>
              <w:left w:val="nil"/>
              <w:bottom w:val="single" w:sz="4" w:space="0" w:color="auto"/>
              <w:right w:val="nil"/>
            </w:tcBorders>
            <w:shd w:val="clear" w:color="auto" w:fill="auto"/>
            <w:noWrap/>
            <w:vAlign w:val="bottom"/>
            <w:hideMark/>
          </w:tcPr>
          <w:p w14:paraId="097452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5C974C1C" w14:textId="77777777" w:rsidTr="004F6583">
        <w:trPr>
          <w:trHeight w:val="290"/>
        </w:trPr>
        <w:tc>
          <w:tcPr>
            <w:tcW w:w="1700" w:type="dxa"/>
            <w:vMerge/>
            <w:tcBorders>
              <w:top w:val="nil"/>
              <w:left w:val="nil"/>
              <w:bottom w:val="single" w:sz="4" w:space="0" w:color="000000"/>
              <w:right w:val="nil"/>
            </w:tcBorders>
            <w:vAlign w:val="center"/>
            <w:hideMark/>
          </w:tcPr>
          <w:p w14:paraId="157E91F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3B3A6E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p>
        </w:tc>
        <w:tc>
          <w:tcPr>
            <w:tcW w:w="960" w:type="dxa"/>
            <w:tcBorders>
              <w:top w:val="nil"/>
              <w:left w:val="nil"/>
              <w:bottom w:val="nil"/>
              <w:right w:val="nil"/>
            </w:tcBorders>
            <w:shd w:val="clear" w:color="auto" w:fill="auto"/>
            <w:noWrap/>
            <w:vAlign w:val="bottom"/>
            <w:hideMark/>
          </w:tcPr>
          <w:p w14:paraId="0E1789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812E29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78AF1F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3870DB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BDAC6FF" w14:textId="77777777" w:rsidTr="004F6583">
        <w:trPr>
          <w:trHeight w:val="290"/>
        </w:trPr>
        <w:tc>
          <w:tcPr>
            <w:tcW w:w="1700" w:type="dxa"/>
            <w:vMerge/>
            <w:tcBorders>
              <w:top w:val="nil"/>
              <w:left w:val="nil"/>
              <w:bottom w:val="single" w:sz="4" w:space="0" w:color="000000"/>
              <w:right w:val="nil"/>
            </w:tcBorders>
            <w:vAlign w:val="center"/>
            <w:hideMark/>
          </w:tcPr>
          <w:p w14:paraId="334FBAA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4B90C9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Scirpus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microcarpus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A23AD0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5B0DE2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D47290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3DFDC77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E75AF92" w14:textId="77777777" w:rsidTr="004F6583">
        <w:trPr>
          <w:trHeight w:val="290"/>
        </w:trPr>
        <w:tc>
          <w:tcPr>
            <w:tcW w:w="1700" w:type="dxa"/>
            <w:vMerge/>
            <w:tcBorders>
              <w:top w:val="nil"/>
              <w:left w:val="nil"/>
              <w:bottom w:val="single" w:sz="4" w:space="0" w:color="000000"/>
              <w:right w:val="nil"/>
            </w:tcBorders>
            <w:vAlign w:val="center"/>
            <w:hideMark/>
          </w:tcPr>
          <w:p w14:paraId="2311148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614C79F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Cirsium </w:t>
            </w:r>
            <w:proofErr w:type="spellStart"/>
            <w:r w:rsidRPr="004F6583">
              <w:rPr>
                <w:rFonts w:ascii="Arial" w:eastAsia="Times New Roman" w:hAnsi="Arial" w:cs="Arial"/>
                <w:i/>
                <w:iCs/>
                <w:sz w:val="20"/>
                <w:szCs w:val="20"/>
              </w:rPr>
              <w:t>arvense</w:t>
            </w:r>
            <w:proofErr w:type="spellEnd"/>
          </w:p>
        </w:tc>
        <w:tc>
          <w:tcPr>
            <w:tcW w:w="960" w:type="dxa"/>
            <w:tcBorders>
              <w:top w:val="nil"/>
              <w:left w:val="nil"/>
              <w:bottom w:val="nil"/>
              <w:right w:val="nil"/>
            </w:tcBorders>
            <w:shd w:val="clear" w:color="auto" w:fill="auto"/>
            <w:noWrap/>
            <w:vAlign w:val="bottom"/>
            <w:hideMark/>
          </w:tcPr>
          <w:p w14:paraId="4DF008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C839F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308E7C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555FA7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5DE98441" w14:textId="77777777" w:rsidTr="004F6583">
        <w:trPr>
          <w:trHeight w:val="290"/>
        </w:trPr>
        <w:tc>
          <w:tcPr>
            <w:tcW w:w="1700" w:type="dxa"/>
            <w:vMerge/>
            <w:tcBorders>
              <w:top w:val="nil"/>
              <w:left w:val="nil"/>
              <w:bottom w:val="single" w:sz="4" w:space="0" w:color="000000"/>
              <w:right w:val="nil"/>
            </w:tcBorders>
            <w:vAlign w:val="center"/>
            <w:hideMark/>
          </w:tcPr>
          <w:p w14:paraId="73DD4AC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B8BA7B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Equisetum </w:t>
            </w:r>
            <w:proofErr w:type="spellStart"/>
            <w:r w:rsidRPr="004F6583">
              <w:rPr>
                <w:rFonts w:ascii="Arial" w:eastAsia="Times New Roman" w:hAnsi="Arial" w:cs="Arial"/>
                <w:i/>
                <w:iCs/>
                <w:sz w:val="20"/>
                <w:szCs w:val="20"/>
              </w:rPr>
              <w:t>palustre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7ADDA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39490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0.19</w:t>
            </w:r>
          </w:p>
        </w:tc>
        <w:tc>
          <w:tcPr>
            <w:tcW w:w="960" w:type="dxa"/>
            <w:tcBorders>
              <w:top w:val="single" w:sz="4" w:space="0" w:color="auto"/>
              <w:left w:val="nil"/>
              <w:bottom w:val="single" w:sz="4" w:space="0" w:color="auto"/>
              <w:right w:val="nil"/>
            </w:tcBorders>
            <w:shd w:val="clear" w:color="auto" w:fill="auto"/>
            <w:noWrap/>
            <w:vAlign w:val="bottom"/>
            <w:hideMark/>
          </w:tcPr>
          <w:p w14:paraId="657A56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2147E35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2EC15242" w14:textId="77777777" w:rsidTr="004F6583">
        <w:trPr>
          <w:trHeight w:val="290"/>
        </w:trPr>
        <w:tc>
          <w:tcPr>
            <w:tcW w:w="1700" w:type="dxa"/>
            <w:vMerge/>
            <w:tcBorders>
              <w:top w:val="nil"/>
              <w:left w:val="nil"/>
              <w:bottom w:val="single" w:sz="4" w:space="0" w:color="000000"/>
              <w:right w:val="nil"/>
            </w:tcBorders>
            <w:vAlign w:val="center"/>
            <w:hideMark/>
          </w:tcPr>
          <w:p w14:paraId="628390E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C5B895F" w14:textId="77777777" w:rsidR="004F6583" w:rsidRPr="004F6583" w:rsidRDefault="004F6583" w:rsidP="004F6583">
            <w:pPr>
              <w:spacing w:after="0" w:line="240" w:lineRule="auto"/>
              <w:rPr>
                <w:rFonts w:ascii="Calibri" w:eastAsia="Times New Roman" w:hAnsi="Calibri" w:cs="Calibri"/>
                <w:i/>
                <w:iCs/>
                <w:color w:val="000000"/>
              </w:rPr>
            </w:pPr>
            <w:proofErr w:type="spellStart"/>
            <w:r w:rsidRPr="004F6583">
              <w:rPr>
                <w:rFonts w:ascii="Calibri" w:eastAsia="Times New Roman" w:hAnsi="Calibri" w:cs="Calibri"/>
                <w:i/>
                <w:iCs/>
                <w:color w:val="000000"/>
              </w:rPr>
              <w:t>Galium</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0EB1E0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91073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6737FE1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A1B275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0A389443" w14:textId="77777777" w:rsidTr="004F6583">
        <w:trPr>
          <w:trHeight w:val="290"/>
        </w:trPr>
        <w:tc>
          <w:tcPr>
            <w:tcW w:w="1700" w:type="dxa"/>
            <w:vMerge/>
            <w:tcBorders>
              <w:top w:val="nil"/>
              <w:left w:val="nil"/>
              <w:bottom w:val="single" w:sz="4" w:space="0" w:color="000000"/>
              <w:right w:val="nil"/>
            </w:tcBorders>
            <w:vAlign w:val="center"/>
            <w:hideMark/>
          </w:tcPr>
          <w:p w14:paraId="497D680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0D656E"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BF91B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E9A54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21B372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C48A6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6960A48C" w14:textId="77777777" w:rsidTr="004F6583">
        <w:trPr>
          <w:trHeight w:val="290"/>
        </w:trPr>
        <w:tc>
          <w:tcPr>
            <w:tcW w:w="1700" w:type="dxa"/>
            <w:vMerge/>
            <w:tcBorders>
              <w:top w:val="nil"/>
              <w:left w:val="nil"/>
              <w:bottom w:val="single" w:sz="4" w:space="0" w:color="000000"/>
              <w:right w:val="nil"/>
            </w:tcBorders>
            <w:vAlign w:val="center"/>
            <w:hideMark/>
          </w:tcPr>
          <w:p w14:paraId="379C90C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C6BE6B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sitchensis</w:t>
            </w:r>
            <w:proofErr w:type="spellEnd"/>
          </w:p>
        </w:tc>
        <w:tc>
          <w:tcPr>
            <w:tcW w:w="960" w:type="dxa"/>
            <w:tcBorders>
              <w:top w:val="nil"/>
              <w:left w:val="nil"/>
              <w:bottom w:val="single" w:sz="4" w:space="0" w:color="auto"/>
              <w:right w:val="nil"/>
            </w:tcBorders>
            <w:shd w:val="clear" w:color="auto" w:fill="auto"/>
            <w:noWrap/>
            <w:vAlign w:val="bottom"/>
            <w:hideMark/>
          </w:tcPr>
          <w:p w14:paraId="227F811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single" w:sz="4" w:space="0" w:color="auto"/>
              <w:right w:val="nil"/>
            </w:tcBorders>
            <w:shd w:val="clear" w:color="auto" w:fill="auto"/>
            <w:noWrap/>
            <w:vAlign w:val="bottom"/>
            <w:hideMark/>
          </w:tcPr>
          <w:p w14:paraId="1088B5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single" w:sz="4" w:space="0" w:color="auto"/>
              <w:right w:val="nil"/>
            </w:tcBorders>
            <w:shd w:val="clear" w:color="auto" w:fill="auto"/>
            <w:noWrap/>
            <w:vAlign w:val="bottom"/>
            <w:hideMark/>
          </w:tcPr>
          <w:p w14:paraId="679DA32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2587E4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bl>
    <w:p w14:paraId="734D3BD4" w14:textId="77777777" w:rsidR="004F6583" w:rsidRPr="004F6583" w:rsidRDefault="004F6583"/>
    <w:sectPr w:rsidR="004F6583" w:rsidRPr="004F6583" w:rsidSect="000D7921">
      <w:pgSz w:w="12240" w:h="15840"/>
      <w:pgMar w:top="1080" w:right="1080" w:bottom="1080" w:left="108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C4AA" w16cex:dateUtc="2022-02-08T00:17:00Z"/>
  <w16cex:commentExtensible w16cex:durableId="25B91B77" w16cex:dateUtc="2022-02-18T03:07:00Z"/>
  <w16cex:commentExtensible w16cex:durableId="25B9067C" w16cex:dateUtc="2022-02-18T01:38:00Z"/>
  <w16cex:commentExtensible w16cex:durableId="25C88864" w16cex:dateUtc="2022-03-01T19:56:00Z"/>
  <w16cex:commentExtensible w16cex:durableId="25C885CB" w16cex:dateUtc="2022-03-01T19:45:00Z"/>
  <w16cex:commentExtensible w16cex:durableId="25CC6C8C" w16cex:dateUtc="2022-03-04T18:46:00Z"/>
  <w16cex:commentExtensible w16cex:durableId="25C8861B" w16cex:dateUtc="2022-03-01T19:46:00Z"/>
  <w16cex:commentExtensible w16cex:durableId="25CC6BD0" w16cex:dateUtc="2022-03-04T18:43:00Z"/>
  <w16cex:commentExtensible w16cex:durableId="25ABD02F" w16cex:dateUtc="2022-02-08T01:06:00Z"/>
  <w16cex:commentExtensible w16cex:durableId="25C88AB2" w16cex:dateUtc="2022-03-01T20:06:00Z"/>
  <w16cex:commentExtensible w16cex:durableId="25C88B0C" w16cex:dateUtc="2022-03-01T20:07:00Z"/>
  <w16cex:commentExtensible w16cex:durableId="25ABDB2C" w16cex:dateUtc="2022-02-08T01:53:00Z"/>
  <w16cex:commentExtensible w16cex:durableId="25CC6CAF" w16cex:dateUtc="2022-03-04T18:47:00Z"/>
  <w16cex:commentExtensible w16cex:durableId="25ABE9FD" w16cex:dateUtc="2022-02-08T02:57:00Z"/>
  <w16cex:commentExtensible w16cex:durableId="25ABD7B9" w16cex:dateUtc="2022-02-08T01:39:00Z"/>
  <w16cex:commentExtensible w16cex:durableId="25ABE09B" w16cex:dateUtc="2022-02-08T02:16:00Z"/>
  <w16cex:commentExtensible w16cex:durableId="25ABE0DB" w16cex:dateUtc="2022-02-08T02:18:00Z"/>
  <w16cex:commentExtensible w16cex:durableId="25ABF7E7" w16cex:dateUtc="2022-02-08T03:56:00Z"/>
  <w16cex:commentExtensible w16cex:durableId="25ADA800" w16cex:dateUtc="2022-02-09T10:40:00Z"/>
  <w16cex:commentExtensible w16cex:durableId="259D54DB" w16cex:dateUtc="2022-01-28T01:28:00Z"/>
  <w16cex:commentExtensible w16cex:durableId="25AC0F5C" w16cex:dateUtc="2022-02-08T05:36:00Z"/>
  <w16cex:commentExtensible w16cex:durableId="25ABEBF4" w16cex:dateUtc="2022-02-08T03:05:00Z"/>
  <w16cex:commentExtensible w16cex:durableId="259A9F10" w16cex:dateUtc="2022-01-26T00:08:00Z"/>
  <w16cex:commentExtensible w16cex:durableId="259D422D" w16cex:dateUtc="2022-01-28T00:09:00Z"/>
  <w16cex:commentExtensible w16cex:durableId="25AC06BE" w16cex:dateUtc="2022-02-08T04:59:00Z"/>
  <w16cex:commentExtensible w16cex:durableId="25CC6AD2" w16cex:dateUtc="2022-02-02T17:26:00Z"/>
  <w16cex:commentExtensible w16cex:durableId="25ABF242" w16cex:dateUtc="2022-01-28T00:13:00Z"/>
  <w16cex:commentExtensible w16cex:durableId="25ABF3B0" w16cex:dateUtc="2022-02-08T03:38:00Z"/>
  <w16cex:commentExtensible w16cex:durableId="25ABE9CD" w16cex:dateUtc="2022-02-08T02:5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D276A" w14:textId="77777777" w:rsidR="009B1A00" w:rsidRDefault="009B1A00" w:rsidP="00BF4E75">
      <w:pPr>
        <w:spacing w:after="0" w:line="240" w:lineRule="auto"/>
      </w:pPr>
      <w:r>
        <w:separator/>
      </w:r>
    </w:p>
  </w:endnote>
  <w:endnote w:type="continuationSeparator" w:id="0">
    <w:p w14:paraId="208CBE00" w14:textId="77777777" w:rsidR="009B1A00" w:rsidRDefault="009B1A00"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EC61E" w14:textId="77777777" w:rsidR="009B1A00" w:rsidRDefault="009B1A00" w:rsidP="00BF4E75">
      <w:pPr>
        <w:spacing w:after="0" w:line="240" w:lineRule="auto"/>
      </w:pPr>
      <w:r>
        <w:separator/>
      </w:r>
    </w:p>
  </w:footnote>
  <w:footnote w:type="continuationSeparator" w:id="0">
    <w:p w14:paraId="7D110FB0" w14:textId="77777777" w:rsidR="009B1A00" w:rsidRDefault="009B1A00"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3CEC274B" w:rsidR="009B1A00" w:rsidRDefault="009B1A00">
        <w:pPr>
          <w:pStyle w:val="Header"/>
          <w:jc w:val="right"/>
        </w:pPr>
        <w:r>
          <w:t xml:space="preserve">Lane et al., 2022. Plant community stability in Ladner Marsh,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9B1A00" w:rsidRDefault="009B1A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0"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5"/>
  </w:num>
  <w:num w:numId="3">
    <w:abstractNumId w:val="11"/>
  </w:num>
  <w:num w:numId="4">
    <w:abstractNumId w:val="14"/>
  </w:num>
  <w:num w:numId="5">
    <w:abstractNumId w:val="24"/>
  </w:num>
  <w:num w:numId="6">
    <w:abstractNumId w:val="21"/>
  </w:num>
  <w:num w:numId="7">
    <w:abstractNumId w:val="8"/>
  </w:num>
  <w:num w:numId="8">
    <w:abstractNumId w:val="7"/>
  </w:num>
  <w:num w:numId="9">
    <w:abstractNumId w:val="16"/>
  </w:num>
  <w:num w:numId="10">
    <w:abstractNumId w:val="1"/>
  </w:num>
  <w:num w:numId="11">
    <w:abstractNumId w:val="0"/>
  </w:num>
  <w:num w:numId="12">
    <w:abstractNumId w:val="2"/>
  </w:num>
  <w:num w:numId="13">
    <w:abstractNumId w:val="10"/>
  </w:num>
  <w:num w:numId="14">
    <w:abstractNumId w:val="18"/>
  </w:num>
  <w:num w:numId="15">
    <w:abstractNumId w:val="6"/>
  </w:num>
  <w:num w:numId="16">
    <w:abstractNumId w:val="13"/>
  </w:num>
  <w:num w:numId="17">
    <w:abstractNumId w:val="19"/>
  </w:num>
  <w:num w:numId="18">
    <w:abstractNumId w:val="15"/>
  </w:num>
  <w:num w:numId="19">
    <w:abstractNumId w:val="9"/>
  </w:num>
  <w:num w:numId="20">
    <w:abstractNumId w:val="12"/>
  </w:num>
  <w:num w:numId="21">
    <w:abstractNumId w:val="23"/>
  </w:num>
  <w:num w:numId="22">
    <w:abstractNumId w:val="25"/>
  </w:num>
  <w:num w:numId="23">
    <w:abstractNumId w:val="22"/>
  </w:num>
  <w:num w:numId="24">
    <w:abstractNumId w:val="3"/>
  </w:num>
  <w:num w:numId="25">
    <w:abstractNumId w:val="4"/>
  </w:num>
  <w:num w:numId="2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C90"/>
    <w:rsid w:val="000100C5"/>
    <w:rsid w:val="00010D37"/>
    <w:rsid w:val="0001195D"/>
    <w:rsid w:val="00011E3D"/>
    <w:rsid w:val="00012A89"/>
    <w:rsid w:val="00012C42"/>
    <w:rsid w:val="000146C2"/>
    <w:rsid w:val="00014A9A"/>
    <w:rsid w:val="000169C2"/>
    <w:rsid w:val="000178FD"/>
    <w:rsid w:val="00020056"/>
    <w:rsid w:val="00021ECF"/>
    <w:rsid w:val="00023269"/>
    <w:rsid w:val="0003077F"/>
    <w:rsid w:val="00030FB9"/>
    <w:rsid w:val="0003526B"/>
    <w:rsid w:val="0003545C"/>
    <w:rsid w:val="0003711B"/>
    <w:rsid w:val="000406CD"/>
    <w:rsid w:val="00041623"/>
    <w:rsid w:val="000425A4"/>
    <w:rsid w:val="00042C5A"/>
    <w:rsid w:val="000431F1"/>
    <w:rsid w:val="00045C36"/>
    <w:rsid w:val="00050718"/>
    <w:rsid w:val="00050B97"/>
    <w:rsid w:val="00056084"/>
    <w:rsid w:val="00057D4B"/>
    <w:rsid w:val="00060358"/>
    <w:rsid w:val="00060AB7"/>
    <w:rsid w:val="00061706"/>
    <w:rsid w:val="00063E63"/>
    <w:rsid w:val="0006408D"/>
    <w:rsid w:val="000648CF"/>
    <w:rsid w:val="00064ACC"/>
    <w:rsid w:val="0006502E"/>
    <w:rsid w:val="00066EFD"/>
    <w:rsid w:val="00067159"/>
    <w:rsid w:val="000678E1"/>
    <w:rsid w:val="000710F5"/>
    <w:rsid w:val="00071896"/>
    <w:rsid w:val="0007225D"/>
    <w:rsid w:val="00073000"/>
    <w:rsid w:val="00074139"/>
    <w:rsid w:val="000766B8"/>
    <w:rsid w:val="00076FA5"/>
    <w:rsid w:val="000832A2"/>
    <w:rsid w:val="000834F5"/>
    <w:rsid w:val="00085771"/>
    <w:rsid w:val="00085CD4"/>
    <w:rsid w:val="000900E9"/>
    <w:rsid w:val="000A2ECF"/>
    <w:rsid w:val="000A3AB7"/>
    <w:rsid w:val="000A3E15"/>
    <w:rsid w:val="000B2B17"/>
    <w:rsid w:val="000B37AD"/>
    <w:rsid w:val="000B556F"/>
    <w:rsid w:val="000B6922"/>
    <w:rsid w:val="000B79A0"/>
    <w:rsid w:val="000C13F0"/>
    <w:rsid w:val="000C2F44"/>
    <w:rsid w:val="000C3F87"/>
    <w:rsid w:val="000C4B24"/>
    <w:rsid w:val="000C5CE7"/>
    <w:rsid w:val="000C7EAE"/>
    <w:rsid w:val="000C7F52"/>
    <w:rsid w:val="000D0AF3"/>
    <w:rsid w:val="000D0EFF"/>
    <w:rsid w:val="000D1B5F"/>
    <w:rsid w:val="000D215B"/>
    <w:rsid w:val="000D3031"/>
    <w:rsid w:val="000D33FC"/>
    <w:rsid w:val="000D4503"/>
    <w:rsid w:val="000D7921"/>
    <w:rsid w:val="000E1309"/>
    <w:rsid w:val="000E4F3A"/>
    <w:rsid w:val="000E643E"/>
    <w:rsid w:val="000F08CD"/>
    <w:rsid w:val="000F0F9A"/>
    <w:rsid w:val="000F0FB8"/>
    <w:rsid w:val="000F3F96"/>
    <w:rsid w:val="000F4196"/>
    <w:rsid w:val="000F6BE9"/>
    <w:rsid w:val="000F6CCA"/>
    <w:rsid w:val="00100565"/>
    <w:rsid w:val="00100D21"/>
    <w:rsid w:val="00102B71"/>
    <w:rsid w:val="0010340E"/>
    <w:rsid w:val="001042B3"/>
    <w:rsid w:val="00110DE4"/>
    <w:rsid w:val="00112B78"/>
    <w:rsid w:val="001148DE"/>
    <w:rsid w:val="00114EB3"/>
    <w:rsid w:val="00116D28"/>
    <w:rsid w:val="0012104D"/>
    <w:rsid w:val="00122537"/>
    <w:rsid w:val="00124273"/>
    <w:rsid w:val="00124BDB"/>
    <w:rsid w:val="001262D0"/>
    <w:rsid w:val="00130227"/>
    <w:rsid w:val="001307AD"/>
    <w:rsid w:val="00130DE3"/>
    <w:rsid w:val="00132E6A"/>
    <w:rsid w:val="00135A6C"/>
    <w:rsid w:val="001369F0"/>
    <w:rsid w:val="00137AA7"/>
    <w:rsid w:val="00137DE2"/>
    <w:rsid w:val="001401E6"/>
    <w:rsid w:val="00140BDF"/>
    <w:rsid w:val="00142404"/>
    <w:rsid w:val="00145842"/>
    <w:rsid w:val="00151992"/>
    <w:rsid w:val="0015412F"/>
    <w:rsid w:val="00154B30"/>
    <w:rsid w:val="0015525B"/>
    <w:rsid w:val="0015552F"/>
    <w:rsid w:val="0015725C"/>
    <w:rsid w:val="001578C8"/>
    <w:rsid w:val="00160864"/>
    <w:rsid w:val="00160B87"/>
    <w:rsid w:val="00161052"/>
    <w:rsid w:val="0016265B"/>
    <w:rsid w:val="00162ED5"/>
    <w:rsid w:val="00163B51"/>
    <w:rsid w:val="001646E3"/>
    <w:rsid w:val="00165997"/>
    <w:rsid w:val="00165DCB"/>
    <w:rsid w:val="00170E03"/>
    <w:rsid w:val="00171408"/>
    <w:rsid w:val="00175845"/>
    <w:rsid w:val="00175D27"/>
    <w:rsid w:val="00177A8E"/>
    <w:rsid w:val="00177F29"/>
    <w:rsid w:val="00182C65"/>
    <w:rsid w:val="00182D7E"/>
    <w:rsid w:val="00183E18"/>
    <w:rsid w:val="00184440"/>
    <w:rsid w:val="0018553F"/>
    <w:rsid w:val="0018587A"/>
    <w:rsid w:val="00185AB9"/>
    <w:rsid w:val="00191332"/>
    <w:rsid w:val="00191909"/>
    <w:rsid w:val="00191A59"/>
    <w:rsid w:val="00193021"/>
    <w:rsid w:val="00193320"/>
    <w:rsid w:val="001939FA"/>
    <w:rsid w:val="001957B8"/>
    <w:rsid w:val="00195C88"/>
    <w:rsid w:val="00195D4F"/>
    <w:rsid w:val="001A0EA3"/>
    <w:rsid w:val="001A11D6"/>
    <w:rsid w:val="001A3616"/>
    <w:rsid w:val="001A3ED2"/>
    <w:rsid w:val="001A595A"/>
    <w:rsid w:val="001A74A2"/>
    <w:rsid w:val="001B0737"/>
    <w:rsid w:val="001B103D"/>
    <w:rsid w:val="001B1861"/>
    <w:rsid w:val="001B3F90"/>
    <w:rsid w:val="001B46DC"/>
    <w:rsid w:val="001B70A0"/>
    <w:rsid w:val="001C04D5"/>
    <w:rsid w:val="001C33F4"/>
    <w:rsid w:val="001C4110"/>
    <w:rsid w:val="001C64DC"/>
    <w:rsid w:val="001D098D"/>
    <w:rsid w:val="001D3977"/>
    <w:rsid w:val="001E072A"/>
    <w:rsid w:val="001E210B"/>
    <w:rsid w:val="001E3C6F"/>
    <w:rsid w:val="001E5A8C"/>
    <w:rsid w:val="001E5D06"/>
    <w:rsid w:val="001E6553"/>
    <w:rsid w:val="001E759C"/>
    <w:rsid w:val="001F19B1"/>
    <w:rsid w:val="001F436B"/>
    <w:rsid w:val="001F5046"/>
    <w:rsid w:val="001F5545"/>
    <w:rsid w:val="001F699E"/>
    <w:rsid w:val="001F6AC9"/>
    <w:rsid w:val="0020057A"/>
    <w:rsid w:val="0020507B"/>
    <w:rsid w:val="00205444"/>
    <w:rsid w:val="00205D24"/>
    <w:rsid w:val="002066B9"/>
    <w:rsid w:val="002116AC"/>
    <w:rsid w:val="002117EF"/>
    <w:rsid w:val="00215C48"/>
    <w:rsid w:val="0022363E"/>
    <w:rsid w:val="00226A79"/>
    <w:rsid w:val="00231775"/>
    <w:rsid w:val="00231BAA"/>
    <w:rsid w:val="00232AF1"/>
    <w:rsid w:val="002355AC"/>
    <w:rsid w:val="00235C27"/>
    <w:rsid w:val="00236A5C"/>
    <w:rsid w:val="0023791D"/>
    <w:rsid w:val="0024166F"/>
    <w:rsid w:val="00241A51"/>
    <w:rsid w:val="0024305C"/>
    <w:rsid w:val="002445D1"/>
    <w:rsid w:val="00245C13"/>
    <w:rsid w:val="002501CE"/>
    <w:rsid w:val="002505BD"/>
    <w:rsid w:val="00250AFD"/>
    <w:rsid w:val="00251F2D"/>
    <w:rsid w:val="002532A3"/>
    <w:rsid w:val="00255BCB"/>
    <w:rsid w:val="00260E9B"/>
    <w:rsid w:val="002613DE"/>
    <w:rsid w:val="00262B24"/>
    <w:rsid w:val="0026405A"/>
    <w:rsid w:val="00265374"/>
    <w:rsid w:val="0026711C"/>
    <w:rsid w:val="0027315E"/>
    <w:rsid w:val="00274100"/>
    <w:rsid w:val="00276B00"/>
    <w:rsid w:val="00277767"/>
    <w:rsid w:val="00281A74"/>
    <w:rsid w:val="00281B1F"/>
    <w:rsid w:val="00282D23"/>
    <w:rsid w:val="002839E8"/>
    <w:rsid w:val="002853ED"/>
    <w:rsid w:val="0029101D"/>
    <w:rsid w:val="00291286"/>
    <w:rsid w:val="00291BAF"/>
    <w:rsid w:val="002930FD"/>
    <w:rsid w:val="00293DD0"/>
    <w:rsid w:val="00295CCC"/>
    <w:rsid w:val="0029656F"/>
    <w:rsid w:val="002979C4"/>
    <w:rsid w:val="00297FBE"/>
    <w:rsid w:val="002A21CB"/>
    <w:rsid w:val="002A34E3"/>
    <w:rsid w:val="002A3848"/>
    <w:rsid w:val="002A5220"/>
    <w:rsid w:val="002A5734"/>
    <w:rsid w:val="002A5853"/>
    <w:rsid w:val="002A77CD"/>
    <w:rsid w:val="002B0984"/>
    <w:rsid w:val="002B30B8"/>
    <w:rsid w:val="002B346B"/>
    <w:rsid w:val="002B6766"/>
    <w:rsid w:val="002B7F52"/>
    <w:rsid w:val="002C1B96"/>
    <w:rsid w:val="002C1D2C"/>
    <w:rsid w:val="002C2500"/>
    <w:rsid w:val="002C3C8D"/>
    <w:rsid w:val="002C4FFA"/>
    <w:rsid w:val="002C55D8"/>
    <w:rsid w:val="002D0061"/>
    <w:rsid w:val="002D0C63"/>
    <w:rsid w:val="002D4941"/>
    <w:rsid w:val="002D5D96"/>
    <w:rsid w:val="002D6004"/>
    <w:rsid w:val="002D603D"/>
    <w:rsid w:val="002D7F1C"/>
    <w:rsid w:val="002E1C7E"/>
    <w:rsid w:val="002E39F4"/>
    <w:rsid w:val="002E4247"/>
    <w:rsid w:val="002E43B4"/>
    <w:rsid w:val="002E4D1C"/>
    <w:rsid w:val="002E4E7F"/>
    <w:rsid w:val="002E52B1"/>
    <w:rsid w:val="002E58E8"/>
    <w:rsid w:val="002E78EE"/>
    <w:rsid w:val="002F27E1"/>
    <w:rsid w:val="002F3C7E"/>
    <w:rsid w:val="002F47C7"/>
    <w:rsid w:val="002F72ED"/>
    <w:rsid w:val="002F7CB6"/>
    <w:rsid w:val="00302A99"/>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7D46"/>
    <w:rsid w:val="00330735"/>
    <w:rsid w:val="0033085B"/>
    <w:rsid w:val="00331CF9"/>
    <w:rsid w:val="00332EF5"/>
    <w:rsid w:val="00336630"/>
    <w:rsid w:val="0033682E"/>
    <w:rsid w:val="00340BB0"/>
    <w:rsid w:val="00340BED"/>
    <w:rsid w:val="00341EBD"/>
    <w:rsid w:val="00342ABF"/>
    <w:rsid w:val="003436E0"/>
    <w:rsid w:val="00343A98"/>
    <w:rsid w:val="00345DE4"/>
    <w:rsid w:val="00350D7F"/>
    <w:rsid w:val="00352A16"/>
    <w:rsid w:val="00353F7C"/>
    <w:rsid w:val="003554A2"/>
    <w:rsid w:val="00355BBB"/>
    <w:rsid w:val="00356FC2"/>
    <w:rsid w:val="00357A5D"/>
    <w:rsid w:val="00357F51"/>
    <w:rsid w:val="00361ED3"/>
    <w:rsid w:val="00362708"/>
    <w:rsid w:val="00362DA9"/>
    <w:rsid w:val="00363A72"/>
    <w:rsid w:val="00365200"/>
    <w:rsid w:val="00365839"/>
    <w:rsid w:val="00365F91"/>
    <w:rsid w:val="00367E6C"/>
    <w:rsid w:val="00370D1D"/>
    <w:rsid w:val="00370EED"/>
    <w:rsid w:val="00373BDC"/>
    <w:rsid w:val="00375FF5"/>
    <w:rsid w:val="003778BD"/>
    <w:rsid w:val="00380BA0"/>
    <w:rsid w:val="00380D8E"/>
    <w:rsid w:val="0038192E"/>
    <w:rsid w:val="003821F1"/>
    <w:rsid w:val="003828C6"/>
    <w:rsid w:val="003841DB"/>
    <w:rsid w:val="003900B2"/>
    <w:rsid w:val="00390DB5"/>
    <w:rsid w:val="00391339"/>
    <w:rsid w:val="00392DC9"/>
    <w:rsid w:val="003A3518"/>
    <w:rsid w:val="003B0E2E"/>
    <w:rsid w:val="003B2DDD"/>
    <w:rsid w:val="003B6B3D"/>
    <w:rsid w:val="003C77E5"/>
    <w:rsid w:val="003C783A"/>
    <w:rsid w:val="003D0B07"/>
    <w:rsid w:val="003D15FC"/>
    <w:rsid w:val="003D30A6"/>
    <w:rsid w:val="003D3366"/>
    <w:rsid w:val="003D5257"/>
    <w:rsid w:val="003D7780"/>
    <w:rsid w:val="003E0877"/>
    <w:rsid w:val="003E3BE9"/>
    <w:rsid w:val="003E5380"/>
    <w:rsid w:val="003E6D9C"/>
    <w:rsid w:val="003F0CC5"/>
    <w:rsid w:val="003F0DE8"/>
    <w:rsid w:val="003F19D8"/>
    <w:rsid w:val="003F2561"/>
    <w:rsid w:val="003F3E2D"/>
    <w:rsid w:val="003F3F7D"/>
    <w:rsid w:val="003F479F"/>
    <w:rsid w:val="00403637"/>
    <w:rsid w:val="0040424A"/>
    <w:rsid w:val="00404CFC"/>
    <w:rsid w:val="00405FBE"/>
    <w:rsid w:val="00415113"/>
    <w:rsid w:val="00417186"/>
    <w:rsid w:val="004215E5"/>
    <w:rsid w:val="0042175C"/>
    <w:rsid w:val="00421CA1"/>
    <w:rsid w:val="004306D0"/>
    <w:rsid w:val="00431393"/>
    <w:rsid w:val="004313B8"/>
    <w:rsid w:val="0043333B"/>
    <w:rsid w:val="00434F98"/>
    <w:rsid w:val="00443FA2"/>
    <w:rsid w:val="00447198"/>
    <w:rsid w:val="00447764"/>
    <w:rsid w:val="00451D10"/>
    <w:rsid w:val="00453ACC"/>
    <w:rsid w:val="00456B4F"/>
    <w:rsid w:val="0045765D"/>
    <w:rsid w:val="00461840"/>
    <w:rsid w:val="00463533"/>
    <w:rsid w:val="004645C0"/>
    <w:rsid w:val="00464FB4"/>
    <w:rsid w:val="00466169"/>
    <w:rsid w:val="00466393"/>
    <w:rsid w:val="0046752E"/>
    <w:rsid w:val="00467A3C"/>
    <w:rsid w:val="004715D9"/>
    <w:rsid w:val="00474703"/>
    <w:rsid w:val="004832DC"/>
    <w:rsid w:val="004834EB"/>
    <w:rsid w:val="0048459B"/>
    <w:rsid w:val="00485A40"/>
    <w:rsid w:val="00493281"/>
    <w:rsid w:val="004951EF"/>
    <w:rsid w:val="004952BF"/>
    <w:rsid w:val="00496966"/>
    <w:rsid w:val="00496BFB"/>
    <w:rsid w:val="00496DDE"/>
    <w:rsid w:val="00497451"/>
    <w:rsid w:val="004A05B5"/>
    <w:rsid w:val="004A412C"/>
    <w:rsid w:val="004B1E88"/>
    <w:rsid w:val="004B4F5B"/>
    <w:rsid w:val="004B5453"/>
    <w:rsid w:val="004B5482"/>
    <w:rsid w:val="004C0674"/>
    <w:rsid w:val="004C3383"/>
    <w:rsid w:val="004C3D45"/>
    <w:rsid w:val="004C58D7"/>
    <w:rsid w:val="004C6C15"/>
    <w:rsid w:val="004C7DF9"/>
    <w:rsid w:val="004D0D10"/>
    <w:rsid w:val="004D4202"/>
    <w:rsid w:val="004D7707"/>
    <w:rsid w:val="004E2523"/>
    <w:rsid w:val="004E41B7"/>
    <w:rsid w:val="004E4FD4"/>
    <w:rsid w:val="004E6247"/>
    <w:rsid w:val="004E715D"/>
    <w:rsid w:val="004E761A"/>
    <w:rsid w:val="004F3149"/>
    <w:rsid w:val="004F31B5"/>
    <w:rsid w:val="004F5D7D"/>
    <w:rsid w:val="004F6583"/>
    <w:rsid w:val="00502AA6"/>
    <w:rsid w:val="00504CB3"/>
    <w:rsid w:val="00504E47"/>
    <w:rsid w:val="00505257"/>
    <w:rsid w:val="005138C0"/>
    <w:rsid w:val="00514DA9"/>
    <w:rsid w:val="00516504"/>
    <w:rsid w:val="00516E54"/>
    <w:rsid w:val="0051760C"/>
    <w:rsid w:val="00517DAD"/>
    <w:rsid w:val="005209C4"/>
    <w:rsid w:val="005211A7"/>
    <w:rsid w:val="00524332"/>
    <w:rsid w:val="005314CF"/>
    <w:rsid w:val="005317D4"/>
    <w:rsid w:val="00532682"/>
    <w:rsid w:val="00533507"/>
    <w:rsid w:val="00534F10"/>
    <w:rsid w:val="005372BF"/>
    <w:rsid w:val="00537848"/>
    <w:rsid w:val="0054108C"/>
    <w:rsid w:val="0054211F"/>
    <w:rsid w:val="00546478"/>
    <w:rsid w:val="00547C63"/>
    <w:rsid w:val="00551E87"/>
    <w:rsid w:val="00552E8C"/>
    <w:rsid w:val="00554B0B"/>
    <w:rsid w:val="00556C34"/>
    <w:rsid w:val="00557665"/>
    <w:rsid w:val="0055787A"/>
    <w:rsid w:val="00561EB0"/>
    <w:rsid w:val="00562266"/>
    <w:rsid w:val="005622C3"/>
    <w:rsid w:val="00563294"/>
    <w:rsid w:val="00563755"/>
    <w:rsid w:val="00564330"/>
    <w:rsid w:val="00566C69"/>
    <w:rsid w:val="005709DE"/>
    <w:rsid w:val="00572AAF"/>
    <w:rsid w:val="0058125F"/>
    <w:rsid w:val="0058243F"/>
    <w:rsid w:val="005825A8"/>
    <w:rsid w:val="0058398E"/>
    <w:rsid w:val="00584559"/>
    <w:rsid w:val="00586761"/>
    <w:rsid w:val="005867A4"/>
    <w:rsid w:val="00586B0D"/>
    <w:rsid w:val="0059170F"/>
    <w:rsid w:val="00592A8A"/>
    <w:rsid w:val="00592B7A"/>
    <w:rsid w:val="00592C5E"/>
    <w:rsid w:val="00597434"/>
    <w:rsid w:val="00597B02"/>
    <w:rsid w:val="00597B6A"/>
    <w:rsid w:val="005A13B4"/>
    <w:rsid w:val="005A152F"/>
    <w:rsid w:val="005A45E0"/>
    <w:rsid w:val="005A64B1"/>
    <w:rsid w:val="005B1812"/>
    <w:rsid w:val="005B182C"/>
    <w:rsid w:val="005B2A34"/>
    <w:rsid w:val="005B3DD8"/>
    <w:rsid w:val="005B3EAB"/>
    <w:rsid w:val="005B41A4"/>
    <w:rsid w:val="005B45C6"/>
    <w:rsid w:val="005B6F7B"/>
    <w:rsid w:val="005B73D6"/>
    <w:rsid w:val="005C0700"/>
    <w:rsid w:val="005C1666"/>
    <w:rsid w:val="005C36D9"/>
    <w:rsid w:val="005D0F1A"/>
    <w:rsid w:val="005D2289"/>
    <w:rsid w:val="005D3606"/>
    <w:rsid w:val="005D4914"/>
    <w:rsid w:val="005D4D22"/>
    <w:rsid w:val="005D63D3"/>
    <w:rsid w:val="005D71DC"/>
    <w:rsid w:val="005D7840"/>
    <w:rsid w:val="005E1406"/>
    <w:rsid w:val="005E1C14"/>
    <w:rsid w:val="005E3171"/>
    <w:rsid w:val="005E4258"/>
    <w:rsid w:val="005E629B"/>
    <w:rsid w:val="005E6D45"/>
    <w:rsid w:val="005E7ED4"/>
    <w:rsid w:val="005F13EF"/>
    <w:rsid w:val="005F1C36"/>
    <w:rsid w:val="005F25F4"/>
    <w:rsid w:val="005F30A9"/>
    <w:rsid w:val="005F3F8D"/>
    <w:rsid w:val="005F44EE"/>
    <w:rsid w:val="005F7C5D"/>
    <w:rsid w:val="00601C8E"/>
    <w:rsid w:val="00602041"/>
    <w:rsid w:val="0060276B"/>
    <w:rsid w:val="006056DB"/>
    <w:rsid w:val="006058F4"/>
    <w:rsid w:val="006072B1"/>
    <w:rsid w:val="00607741"/>
    <w:rsid w:val="00612035"/>
    <w:rsid w:val="006124A6"/>
    <w:rsid w:val="00612ED6"/>
    <w:rsid w:val="00613DBC"/>
    <w:rsid w:val="006144D9"/>
    <w:rsid w:val="006146EA"/>
    <w:rsid w:val="00614712"/>
    <w:rsid w:val="00615617"/>
    <w:rsid w:val="00616D04"/>
    <w:rsid w:val="006202C7"/>
    <w:rsid w:val="00621AD0"/>
    <w:rsid w:val="006227CC"/>
    <w:rsid w:val="006229F7"/>
    <w:rsid w:val="00623488"/>
    <w:rsid w:val="006236E0"/>
    <w:rsid w:val="006261B2"/>
    <w:rsid w:val="00627D91"/>
    <w:rsid w:val="00632BF9"/>
    <w:rsid w:val="00632C3F"/>
    <w:rsid w:val="00637D0D"/>
    <w:rsid w:val="00640EC2"/>
    <w:rsid w:val="00640F94"/>
    <w:rsid w:val="0064149B"/>
    <w:rsid w:val="00645972"/>
    <w:rsid w:val="006509EF"/>
    <w:rsid w:val="0065175A"/>
    <w:rsid w:val="00653374"/>
    <w:rsid w:val="006561F0"/>
    <w:rsid w:val="00656568"/>
    <w:rsid w:val="006571A8"/>
    <w:rsid w:val="006601E5"/>
    <w:rsid w:val="00660F1B"/>
    <w:rsid w:val="006634D1"/>
    <w:rsid w:val="0066549B"/>
    <w:rsid w:val="00666186"/>
    <w:rsid w:val="00666F91"/>
    <w:rsid w:val="0066777E"/>
    <w:rsid w:val="00670D47"/>
    <w:rsid w:val="00671503"/>
    <w:rsid w:val="00672132"/>
    <w:rsid w:val="00673842"/>
    <w:rsid w:val="00673CF3"/>
    <w:rsid w:val="00675DE4"/>
    <w:rsid w:val="00676817"/>
    <w:rsid w:val="006779DC"/>
    <w:rsid w:val="00677BE0"/>
    <w:rsid w:val="006822AD"/>
    <w:rsid w:val="00682510"/>
    <w:rsid w:val="00682F61"/>
    <w:rsid w:val="00682FC6"/>
    <w:rsid w:val="0068421F"/>
    <w:rsid w:val="00686E15"/>
    <w:rsid w:val="00687A8E"/>
    <w:rsid w:val="00691F2A"/>
    <w:rsid w:val="00693FAC"/>
    <w:rsid w:val="00695A7B"/>
    <w:rsid w:val="006A1D56"/>
    <w:rsid w:val="006A2027"/>
    <w:rsid w:val="006A3A46"/>
    <w:rsid w:val="006A6238"/>
    <w:rsid w:val="006A7EBD"/>
    <w:rsid w:val="006B280C"/>
    <w:rsid w:val="006B4D7D"/>
    <w:rsid w:val="006B67B7"/>
    <w:rsid w:val="006B7F7A"/>
    <w:rsid w:val="006C1E97"/>
    <w:rsid w:val="006C27E6"/>
    <w:rsid w:val="006C2A87"/>
    <w:rsid w:val="006C3B4D"/>
    <w:rsid w:val="006C5D18"/>
    <w:rsid w:val="006C7722"/>
    <w:rsid w:val="006C7F76"/>
    <w:rsid w:val="006D1F2B"/>
    <w:rsid w:val="006D403A"/>
    <w:rsid w:val="006D411C"/>
    <w:rsid w:val="006D50AD"/>
    <w:rsid w:val="006D7D53"/>
    <w:rsid w:val="006E12A0"/>
    <w:rsid w:val="006E1EEE"/>
    <w:rsid w:val="006E4746"/>
    <w:rsid w:val="006E56E2"/>
    <w:rsid w:val="006E652B"/>
    <w:rsid w:val="006E6E32"/>
    <w:rsid w:val="006E7FF9"/>
    <w:rsid w:val="006F0DE5"/>
    <w:rsid w:val="006F225A"/>
    <w:rsid w:val="006F3B74"/>
    <w:rsid w:val="006F3C9D"/>
    <w:rsid w:val="006F3FB8"/>
    <w:rsid w:val="006F44DC"/>
    <w:rsid w:val="006F4C99"/>
    <w:rsid w:val="006F7949"/>
    <w:rsid w:val="00704594"/>
    <w:rsid w:val="0070559A"/>
    <w:rsid w:val="00705CB9"/>
    <w:rsid w:val="007072B6"/>
    <w:rsid w:val="007108E4"/>
    <w:rsid w:val="00713666"/>
    <w:rsid w:val="00715E10"/>
    <w:rsid w:val="00717599"/>
    <w:rsid w:val="00717B42"/>
    <w:rsid w:val="00722C6E"/>
    <w:rsid w:val="007277D8"/>
    <w:rsid w:val="00735F9E"/>
    <w:rsid w:val="00737366"/>
    <w:rsid w:val="0074150F"/>
    <w:rsid w:val="0074167B"/>
    <w:rsid w:val="00742ECA"/>
    <w:rsid w:val="00744FD6"/>
    <w:rsid w:val="00746ACC"/>
    <w:rsid w:val="007502B6"/>
    <w:rsid w:val="007503F0"/>
    <w:rsid w:val="0075178D"/>
    <w:rsid w:val="00751C22"/>
    <w:rsid w:val="0075327A"/>
    <w:rsid w:val="00755FA7"/>
    <w:rsid w:val="00756082"/>
    <w:rsid w:val="007604A5"/>
    <w:rsid w:val="00764D94"/>
    <w:rsid w:val="00765E49"/>
    <w:rsid w:val="00766A27"/>
    <w:rsid w:val="00766A9C"/>
    <w:rsid w:val="00771950"/>
    <w:rsid w:val="00774F7E"/>
    <w:rsid w:val="00775E14"/>
    <w:rsid w:val="00780EFE"/>
    <w:rsid w:val="007853EC"/>
    <w:rsid w:val="007860F0"/>
    <w:rsid w:val="00786304"/>
    <w:rsid w:val="007868FB"/>
    <w:rsid w:val="00786C01"/>
    <w:rsid w:val="007910C1"/>
    <w:rsid w:val="00791770"/>
    <w:rsid w:val="00791DB8"/>
    <w:rsid w:val="00793D97"/>
    <w:rsid w:val="007945ED"/>
    <w:rsid w:val="00794FEF"/>
    <w:rsid w:val="00796E00"/>
    <w:rsid w:val="007A161D"/>
    <w:rsid w:val="007A295B"/>
    <w:rsid w:val="007A5898"/>
    <w:rsid w:val="007A5AD4"/>
    <w:rsid w:val="007B228A"/>
    <w:rsid w:val="007B267B"/>
    <w:rsid w:val="007B5827"/>
    <w:rsid w:val="007B5B53"/>
    <w:rsid w:val="007B5EB8"/>
    <w:rsid w:val="007B643A"/>
    <w:rsid w:val="007C0BCF"/>
    <w:rsid w:val="007C216B"/>
    <w:rsid w:val="007C2518"/>
    <w:rsid w:val="007C4787"/>
    <w:rsid w:val="007C5111"/>
    <w:rsid w:val="007C65DB"/>
    <w:rsid w:val="007D14DA"/>
    <w:rsid w:val="007D1510"/>
    <w:rsid w:val="007D2223"/>
    <w:rsid w:val="007D2D1E"/>
    <w:rsid w:val="007D3305"/>
    <w:rsid w:val="007D3502"/>
    <w:rsid w:val="007D3D3E"/>
    <w:rsid w:val="007D3FF6"/>
    <w:rsid w:val="007D481D"/>
    <w:rsid w:val="007D4F72"/>
    <w:rsid w:val="007D52A9"/>
    <w:rsid w:val="007D7FC0"/>
    <w:rsid w:val="007E1038"/>
    <w:rsid w:val="007E2743"/>
    <w:rsid w:val="007E551D"/>
    <w:rsid w:val="007E76F8"/>
    <w:rsid w:val="007F10E6"/>
    <w:rsid w:val="007F224A"/>
    <w:rsid w:val="007F552F"/>
    <w:rsid w:val="007F58E7"/>
    <w:rsid w:val="007F6D5D"/>
    <w:rsid w:val="007F7457"/>
    <w:rsid w:val="007F75D5"/>
    <w:rsid w:val="00804535"/>
    <w:rsid w:val="00804ABF"/>
    <w:rsid w:val="00810720"/>
    <w:rsid w:val="008112B2"/>
    <w:rsid w:val="00811F80"/>
    <w:rsid w:val="008215F2"/>
    <w:rsid w:val="00821B04"/>
    <w:rsid w:val="00822A1D"/>
    <w:rsid w:val="008246B7"/>
    <w:rsid w:val="00826980"/>
    <w:rsid w:val="00827E44"/>
    <w:rsid w:val="00827EE2"/>
    <w:rsid w:val="00832709"/>
    <w:rsid w:val="008358B4"/>
    <w:rsid w:val="00835A79"/>
    <w:rsid w:val="0084145C"/>
    <w:rsid w:val="00841571"/>
    <w:rsid w:val="0084176A"/>
    <w:rsid w:val="00841E62"/>
    <w:rsid w:val="00843FAB"/>
    <w:rsid w:val="00847E0E"/>
    <w:rsid w:val="00852326"/>
    <w:rsid w:val="00853200"/>
    <w:rsid w:val="0086027D"/>
    <w:rsid w:val="00861509"/>
    <w:rsid w:val="0086653A"/>
    <w:rsid w:val="008667DB"/>
    <w:rsid w:val="008712F3"/>
    <w:rsid w:val="00872B88"/>
    <w:rsid w:val="00872EF0"/>
    <w:rsid w:val="00875EE5"/>
    <w:rsid w:val="008772A4"/>
    <w:rsid w:val="00880A48"/>
    <w:rsid w:val="00886BE2"/>
    <w:rsid w:val="008871D9"/>
    <w:rsid w:val="008879FB"/>
    <w:rsid w:val="00887D9F"/>
    <w:rsid w:val="008906A5"/>
    <w:rsid w:val="0089145E"/>
    <w:rsid w:val="008919D3"/>
    <w:rsid w:val="00892282"/>
    <w:rsid w:val="0089375E"/>
    <w:rsid w:val="00893C3F"/>
    <w:rsid w:val="008971A1"/>
    <w:rsid w:val="008A1FF7"/>
    <w:rsid w:val="008A2825"/>
    <w:rsid w:val="008B0483"/>
    <w:rsid w:val="008B1E75"/>
    <w:rsid w:val="008B20C7"/>
    <w:rsid w:val="008B4342"/>
    <w:rsid w:val="008B54D6"/>
    <w:rsid w:val="008B5C68"/>
    <w:rsid w:val="008B7573"/>
    <w:rsid w:val="008C1ED6"/>
    <w:rsid w:val="008C1ED9"/>
    <w:rsid w:val="008C2B2E"/>
    <w:rsid w:val="008C76B7"/>
    <w:rsid w:val="008D1487"/>
    <w:rsid w:val="008D148B"/>
    <w:rsid w:val="008D3363"/>
    <w:rsid w:val="008D4031"/>
    <w:rsid w:val="008E0C4C"/>
    <w:rsid w:val="008E1F98"/>
    <w:rsid w:val="008E445C"/>
    <w:rsid w:val="008F0232"/>
    <w:rsid w:val="008F096E"/>
    <w:rsid w:val="008F15A4"/>
    <w:rsid w:val="008F1D4F"/>
    <w:rsid w:val="008F28C2"/>
    <w:rsid w:val="008F615E"/>
    <w:rsid w:val="008F774C"/>
    <w:rsid w:val="009024D3"/>
    <w:rsid w:val="00902E6D"/>
    <w:rsid w:val="00903A33"/>
    <w:rsid w:val="00907858"/>
    <w:rsid w:val="00910BAB"/>
    <w:rsid w:val="009113BE"/>
    <w:rsid w:val="009118D4"/>
    <w:rsid w:val="009129C1"/>
    <w:rsid w:val="00912C74"/>
    <w:rsid w:val="0091346E"/>
    <w:rsid w:val="0091469A"/>
    <w:rsid w:val="00915AD9"/>
    <w:rsid w:val="0091666F"/>
    <w:rsid w:val="00916FCC"/>
    <w:rsid w:val="00920A98"/>
    <w:rsid w:val="009216D0"/>
    <w:rsid w:val="009243D5"/>
    <w:rsid w:val="0092571E"/>
    <w:rsid w:val="00926019"/>
    <w:rsid w:val="009262D8"/>
    <w:rsid w:val="009266CB"/>
    <w:rsid w:val="00926CC1"/>
    <w:rsid w:val="0092786B"/>
    <w:rsid w:val="00927ACF"/>
    <w:rsid w:val="00931405"/>
    <w:rsid w:val="009335C2"/>
    <w:rsid w:val="0093412C"/>
    <w:rsid w:val="00934D31"/>
    <w:rsid w:val="00937CCB"/>
    <w:rsid w:val="00945595"/>
    <w:rsid w:val="0094616F"/>
    <w:rsid w:val="00947182"/>
    <w:rsid w:val="0095147C"/>
    <w:rsid w:val="009518AE"/>
    <w:rsid w:val="00954FB4"/>
    <w:rsid w:val="00955EA6"/>
    <w:rsid w:val="009565D0"/>
    <w:rsid w:val="009575C7"/>
    <w:rsid w:val="00960C24"/>
    <w:rsid w:val="00960C57"/>
    <w:rsid w:val="00967299"/>
    <w:rsid w:val="00967664"/>
    <w:rsid w:val="00971A0A"/>
    <w:rsid w:val="00972717"/>
    <w:rsid w:val="009765DE"/>
    <w:rsid w:val="00980731"/>
    <w:rsid w:val="00982B42"/>
    <w:rsid w:val="009835B0"/>
    <w:rsid w:val="009836CC"/>
    <w:rsid w:val="00983F18"/>
    <w:rsid w:val="009853E8"/>
    <w:rsid w:val="00985B10"/>
    <w:rsid w:val="0098703B"/>
    <w:rsid w:val="00990A72"/>
    <w:rsid w:val="00991436"/>
    <w:rsid w:val="0099288F"/>
    <w:rsid w:val="00992F14"/>
    <w:rsid w:val="00992FD9"/>
    <w:rsid w:val="00993730"/>
    <w:rsid w:val="00995248"/>
    <w:rsid w:val="009A2A63"/>
    <w:rsid w:val="009A68C5"/>
    <w:rsid w:val="009A70CC"/>
    <w:rsid w:val="009A74F1"/>
    <w:rsid w:val="009B0066"/>
    <w:rsid w:val="009B141E"/>
    <w:rsid w:val="009B1A00"/>
    <w:rsid w:val="009B1BF0"/>
    <w:rsid w:val="009B3910"/>
    <w:rsid w:val="009B4686"/>
    <w:rsid w:val="009B46F9"/>
    <w:rsid w:val="009B4A77"/>
    <w:rsid w:val="009B5FFC"/>
    <w:rsid w:val="009B7734"/>
    <w:rsid w:val="009B7F56"/>
    <w:rsid w:val="009C06CB"/>
    <w:rsid w:val="009C08E0"/>
    <w:rsid w:val="009C2620"/>
    <w:rsid w:val="009C26BA"/>
    <w:rsid w:val="009C4224"/>
    <w:rsid w:val="009C47B2"/>
    <w:rsid w:val="009C4C63"/>
    <w:rsid w:val="009C60E7"/>
    <w:rsid w:val="009C7F51"/>
    <w:rsid w:val="009D132B"/>
    <w:rsid w:val="009D1A0A"/>
    <w:rsid w:val="009D5862"/>
    <w:rsid w:val="009D5D68"/>
    <w:rsid w:val="009E2364"/>
    <w:rsid w:val="009E33B6"/>
    <w:rsid w:val="009E3CA2"/>
    <w:rsid w:val="009E6EF0"/>
    <w:rsid w:val="009F0260"/>
    <w:rsid w:val="009F1121"/>
    <w:rsid w:val="009F2497"/>
    <w:rsid w:val="009F2D99"/>
    <w:rsid w:val="009F4733"/>
    <w:rsid w:val="009F650B"/>
    <w:rsid w:val="009F7460"/>
    <w:rsid w:val="00A00E4C"/>
    <w:rsid w:val="00A04088"/>
    <w:rsid w:val="00A04573"/>
    <w:rsid w:val="00A0546E"/>
    <w:rsid w:val="00A057AC"/>
    <w:rsid w:val="00A067F6"/>
    <w:rsid w:val="00A11140"/>
    <w:rsid w:val="00A11AF9"/>
    <w:rsid w:val="00A1470E"/>
    <w:rsid w:val="00A15AD1"/>
    <w:rsid w:val="00A15FE2"/>
    <w:rsid w:val="00A171B6"/>
    <w:rsid w:val="00A20DBD"/>
    <w:rsid w:val="00A21CBF"/>
    <w:rsid w:val="00A22262"/>
    <w:rsid w:val="00A22923"/>
    <w:rsid w:val="00A238B2"/>
    <w:rsid w:val="00A25F28"/>
    <w:rsid w:val="00A300F5"/>
    <w:rsid w:val="00A34032"/>
    <w:rsid w:val="00A35DB7"/>
    <w:rsid w:val="00A36F97"/>
    <w:rsid w:val="00A4023D"/>
    <w:rsid w:val="00A40812"/>
    <w:rsid w:val="00A414E5"/>
    <w:rsid w:val="00A41C9C"/>
    <w:rsid w:val="00A4417A"/>
    <w:rsid w:val="00A4533D"/>
    <w:rsid w:val="00A4761F"/>
    <w:rsid w:val="00A50052"/>
    <w:rsid w:val="00A516D4"/>
    <w:rsid w:val="00A51A9A"/>
    <w:rsid w:val="00A5217F"/>
    <w:rsid w:val="00A524E4"/>
    <w:rsid w:val="00A5448B"/>
    <w:rsid w:val="00A5580A"/>
    <w:rsid w:val="00A55AFE"/>
    <w:rsid w:val="00A56B24"/>
    <w:rsid w:val="00A572EA"/>
    <w:rsid w:val="00A641B0"/>
    <w:rsid w:val="00A64503"/>
    <w:rsid w:val="00A65220"/>
    <w:rsid w:val="00A65C46"/>
    <w:rsid w:val="00A66519"/>
    <w:rsid w:val="00A66521"/>
    <w:rsid w:val="00A6698C"/>
    <w:rsid w:val="00A71890"/>
    <w:rsid w:val="00A73066"/>
    <w:rsid w:val="00A761BA"/>
    <w:rsid w:val="00A7637D"/>
    <w:rsid w:val="00A8047C"/>
    <w:rsid w:val="00A812C3"/>
    <w:rsid w:val="00A81685"/>
    <w:rsid w:val="00A836C3"/>
    <w:rsid w:val="00A83CC3"/>
    <w:rsid w:val="00A84D3A"/>
    <w:rsid w:val="00A85981"/>
    <w:rsid w:val="00A85FBC"/>
    <w:rsid w:val="00A863CC"/>
    <w:rsid w:val="00A92717"/>
    <w:rsid w:val="00A92BF8"/>
    <w:rsid w:val="00A92F9A"/>
    <w:rsid w:val="00A94B74"/>
    <w:rsid w:val="00A970BB"/>
    <w:rsid w:val="00A97D83"/>
    <w:rsid w:val="00AA00C7"/>
    <w:rsid w:val="00AA097D"/>
    <w:rsid w:val="00AA19AA"/>
    <w:rsid w:val="00AA1B69"/>
    <w:rsid w:val="00AA24C1"/>
    <w:rsid w:val="00AA2F11"/>
    <w:rsid w:val="00AA6E98"/>
    <w:rsid w:val="00AA74D5"/>
    <w:rsid w:val="00AA7D9E"/>
    <w:rsid w:val="00AB067D"/>
    <w:rsid w:val="00AB0911"/>
    <w:rsid w:val="00AB134B"/>
    <w:rsid w:val="00AB3F1F"/>
    <w:rsid w:val="00AB620B"/>
    <w:rsid w:val="00AC0554"/>
    <w:rsid w:val="00AC078D"/>
    <w:rsid w:val="00AC1054"/>
    <w:rsid w:val="00AC332B"/>
    <w:rsid w:val="00AC33B6"/>
    <w:rsid w:val="00AC6FC0"/>
    <w:rsid w:val="00AD1920"/>
    <w:rsid w:val="00AD2CF0"/>
    <w:rsid w:val="00AD317B"/>
    <w:rsid w:val="00AD611F"/>
    <w:rsid w:val="00AE0332"/>
    <w:rsid w:val="00AE0E35"/>
    <w:rsid w:val="00AE3431"/>
    <w:rsid w:val="00AE3EAA"/>
    <w:rsid w:val="00AE417E"/>
    <w:rsid w:val="00AE42C1"/>
    <w:rsid w:val="00AE4E82"/>
    <w:rsid w:val="00AE6672"/>
    <w:rsid w:val="00AF0EE7"/>
    <w:rsid w:val="00AF166C"/>
    <w:rsid w:val="00AF617B"/>
    <w:rsid w:val="00AF6F9D"/>
    <w:rsid w:val="00B027AD"/>
    <w:rsid w:val="00B051DD"/>
    <w:rsid w:val="00B0684C"/>
    <w:rsid w:val="00B10282"/>
    <w:rsid w:val="00B112D7"/>
    <w:rsid w:val="00B125A0"/>
    <w:rsid w:val="00B125C0"/>
    <w:rsid w:val="00B1370A"/>
    <w:rsid w:val="00B14056"/>
    <w:rsid w:val="00B142F5"/>
    <w:rsid w:val="00B17914"/>
    <w:rsid w:val="00B17DDE"/>
    <w:rsid w:val="00B200A5"/>
    <w:rsid w:val="00B20487"/>
    <w:rsid w:val="00B20FEF"/>
    <w:rsid w:val="00B21E18"/>
    <w:rsid w:val="00B225CB"/>
    <w:rsid w:val="00B23B30"/>
    <w:rsid w:val="00B24004"/>
    <w:rsid w:val="00B24FA3"/>
    <w:rsid w:val="00B26ADC"/>
    <w:rsid w:val="00B272BE"/>
    <w:rsid w:val="00B3220D"/>
    <w:rsid w:val="00B32C11"/>
    <w:rsid w:val="00B35CD6"/>
    <w:rsid w:val="00B3719A"/>
    <w:rsid w:val="00B40842"/>
    <w:rsid w:val="00B41474"/>
    <w:rsid w:val="00B44909"/>
    <w:rsid w:val="00B4575F"/>
    <w:rsid w:val="00B47D6F"/>
    <w:rsid w:val="00B50CE7"/>
    <w:rsid w:val="00B51030"/>
    <w:rsid w:val="00B52797"/>
    <w:rsid w:val="00B5315A"/>
    <w:rsid w:val="00B5422A"/>
    <w:rsid w:val="00B5630D"/>
    <w:rsid w:val="00B56827"/>
    <w:rsid w:val="00B572BF"/>
    <w:rsid w:val="00B57438"/>
    <w:rsid w:val="00B57785"/>
    <w:rsid w:val="00B608FE"/>
    <w:rsid w:val="00B61B57"/>
    <w:rsid w:val="00B64E24"/>
    <w:rsid w:val="00B67ABA"/>
    <w:rsid w:val="00B67B9B"/>
    <w:rsid w:val="00B7397C"/>
    <w:rsid w:val="00B73BCB"/>
    <w:rsid w:val="00B73CC7"/>
    <w:rsid w:val="00B745A6"/>
    <w:rsid w:val="00B75868"/>
    <w:rsid w:val="00B80321"/>
    <w:rsid w:val="00B80808"/>
    <w:rsid w:val="00B80B02"/>
    <w:rsid w:val="00B80FFC"/>
    <w:rsid w:val="00B82229"/>
    <w:rsid w:val="00B829EB"/>
    <w:rsid w:val="00B832A6"/>
    <w:rsid w:val="00B86420"/>
    <w:rsid w:val="00B90265"/>
    <w:rsid w:val="00B903C8"/>
    <w:rsid w:val="00B905EE"/>
    <w:rsid w:val="00B92DA1"/>
    <w:rsid w:val="00B94ABA"/>
    <w:rsid w:val="00B95114"/>
    <w:rsid w:val="00BA207B"/>
    <w:rsid w:val="00BA2269"/>
    <w:rsid w:val="00BA22E1"/>
    <w:rsid w:val="00BA28BB"/>
    <w:rsid w:val="00BA3B32"/>
    <w:rsid w:val="00BA77BB"/>
    <w:rsid w:val="00BA7988"/>
    <w:rsid w:val="00BB3A77"/>
    <w:rsid w:val="00BB43F1"/>
    <w:rsid w:val="00BB7C99"/>
    <w:rsid w:val="00BC0673"/>
    <w:rsid w:val="00BC6EB6"/>
    <w:rsid w:val="00BD23FD"/>
    <w:rsid w:val="00BD2963"/>
    <w:rsid w:val="00BD2EEF"/>
    <w:rsid w:val="00BD4A5D"/>
    <w:rsid w:val="00BD7884"/>
    <w:rsid w:val="00BD7941"/>
    <w:rsid w:val="00BE22F1"/>
    <w:rsid w:val="00BE3435"/>
    <w:rsid w:val="00BE5B2D"/>
    <w:rsid w:val="00BF11E6"/>
    <w:rsid w:val="00BF33D6"/>
    <w:rsid w:val="00BF4E75"/>
    <w:rsid w:val="00BF6BC0"/>
    <w:rsid w:val="00C02E94"/>
    <w:rsid w:val="00C03394"/>
    <w:rsid w:val="00C11F92"/>
    <w:rsid w:val="00C1541D"/>
    <w:rsid w:val="00C16D36"/>
    <w:rsid w:val="00C204B2"/>
    <w:rsid w:val="00C22C3B"/>
    <w:rsid w:val="00C23268"/>
    <w:rsid w:val="00C24AE9"/>
    <w:rsid w:val="00C26A4D"/>
    <w:rsid w:val="00C278BD"/>
    <w:rsid w:val="00C305EB"/>
    <w:rsid w:val="00C325A9"/>
    <w:rsid w:val="00C32D1F"/>
    <w:rsid w:val="00C33CFD"/>
    <w:rsid w:val="00C3536E"/>
    <w:rsid w:val="00C361AB"/>
    <w:rsid w:val="00C36798"/>
    <w:rsid w:val="00C36DEA"/>
    <w:rsid w:val="00C41C30"/>
    <w:rsid w:val="00C42257"/>
    <w:rsid w:val="00C43526"/>
    <w:rsid w:val="00C43531"/>
    <w:rsid w:val="00C4444F"/>
    <w:rsid w:val="00C45A65"/>
    <w:rsid w:val="00C5002E"/>
    <w:rsid w:val="00C503CA"/>
    <w:rsid w:val="00C5549B"/>
    <w:rsid w:val="00C55998"/>
    <w:rsid w:val="00C55BA3"/>
    <w:rsid w:val="00C56065"/>
    <w:rsid w:val="00C5636B"/>
    <w:rsid w:val="00C56564"/>
    <w:rsid w:val="00C56866"/>
    <w:rsid w:val="00C661EE"/>
    <w:rsid w:val="00C66B8E"/>
    <w:rsid w:val="00C67DE7"/>
    <w:rsid w:val="00C71566"/>
    <w:rsid w:val="00C7269E"/>
    <w:rsid w:val="00C73D34"/>
    <w:rsid w:val="00C7450F"/>
    <w:rsid w:val="00C748F1"/>
    <w:rsid w:val="00C764F1"/>
    <w:rsid w:val="00C76D5E"/>
    <w:rsid w:val="00C80754"/>
    <w:rsid w:val="00C80B84"/>
    <w:rsid w:val="00C8195F"/>
    <w:rsid w:val="00C8310E"/>
    <w:rsid w:val="00C83A8E"/>
    <w:rsid w:val="00C83D32"/>
    <w:rsid w:val="00C847A1"/>
    <w:rsid w:val="00C86781"/>
    <w:rsid w:val="00C87C21"/>
    <w:rsid w:val="00C87D42"/>
    <w:rsid w:val="00C925BB"/>
    <w:rsid w:val="00C925CA"/>
    <w:rsid w:val="00C928FF"/>
    <w:rsid w:val="00C938EC"/>
    <w:rsid w:val="00C94867"/>
    <w:rsid w:val="00CA0247"/>
    <w:rsid w:val="00CA1C8A"/>
    <w:rsid w:val="00CA1E2C"/>
    <w:rsid w:val="00CA299E"/>
    <w:rsid w:val="00CA351E"/>
    <w:rsid w:val="00CA3FA9"/>
    <w:rsid w:val="00CA4346"/>
    <w:rsid w:val="00CA530C"/>
    <w:rsid w:val="00CA5F98"/>
    <w:rsid w:val="00CA6B33"/>
    <w:rsid w:val="00CA7917"/>
    <w:rsid w:val="00CB1338"/>
    <w:rsid w:val="00CB14D3"/>
    <w:rsid w:val="00CB18BB"/>
    <w:rsid w:val="00CB1A9E"/>
    <w:rsid w:val="00CB27EA"/>
    <w:rsid w:val="00CB298C"/>
    <w:rsid w:val="00CB72B2"/>
    <w:rsid w:val="00CC033F"/>
    <w:rsid w:val="00CC1422"/>
    <w:rsid w:val="00CC359C"/>
    <w:rsid w:val="00CC3A16"/>
    <w:rsid w:val="00CC5170"/>
    <w:rsid w:val="00CD2620"/>
    <w:rsid w:val="00CD36F2"/>
    <w:rsid w:val="00CD760E"/>
    <w:rsid w:val="00CE0CA3"/>
    <w:rsid w:val="00CE1F44"/>
    <w:rsid w:val="00CE25CD"/>
    <w:rsid w:val="00CE3E67"/>
    <w:rsid w:val="00CE3FEC"/>
    <w:rsid w:val="00CE40F0"/>
    <w:rsid w:val="00CE440B"/>
    <w:rsid w:val="00CE4D3E"/>
    <w:rsid w:val="00CE5059"/>
    <w:rsid w:val="00CE544C"/>
    <w:rsid w:val="00CE79B7"/>
    <w:rsid w:val="00CE7FE6"/>
    <w:rsid w:val="00CF3773"/>
    <w:rsid w:val="00CF60F3"/>
    <w:rsid w:val="00D006A8"/>
    <w:rsid w:val="00D00AEA"/>
    <w:rsid w:val="00D03FB7"/>
    <w:rsid w:val="00D04063"/>
    <w:rsid w:val="00D04E75"/>
    <w:rsid w:val="00D056C7"/>
    <w:rsid w:val="00D075CE"/>
    <w:rsid w:val="00D10058"/>
    <w:rsid w:val="00D100AD"/>
    <w:rsid w:val="00D1108B"/>
    <w:rsid w:val="00D12581"/>
    <w:rsid w:val="00D1328A"/>
    <w:rsid w:val="00D147AF"/>
    <w:rsid w:val="00D1578C"/>
    <w:rsid w:val="00D158CE"/>
    <w:rsid w:val="00D16117"/>
    <w:rsid w:val="00D211D7"/>
    <w:rsid w:val="00D22138"/>
    <w:rsid w:val="00D250AB"/>
    <w:rsid w:val="00D265CF"/>
    <w:rsid w:val="00D27999"/>
    <w:rsid w:val="00D35CF0"/>
    <w:rsid w:val="00D36EDD"/>
    <w:rsid w:val="00D43FBD"/>
    <w:rsid w:val="00D4425C"/>
    <w:rsid w:val="00D502A8"/>
    <w:rsid w:val="00D525E1"/>
    <w:rsid w:val="00D529B9"/>
    <w:rsid w:val="00D5322B"/>
    <w:rsid w:val="00D53476"/>
    <w:rsid w:val="00D5364E"/>
    <w:rsid w:val="00D541D1"/>
    <w:rsid w:val="00D570B4"/>
    <w:rsid w:val="00D57B41"/>
    <w:rsid w:val="00D623F0"/>
    <w:rsid w:val="00D66AC3"/>
    <w:rsid w:val="00D70675"/>
    <w:rsid w:val="00D74EE0"/>
    <w:rsid w:val="00D75DA9"/>
    <w:rsid w:val="00D76E01"/>
    <w:rsid w:val="00D76F6F"/>
    <w:rsid w:val="00D81CB7"/>
    <w:rsid w:val="00D859E5"/>
    <w:rsid w:val="00D8669D"/>
    <w:rsid w:val="00D86CB9"/>
    <w:rsid w:val="00D9113B"/>
    <w:rsid w:val="00D92E45"/>
    <w:rsid w:val="00D9468B"/>
    <w:rsid w:val="00D95107"/>
    <w:rsid w:val="00D95917"/>
    <w:rsid w:val="00D95CDE"/>
    <w:rsid w:val="00D97B61"/>
    <w:rsid w:val="00DA0E1A"/>
    <w:rsid w:val="00DA2CBC"/>
    <w:rsid w:val="00DA75AE"/>
    <w:rsid w:val="00DB1221"/>
    <w:rsid w:val="00DB1300"/>
    <w:rsid w:val="00DB21FF"/>
    <w:rsid w:val="00DB370D"/>
    <w:rsid w:val="00DB38C6"/>
    <w:rsid w:val="00DB39C2"/>
    <w:rsid w:val="00DB669B"/>
    <w:rsid w:val="00DC07F3"/>
    <w:rsid w:val="00DC27A2"/>
    <w:rsid w:val="00DC5555"/>
    <w:rsid w:val="00DC71DA"/>
    <w:rsid w:val="00DD287F"/>
    <w:rsid w:val="00DD2C74"/>
    <w:rsid w:val="00DD2FCF"/>
    <w:rsid w:val="00DD3C5D"/>
    <w:rsid w:val="00DD4C27"/>
    <w:rsid w:val="00DD7D83"/>
    <w:rsid w:val="00DE0C36"/>
    <w:rsid w:val="00DE3142"/>
    <w:rsid w:val="00DE35CC"/>
    <w:rsid w:val="00DE3CCB"/>
    <w:rsid w:val="00DE607E"/>
    <w:rsid w:val="00DF05AC"/>
    <w:rsid w:val="00DF0779"/>
    <w:rsid w:val="00DF118F"/>
    <w:rsid w:val="00DF6183"/>
    <w:rsid w:val="00E00A7F"/>
    <w:rsid w:val="00E01C0E"/>
    <w:rsid w:val="00E01EEA"/>
    <w:rsid w:val="00E02BF3"/>
    <w:rsid w:val="00E03DB7"/>
    <w:rsid w:val="00E06557"/>
    <w:rsid w:val="00E07755"/>
    <w:rsid w:val="00E07E08"/>
    <w:rsid w:val="00E10A2E"/>
    <w:rsid w:val="00E1495F"/>
    <w:rsid w:val="00E15471"/>
    <w:rsid w:val="00E15E1A"/>
    <w:rsid w:val="00E16842"/>
    <w:rsid w:val="00E17066"/>
    <w:rsid w:val="00E20B52"/>
    <w:rsid w:val="00E24A76"/>
    <w:rsid w:val="00E30ACE"/>
    <w:rsid w:val="00E32107"/>
    <w:rsid w:val="00E36358"/>
    <w:rsid w:val="00E42346"/>
    <w:rsid w:val="00E42512"/>
    <w:rsid w:val="00E42D7D"/>
    <w:rsid w:val="00E43ECE"/>
    <w:rsid w:val="00E47769"/>
    <w:rsid w:val="00E47DE5"/>
    <w:rsid w:val="00E530AC"/>
    <w:rsid w:val="00E563DA"/>
    <w:rsid w:val="00E56CB1"/>
    <w:rsid w:val="00E600E4"/>
    <w:rsid w:val="00E60FB9"/>
    <w:rsid w:val="00E61A9B"/>
    <w:rsid w:val="00E61EF9"/>
    <w:rsid w:val="00E6327A"/>
    <w:rsid w:val="00E65D05"/>
    <w:rsid w:val="00E66484"/>
    <w:rsid w:val="00E67759"/>
    <w:rsid w:val="00E71AA9"/>
    <w:rsid w:val="00E72813"/>
    <w:rsid w:val="00E729CD"/>
    <w:rsid w:val="00E73137"/>
    <w:rsid w:val="00E74143"/>
    <w:rsid w:val="00E74CB5"/>
    <w:rsid w:val="00E752DF"/>
    <w:rsid w:val="00E75976"/>
    <w:rsid w:val="00E76A6B"/>
    <w:rsid w:val="00E76F17"/>
    <w:rsid w:val="00E77D51"/>
    <w:rsid w:val="00E81669"/>
    <w:rsid w:val="00E8167E"/>
    <w:rsid w:val="00E82DA2"/>
    <w:rsid w:val="00E83221"/>
    <w:rsid w:val="00E853B4"/>
    <w:rsid w:val="00E871F6"/>
    <w:rsid w:val="00E90CBE"/>
    <w:rsid w:val="00E93886"/>
    <w:rsid w:val="00E944E1"/>
    <w:rsid w:val="00E96DED"/>
    <w:rsid w:val="00EA1201"/>
    <w:rsid w:val="00EA13DD"/>
    <w:rsid w:val="00EA174F"/>
    <w:rsid w:val="00EA375B"/>
    <w:rsid w:val="00EA54B2"/>
    <w:rsid w:val="00EA6993"/>
    <w:rsid w:val="00EA78C7"/>
    <w:rsid w:val="00EB3E1E"/>
    <w:rsid w:val="00EB5014"/>
    <w:rsid w:val="00EB58B4"/>
    <w:rsid w:val="00EB5F8D"/>
    <w:rsid w:val="00EB6652"/>
    <w:rsid w:val="00EB7D94"/>
    <w:rsid w:val="00EC03FB"/>
    <w:rsid w:val="00EC14B7"/>
    <w:rsid w:val="00EC1912"/>
    <w:rsid w:val="00EC2480"/>
    <w:rsid w:val="00EC318A"/>
    <w:rsid w:val="00EC35C9"/>
    <w:rsid w:val="00EC4172"/>
    <w:rsid w:val="00EC4678"/>
    <w:rsid w:val="00EC5692"/>
    <w:rsid w:val="00EC79B9"/>
    <w:rsid w:val="00ED2AAF"/>
    <w:rsid w:val="00ED752B"/>
    <w:rsid w:val="00ED765A"/>
    <w:rsid w:val="00EE00B3"/>
    <w:rsid w:val="00EE010C"/>
    <w:rsid w:val="00EE1637"/>
    <w:rsid w:val="00EE466E"/>
    <w:rsid w:val="00EE5B7B"/>
    <w:rsid w:val="00EE6F44"/>
    <w:rsid w:val="00EE701C"/>
    <w:rsid w:val="00EE77BC"/>
    <w:rsid w:val="00EF2E40"/>
    <w:rsid w:val="00EF4732"/>
    <w:rsid w:val="00F0046C"/>
    <w:rsid w:val="00F005E9"/>
    <w:rsid w:val="00F014FE"/>
    <w:rsid w:val="00F01910"/>
    <w:rsid w:val="00F031D4"/>
    <w:rsid w:val="00F03E48"/>
    <w:rsid w:val="00F0404E"/>
    <w:rsid w:val="00F04B33"/>
    <w:rsid w:val="00F113F5"/>
    <w:rsid w:val="00F11F03"/>
    <w:rsid w:val="00F15F7E"/>
    <w:rsid w:val="00F17047"/>
    <w:rsid w:val="00F2017D"/>
    <w:rsid w:val="00F222C0"/>
    <w:rsid w:val="00F22952"/>
    <w:rsid w:val="00F2385E"/>
    <w:rsid w:val="00F23965"/>
    <w:rsid w:val="00F25D14"/>
    <w:rsid w:val="00F268FA"/>
    <w:rsid w:val="00F309EA"/>
    <w:rsid w:val="00F315F4"/>
    <w:rsid w:val="00F35686"/>
    <w:rsid w:val="00F37A35"/>
    <w:rsid w:val="00F37EF3"/>
    <w:rsid w:val="00F41B59"/>
    <w:rsid w:val="00F42870"/>
    <w:rsid w:val="00F436E7"/>
    <w:rsid w:val="00F45D4C"/>
    <w:rsid w:val="00F45F29"/>
    <w:rsid w:val="00F46DE2"/>
    <w:rsid w:val="00F47998"/>
    <w:rsid w:val="00F47BBD"/>
    <w:rsid w:val="00F52BCC"/>
    <w:rsid w:val="00F5377C"/>
    <w:rsid w:val="00F540D9"/>
    <w:rsid w:val="00F573EF"/>
    <w:rsid w:val="00F60479"/>
    <w:rsid w:val="00F60D2F"/>
    <w:rsid w:val="00F614F1"/>
    <w:rsid w:val="00F622F3"/>
    <w:rsid w:val="00F62757"/>
    <w:rsid w:val="00F63A19"/>
    <w:rsid w:val="00F676E8"/>
    <w:rsid w:val="00F67AA2"/>
    <w:rsid w:val="00F73B25"/>
    <w:rsid w:val="00F7401C"/>
    <w:rsid w:val="00F754EB"/>
    <w:rsid w:val="00F75B96"/>
    <w:rsid w:val="00F77621"/>
    <w:rsid w:val="00F80438"/>
    <w:rsid w:val="00F812CC"/>
    <w:rsid w:val="00F9303D"/>
    <w:rsid w:val="00F94015"/>
    <w:rsid w:val="00F94B85"/>
    <w:rsid w:val="00F954D3"/>
    <w:rsid w:val="00F96909"/>
    <w:rsid w:val="00F9702A"/>
    <w:rsid w:val="00FA12BF"/>
    <w:rsid w:val="00FA189D"/>
    <w:rsid w:val="00FA4F48"/>
    <w:rsid w:val="00FA7522"/>
    <w:rsid w:val="00FB02DD"/>
    <w:rsid w:val="00FB0309"/>
    <w:rsid w:val="00FB3565"/>
    <w:rsid w:val="00FB450F"/>
    <w:rsid w:val="00FB539A"/>
    <w:rsid w:val="00FB5F66"/>
    <w:rsid w:val="00FB6AA0"/>
    <w:rsid w:val="00FB7B95"/>
    <w:rsid w:val="00FC1CB8"/>
    <w:rsid w:val="00FC1E8E"/>
    <w:rsid w:val="00FC461A"/>
    <w:rsid w:val="00FC7578"/>
    <w:rsid w:val="00FC7C7B"/>
    <w:rsid w:val="00FC7E24"/>
    <w:rsid w:val="00FD3F0F"/>
    <w:rsid w:val="00FD40DC"/>
    <w:rsid w:val="00FD41DF"/>
    <w:rsid w:val="00FD6216"/>
    <w:rsid w:val="00FD7BB5"/>
    <w:rsid w:val="00FE1C76"/>
    <w:rsid w:val="00FE2BE8"/>
    <w:rsid w:val="00FE509A"/>
    <w:rsid w:val="00FE71DC"/>
    <w:rsid w:val="00FE73FB"/>
    <w:rsid w:val="00FE7CA4"/>
    <w:rsid w:val="00FF0B82"/>
    <w:rsid w:val="00FF352B"/>
    <w:rsid w:val="00FF456A"/>
    <w:rsid w:val="00FF4F6C"/>
    <w:rsid w:val="00FF589B"/>
    <w:rsid w:val="00FF5C1B"/>
    <w:rsid w:val="00FF5CB3"/>
    <w:rsid w:val="00FF67CC"/>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library.wiley.com/page/journal/13652427/homepage/forauthors.html" TargetMode="External"/><Relationship Id="rId18" Type="http://schemas.openxmlformats.org/officeDocument/2006/relationships/image" Target="media/image1.png"/><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stefanielane@utexas.edu" TargetMode="External"/><Relationship Id="rId17" Type="http://schemas.openxmlformats.org/officeDocument/2006/relationships/header" Target="header1.xml"/><Relationship Id="rId25" Type="http://schemas.openxmlformats.org/officeDocument/2006/relationships/hyperlink" Target="https://www.openstreetmap.org/" TargetMode="Externa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www.publish.csiro.au/nid/126/aid/429.htm" TargetMode="External"/><Relationship Id="rId20" Type="http://schemas.openxmlformats.org/officeDocument/2006/relationships/image" Target="media/image3.pn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hyperlink" Target="https://maps.gov.bc.ca/ess/hm/imap4m/"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publish.csiro.au/mf/forauthors" TargetMode="External"/><Relationship Id="rId23" Type="http://schemas.openxmlformats.org/officeDocument/2006/relationships/image" Target="media/image6.png"/><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pringer.com/journal/13157/submission-guidelines"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microsoft.com/office/2018/08/relationships/commentsExtensible" Target="commentsExtensi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7F3B-36B3-4EC0-ACB5-9DB2DDDD50D7}">
  <ds:schemaRefs>
    <ds:schemaRef ds:uri="http://schemas.openxmlformats.org/package/2006/metadata/core-properties"/>
    <ds:schemaRef ds:uri="360018dd-41eb-4458-b1d4-4b46a95a2b02"/>
    <ds:schemaRef ds:uri="http://purl.org/dc/terms/"/>
    <ds:schemaRef ds:uri="http://schemas.microsoft.com/office/2006/documentManagement/types"/>
    <ds:schemaRef ds:uri="http://purl.org/dc/elements/1.1/"/>
    <ds:schemaRef ds:uri="http://purl.org/dc/dcmitype/"/>
    <ds:schemaRef ds:uri="http://www.w3.org/XML/1998/namespace"/>
    <ds:schemaRef ds:uri="http://schemas.microsoft.com/office/2006/metadata/properties"/>
    <ds:schemaRef ds:uri="http://schemas.microsoft.com/office/infopath/2007/PartnerControls"/>
    <ds:schemaRef ds:uri="8c008993-a31f-4b40-b1f3-88dd9c6e1924"/>
  </ds:schemaRefs>
</ds:datastoreItem>
</file>

<file path=customXml/itemProps2.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7CA04668-5605-48EA-8C63-6039B3C87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3023</TotalTime>
  <Pages>26</Pages>
  <Words>15800</Words>
  <Characters>90063</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42</cp:revision>
  <dcterms:created xsi:type="dcterms:W3CDTF">2022-05-17T23:55:00Z</dcterms:created>
  <dcterms:modified xsi:type="dcterms:W3CDTF">2022-05-20T03:40:00Z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zotero-version="6.0.4"&gt;&lt;session id="cy7wJgfG"/&gt;&lt;style id="http://www.zotero.org/styles/apa-no-doi-no-issue" locale="en-US" hasBibliography="1" bibliographyStyleHasBeenSet="1"/&gt;&lt;prefs&gt;&lt;pref name="fieldType" value="Field"/&gt;&lt;/prefs&gt;&lt;/d</vt:lpwstr>
  </property>
  <property fmtid="{D5CDD505-2E9C-101B-9397-08002B2CF9AE}" pid="4" name="ZOTERO_PREF_2">
    <vt:lpwstr>ata&gt;</vt:lpwstr>
  </property>
</Properties>
</file>