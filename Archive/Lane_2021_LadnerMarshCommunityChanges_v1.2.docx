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48768" w14:textId="3BC53391" w:rsidR="00DE79AF" w:rsidRPr="00453678" w:rsidRDefault="00EB6931" w:rsidP="00453678">
      <w:pPr>
        <w:pStyle w:val="Title"/>
        <w:rPr>
          <w:sz w:val="36"/>
        </w:rPr>
      </w:pPr>
      <w:ins w:id="0" w:author="Stefanie Lane" w:date="2021-12-07T14:37:00Z">
        <w:r>
          <w:rPr>
            <w:sz w:val="36"/>
          </w:rPr>
          <w:t>Plant community changes</w:t>
        </w:r>
      </w:ins>
      <w:ins w:id="1" w:author="Stefanie Lane" w:date="2021-08-18T13:48:00Z">
        <w:r w:rsidR="007D5F59" w:rsidRPr="007D5F59">
          <w:rPr>
            <w:sz w:val="36"/>
          </w:rPr>
          <w:t xml:space="preserve"> over 40 years in </w:t>
        </w:r>
      </w:ins>
      <w:commentRangeStart w:id="2"/>
      <w:del w:id="3" w:author="Stefanie Lane" w:date="2021-08-18T13:48:00Z">
        <w:r w:rsidR="002D0891" w:rsidRPr="00453678" w:rsidDel="007D5F59">
          <w:rPr>
            <w:sz w:val="36"/>
          </w:rPr>
          <w:delText xml:space="preserve">40 </w:delText>
        </w:r>
        <w:commentRangeEnd w:id="2"/>
        <w:r w:rsidR="00BB2998" w:rsidDel="007D5F59">
          <w:rPr>
            <w:rStyle w:val="CommentReference"/>
            <w:rFonts w:asciiTheme="minorHAnsi" w:eastAsiaTheme="minorHAnsi" w:hAnsiTheme="minorHAnsi" w:cstheme="minorBidi"/>
            <w:spacing w:val="0"/>
            <w:kern w:val="0"/>
          </w:rPr>
          <w:commentReference w:id="2"/>
        </w:r>
        <w:r w:rsidR="002D0891" w:rsidRPr="00453678" w:rsidDel="007D5F59">
          <w:rPr>
            <w:sz w:val="36"/>
          </w:rPr>
          <w:delText xml:space="preserve">years of plant community changes in </w:delText>
        </w:r>
      </w:del>
      <w:r w:rsidR="002D0891" w:rsidRPr="00453678">
        <w:rPr>
          <w:sz w:val="36"/>
        </w:rPr>
        <w:t xml:space="preserve">a tidal freshwater marsh </w:t>
      </w:r>
      <w:r w:rsidR="00934873" w:rsidRPr="00453678">
        <w:rPr>
          <w:sz w:val="36"/>
        </w:rPr>
        <w:t>of the Fraser River Estuary</w:t>
      </w:r>
      <w:ins w:id="4" w:author="Stefanie Lane" w:date="2021-08-18T13:48:00Z">
        <w:r w:rsidR="00473C11">
          <w:rPr>
            <w:sz w:val="36"/>
          </w:rPr>
          <w:t>, British Columbia</w:t>
        </w:r>
      </w:ins>
    </w:p>
    <w:p w14:paraId="5451F21B" w14:textId="261F4F38" w:rsidR="002D0891" w:rsidRDefault="002D0891">
      <w:r>
        <w:t>Stefanie L. Lane</w:t>
      </w:r>
      <w:ins w:id="5" w:author="Stefanie Lane" w:date="2021-08-18T13:52:00Z">
        <w:r w:rsidR="00E960F4">
          <w:t>,</w:t>
        </w:r>
      </w:ins>
      <w:del w:id="6" w:author="Stefanie Lane" w:date="2021-08-18T13:52:00Z">
        <w:r w:rsidDel="00E960F4">
          <w:delText xml:space="preserve"> |</w:delText>
        </w:r>
      </w:del>
      <w:ins w:id="7" w:author="Stefanie Lane" w:date="2021-08-18T13:52:00Z">
        <w:r w:rsidR="00E960F4">
          <w:t xml:space="preserve"> John S. Richardson, Gary </w:t>
        </w:r>
      </w:ins>
      <w:ins w:id="8" w:author="Stefanie Lane" w:date="2021-08-18T13:53:00Z">
        <w:r w:rsidR="00E960F4">
          <w:t xml:space="preserve">E. </w:t>
        </w:r>
      </w:ins>
      <w:ins w:id="9" w:author="Stefanie Lane" w:date="2021-08-18T13:52:00Z">
        <w:r w:rsidR="00E960F4">
          <w:t>Bradfield |</w:t>
        </w:r>
      </w:ins>
      <w:r>
        <w:t xml:space="preserve"> University of British Columbia</w:t>
      </w:r>
    </w:p>
    <w:p w14:paraId="34E1F2B7" w14:textId="6F66C29C" w:rsidR="002D0891" w:rsidRDefault="002D0891"/>
    <w:p w14:paraId="5444DFAB" w14:textId="64D16597" w:rsidR="0001635B" w:rsidDel="00A4148F" w:rsidRDefault="0001635B" w:rsidP="005B3902">
      <w:pPr>
        <w:pStyle w:val="Heading1"/>
        <w:numPr>
          <w:ilvl w:val="0"/>
          <w:numId w:val="0"/>
        </w:numPr>
        <w:rPr>
          <w:del w:id="10" w:author="Stefanie Lane" w:date="2021-12-07T14:44:00Z"/>
        </w:rPr>
      </w:pPr>
      <w:r>
        <w:t>Abstract</w:t>
      </w:r>
    </w:p>
    <w:p w14:paraId="2D43A6AB" w14:textId="09FF4ED2" w:rsidR="0001635B" w:rsidRDefault="0001635B">
      <w:pPr>
        <w:pStyle w:val="Heading1"/>
        <w:numPr>
          <w:ilvl w:val="0"/>
          <w:numId w:val="0"/>
        </w:numPr>
        <w:rPr>
          <w:ins w:id="11" w:author="Stefanie Lane" w:date="2021-12-07T14:31:00Z"/>
        </w:rPr>
        <w:pPrChange w:id="12" w:author="Stefanie Lane" w:date="2021-12-07T14:44:00Z">
          <w:pPr/>
        </w:pPrChange>
      </w:pPr>
    </w:p>
    <w:p w14:paraId="6F3CF4E3" w14:textId="65EE67A4" w:rsidR="00F856FC" w:rsidRDefault="00F856FC" w:rsidP="0001635B">
      <w:pPr>
        <w:rPr>
          <w:ins w:id="13" w:author="Stefanie Lane" w:date="2021-12-07T14:31:00Z"/>
        </w:rPr>
      </w:pPr>
      <w:ins w:id="14" w:author="Stefanie Lane" w:date="2021-12-07T14:31:00Z">
        <w:r>
          <w:rPr>
            <w:b/>
            <w:i/>
          </w:rPr>
          <w:t>Premise of study</w:t>
        </w:r>
        <w:r>
          <w:t>:</w:t>
        </w:r>
      </w:ins>
      <w:ins w:id="15" w:author="Stefanie Lane" w:date="2021-12-07T14:36:00Z">
        <w:r w:rsidR="00E65FDF">
          <w:t xml:space="preserve"> Identifying long-term habitat change</w:t>
        </w:r>
        <w:r w:rsidR="0024320F">
          <w:t xml:space="preserve">s and their implications for habitat management is dependent on data availability. In the absence of long-term monitoring programs, repeated observation at </w:t>
        </w:r>
      </w:ins>
      <w:ins w:id="16" w:author="Stefanie Lane" w:date="2021-12-07T14:37:00Z">
        <w:r w:rsidR="0024320F">
          <w:t xml:space="preserve">historical study sites </w:t>
        </w:r>
      </w:ins>
      <w:ins w:id="17" w:author="Stefanie Lane" w:date="2021-12-07T14:38:00Z">
        <w:r w:rsidR="001373CA">
          <w:t xml:space="preserve">can provide insight to community compositional shifts. </w:t>
        </w:r>
      </w:ins>
    </w:p>
    <w:p w14:paraId="717D8E10" w14:textId="4BD0761A" w:rsidR="00F856FC" w:rsidRDefault="00F856FC" w:rsidP="0001635B">
      <w:pPr>
        <w:rPr>
          <w:ins w:id="18" w:author="Stefanie Lane" w:date="2021-12-07T14:31:00Z"/>
        </w:rPr>
      </w:pPr>
      <w:ins w:id="19" w:author="Stefanie Lane" w:date="2021-12-07T14:31:00Z">
        <w:r>
          <w:rPr>
            <w:b/>
            <w:i/>
          </w:rPr>
          <w:t xml:space="preserve">Methods: </w:t>
        </w:r>
      </w:ins>
      <w:ins w:id="20" w:author="Stefanie Lane" w:date="2021-12-07T14:32:00Z">
        <w:r w:rsidR="00210BF1">
          <w:t xml:space="preserve">Three datasets collected over 40 years were used to assess shifts in community diversity in </w:t>
        </w:r>
      </w:ins>
      <w:ins w:id="21" w:author="Stefanie Lane" w:date="2021-12-07T14:39:00Z">
        <w:r w:rsidR="001373CA">
          <w:t xml:space="preserve">Ladner Marsh, </w:t>
        </w:r>
      </w:ins>
      <w:ins w:id="22" w:author="Stefanie Lane" w:date="2021-12-07T14:32:00Z">
        <w:r w:rsidR="00210BF1">
          <w:t>a</w:t>
        </w:r>
      </w:ins>
      <w:ins w:id="23" w:author="Stefanie Lane" w:date="2021-12-07T14:39:00Z">
        <w:r w:rsidR="001373CA">
          <w:t xml:space="preserve"> reference freshwater</w:t>
        </w:r>
      </w:ins>
      <w:ins w:id="24" w:author="Stefanie Lane" w:date="2021-12-07T14:32:00Z">
        <w:r w:rsidR="00210BF1">
          <w:t xml:space="preserve"> tidal marsh in the Fraser River Estuary near Ladner, BC. Cluster analysis and non-metric multidimensional scaling illustrate changes in plant community assemblages. </w:t>
        </w:r>
      </w:ins>
    </w:p>
    <w:p w14:paraId="396CD61B" w14:textId="2CDDFD76" w:rsidR="00F856FC" w:rsidRDefault="00F856FC" w:rsidP="0001635B">
      <w:pPr>
        <w:rPr>
          <w:ins w:id="25" w:author="Stefanie Lane" w:date="2021-12-07T14:31:00Z"/>
        </w:rPr>
      </w:pPr>
      <w:ins w:id="26" w:author="Stefanie Lane" w:date="2021-12-07T14:31:00Z">
        <w:r>
          <w:rPr>
            <w:b/>
            <w:i/>
          </w:rPr>
          <w:t>Results</w:t>
        </w:r>
        <w:r>
          <w:t>:</w:t>
        </w:r>
      </w:ins>
      <w:ins w:id="27" w:author="Stefanie Lane" w:date="2021-12-07T14:32:00Z">
        <w:r w:rsidR="00210BF1">
          <w:t xml:space="preserve"> Plant </w:t>
        </w:r>
      </w:ins>
      <w:ins w:id="28" w:author="Stefanie Lane" w:date="2021-12-07T14:33:00Z">
        <w:r w:rsidR="00210BF1">
          <w:t>composition has become homogenized within</w:t>
        </w:r>
        <w:r w:rsidR="008B0D1D">
          <w:t xml:space="preserve"> each of three</w:t>
        </w:r>
        <w:r w:rsidR="00210BF1">
          <w:t xml:space="preserve"> community type</w:t>
        </w:r>
        <w:r w:rsidR="008B0D1D">
          <w:t>s, but with greater dissimilarity between community types. Se</w:t>
        </w:r>
      </w:ins>
      <w:ins w:id="29" w:author="Stefanie Lane" w:date="2021-12-07T14:34:00Z">
        <w:r w:rsidR="008B0D1D">
          <w:t xml:space="preserve">dge and fescue communities have greater proportion of invasive species, while </w:t>
        </w:r>
        <w:r w:rsidR="00EF3718">
          <w:t xml:space="preserve">invasive species cover in the </w:t>
        </w:r>
        <w:r w:rsidR="008B0D1D">
          <w:t>bogbean</w:t>
        </w:r>
        <w:r w:rsidR="00EF3718">
          <w:t>-dominated</w:t>
        </w:r>
        <w:r w:rsidR="008B0D1D">
          <w:t xml:space="preserve"> community </w:t>
        </w:r>
        <w:r w:rsidR="00EF3718">
          <w:t>type has not changed si</w:t>
        </w:r>
      </w:ins>
      <w:ins w:id="30" w:author="Stefanie Lane" w:date="2021-12-07T14:35:00Z">
        <w:r w:rsidR="00EF3718">
          <w:t xml:space="preserve">gnificantly over 40 years. </w:t>
        </w:r>
      </w:ins>
    </w:p>
    <w:p w14:paraId="46BBBD5E" w14:textId="6EB79531" w:rsidR="00F856FC" w:rsidRPr="001373CA" w:rsidDel="00F75080" w:rsidRDefault="00F856FC">
      <w:pPr>
        <w:rPr>
          <w:del w:id="31" w:author="Stefanie Lane" w:date="2021-12-07T14:44:00Z"/>
        </w:rPr>
      </w:pPr>
      <w:ins w:id="32" w:author="Stefanie Lane" w:date="2021-12-07T14:31:00Z">
        <w:r>
          <w:rPr>
            <w:b/>
            <w:i/>
          </w:rPr>
          <w:t>Discussion:</w:t>
        </w:r>
      </w:ins>
      <w:ins w:id="33" w:author="Stefanie Lane" w:date="2021-12-07T14:39:00Z">
        <w:r w:rsidR="001373CA">
          <w:t xml:space="preserve"> </w:t>
        </w:r>
      </w:ins>
      <w:ins w:id="34" w:author="Stefanie Lane" w:date="2021-12-07T14:40:00Z">
        <w:r w:rsidR="008331D3">
          <w:t xml:space="preserve">Ladner Marsh </w:t>
        </w:r>
        <w:r w:rsidR="00A07407">
          <w:t>has greater cover of invasive species, and greater</w:t>
        </w:r>
      </w:ins>
      <w:ins w:id="35" w:author="Stefanie Lane" w:date="2021-12-07T14:41:00Z">
        <w:r w:rsidR="0014003D">
          <w:t xml:space="preserve"> </w:t>
        </w:r>
      </w:ins>
      <w:ins w:id="36" w:author="Stefanie Lane" w:date="2021-12-07T14:42:00Z">
        <w:r w:rsidR="0014003D">
          <w:t>partitioning between communities</w:t>
        </w:r>
        <w:r w:rsidR="00A73345">
          <w:t xml:space="preserve">, </w:t>
        </w:r>
      </w:ins>
      <w:ins w:id="37" w:author="Stefanie Lane" w:date="2021-12-07T14:43:00Z">
        <w:r w:rsidR="00A73345">
          <w:t>which</w:t>
        </w:r>
      </w:ins>
      <w:ins w:id="38" w:author="Stefanie Lane" w:date="2021-12-07T14:42:00Z">
        <w:r w:rsidR="00A73345">
          <w:t xml:space="preserve"> </w:t>
        </w:r>
      </w:ins>
      <w:ins w:id="39" w:author="Stefanie Lane" w:date="2021-12-07T14:43:00Z">
        <w:r w:rsidR="00A73345">
          <w:t xml:space="preserve">together may not achieve long-term conservation objectives. </w:t>
        </w:r>
      </w:ins>
    </w:p>
    <w:p w14:paraId="18390973" w14:textId="6CCFB476" w:rsidR="00DF5428" w:rsidDel="00F75080" w:rsidRDefault="00A83F50">
      <w:pPr>
        <w:rPr>
          <w:del w:id="40" w:author="Stefanie Lane" w:date="2021-12-07T14:44:00Z"/>
        </w:rPr>
        <w:pPrChange w:id="41" w:author="Stefanie Lane" w:date="2021-12-07T14:44:00Z">
          <w:pPr>
            <w:ind w:firstLine="360"/>
          </w:pPr>
        </w:pPrChange>
      </w:pPr>
      <w:del w:id="42" w:author="Stefanie Lane" w:date="2021-12-07T14:40:00Z">
        <w:r w:rsidDel="008331D3">
          <w:delText xml:space="preserve">Observing changes over time in </w:delText>
        </w:r>
        <w:commentRangeStart w:id="43"/>
        <w:r w:rsidDel="008331D3">
          <w:delText>critical habitat</w:delText>
        </w:r>
        <w:commentRangeEnd w:id="43"/>
        <w:r w:rsidR="00BB2998" w:rsidDel="008331D3">
          <w:rPr>
            <w:rStyle w:val="CommentReference"/>
          </w:rPr>
          <w:commentReference w:id="43"/>
        </w:r>
        <w:r w:rsidDel="008331D3">
          <w:delText xml:space="preserve">, such as tidal marshes, </w:delText>
        </w:r>
        <w:commentRangeStart w:id="44"/>
        <w:r w:rsidDel="008331D3">
          <w:delText>is useful to inform assessments of habitat quality</w:delText>
        </w:r>
        <w:r w:rsidR="002D5728" w:rsidDel="008331D3">
          <w:delText>.</w:delText>
        </w:r>
        <w:commentRangeEnd w:id="44"/>
        <w:r w:rsidR="00BB2998" w:rsidDel="008331D3">
          <w:rPr>
            <w:rStyle w:val="CommentReference"/>
          </w:rPr>
          <w:commentReference w:id="44"/>
        </w:r>
        <w:r w:rsidR="002D5728" w:rsidDel="008331D3">
          <w:delText xml:space="preserve"> </w:delText>
        </w:r>
      </w:del>
      <w:del w:id="45" w:author="Stefanie Lane" w:date="2021-12-07T14:44:00Z">
        <w:r w:rsidR="00026CB4" w:rsidDel="00F75080">
          <w:delText>Shifts in plant community composition can be used to make i</w:delText>
        </w:r>
        <w:r w:rsidDel="00F75080">
          <w:delText>nferences about key drivers</w:delText>
        </w:r>
        <w:r w:rsidR="00026CB4" w:rsidDel="00F75080">
          <w:delText xml:space="preserve"> of change, and</w:delText>
        </w:r>
        <w:r w:rsidDel="00F75080">
          <w:delText xml:space="preserve"> can generate new questions to test mechanisms of long-term change.</w:delText>
        </w:r>
        <w:r w:rsidR="00A27918" w:rsidDel="00F75080">
          <w:delText xml:space="preserve"> </w:delText>
        </w:r>
      </w:del>
    </w:p>
    <w:p w14:paraId="14F659A1" w14:textId="6E27E4C5" w:rsidR="008556B9" w:rsidDel="00A73345" w:rsidRDefault="00DF5428">
      <w:pPr>
        <w:rPr>
          <w:del w:id="46" w:author="Stefanie Lane" w:date="2021-12-07T14:43:00Z"/>
        </w:rPr>
        <w:pPrChange w:id="47" w:author="Stefanie Lane" w:date="2021-12-07T14:44:00Z">
          <w:pPr>
            <w:ind w:firstLine="360"/>
          </w:pPr>
        </w:pPrChange>
      </w:pPr>
      <w:del w:id="48" w:author="Stefanie Lane" w:date="2021-12-07T14:40:00Z">
        <w:r w:rsidDel="008331D3">
          <w:delText>Two datasets recorded 20 and 40 years before this study were used to</w:delText>
        </w:r>
        <w:r w:rsidR="000B5982" w:rsidDel="008331D3">
          <w:delText xml:space="preserve"> </w:delText>
        </w:r>
        <w:r w:rsidR="0091166E" w:rsidDel="008331D3">
          <w:delText xml:space="preserve">assess shifts in community diversity </w:delText>
        </w:r>
        <w:r w:rsidR="00A52C72" w:rsidDel="008331D3">
          <w:delText>in a tidal marsh in the Fraser River Estuary near Ladner, BC</w:delText>
        </w:r>
        <w:r w:rsidR="0091166E" w:rsidDel="008331D3">
          <w:delText xml:space="preserve">. Cluster analysis and non-metric multidimensional scaling </w:delText>
        </w:r>
        <w:commentRangeStart w:id="49"/>
        <w:r w:rsidR="0091166E" w:rsidDel="008331D3">
          <w:delText>illustrate</w:delText>
        </w:r>
        <w:r w:rsidR="0041307C" w:rsidDel="008331D3">
          <w:delText xml:space="preserve"> discrete</w:delText>
        </w:r>
        <w:r w:rsidR="0091166E" w:rsidDel="008331D3">
          <w:delText xml:space="preserve"> </w:delText>
        </w:r>
        <w:r w:rsidR="0041307C" w:rsidDel="008331D3">
          <w:delText xml:space="preserve">community assemblages </w:delText>
        </w:r>
        <w:commentRangeEnd w:id="49"/>
        <w:r w:rsidR="00BB2998" w:rsidDel="008331D3">
          <w:rPr>
            <w:rStyle w:val="CommentReference"/>
          </w:rPr>
          <w:commentReference w:id="49"/>
        </w:r>
        <w:r w:rsidR="0041307C" w:rsidDel="008331D3">
          <w:delText xml:space="preserve">becoming more homogenized within each community type, and greater dissimilarity between community types. </w:delText>
        </w:r>
      </w:del>
      <w:del w:id="50" w:author="Stefanie Lane" w:date="2021-12-07T14:43:00Z">
        <w:r w:rsidR="00A17D1B" w:rsidDel="00A73345">
          <w:delText xml:space="preserve">These differences are likely driven by environmental gradients as landforms subside or greater inundation due to sea level rise. </w:delText>
        </w:r>
      </w:del>
    </w:p>
    <w:p w14:paraId="1E6B3FF9" w14:textId="715F0898" w:rsidR="00A52C72" w:rsidRDefault="00A52C72">
      <w:pPr>
        <w:pPrChange w:id="51" w:author="Stefanie Lane" w:date="2021-12-07T14:44:00Z">
          <w:pPr>
            <w:ind w:firstLine="360"/>
          </w:pPr>
        </w:pPrChange>
      </w:pPr>
      <w:del w:id="52" w:author="Stefanie Lane" w:date="2021-12-07T14:42:00Z">
        <w:r w:rsidDel="0014003D">
          <w:delText xml:space="preserve">Because this marsh is used as a reference condition for restoration </w:delText>
        </w:r>
        <w:r w:rsidR="00C019E8" w:rsidDel="0014003D">
          <w:delText xml:space="preserve">objectives and is protected as a wildlife management area, land managers should be aware that the reference condition has changed, and overall community composition is shifting towards a state that may not </w:delText>
        </w:r>
      </w:del>
      <w:del w:id="53" w:author="Stefanie Lane" w:date="2021-12-07T14:43:00Z">
        <w:r w:rsidR="00C019E8" w:rsidDel="00A73345">
          <w:delText xml:space="preserve">reflect long-term conservation objectives. </w:delText>
        </w:r>
        <w:r w:rsidR="00C019E8" w:rsidDel="00F75080">
          <w:delText>Awareness of these shifts and i</w:delText>
        </w:r>
      </w:del>
      <w:ins w:id="54" w:author="Stefanie Lane" w:date="2021-12-07T14:43:00Z">
        <w:r w:rsidR="00F75080">
          <w:t>I</w:t>
        </w:r>
      </w:ins>
      <w:r w:rsidR="00C019E8">
        <w:t>dentification of likely drivers of change such as sediment starvation</w:t>
      </w:r>
      <w:ins w:id="55" w:author="Stefanie Lane" w:date="2021-12-07T14:44:00Z">
        <w:r w:rsidR="00F75080">
          <w:t xml:space="preserve"> or marsh platform subsidence in the context of sea level rise </w:t>
        </w:r>
      </w:ins>
      <w:del w:id="56" w:author="Stefanie Lane" w:date="2021-12-07T14:44:00Z">
        <w:r w:rsidR="00C019E8" w:rsidDel="00F75080">
          <w:delText xml:space="preserve"> </w:delText>
        </w:r>
      </w:del>
      <w:r w:rsidR="00C019E8">
        <w:t xml:space="preserve">will be key to mitigating </w:t>
      </w:r>
      <w:r w:rsidR="00FC785D">
        <w:t xml:space="preserve">further shifts away from desired community structure. </w:t>
      </w:r>
    </w:p>
    <w:p w14:paraId="2DA4E9B7" w14:textId="77777777" w:rsidR="00A17D1B" w:rsidRDefault="00A17D1B" w:rsidP="00A83F50">
      <w:pPr>
        <w:ind w:firstLine="360"/>
      </w:pPr>
    </w:p>
    <w:p w14:paraId="36F62D0E" w14:textId="65812A04" w:rsidR="008A39C8" w:rsidRDefault="008A39C8" w:rsidP="00A83F50">
      <w:pPr>
        <w:ind w:firstLine="360"/>
      </w:pPr>
    </w:p>
    <w:p w14:paraId="2735D12B" w14:textId="286FFEAD" w:rsidR="008A39C8" w:rsidRDefault="008A39C8" w:rsidP="00A83F50">
      <w:pPr>
        <w:ind w:firstLine="360"/>
      </w:pPr>
    </w:p>
    <w:p w14:paraId="6B89EE90" w14:textId="2C85C995" w:rsidR="008A39C8" w:rsidRDefault="008A39C8" w:rsidP="00A83F50">
      <w:pPr>
        <w:ind w:firstLine="360"/>
      </w:pPr>
    </w:p>
    <w:p w14:paraId="1A7218A0" w14:textId="0ADFF6DD" w:rsidR="0001635B" w:rsidRDefault="0001635B" w:rsidP="0001635B"/>
    <w:p w14:paraId="3156F8EC" w14:textId="77777777" w:rsidR="00CB0A8E" w:rsidRDefault="00CB0A8E">
      <w:pPr>
        <w:rPr>
          <w:rFonts w:asciiTheme="majorHAnsi" w:eastAsiaTheme="majorEastAsia" w:hAnsiTheme="majorHAnsi" w:cstheme="majorBidi"/>
          <w:color w:val="2F5496" w:themeColor="accent1" w:themeShade="BF"/>
          <w:sz w:val="32"/>
          <w:szCs w:val="32"/>
        </w:rPr>
      </w:pPr>
      <w:r>
        <w:br w:type="page"/>
      </w:r>
    </w:p>
    <w:p w14:paraId="4D0E2AD1" w14:textId="5E565710" w:rsidR="0001635B" w:rsidRDefault="0001635B" w:rsidP="005B3902">
      <w:pPr>
        <w:pStyle w:val="Heading1"/>
        <w:numPr>
          <w:ilvl w:val="0"/>
          <w:numId w:val="0"/>
        </w:numPr>
      </w:pPr>
      <w:r>
        <w:lastRenderedPageBreak/>
        <w:t>Introduction</w:t>
      </w:r>
    </w:p>
    <w:p w14:paraId="5C0552C8" w14:textId="6862D428" w:rsidR="00A60265" w:rsidDel="00A60265" w:rsidRDefault="00395075" w:rsidP="00A60265">
      <w:pPr>
        <w:ind w:firstLine="360"/>
        <w:rPr>
          <w:del w:id="57" w:author="Stefanie Lane" w:date="2021-11-08T16:43:00Z"/>
          <w:moveTo w:id="58" w:author="Stefanie Lane" w:date="2021-11-08T16:42:00Z"/>
        </w:rPr>
      </w:pPr>
      <w:bookmarkStart w:id="59" w:name="_Hlk73611667"/>
      <w:r>
        <w:t>Tidal marshes within estuaries</w:t>
      </w:r>
      <w:ins w:id="60" w:author="Stefanie Lane" w:date="2021-11-08T16:43:00Z">
        <w:r w:rsidR="0021145A">
          <w:t xml:space="preserve"> experience </w:t>
        </w:r>
      </w:ins>
      <w:ins w:id="61" w:author="Stefanie Lane" w:date="2021-11-08T16:44:00Z">
        <w:r w:rsidR="0021145A">
          <w:t>hydrogeomorphic and plant community changes</w:t>
        </w:r>
      </w:ins>
      <w:r>
        <w:t xml:space="preserve"> </w:t>
      </w:r>
      <w:del w:id="62" w:author="Stefanie Lane" w:date="2021-11-08T16:44:00Z">
        <w:r w:rsidDel="0021145A">
          <w:delText xml:space="preserve">can go through </w:delText>
        </w:r>
        <w:commentRangeStart w:id="63"/>
        <w:r w:rsidDel="0021145A">
          <w:delText xml:space="preserve">cycles </w:delText>
        </w:r>
        <w:commentRangeEnd w:id="63"/>
        <w:r w:rsidR="00BB2998" w:rsidDel="0021145A">
          <w:rPr>
            <w:rStyle w:val="CommentReference"/>
          </w:rPr>
          <w:commentReference w:id="63"/>
        </w:r>
        <w:r w:rsidDel="0021145A">
          <w:delText xml:space="preserve">of formation and subsidence </w:delText>
        </w:r>
      </w:del>
      <w:ins w:id="64" w:author="Richardson, John S." w:date="2021-06-17T10:14:00Z">
        <w:r w:rsidR="00BB2998">
          <w:t>o</w:t>
        </w:r>
      </w:ins>
      <w:del w:id="65" w:author="Richardson, John S." w:date="2021-06-17T10:14:00Z">
        <w:r w:rsidDel="00BB2998">
          <w:delText>i</w:delText>
        </w:r>
      </w:del>
      <w:r>
        <w:t xml:space="preserve">n annual, decadal, and millennial timescales </w:t>
      </w:r>
      <w:r>
        <w:fldChar w:fldCharType="begin"/>
      </w:r>
      <w:r>
        <w:instrText xml:space="preserve"> ADDIN ZOTERO_ITEM CSL_CITATION {"citationID":"WHjPBd1n","properties":{"formattedCitation":"(Chalifour et al., 2019; Pasternack, 2009)","plainCitation":"(Chalifour et al., 2019; Pasternack, 2009)","noteIndex":0},"citationItems":[{"id":141,"uris":["http://zotero.org/users/6092945/items/9ERQWQD8"],"uri":["http://zotero.org/users/6092945/items/9ERQWQD8"],"itemData":{"id":141,"type":"article-journal","abstract":"Interfacing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K."}],"issued":{"date-parts":[["2019",8,29]]}}},{"id":396,"uris":["http://zotero.org/users/6092945/items/S2AD5CNH"],"uri":["http://zotero.org/users/6092945/items/S2AD5CNH"],"itemData":{"id":396,"type":"chapter","abstract":"Tidal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fldChar w:fldCharType="separate"/>
      </w:r>
      <w:r w:rsidRPr="0087158D">
        <w:rPr>
          <w:rFonts w:ascii="Calibri" w:hAnsi="Calibri" w:cs="Calibri"/>
        </w:rPr>
        <w:t>(Chalifour et al., 2019; Pasternack, 2009)</w:t>
      </w:r>
      <w:r>
        <w:fldChar w:fldCharType="end"/>
      </w:r>
      <w:r>
        <w:t xml:space="preserve">. Their valuable functions of carbon cycling, shoreline protection, and aquatic habitat make their protection extremely important. </w:t>
      </w:r>
      <w:ins w:id="66" w:author="Stefanie Lane" w:date="2021-11-09T07:46:00Z">
        <w:r w:rsidR="00B5463B">
          <w:t>Estuary conservation efforts are intended to protect coastal municipalities and provide sufficient habitat; however, tidal marshes must r</w:t>
        </w:r>
        <w:r w:rsidR="00B5463B" w:rsidRPr="001B7617">
          <w:t xml:space="preserve">esist change to continuously provide these services. </w:t>
        </w:r>
      </w:ins>
      <w:commentRangeStart w:id="67"/>
      <w:del w:id="68" w:author="Stefanie Lane" w:date="2021-11-09T07:46:00Z">
        <w:r w:rsidRPr="001B7617" w:rsidDel="00B5463B">
          <w:delText>Efforts to conserve and restore estuaries are done with the intention of protecting coastal municipalities or improving habitat quality</w:delText>
        </w:r>
      </w:del>
      <w:ins w:id="69" w:author="Richardson, John S." w:date="2021-06-21T14:49:00Z">
        <w:del w:id="70" w:author="Stefanie Lane" w:date="2021-11-09T07:46:00Z">
          <w:r w:rsidR="00A31DD1" w:rsidRPr="001B7617" w:rsidDel="00B5463B">
            <w:delText>;</w:delText>
          </w:r>
        </w:del>
      </w:ins>
      <w:del w:id="71" w:author="Stefanie Lane" w:date="2021-11-09T07:46:00Z">
        <w:r w:rsidRPr="001B7617" w:rsidDel="00B5463B">
          <w:delText>, however</w:delText>
        </w:r>
      </w:del>
      <w:ins w:id="72" w:author="Richardson, John S." w:date="2021-06-21T14:49:00Z">
        <w:del w:id="73" w:author="Stefanie Lane" w:date="2021-11-09T07:46:00Z">
          <w:r w:rsidR="00A31DD1" w:rsidRPr="001B7617" w:rsidDel="00B5463B">
            <w:delText>,</w:delText>
          </w:r>
        </w:del>
      </w:ins>
      <w:del w:id="74" w:author="Stefanie Lane" w:date="2021-11-09T07:46:00Z">
        <w:r w:rsidRPr="001B7617" w:rsidDel="00B5463B">
          <w:delText xml:space="preserve"> the </w:delText>
        </w:r>
      </w:del>
      <w:del w:id="75" w:author="Stefanie Lane" w:date="2021-11-08T16:44:00Z">
        <w:r w:rsidRPr="001B7617" w:rsidDel="00A973E3">
          <w:delText>projection of t</w:delText>
        </w:r>
      </w:del>
      <w:del w:id="76" w:author="Stefanie Lane" w:date="2021-11-08T16:45:00Z">
        <w:r w:rsidRPr="001B7617" w:rsidDel="00A973E3">
          <w:delText>he</w:delText>
        </w:r>
      </w:del>
      <w:del w:id="77" w:author="Stefanie Lane" w:date="2021-11-09T07:46:00Z">
        <w:r w:rsidRPr="001B7617" w:rsidDel="00B5463B">
          <w:delText xml:space="preserve"> benefits </w:delText>
        </w:r>
      </w:del>
      <w:del w:id="78" w:author="Stefanie Lane" w:date="2021-11-08T16:45:00Z">
        <w:r w:rsidRPr="001B7617" w:rsidDel="00A973E3">
          <w:delText>derived from t</w:delText>
        </w:r>
      </w:del>
      <w:del w:id="79" w:author="Stefanie Lane" w:date="2021-11-09T07:46:00Z">
        <w:r w:rsidRPr="001B7617" w:rsidDel="00B5463B">
          <w:delText>hese efforts assume that tidal marsh habitats will resist change or be resilient to recover from disturbance</w:delText>
        </w:r>
      </w:del>
      <w:del w:id="80" w:author="Stefanie Lane" w:date="2021-11-08T16:44:00Z">
        <w:r w:rsidRPr="001B7617" w:rsidDel="00A973E3">
          <w:delText>,</w:delText>
        </w:r>
      </w:del>
      <w:del w:id="81" w:author="Stefanie Lane" w:date="2021-11-09T07:46:00Z">
        <w:r w:rsidRPr="001B7617" w:rsidDel="00B5463B">
          <w:delText xml:space="preserve"> </w:delText>
        </w:r>
        <w:commentRangeEnd w:id="67"/>
        <w:r w:rsidR="00DA04A4" w:rsidRPr="001B7617" w:rsidDel="00B5463B">
          <w:rPr>
            <w:rStyle w:val="CommentReference"/>
          </w:rPr>
          <w:commentReference w:id="67"/>
        </w:r>
      </w:del>
      <w:del w:id="82" w:author="Stefanie Lane" w:date="2021-11-08T16:44:00Z">
        <w:r w:rsidRPr="001B7617" w:rsidDel="00A973E3">
          <w:delText>and thus that the habitat will remain stable over</w:delText>
        </w:r>
        <w:r w:rsidR="00CB0A8E" w:rsidRPr="001B7617" w:rsidDel="00A973E3">
          <w:delText xml:space="preserve"> the </w:delText>
        </w:r>
        <w:commentRangeStart w:id="83"/>
        <w:r w:rsidR="009D37AD" w:rsidRPr="001B7617" w:rsidDel="00A973E3">
          <w:delText xml:space="preserve">targeted </w:delText>
        </w:r>
        <w:commentRangeEnd w:id="83"/>
        <w:r w:rsidR="00BB2998" w:rsidRPr="001B7617" w:rsidDel="00A973E3">
          <w:rPr>
            <w:rStyle w:val="CommentReference"/>
          </w:rPr>
          <w:commentReference w:id="83"/>
        </w:r>
        <w:r w:rsidR="00CB0A8E" w:rsidRPr="001B7617" w:rsidDel="00A973E3">
          <w:delText>anthropogenic timescale</w:delText>
        </w:r>
        <w:r w:rsidR="009D37AD" w:rsidRPr="001B7617" w:rsidDel="00A973E3">
          <w:delText xml:space="preserve">s. </w:delText>
        </w:r>
      </w:del>
      <w:bookmarkEnd w:id="59"/>
      <w:moveToRangeStart w:id="84" w:author="Stefanie Lane" w:date="2021-11-08T16:42:00Z" w:name="move87282173"/>
      <w:moveTo w:id="85" w:author="Stefanie Lane" w:date="2021-11-08T16:42:00Z">
        <w:r w:rsidR="00A60265" w:rsidRPr="001B7617">
          <w:t>The opportunity to characterize plant community changes on decadal timescales contributes to observation of meaningful long-term patterns of community stability, and is instructive to form inferences about drivers of community stability or change over time. Management initiatives such as Canada’s Coastal Restoration Fund or British Columbia’s Salmon Restoration and Inn</w:t>
        </w:r>
        <w:r w:rsidR="00A60265">
          <w:t>ovation Fund or Sea Level Rise Adaptation programs target successes on 50-100 year horizons, so understanding what leads to</w:t>
        </w:r>
      </w:moveTo>
      <w:ins w:id="86" w:author="Stefanie Lane" w:date="2021-11-08T16:42:00Z">
        <w:r w:rsidR="00A60265">
          <w:t xml:space="preserve"> resistant o</w:t>
        </w:r>
      </w:ins>
      <w:ins w:id="87" w:author="Stefanie Lane" w:date="2021-11-08T16:43:00Z">
        <w:r w:rsidR="00A60265">
          <w:t>r</w:t>
        </w:r>
      </w:ins>
      <w:moveTo w:id="88" w:author="Stefanie Lane" w:date="2021-11-08T16:42:00Z">
        <w:r w:rsidR="00A60265">
          <w:t xml:space="preserve"> resilient communities within this timescale is of great importance </w:t>
        </w:r>
        <w:del w:id="89" w:author="Stefanie Lane" w:date="2021-11-09T07:47:00Z">
          <w:r w:rsidR="00A60265" w:rsidDel="00D56685">
            <w:delText>to agency managers wanting to maintain or create</w:delText>
          </w:r>
        </w:del>
      </w:moveTo>
      <w:ins w:id="90" w:author="Stefanie Lane" w:date="2021-11-09T07:47:00Z">
        <w:r w:rsidR="00D56685">
          <w:t>to</w:t>
        </w:r>
      </w:ins>
      <w:moveTo w:id="91" w:author="Stefanie Lane" w:date="2021-11-08T16:42:00Z">
        <w:r w:rsidR="00A60265">
          <w:t xml:space="preserve"> shoreline communities for immediate habitat conservation or floodwater protection initiatives. </w:t>
        </w:r>
      </w:moveTo>
    </w:p>
    <w:moveToRangeEnd w:id="84"/>
    <w:p w14:paraId="7DECFCE3" w14:textId="79F657D5" w:rsidR="00572071" w:rsidRDefault="00572071">
      <w:pPr>
        <w:ind w:firstLine="360"/>
      </w:pPr>
    </w:p>
    <w:p w14:paraId="7087EBBB" w14:textId="332D1D20" w:rsidR="00614023" w:rsidRDefault="00E80211">
      <w:pPr>
        <w:ind w:firstLine="360"/>
      </w:pPr>
      <w:r>
        <w:t xml:space="preserve">A key </w:t>
      </w:r>
      <w:r w:rsidR="00BF689A">
        <w:t xml:space="preserve">abiotic </w:t>
      </w:r>
      <w:r>
        <w:t xml:space="preserve">driver of </w:t>
      </w:r>
      <w:ins w:id="92" w:author="Stefanie Lane" w:date="2021-11-08T16:46:00Z">
        <w:r w:rsidR="0041506D">
          <w:t xml:space="preserve">plant </w:t>
        </w:r>
      </w:ins>
      <w:r w:rsidR="00BF689A">
        <w:t xml:space="preserve">community resistance </w:t>
      </w:r>
      <w:r w:rsidR="00E9047A">
        <w:t xml:space="preserve">include sediment trapping </w:t>
      </w:r>
      <w:del w:id="93" w:author="Stefanie Lane" w:date="2021-11-08T16:46:00Z">
        <w:r w:rsidR="00E9047A" w:rsidDel="0041506D">
          <w:delText xml:space="preserve">that allows plant communities </w:delText>
        </w:r>
        <w:commentRangeStart w:id="94"/>
        <w:r w:rsidR="00E9047A" w:rsidDel="0041506D">
          <w:delText xml:space="preserve">to compensate for changing inundation rates due to sea level rise </w:delText>
        </w:r>
      </w:del>
      <w:commentRangeEnd w:id="94"/>
      <w:r w:rsidR="00A31DD1">
        <w:rPr>
          <w:rStyle w:val="CommentReference"/>
        </w:rPr>
        <w:commentReference w:id="94"/>
      </w:r>
      <w:r w:rsidR="00E9047A">
        <w:fldChar w:fldCharType="begin"/>
      </w:r>
      <w:r w:rsidR="00E9047A">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2020)","dontUpdate":true,"noteIndex":0},"citationItems":[{"id":102,"uris":["http://zotero.org/users/6092945/items/PYLYV238"],"uri":["http://zotero.org/users/6092945/items/PYLYV238"],"itemData":{"id":102,"type":"article-journal","abstract":"Integrating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rsidR="00E9047A">
        <w:fldChar w:fldCharType="separate"/>
      </w:r>
      <w:r w:rsidR="00E9047A" w:rsidRPr="00F431E3">
        <w:rPr>
          <w:rFonts w:ascii="Calibri" w:hAnsi="Calibri" w:cs="Calibri"/>
        </w:rPr>
        <w:t xml:space="preserve">(Marijnissen, </w:t>
      </w:r>
      <w:r w:rsidR="00E9047A">
        <w:rPr>
          <w:rFonts w:ascii="Calibri" w:hAnsi="Calibri" w:cs="Calibri"/>
        </w:rPr>
        <w:t>et al.</w:t>
      </w:r>
      <w:r w:rsidR="00E9047A" w:rsidRPr="00F431E3">
        <w:rPr>
          <w:rFonts w:ascii="Calibri" w:hAnsi="Calibri" w:cs="Calibri"/>
        </w:rPr>
        <w:t>, 2020)</w:t>
      </w:r>
      <w:r w:rsidR="00E9047A">
        <w:fldChar w:fldCharType="end"/>
      </w:r>
      <w:r w:rsidR="00E9047A">
        <w:t>.</w:t>
      </w:r>
      <w:r w:rsidR="008C17D3">
        <w:t xml:space="preserve"> Sediment deliver</w:t>
      </w:r>
      <w:r w:rsidR="003F0654">
        <w:t>ed by</w:t>
      </w:r>
      <w:r w:rsidR="008C17D3">
        <w:t xml:space="preserve"> river transport is</w:t>
      </w:r>
      <w:r w:rsidR="003F0654">
        <w:t xml:space="preserve"> trapped by vegetation, creating a feedback loop of rising tidal marsh platforms, increased vegetation growth, and increased sediment trapping capacity </w:t>
      </w:r>
      <w:r w:rsidR="003F0654">
        <w:fldChar w:fldCharType="begin"/>
      </w:r>
      <w:r w:rsidR="003F0654">
        <w:instrText xml:space="preserve"> ADDIN ZOTERO_ITEM CSL_CITATION {"citationID":"p7oUpuHN","properties":{"formattedCitation":"(Corenblit et al., 2015; Peteet et al., 2018)","plainCitation":"(Corenblit et al., 2015; Peteet et al., 2018)","noteIndex":0},"citationItems":[{"id":248,"uris":["http://zotero.org/users/6092945/items/RW6P9677"],"uri":["http://zotero.org/users/6092945/items/RW6P9677"],"itemData":{"id":248,"type":"article-journal","abstract":"Aim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uri":["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rsidR="003F0654">
        <w:fldChar w:fldCharType="separate"/>
      </w:r>
      <w:r w:rsidR="003F0654" w:rsidRPr="00F3106E">
        <w:rPr>
          <w:rFonts w:ascii="Calibri" w:hAnsi="Calibri" w:cs="Calibri"/>
        </w:rPr>
        <w:t>(Corenblit et al., 2015; Peteet et al., 2018)</w:t>
      </w:r>
      <w:r w:rsidR="003F0654">
        <w:fldChar w:fldCharType="end"/>
      </w:r>
      <w:r>
        <w:t xml:space="preserve">. </w:t>
      </w:r>
      <w:r w:rsidR="00BF689A">
        <w:t xml:space="preserve">Biotic resistance </w:t>
      </w:r>
      <w:r w:rsidR="00F30D19">
        <w:t xml:space="preserve">to invasion or species displacement </w:t>
      </w:r>
      <w:r w:rsidR="00BF689A">
        <w:t xml:space="preserve">within the plant community </w:t>
      </w:r>
      <w:r w:rsidR="00F30D19">
        <w:t xml:space="preserve">depends on the total richness within the site </w:t>
      </w:r>
      <w:r w:rsidR="00F30D19">
        <w:fldChar w:fldCharType="begin"/>
      </w:r>
      <w:r w:rsidR="00F30D19">
        <w:instrText xml:space="preserve"> ADDIN ZOTERO_ITEM CSL_CITATION {"citationID":"QlxOwYly","properties":{"formattedCitation":"(Tilman, 1997)","plainCitation":"(Tilman, 1997)","noteIndex":0},"citationItems":[{"id":271,"uris":["http://zotero.org/users/6092945/items/SCR9CNS3"],"uri":["http://zotero.org/users/6092945/items/SCR9CNS3"],"itemData":{"id":271,"type":"article-journal","abstract":"Plant species composition, species abundances, and species richness were strongly recruitment limited in a 4-yr experiment in which seeds of up to 54 species were added to patches of native grassland. Four field seasons after a one-time addition of seed, many added species were still present and reproducing, with plots seeded at the highest rate having species richness that was 83% greater and total plant cover that was 31% greater than controls. Total plant community cover increased significantly with the number of species added as seed, but total cover of pre-existing species was independent of the number of species added as seed, suggesting that the new species mainly filled previously “empty” sites. The proportion of added species that became established was negatively correlated with initial species richness of plots, suggesting that species-rich sites were more resistant to invasion. Plot invasibility also depended on the abundances and species richness of plant functional groups in the plots, but was independent of seed size and of total plant cover. The major functional groups of plants differed in their abilities to invade as seed, with perennial grasses being the poorest invaders and herbaceous legumes being the best. Thus, local biotic interactions and recruitment dynamics jointly determined diversity, species composition, and species abundances in these native grassland communities. This supports a metapopulation-like perspective over a purely interspecific-interaction perspective or a purely regional perspective, suggesting that recruitment limitation may be more important, even on a local scale, than often recognized.","container-title":"Ecology","DOI":"10.1890/0012-9658(1997)078[0081:CIRLAG]2.0.CO;2","ISSN":"1939-9170","issue":"1","language":"en","page":"81-92","source":"Wiley Online Library","title":"Community Invasibility, Recruitment Limitation, and Grassland Biodiversity","volume":"78","author":[{"family":"Tilman","given":"David"}],"issued":{"date-parts":[["1997"]]}}}],"schema":"https://github.com/citation-style-language/schema/raw/master/csl-citation.json"} </w:instrText>
      </w:r>
      <w:r w:rsidR="00F30D19">
        <w:fldChar w:fldCharType="separate"/>
      </w:r>
      <w:r w:rsidR="00F30D19" w:rsidRPr="00F431E3">
        <w:rPr>
          <w:rFonts w:ascii="Calibri" w:hAnsi="Calibri" w:cs="Calibri"/>
        </w:rPr>
        <w:t>(Tilman, 1997)</w:t>
      </w:r>
      <w:r w:rsidR="00F30D19">
        <w:fldChar w:fldCharType="end"/>
      </w:r>
      <w:r w:rsidR="00F30D19">
        <w:t xml:space="preserve">. This is partially due to the resilience of plant life history strategies, such as community-dominant plants being comprised of perennial species that do not yield </w:t>
      </w:r>
      <w:r w:rsidR="008A39C8">
        <w:t xml:space="preserve">space for new species to encroach </w:t>
      </w:r>
      <w:r w:rsidR="008A39C8">
        <w:fldChar w:fldCharType="begin"/>
      </w:r>
      <w:r w:rsidR="008A39C8">
        <w:instrText xml:space="preserve"> ADDIN ZOTERO_ITEM CSL_CITATION {"citationID":"DwRtHp3t","properties":{"formattedCitation":"(Hopfensperger et al., 2009)","plainCitation":"(Hopfensperger et al., 2009)","noteIndex":0},"citationItems":[{"id":11,"uris":["http://zotero.org/users/6092945/items/93SS4ZQG"],"uri":["http://zotero.org/users/6092945/items/93SS4ZQG"],"itemData":{"id":11,"type":"article-journal","abstract":"Questions: What are the feedbacks among the seed bank, parent vegetation, and landscape structure that control plant species turnover in space and time in a tidal freshwater marsh? How can these feedbacks be used to better understand marsh community dynamics and to establish restoration practices that seek to restore vegetation diversity of this important and widely distributed ecosystem? Location: Potomac River, Virginia, United States (15 km south of Washington, DC). Methods: We sampled the seed bank and standing vegetation in a tidal freshwater marsh and explored similarities between seed bank and vegetation composition through space and time. We then investigated marsh surface elevation, distance to nearest tidal channels, and life history of component species as potential explanations for the observed vegetation patterns. Results: The composition of individual plots changed considerably from year to year; however, the composition at broader spatial (whole marsh) and temporal (4 years) scales was relatively stable. Species composition of the seed bank was dissimilar to both the previous and current year's standing vegetation, and similarity to standing vegetation was particularly low in plots dominated by annual species. Landscape structure and life history characteristics of individual species best explained the spatiotemporal variability in marsh vegetation. Conclusions: Restoration designs should be landscape-dependent and explicitly incorporate spatially structured elements such as elevation gradients to maximize community diversity in reconstructed tidal freshwater marshes. Optimal designs include areas of high seed input, areas of high species turnover, as well as other areas of greater stability.","container-title":"Journal of Vegetation Science","DOI":"10.1111/j.1654-1103.2009.01083.x","ISSN":"1654-1103","issue":"4","language":"en","page":"767-778","source":"Wiley Online Library","title":"Vegetation and seed bank dynamics in a tidal freshwater marsh","volume":"20","author":[{"family":"Hopfensperger","given":"K. N."},{"family":"Engelhardt","given":"K. a. M."},{"family":"Lookingbill","given":"T. R."}],"issued":{"date-parts":[["2009"]]}}}],"schema":"https://github.com/citation-style-language/schema/raw/master/csl-citation.json"} </w:instrText>
      </w:r>
      <w:r w:rsidR="008A39C8">
        <w:fldChar w:fldCharType="separate"/>
      </w:r>
      <w:r w:rsidR="008A39C8" w:rsidRPr="007744EE">
        <w:rPr>
          <w:rFonts w:ascii="Calibri" w:hAnsi="Calibri" w:cs="Calibri"/>
        </w:rPr>
        <w:t>(Hopfensperger et al., 2009)</w:t>
      </w:r>
      <w:r w:rsidR="008A39C8">
        <w:fldChar w:fldCharType="end"/>
      </w:r>
      <w:r w:rsidR="008A39C8">
        <w:t xml:space="preserve">. </w:t>
      </w:r>
      <w:r w:rsidR="00277645">
        <w:t xml:space="preserve">If sediment transport is altered, tidal marsh platforms </w:t>
      </w:r>
      <w:r w:rsidR="007543D4">
        <w:t xml:space="preserve">will </w:t>
      </w:r>
      <w:r w:rsidR="00277645">
        <w:t xml:space="preserve">not accrue elevation, and over time will </w:t>
      </w:r>
      <w:r w:rsidR="00AA2786">
        <w:t xml:space="preserve">experience more frequent and longer periods of inundation as the landform subsides, sea levels rise, or a combination of the two processes occur. </w:t>
      </w:r>
      <w:r w:rsidR="00B059E5">
        <w:t>This gradual change in elevation leads to altered habitat conditions for foundational plant communities, eventually shifting the</w:t>
      </w:r>
      <w:r w:rsidR="00C360A1">
        <w:t xml:space="preserve"> botanic</w:t>
      </w:r>
      <w:r w:rsidR="00B059E5">
        <w:t xml:space="preserve"> </w:t>
      </w:r>
      <w:r w:rsidR="00C360A1">
        <w:t>species composition that may be supporting specific fauna assemblages.</w:t>
      </w:r>
      <w:ins w:id="95" w:author="Stefanie Lane" w:date="2021-12-07T14:27:00Z">
        <w:r w:rsidR="00277FE4">
          <w:t xml:space="preserve"> Hindcasting processes </w:t>
        </w:r>
      </w:ins>
      <w:ins w:id="96" w:author="Stefanie Lane" w:date="2021-12-07T14:28:00Z">
        <w:r w:rsidR="002F3F21">
          <w:t xml:space="preserve">such as sedimentation is difficult, however observing impacts on plant communities can offer a method to </w:t>
        </w:r>
      </w:ins>
      <w:ins w:id="97" w:author="Stefanie Lane" w:date="2021-12-07T14:29:00Z">
        <w:r w:rsidR="00313CBB">
          <w:t>infer</w:t>
        </w:r>
      </w:ins>
      <w:ins w:id="98" w:author="Stefanie Lane" w:date="2021-12-07T14:28:00Z">
        <w:r w:rsidR="002F3F21">
          <w:t xml:space="preserve"> ecological processes and </w:t>
        </w:r>
      </w:ins>
      <w:ins w:id="99" w:author="Stefanie Lane" w:date="2021-12-07T14:29:00Z">
        <w:r w:rsidR="00313CBB">
          <w:t xml:space="preserve">their impacts on habitats that have not been directly altered. </w:t>
        </w:r>
      </w:ins>
      <w:del w:id="100" w:author="Stefanie Lane" w:date="2021-12-07T14:29:00Z">
        <w:r w:rsidR="00C360A1" w:rsidDel="00313CBB">
          <w:delText xml:space="preserve"> </w:delText>
        </w:r>
        <w:r w:rsidR="00202327" w:rsidRPr="00232E21" w:rsidDel="00313CBB">
          <w:rPr>
            <w:highlight w:val="yellow"/>
            <w:rPrChange w:id="101" w:author="Stefanie Lane" w:date="2021-11-09T07:48:00Z">
              <w:rPr/>
            </w:rPrChange>
          </w:rPr>
          <w:delText>The opportunity to characterize plant community changes on decadal timescales</w:delText>
        </w:r>
        <w:r w:rsidR="00202327" w:rsidDel="00313CBB">
          <w:delText xml:space="preserve"> is instructive to form inferences about drivers of community stability or change over time, </w:delText>
        </w:r>
        <w:r w:rsidR="007543D4" w:rsidDel="00313CBB">
          <w:delText xml:space="preserve">especially when the sites are used as habitat reference benchmarks. </w:delText>
        </w:r>
      </w:del>
      <w:r w:rsidR="009D37AD">
        <w:t>One such opportunity is available in the Fraser River Estuary, where two historical studies</w:t>
      </w:r>
      <w:ins w:id="102" w:author="Stefanie Lane" w:date="2021-12-07T14:29:00Z">
        <w:r w:rsidR="00313CBB">
          <w:t xml:space="preserve"> </w:t>
        </w:r>
      </w:ins>
      <w:r w:rsidR="00313CBB">
        <w:fldChar w:fldCharType="begin"/>
      </w:r>
      <w:r w:rsidR="00313CBB">
        <w:instrText xml:space="preserve"> ADDIN ZOTERO_ITEM CSL_CITATION {"citationID":"MAFZIfx6","properties":{"formattedCitation":"(Bradfield &amp; Porter, 1982; Denoth &amp; Myers, 2007)","plainCitation":"(Bradfield &amp; Porter, 1982; Denoth &amp; Myers, 2007)","noteIndex":0},"citationItems":[{"id":480,"uris":["http://zotero.org/users/6092945/items/AA4XA4EZ"],"uri":["http://zotero.org/users/6092945/items/AA4XA4EZ"],"itemData":{"id":480,"type":"article-journal","abstract":"Vegetation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L."}],"issued":{"date-parts":[["1982",4,1]]}}},{"id":225,"uris":["http://zotero.org/users/6092945/items/LSLEQYJS"],"uri":["http://zotero.org/users/6092945/items/LSLEQYJS"],"itemData":{"id":225,"type":"article-journal","abstract":"The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313CBB">
        <w:fldChar w:fldCharType="separate"/>
      </w:r>
      <w:r w:rsidR="00313CBB" w:rsidRPr="00313CBB">
        <w:rPr>
          <w:rFonts w:ascii="Calibri" w:hAnsi="Calibri" w:cs="Calibri"/>
        </w:rPr>
        <w:t>(Bradfield &amp; Porter, 1982; Denoth &amp; Myers, 2007)</w:t>
      </w:r>
      <w:r w:rsidR="00313CBB">
        <w:fldChar w:fldCharType="end"/>
      </w:r>
      <w:r w:rsidR="009D37AD">
        <w:t xml:space="preserve"> were conducted to document </w:t>
      </w:r>
      <w:r w:rsidR="00546E62">
        <w:t xml:space="preserve">floristic richness. </w:t>
      </w:r>
    </w:p>
    <w:p w14:paraId="419870EE" w14:textId="7D4E540A" w:rsidR="002E11AD" w:rsidRDefault="00E22487">
      <w:pPr>
        <w:ind w:firstLine="360"/>
        <w:pPrChange w:id="103" w:author="Stefanie Lane" w:date="2021-12-07T14:26:00Z">
          <w:pPr/>
        </w:pPrChange>
      </w:pPr>
      <w:r>
        <w:t>The Fraser River drains the largest catchment in British Columbia, and its estuary</w:t>
      </w:r>
      <w:del w:id="104" w:author="Stefanie Lane" w:date="2021-11-08T16:40:00Z">
        <w:r w:rsidDel="000D737E">
          <w:delText xml:space="preserve"> is now limited </w:delText>
        </w:r>
      </w:del>
      <w:ins w:id="105" w:author="Stefanie Lane" w:date="2021-11-08T16:48:00Z">
        <w:r w:rsidR="00845F9F">
          <w:t xml:space="preserve"> currently</w:t>
        </w:r>
      </w:ins>
      <w:del w:id="106" w:author="Stefanie Lane" w:date="2021-11-08T16:40:00Z">
        <w:r w:rsidDel="000D737E">
          <w:delText>to approximately</w:delText>
        </w:r>
      </w:del>
      <w:ins w:id="107" w:author="Stefanie Lane" w:date="2021-11-08T16:40:00Z">
        <w:r w:rsidR="000D737E">
          <w:t xml:space="preserve"> spans</w:t>
        </w:r>
      </w:ins>
      <w:r>
        <w:t xml:space="preserve"> 2814 ha, one-third of which lies within the South Arm Marshes Wildlife Management Area </w:t>
      </w:r>
      <w:r>
        <w:fldChar w:fldCharType="begin"/>
      </w:r>
      <w:r>
        <w:instrText xml:space="preserve"> ADDIN ZOTERO_ITEM CSL_CITATION {"citationID":"Co6VhsCC","properties":{"formattedCitation":"(Schaefer, 2004)","plainCitation":"(Schaefer, 2004)","noteIndex":0},"citationItems":[{"id":345,"uris":["http://zotero.org/users/6092945/items/NPJPIN3W"],"uri":["http://zotero.org/users/6092945/items/NPJPIN3W"],"itemData":{"id":345,"type":"chapter","container-title":"Fraser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fldChar w:fldCharType="separate"/>
      </w:r>
      <w:r w:rsidRPr="00414329">
        <w:rPr>
          <w:rFonts w:ascii="Calibri" w:hAnsi="Calibri" w:cs="Calibri"/>
        </w:rPr>
        <w:t>(Schaefer, 2004)</w:t>
      </w:r>
      <w:r>
        <w:fldChar w:fldCharType="end"/>
      </w:r>
      <w:r w:rsidR="00D95C7B">
        <w:t xml:space="preserve"> (</w:t>
      </w:r>
      <w:r w:rsidR="00D95C7B">
        <w:fldChar w:fldCharType="begin"/>
      </w:r>
      <w:r w:rsidR="00D95C7B">
        <w:instrText xml:space="preserve"> REF _Ref74410501 \h </w:instrText>
      </w:r>
      <w:r w:rsidR="00D95C7B">
        <w:fldChar w:fldCharType="separate"/>
      </w:r>
      <w:r w:rsidR="00D95C7B">
        <w:t xml:space="preserve">Figure </w:t>
      </w:r>
      <w:r w:rsidR="00D95C7B">
        <w:rPr>
          <w:noProof/>
        </w:rPr>
        <w:t>1</w:t>
      </w:r>
      <w:r w:rsidR="00D95C7B">
        <w:fldChar w:fldCharType="end"/>
      </w:r>
      <w:r w:rsidR="00D95C7B">
        <w:t>)</w:t>
      </w:r>
      <w:r>
        <w:t xml:space="preserve">. Ladner Marsh occupies </w:t>
      </w:r>
      <w:r w:rsidRPr="00631B1E">
        <w:t xml:space="preserve">approximately </w:t>
      </w:r>
      <w:r>
        <w:t>100</w:t>
      </w:r>
      <w:r w:rsidRPr="00631B1E">
        <w:t xml:space="preserve"> ha wi</w:t>
      </w:r>
      <w:r>
        <w:t xml:space="preserve">thin the South Arm Marshes, bounded to the east by municipal development and </w:t>
      </w:r>
      <w:del w:id="108" w:author="Stefanie Lane" w:date="2021-11-09T07:49:00Z">
        <w:r w:rsidDel="00232E21">
          <w:delText xml:space="preserve">its western edge </w:delText>
        </w:r>
      </w:del>
      <w:del w:id="109" w:author="Stefanie Lane" w:date="2021-11-08T16:40:00Z">
        <w:r w:rsidDel="00C260CC">
          <w:delText xml:space="preserve">facing </w:delText>
        </w:r>
      </w:del>
      <w:ins w:id="110" w:author="Stefanie Lane" w:date="2021-11-09T07:49:00Z">
        <w:r w:rsidR="00232E21">
          <w:t xml:space="preserve">by </w:t>
        </w:r>
      </w:ins>
      <w:r>
        <w:t xml:space="preserve">the </w:t>
      </w:r>
      <w:r>
        <w:lastRenderedPageBreak/>
        <w:t>Fraser River</w:t>
      </w:r>
      <w:ins w:id="111" w:author="Stefanie Lane" w:date="2021-11-09T07:49:00Z">
        <w:r w:rsidR="00232E21">
          <w:t xml:space="preserve"> along its western edge</w:t>
        </w:r>
      </w:ins>
      <w:r w:rsidR="00F5671F">
        <w:t xml:space="preserve"> (Figure 1</w:t>
      </w:r>
      <w:del w:id="112" w:author="Stefanie Lane" w:date="2021-11-08T16:49:00Z">
        <w:r w:rsidR="00F5671F" w:rsidDel="0024019D">
          <w:delText>A</w:delText>
        </w:r>
      </w:del>
      <w:ins w:id="113" w:author="Stefanie Lane" w:date="2021-11-08T16:49:00Z">
        <w:r w:rsidR="0024019D">
          <w:t>C</w:t>
        </w:r>
      </w:ins>
      <w:r w:rsidR="00F5671F">
        <w:t>)</w:t>
      </w:r>
      <w:r>
        <w:t xml:space="preserve">. </w:t>
      </w:r>
      <w:r w:rsidR="004B3AEA">
        <w:t xml:space="preserve">While much of the marshland in the lower Fraser River Estuary was converted to log-sorting, fish cannery, agriculture, or dry docks, Ladner Marsh escaped these developments and is </w:t>
      </w:r>
      <w:ins w:id="114" w:author="Stefanie Lane" w:date="2021-11-08T16:39:00Z">
        <w:r w:rsidR="00C260CC">
          <w:t xml:space="preserve">relatively </w:t>
        </w:r>
      </w:ins>
      <w:r w:rsidR="004B3AEA">
        <w:t xml:space="preserve">undisturbed. </w:t>
      </w:r>
      <w:r w:rsidR="000F056E">
        <w:t xml:space="preserve">Because of this, it is used </w:t>
      </w:r>
      <w:r w:rsidR="00572071">
        <w:t xml:space="preserve">by </w:t>
      </w:r>
      <w:r w:rsidR="00C51139">
        <w:t xml:space="preserve">regional land managers </w:t>
      </w:r>
      <w:r w:rsidR="000F056E">
        <w:t>as a benchmark reference for tidal marsh restoration</w:t>
      </w:r>
      <w:r w:rsidR="009779E4">
        <w:t>.</w:t>
      </w:r>
      <w:r w:rsidR="000F056E">
        <w:t xml:space="preserve"> </w:t>
      </w:r>
      <w:del w:id="115" w:author="Stefanie Lane" w:date="2021-11-08T16:41:00Z">
        <w:r w:rsidR="004B3AEA" w:rsidDel="002F1885">
          <w:delText xml:space="preserve"> As a largely untouched habitat</w:delText>
        </w:r>
      </w:del>
      <w:ins w:id="116" w:author="Stefanie Lane" w:date="2021-11-08T16:41:00Z">
        <w:r w:rsidR="00C622DC">
          <w:t>Because Ladner Marsh has not experienced direct impacts</w:t>
        </w:r>
        <w:r w:rsidR="002F1885">
          <w:t>, it</w:t>
        </w:r>
      </w:ins>
      <w:r w:rsidR="004B3AEA">
        <w:t xml:space="preserve"> is an ideal ecological laboratory to monitor plant community stability over decadal timescales.</w:t>
      </w:r>
      <w:r w:rsidR="007C69D6">
        <w:t xml:space="preserve"> </w:t>
      </w:r>
      <w:r w:rsidR="00681EF9">
        <w:t xml:space="preserve">Two studies conducted in Ladner Marsh documented floristic diversity </w:t>
      </w:r>
      <w:r w:rsidR="000F68EF">
        <w:t xml:space="preserve">over the past 40 years </w:t>
      </w:r>
      <w:r w:rsidR="00681EF9">
        <w:fldChar w:fldCharType="begin"/>
      </w:r>
      <w:r w:rsidR="00681EF9">
        <w:instrText xml:space="preserve"> ADDIN ZOTERO_ITEM CSL_CITATION {"citationID":"6mq2qPtY","properties":{"formattedCitation":"(Bradfield &amp; Porter, 1982; Denoth &amp; Myers, 2007)","plainCitation":"(Bradfield &amp; Porter, 1982; Denoth &amp; Myers, 2007)","noteIndex":0},"citationItems":[{"id":480,"uris":["http://zotero.org/users/6092945/items/AA4XA4EZ"],"uri":["http://zotero.org/users/6092945/items/AA4XA4EZ"],"itemData":{"id":480,"type":"article-journal","abstract":"Vegetation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L."}],"issued":{"date-parts":[["1982",4,1]]}}},{"id":225,"uris":["http://zotero.org/users/6092945/items/LSLEQYJS"],"uri":["http://zotero.org/users/6092945/items/LSLEQYJS"],"itemData":{"id":225,"type":"article-journal","abstract":"The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681EF9">
        <w:fldChar w:fldCharType="separate"/>
      </w:r>
      <w:r w:rsidR="00681EF9" w:rsidRPr="00681EF9">
        <w:rPr>
          <w:rFonts w:ascii="Calibri" w:hAnsi="Calibri" w:cs="Calibri"/>
        </w:rPr>
        <w:t>(Bradfield &amp; Porter, 1982; Denoth &amp; Myers, 2007)</w:t>
      </w:r>
      <w:r w:rsidR="00681EF9">
        <w:fldChar w:fldCharType="end"/>
      </w:r>
      <w:r w:rsidR="00681EF9">
        <w:t xml:space="preserve">, </w:t>
      </w:r>
      <w:r w:rsidR="00C51139">
        <w:t xml:space="preserve">which provides the opportunity to repeat observations to </w:t>
      </w:r>
      <w:del w:id="117" w:author="Stefanie Lane" w:date="2021-11-09T07:49:00Z">
        <w:r w:rsidR="00C51139" w:rsidDel="00B73E14">
          <w:delText xml:space="preserve">develop </w:delText>
        </w:r>
        <w:r w:rsidR="000F68EF" w:rsidDel="00B73E14">
          <w:delText xml:space="preserve">an understanding of </w:delText>
        </w:r>
      </w:del>
      <w:ins w:id="118" w:author="Stefanie Lane" w:date="2021-11-09T07:49:00Z">
        <w:r w:rsidR="00B73E14">
          <w:t xml:space="preserve">characterize </w:t>
        </w:r>
      </w:ins>
      <w:r w:rsidR="000F68EF">
        <w:t>long-term plant community changes. T</w:t>
      </w:r>
      <w:r w:rsidR="007C69D6">
        <w:t xml:space="preserve">he main objective of this study was to determine what changes in plant community composition </w:t>
      </w:r>
      <w:commentRangeStart w:id="119"/>
      <w:del w:id="120" w:author="Stefanie Lane" w:date="2021-11-08T16:39:00Z">
        <w:r w:rsidR="007C69D6" w:rsidDel="00C260CC">
          <w:delText>can be measured</w:delText>
        </w:r>
        <w:commentRangeEnd w:id="119"/>
        <w:r w:rsidR="00FF717C" w:rsidDel="00C260CC">
          <w:rPr>
            <w:rStyle w:val="CommentReference"/>
          </w:rPr>
          <w:commentReference w:id="119"/>
        </w:r>
      </w:del>
      <w:ins w:id="121" w:author="Stefanie Lane" w:date="2021-11-08T16:39:00Z">
        <w:r w:rsidR="00C260CC">
          <w:t xml:space="preserve">have </w:t>
        </w:r>
      </w:ins>
      <w:ins w:id="122" w:author="Stefanie Lane" w:date="2021-11-08T16:48:00Z">
        <w:r w:rsidR="00427FB8">
          <w:t>occurred</w:t>
        </w:r>
      </w:ins>
      <w:r w:rsidR="007C69D6">
        <w:t xml:space="preserve"> over 40 years in Ladner Marsh </w:t>
      </w:r>
      <w:r w:rsidR="007C69D6">
        <w:fldChar w:fldCharType="begin"/>
      </w:r>
      <w:r w:rsidR="007C69D6">
        <w:instrText xml:space="preserve"> ADDIN ZOTERO_ITEM CSL_CITATION {"citationID":"laqB5BWj","properties":{"formattedCitation":"(Bradfield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7C69D6">
        <w:fldChar w:fldCharType="separate"/>
      </w:r>
      <w:r w:rsidR="007C69D6" w:rsidRPr="008105DB">
        <w:rPr>
          <w:rFonts w:ascii="Calibri" w:hAnsi="Calibri" w:cs="Calibri"/>
        </w:rPr>
        <w:t>(Bradfield &amp; Porter, 1982)</w:t>
      </w:r>
      <w:r w:rsidR="007C69D6">
        <w:fldChar w:fldCharType="end"/>
      </w:r>
      <w:r w:rsidR="007C69D6">
        <w:t xml:space="preserve">. I specifically wanted to know whether (1) the dominant communities are still characterized by the same </w:t>
      </w:r>
      <w:del w:id="123" w:author="Stefanie Lane" w:date="2021-11-08T16:39:00Z">
        <w:r w:rsidR="007C69D6" w:rsidDel="00B90413">
          <w:delText xml:space="preserve">dominant </w:delText>
        </w:r>
      </w:del>
      <w:r w:rsidR="007C69D6">
        <w:t xml:space="preserve">species, (2) the </w:t>
      </w:r>
      <w:del w:id="124" w:author="Stefanie Lane" w:date="2021-11-08T16:39:00Z">
        <w:r w:rsidR="007C69D6" w:rsidDel="00B90413">
          <w:delText xml:space="preserve">compositional </w:delText>
        </w:r>
      </w:del>
      <w:r w:rsidR="007C69D6">
        <w:t xml:space="preserve">diversity increased or </w:t>
      </w:r>
      <w:del w:id="125" w:author="Stefanie Lane" w:date="2021-11-08T16:39:00Z">
        <w:r w:rsidR="007C69D6" w:rsidDel="00B90413">
          <w:delText xml:space="preserve">been </w:delText>
        </w:r>
      </w:del>
      <w:ins w:id="126" w:author="Stefanie Lane" w:date="2021-11-08T16:39:00Z">
        <w:r w:rsidR="00B90413">
          <w:t xml:space="preserve">was </w:t>
        </w:r>
      </w:ins>
      <w:r w:rsidR="007C69D6">
        <w:t xml:space="preserve">reduced, and (3), if diversity has changed, are the plant communities more or less diverse than 40 years ago? </w:t>
      </w:r>
      <w:r w:rsidR="002E11AD" w:rsidRPr="00C56985">
        <w:t xml:space="preserve">If </w:t>
      </w:r>
      <w:del w:id="127" w:author="Stefanie Lane" w:date="2021-11-08T16:38:00Z">
        <w:r w:rsidR="002E11AD" w:rsidRPr="00C56985" w:rsidDel="00B90413">
          <w:delText xml:space="preserve">deterministic </w:delText>
        </w:r>
      </w:del>
      <w:r w:rsidR="002E11AD" w:rsidRPr="00C56985">
        <w:t xml:space="preserve">processes such as sedimentation rates and local </w:t>
      </w:r>
      <w:r w:rsidR="002E11AD">
        <w:t>plant recruitment</w:t>
      </w:r>
      <w:r w:rsidR="002E11AD" w:rsidRPr="00C56985">
        <w:t xml:space="preserve"> are intact, then I expect assemblage </w:t>
      </w:r>
      <w:del w:id="128" w:author="Stefanie Lane" w:date="2021-11-09T07:52:00Z">
        <w:r w:rsidR="002E11AD" w:rsidRPr="00C56985" w:rsidDel="0096240F">
          <w:delText>richness is stable, and overall community composition</w:delText>
        </w:r>
        <w:r w:rsidR="002E11AD" w:rsidDel="0096240F">
          <w:delText xml:space="preserve">, </w:delText>
        </w:r>
        <w:r w:rsidR="002E11AD" w:rsidRPr="00C56985" w:rsidDel="0096240F">
          <w:delText>abundance</w:delText>
        </w:r>
        <w:r w:rsidR="002E11AD" w:rsidDel="0096240F">
          <w:delText>, and dominant perennial species</w:delText>
        </w:r>
      </w:del>
      <w:ins w:id="129" w:author="Stefanie Lane" w:date="2021-11-09T07:52:00Z">
        <w:r w:rsidR="0096240F">
          <w:t xml:space="preserve">total richness, relative abundance, and the </w:t>
        </w:r>
        <w:r w:rsidR="00A62FF4">
          <w:t xml:space="preserve">species dominating characteristic communities </w:t>
        </w:r>
      </w:ins>
      <w:del w:id="130" w:author="Stefanie Lane" w:date="2021-11-09T07:52:00Z">
        <w:r w:rsidR="002E11AD" w:rsidRPr="00C56985" w:rsidDel="00A62FF4">
          <w:delText xml:space="preserve"> shoul</w:delText>
        </w:r>
      </w:del>
      <w:ins w:id="131" w:author="Stefanie Lane" w:date="2021-11-09T07:52:00Z">
        <w:r w:rsidR="00A62FF4">
          <w:t>shoul</w:t>
        </w:r>
      </w:ins>
      <w:r w:rsidR="002E11AD" w:rsidRPr="00C56985">
        <w:t>d be highly similar across time.</w:t>
      </w:r>
      <w:r w:rsidR="002E11AD">
        <w:t xml:space="preserve"> I also expect that measures </w:t>
      </w:r>
      <w:ins w:id="132" w:author="Richardson, John S." w:date="2021-06-21T15:00:00Z">
        <w:r w:rsidR="00FF717C">
          <w:t xml:space="preserve">of </w:t>
        </w:r>
      </w:ins>
      <w:r w:rsidR="002E11AD">
        <w:t xml:space="preserve">diversity, such as </w:t>
      </w:r>
      <w:r w:rsidR="002E11AD">
        <w:rPr>
          <w:rFonts w:cstheme="minorHAnsi"/>
        </w:rPr>
        <w:t>α</w:t>
      </w:r>
      <w:r w:rsidR="002E11AD">
        <w:t xml:space="preserve">-diversity (species density) and </w:t>
      </w:r>
      <w:r w:rsidR="002E11AD">
        <w:rPr>
          <w:rFonts w:cstheme="minorHAnsi"/>
        </w:rPr>
        <w:t>β</w:t>
      </w:r>
      <w:r w:rsidR="002E11AD">
        <w:t xml:space="preserve">-diversity will be the same, even if </w:t>
      </w:r>
      <w:del w:id="133" w:author="Stefanie Lane" w:date="2021-11-09T07:53:00Z">
        <w:r w:rsidR="002E11AD" w:rsidDel="00A62FF4">
          <w:delText>species composition has</w:delText>
        </w:r>
      </w:del>
      <w:ins w:id="134" w:author="Stefanie Lane" w:date="2021-11-09T07:53:00Z">
        <w:r w:rsidR="00A62FF4">
          <w:t>secondary richness has changed</w:t>
        </w:r>
      </w:ins>
      <w:del w:id="135" w:author="Stefanie Lane" w:date="2021-11-09T07:53:00Z">
        <w:r w:rsidR="002E11AD" w:rsidDel="00A62FF4">
          <w:delText xml:space="preserve"> shifted</w:delText>
        </w:r>
      </w:del>
      <w:r w:rsidR="002E11AD">
        <w:t xml:space="preserve">. Alternatively, if </w:t>
      </w:r>
      <w:del w:id="136" w:author="Stefanie Lane" w:date="2021-11-08T16:50:00Z">
        <w:r w:rsidR="002E11AD" w:rsidDel="000D306C">
          <w:delText xml:space="preserve">deterministic </w:delText>
        </w:r>
      </w:del>
      <w:ins w:id="137" w:author="Stefanie Lane" w:date="2021-11-08T16:50:00Z">
        <w:r w:rsidR="000D306C">
          <w:t xml:space="preserve">these </w:t>
        </w:r>
      </w:ins>
      <w:r w:rsidR="002E11AD">
        <w:t>processes have altered the habitat, then</w:t>
      </w:r>
      <w:ins w:id="138" w:author="Stefanie Lane" w:date="2021-11-09T07:53:00Z">
        <w:r w:rsidR="0061474B">
          <w:t xml:space="preserve"> I expect these variables will be </w:t>
        </w:r>
      </w:ins>
      <w:ins w:id="139" w:author="Stefanie Lane" w:date="2021-11-09T07:54:00Z">
        <w:r w:rsidR="0061474B">
          <w:t>significantly</w:t>
        </w:r>
      </w:ins>
      <w:del w:id="140" w:author="Stefanie Lane" w:date="2021-11-09T07:54:00Z">
        <w:r w:rsidR="002E11AD" w:rsidDel="0061474B">
          <w:delText xml:space="preserve"> the community </w:delText>
        </w:r>
        <w:commentRangeStart w:id="141"/>
        <w:r w:rsidR="002E11AD" w:rsidDel="0061474B">
          <w:delText xml:space="preserve">profile </w:delText>
        </w:r>
      </w:del>
      <w:commentRangeEnd w:id="141"/>
      <w:r w:rsidR="005C45C9">
        <w:rPr>
          <w:rStyle w:val="CommentReference"/>
        </w:rPr>
        <w:commentReference w:id="141"/>
      </w:r>
      <w:del w:id="142" w:author="Stefanie Lane" w:date="2021-11-09T07:54:00Z">
        <w:r w:rsidR="002E11AD" w:rsidDel="0061474B">
          <w:delText xml:space="preserve">will </w:delText>
        </w:r>
      </w:del>
      <w:ins w:id="143" w:author="Richardson, John S." w:date="2021-06-21T15:01:00Z">
        <w:del w:id="144" w:author="Stefanie Lane" w:date="2021-11-09T07:54:00Z">
          <w:r w:rsidR="00FF717C" w:rsidDel="0061474B">
            <w:delText>have</w:delText>
          </w:r>
        </w:del>
        <w:r w:rsidR="00FF717C">
          <w:t xml:space="preserve"> </w:t>
        </w:r>
      </w:ins>
      <w:r w:rsidR="002E11AD">
        <w:t>change</w:t>
      </w:r>
      <w:ins w:id="145" w:author="Richardson, John S." w:date="2021-06-21T15:01:00Z">
        <w:r w:rsidR="00FF717C">
          <w:t>d</w:t>
        </w:r>
      </w:ins>
      <w:r w:rsidR="002E11AD">
        <w:t xml:space="preserve">. </w:t>
      </w:r>
      <w:del w:id="146" w:author="Stefanie Lane" w:date="2021-11-09T07:54:00Z">
        <w:r w:rsidR="002E11AD" w:rsidDel="001768F5">
          <w:delText>O</w:delText>
        </w:r>
      </w:del>
      <w:ins w:id="147" w:author="Stefanie Lane" w:date="2021-11-09T07:54:00Z">
        <w:r w:rsidR="001768F5">
          <w:t>These o</w:t>
        </w:r>
      </w:ins>
      <w:r w:rsidR="002E11AD">
        <w:t>bservation</w:t>
      </w:r>
      <w:ins w:id="148" w:author="Stefanie Lane" w:date="2021-11-09T07:54:00Z">
        <w:r w:rsidR="001768F5">
          <w:t>s</w:t>
        </w:r>
      </w:ins>
      <w:r w:rsidR="002E11AD">
        <w:t xml:space="preserve"> </w:t>
      </w:r>
      <w:del w:id="149" w:author="Stefanie Lane" w:date="2021-11-09T07:54:00Z">
        <w:r w:rsidR="002E11AD" w:rsidDel="001768F5">
          <w:delText xml:space="preserve">of </w:delText>
        </w:r>
      </w:del>
      <w:commentRangeStart w:id="150"/>
      <w:del w:id="151" w:author="Stefanie Lane" w:date="2021-11-08T16:50:00Z">
        <w:r w:rsidR="002E11AD" w:rsidDel="000D306C">
          <w:delText xml:space="preserve">directional </w:delText>
        </w:r>
      </w:del>
      <w:commentRangeEnd w:id="150"/>
      <w:del w:id="152" w:author="Stefanie Lane" w:date="2021-11-09T07:54:00Z">
        <w:r w:rsidR="002E11AD" w:rsidDel="001768F5">
          <w:rPr>
            <w:rStyle w:val="CommentReference"/>
          </w:rPr>
          <w:commentReference w:id="150"/>
        </w:r>
        <w:r w:rsidR="002E11AD" w:rsidDel="001768F5">
          <w:delText xml:space="preserve">changes </w:delText>
        </w:r>
      </w:del>
      <w:r w:rsidR="002E11AD">
        <w:t xml:space="preserve">can help generate or refine hypotheses about key mechanisms of community profile changes. </w:t>
      </w:r>
    </w:p>
    <w:p w14:paraId="0D4A7AB7" w14:textId="645C6363" w:rsidR="007C69D6" w:rsidDel="00F53D1A" w:rsidRDefault="002E11AD" w:rsidP="002E11AD">
      <w:pPr>
        <w:ind w:firstLine="360"/>
        <w:rPr>
          <w:moveFrom w:id="153" w:author="Stefanie Lane" w:date="2021-11-08T16:42:00Z"/>
        </w:rPr>
      </w:pPr>
      <w:bookmarkStart w:id="154" w:name="_Hlk73616918"/>
      <w:moveFromRangeStart w:id="155" w:author="Stefanie Lane" w:date="2021-11-08T16:42:00Z" w:name="move87282173"/>
      <w:commentRangeStart w:id="156"/>
      <w:moveFrom w:id="157" w:author="Stefanie Lane" w:date="2021-11-08T16:42:00Z">
        <w:r w:rsidDel="00F53D1A">
          <w:t xml:space="preserve">The opportunity to characterize plant community changes on decadal timescales contributes to observation of meaningful long-term patterns of community stability, and is instructive to form inferences about drivers of community stability or change over time. Management initiatives such as Canada’s Coastal Restoration Fund or British Columbia’s Salmon Restoration and Innovation Fund or Sea Level Rise Adaptation programs target successes on 50-100 year horizons, so understanding what leads to resilient communities within this timescale is of great importance to agency managers wanting to maintain or create shoreline communities for immediate habitat conservation or floodwater protection initiatives. </w:t>
        </w:r>
        <w:bookmarkEnd w:id="154"/>
        <w:commentRangeEnd w:id="156"/>
        <w:r w:rsidR="00FF717C" w:rsidDel="00F53D1A">
          <w:rPr>
            <w:rStyle w:val="CommentReference"/>
          </w:rPr>
          <w:commentReference w:id="156"/>
        </w:r>
      </w:moveFrom>
    </w:p>
    <w:moveFromRangeEnd w:id="155"/>
    <w:p w14:paraId="491E51EC" w14:textId="66854CA8" w:rsidR="004B3AEA" w:rsidRDefault="004B3AEA" w:rsidP="00370F81">
      <w:pPr>
        <w:ind w:firstLine="360"/>
      </w:pPr>
    </w:p>
    <w:p w14:paraId="791D8C8F" w14:textId="77777777" w:rsidR="006F52A7" w:rsidRDefault="000319D2" w:rsidP="006F52A7">
      <w:pPr>
        <w:keepNext/>
        <w:ind w:firstLine="360"/>
      </w:pPr>
      <w:r>
        <w:rPr>
          <w:noProof/>
          <w:lang w:val="en-CA" w:eastAsia="en-CA"/>
        </w:rPr>
        <w:lastRenderedPageBreak/>
        <w:drawing>
          <wp:inline distT="0" distB="0" distL="0" distR="0" wp14:anchorId="573D5492" wp14:editId="78D500B3">
            <wp:extent cx="5590377" cy="222406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90377" cy="2224063"/>
                    </a:xfrm>
                    <a:prstGeom prst="rect">
                      <a:avLst/>
                    </a:prstGeom>
                    <a:noFill/>
                  </pic:spPr>
                </pic:pic>
              </a:graphicData>
            </a:graphic>
          </wp:inline>
        </w:drawing>
      </w:r>
    </w:p>
    <w:p w14:paraId="07415FC5" w14:textId="7D6A50D5" w:rsidR="000319D2" w:rsidRPr="00EB274B" w:rsidDel="001C2AEA" w:rsidRDefault="006F52A7" w:rsidP="006F52A7">
      <w:pPr>
        <w:pStyle w:val="Caption"/>
        <w:rPr>
          <w:del w:id="158" w:author="Stefanie Lane" w:date="2021-11-08T16:47:00Z"/>
          <w:i w:val="0"/>
          <w:sz w:val="22"/>
          <w:szCs w:val="22"/>
          <w:rPrChange w:id="159" w:author="Stefanie Lane" w:date="2021-08-18T13:55:00Z">
            <w:rPr>
              <w:del w:id="160" w:author="Stefanie Lane" w:date="2021-11-08T16:47:00Z"/>
            </w:rPr>
          </w:rPrChange>
        </w:rPr>
      </w:pPr>
      <w:bookmarkStart w:id="161" w:name="_Ref74410501"/>
      <w:commentRangeStart w:id="162"/>
      <w:r w:rsidRPr="00EB274B">
        <w:rPr>
          <w:i w:val="0"/>
          <w:iCs w:val="0"/>
          <w:sz w:val="22"/>
          <w:szCs w:val="22"/>
          <w:rPrChange w:id="163" w:author="Stefanie Lane" w:date="2021-08-18T13:55:00Z">
            <w:rPr>
              <w:i w:val="0"/>
              <w:iCs w:val="0"/>
            </w:rPr>
          </w:rPrChange>
        </w:rPr>
        <w:t xml:space="preserve">Figure </w:t>
      </w:r>
      <w:commentRangeEnd w:id="162"/>
      <w:r w:rsidR="009370D2" w:rsidRPr="00EB274B">
        <w:rPr>
          <w:rStyle w:val="CommentReference"/>
          <w:sz w:val="22"/>
          <w:szCs w:val="22"/>
          <w:rPrChange w:id="164" w:author="Stefanie Lane" w:date="2021-08-18T13:55:00Z">
            <w:rPr>
              <w:rStyle w:val="CommentReference"/>
            </w:rPr>
          </w:rPrChange>
        </w:rPr>
        <w:commentReference w:id="162"/>
      </w:r>
      <w:r w:rsidR="0022035E" w:rsidRPr="00EB274B">
        <w:rPr>
          <w:i w:val="0"/>
          <w:iCs w:val="0"/>
          <w:sz w:val="22"/>
          <w:szCs w:val="22"/>
          <w:rPrChange w:id="165" w:author="Stefanie Lane" w:date="2021-08-18T13:55:00Z">
            <w:rPr>
              <w:i w:val="0"/>
              <w:iCs w:val="0"/>
            </w:rPr>
          </w:rPrChange>
        </w:rPr>
        <w:fldChar w:fldCharType="begin"/>
      </w:r>
      <w:r w:rsidR="0022035E" w:rsidRPr="00EB274B">
        <w:rPr>
          <w:i w:val="0"/>
          <w:iCs w:val="0"/>
          <w:sz w:val="22"/>
          <w:szCs w:val="22"/>
          <w:rPrChange w:id="166" w:author="Stefanie Lane" w:date="2021-08-18T13:55:00Z">
            <w:rPr>
              <w:i w:val="0"/>
              <w:iCs w:val="0"/>
            </w:rPr>
          </w:rPrChange>
        </w:rPr>
        <w:instrText xml:space="preserve"> SEQ Figure \* ARABIC </w:instrText>
      </w:r>
      <w:r w:rsidR="0022035E" w:rsidRPr="00EB274B">
        <w:rPr>
          <w:i w:val="0"/>
          <w:iCs w:val="0"/>
          <w:sz w:val="22"/>
          <w:szCs w:val="22"/>
          <w:rPrChange w:id="167" w:author="Stefanie Lane" w:date="2021-08-18T13:55:00Z">
            <w:rPr>
              <w:i w:val="0"/>
              <w:iCs w:val="0"/>
              <w:noProof/>
            </w:rPr>
          </w:rPrChange>
        </w:rPr>
        <w:fldChar w:fldCharType="separate"/>
      </w:r>
      <w:ins w:id="168" w:author="Stefanie Lane" w:date="2021-11-10T18:10:00Z">
        <w:r w:rsidR="00071A6D">
          <w:rPr>
            <w:i w:val="0"/>
            <w:noProof/>
            <w:sz w:val="22"/>
            <w:szCs w:val="22"/>
          </w:rPr>
          <w:t>1</w:t>
        </w:r>
      </w:ins>
      <w:del w:id="169" w:author="Stefanie Lane" w:date="2021-11-08T12:45:00Z">
        <w:r w:rsidRPr="00EB274B" w:rsidDel="00E95717">
          <w:rPr>
            <w:i w:val="0"/>
            <w:iCs w:val="0"/>
            <w:noProof/>
            <w:sz w:val="22"/>
            <w:szCs w:val="22"/>
            <w:rPrChange w:id="170" w:author="Stefanie Lane" w:date="2021-08-18T13:55:00Z">
              <w:rPr>
                <w:i w:val="0"/>
                <w:iCs w:val="0"/>
                <w:noProof/>
              </w:rPr>
            </w:rPrChange>
          </w:rPr>
          <w:delText>1</w:delText>
        </w:r>
      </w:del>
      <w:r w:rsidR="0022035E" w:rsidRPr="00EB274B">
        <w:rPr>
          <w:i w:val="0"/>
          <w:iCs w:val="0"/>
          <w:noProof/>
          <w:sz w:val="22"/>
          <w:szCs w:val="22"/>
          <w:rPrChange w:id="171" w:author="Stefanie Lane" w:date="2021-08-18T13:55:00Z">
            <w:rPr>
              <w:i w:val="0"/>
              <w:iCs w:val="0"/>
              <w:noProof/>
            </w:rPr>
          </w:rPrChange>
        </w:rPr>
        <w:fldChar w:fldCharType="end"/>
      </w:r>
      <w:bookmarkEnd w:id="161"/>
      <w:r w:rsidRPr="00EB274B">
        <w:rPr>
          <w:i w:val="0"/>
          <w:iCs w:val="0"/>
          <w:sz w:val="22"/>
          <w:szCs w:val="22"/>
          <w:rPrChange w:id="172" w:author="Stefanie Lane" w:date="2021-08-18T13:55:00Z">
            <w:rPr>
              <w:i w:val="0"/>
              <w:iCs w:val="0"/>
            </w:rPr>
          </w:rPrChange>
        </w:rPr>
        <w:t xml:space="preserve">. </w:t>
      </w:r>
      <w:ins w:id="173" w:author="Stefanie Lane" w:date="2021-11-08T16:47:00Z">
        <w:r w:rsidR="001C2AEA" w:rsidRPr="001C2AEA">
          <w:rPr>
            <w:i w:val="0"/>
            <w:sz w:val="22"/>
            <w:szCs w:val="22"/>
          </w:rPr>
          <w:t>Context of Ladner Marsh (</w:t>
        </w:r>
      </w:ins>
      <w:ins w:id="174" w:author="Stefanie Lane" w:date="2021-11-08T16:48:00Z">
        <w:r w:rsidR="001C49FB">
          <w:rPr>
            <w:i w:val="0"/>
            <w:sz w:val="22"/>
            <w:szCs w:val="22"/>
          </w:rPr>
          <w:t>C</w:t>
        </w:r>
      </w:ins>
      <w:ins w:id="175" w:author="Stefanie Lane" w:date="2021-11-08T16:47:00Z">
        <w:r w:rsidR="001C2AEA" w:rsidRPr="001C2AEA">
          <w:rPr>
            <w:i w:val="0"/>
            <w:sz w:val="22"/>
            <w:szCs w:val="22"/>
          </w:rPr>
          <w:t>) within the South Arm Marshes Wildlife Management Area (B), approximately 20 km due south of Vancouver, BC, Canada (</w:t>
        </w:r>
      </w:ins>
      <w:ins w:id="176" w:author="Stefanie Lane" w:date="2021-11-08T16:48:00Z">
        <w:r w:rsidR="001C49FB">
          <w:rPr>
            <w:i w:val="0"/>
            <w:sz w:val="22"/>
            <w:szCs w:val="22"/>
          </w:rPr>
          <w:t>A</w:t>
        </w:r>
      </w:ins>
      <w:ins w:id="177" w:author="Stefanie Lane" w:date="2021-11-08T16:47:00Z">
        <w:r w:rsidR="001C2AEA" w:rsidRPr="001C2AEA">
          <w:rPr>
            <w:i w:val="0"/>
            <w:sz w:val="22"/>
            <w:szCs w:val="22"/>
          </w:rPr>
          <w:t xml:space="preserve">). </w:t>
        </w:r>
        <w:proofErr w:type="spellStart"/>
        <w:r w:rsidR="001C2AEA" w:rsidRPr="001C2AEA">
          <w:rPr>
            <w:i w:val="0"/>
            <w:sz w:val="22"/>
            <w:szCs w:val="22"/>
          </w:rPr>
          <w:t>Basemaps</w:t>
        </w:r>
        <w:proofErr w:type="spellEnd"/>
        <w:r w:rsidR="001C2AEA" w:rsidRPr="001C2AEA">
          <w:rPr>
            <w:i w:val="0"/>
            <w:sz w:val="22"/>
            <w:szCs w:val="22"/>
          </w:rPr>
          <w:t xml:space="preserve"> generated by  Conservation Lands dataset published by the </w:t>
        </w:r>
        <w:r w:rsidR="001C2AEA" w:rsidRPr="001C2AEA">
          <w:rPr>
            <w:rPrChange w:id="178" w:author="Stefanie Lane" w:date="2021-11-08T16:47:00Z">
              <w:rPr>
                <w:rStyle w:val="Hyperlink"/>
                <w:iCs w:val="0"/>
              </w:rPr>
            </w:rPrChange>
          </w:rPr>
          <w:t>Ministry of Forests, Lands, Natural Resource Operations and Rural Development</w:t>
        </w:r>
        <w:r w:rsidR="001C2AEA" w:rsidRPr="001C2AEA">
          <w:rPr>
            <w:i w:val="0"/>
            <w:sz w:val="22"/>
            <w:szCs w:val="22"/>
          </w:rPr>
          <w:t xml:space="preserve"> - </w:t>
        </w:r>
        <w:r w:rsidR="001C2AEA" w:rsidRPr="001C2AEA">
          <w:rPr>
            <w:rPrChange w:id="179" w:author="Stefanie Lane" w:date="2021-11-08T16:47:00Z">
              <w:rPr>
                <w:rStyle w:val="Hyperlink"/>
                <w:iCs w:val="0"/>
              </w:rPr>
            </w:rPrChange>
          </w:rPr>
          <w:t>Wildlife and Habitat</w:t>
        </w:r>
        <w:r w:rsidR="001C2AEA" w:rsidRPr="001C2AEA">
          <w:rPr>
            <w:i w:val="0"/>
            <w:sz w:val="22"/>
            <w:szCs w:val="22"/>
          </w:rPr>
          <w:t xml:space="preserve">; source data from </w:t>
        </w:r>
        <w:proofErr w:type="spellStart"/>
        <w:r w:rsidR="001C2AEA" w:rsidRPr="001C2AEA">
          <w:rPr>
            <w:i w:val="0"/>
            <w:sz w:val="22"/>
            <w:szCs w:val="22"/>
          </w:rPr>
          <w:t>Tantalis</w:t>
        </w:r>
        <w:proofErr w:type="spellEnd"/>
        <w:r w:rsidR="001C2AEA" w:rsidRPr="001C2AEA">
          <w:rPr>
            <w:i w:val="0"/>
            <w:sz w:val="22"/>
            <w:szCs w:val="22"/>
          </w:rPr>
          <w:t xml:space="preserve"> and derived from </w:t>
        </w:r>
        <w:proofErr w:type="spellStart"/>
        <w:r w:rsidR="001C2AEA" w:rsidRPr="001C2AEA">
          <w:rPr>
            <w:i w:val="0"/>
            <w:sz w:val="22"/>
            <w:szCs w:val="22"/>
          </w:rPr>
          <w:t>GeoBC</w:t>
        </w:r>
        <w:proofErr w:type="spellEnd"/>
        <w:r w:rsidR="001C2AEA" w:rsidRPr="001C2AEA">
          <w:rPr>
            <w:i w:val="0"/>
            <w:sz w:val="22"/>
            <w:szCs w:val="22"/>
          </w:rPr>
          <w:t xml:space="preserve"> (A, B) and Google Earth (C).</w:t>
        </w:r>
      </w:ins>
      <w:del w:id="180" w:author="Stefanie Lane" w:date="2021-11-08T16:47:00Z">
        <w:r w:rsidRPr="00EB274B" w:rsidDel="001C2AEA">
          <w:rPr>
            <w:i w:val="0"/>
            <w:iCs w:val="0"/>
            <w:sz w:val="22"/>
            <w:szCs w:val="22"/>
            <w:rPrChange w:id="181" w:author="Stefanie Lane" w:date="2021-08-18T13:55:00Z">
              <w:rPr>
                <w:i w:val="0"/>
                <w:iCs w:val="0"/>
              </w:rPr>
            </w:rPrChange>
          </w:rPr>
          <w:delText>Context of Ladner Marsh (A) within the South Arm Marshes Wildlife Management Area (B), approximately 20 km due south of Vancouver, BC (C).</w:delText>
        </w:r>
        <w:r w:rsidR="00E54CD5" w:rsidRPr="00EB274B" w:rsidDel="001C2AEA">
          <w:rPr>
            <w:i w:val="0"/>
            <w:iCs w:val="0"/>
            <w:sz w:val="22"/>
            <w:szCs w:val="22"/>
            <w:rPrChange w:id="182" w:author="Stefanie Lane" w:date="2021-08-18T13:55:00Z">
              <w:rPr>
                <w:i w:val="0"/>
                <w:iCs w:val="0"/>
              </w:rPr>
            </w:rPrChange>
          </w:rPr>
          <w:delText xml:space="preserve"> Basemaps </w:delText>
        </w:r>
        <w:r w:rsidR="007231C0" w:rsidRPr="00EB274B" w:rsidDel="001C2AEA">
          <w:rPr>
            <w:i w:val="0"/>
            <w:iCs w:val="0"/>
            <w:sz w:val="22"/>
            <w:szCs w:val="22"/>
            <w:rPrChange w:id="183" w:author="Stefanie Lane" w:date="2021-08-18T13:55:00Z">
              <w:rPr>
                <w:i w:val="0"/>
                <w:iCs w:val="0"/>
              </w:rPr>
            </w:rPrChange>
          </w:rPr>
          <w:delText xml:space="preserve">generated by Google Earth (A) and Conservation Lands dataset published by the </w:delText>
        </w:r>
      </w:del>
      <w:ins w:id="184" w:author="Richardson, John S." w:date="2021-06-21T15:04:00Z">
        <w:del w:id="185" w:author="Stefanie Lane" w:date="2021-11-08T16:47:00Z">
          <w:r w:rsidR="00FF717C" w:rsidRPr="00EB274B" w:rsidDel="001C2AEA">
            <w:rPr>
              <w:i w:val="0"/>
              <w:iCs w:val="0"/>
              <w:sz w:val="22"/>
              <w:szCs w:val="22"/>
              <w:rPrChange w:id="186" w:author="Stefanie Lane" w:date="2021-08-18T13:55:00Z">
                <w:rPr>
                  <w:i w:val="0"/>
                  <w:iCs w:val="0"/>
                </w:rPr>
              </w:rPrChange>
            </w:rPr>
            <w:delText xml:space="preserve">BC </w:delText>
          </w:r>
        </w:del>
      </w:ins>
      <w:del w:id="187" w:author="Stefanie Lane" w:date="2021-11-08T16:47:00Z">
        <w:r w:rsidR="007D5F59" w:rsidRPr="00EB274B" w:rsidDel="001C2AEA">
          <w:rPr>
            <w:i w:val="0"/>
            <w:iCs w:val="0"/>
            <w:sz w:val="22"/>
            <w:szCs w:val="22"/>
            <w:rPrChange w:id="188" w:author="Stefanie Lane" w:date="2021-08-18T13:55:00Z">
              <w:rPr>
                <w:i w:val="0"/>
                <w:iCs w:val="0"/>
              </w:rPr>
            </w:rPrChange>
          </w:rPr>
          <w:fldChar w:fldCharType="begin"/>
        </w:r>
        <w:r w:rsidR="007D5F59" w:rsidRPr="00EB274B" w:rsidDel="001C2AEA">
          <w:rPr>
            <w:i w:val="0"/>
            <w:iCs w:val="0"/>
            <w:sz w:val="22"/>
            <w:szCs w:val="22"/>
            <w:rPrChange w:id="189" w:author="Stefanie Lane" w:date="2021-08-18T13:55:00Z">
              <w:rPr>
                <w:i w:val="0"/>
                <w:iCs w:val="0"/>
              </w:rPr>
            </w:rPrChange>
          </w:rPr>
          <w:delInstrText xml:space="preserve"> HYPERLINK "https://catalogue.data.gov.bc.ca/organization/ministry-of-forests-lands-natural-resource-operations-and-rural-development" </w:delInstrText>
        </w:r>
        <w:r w:rsidR="007D5F59" w:rsidRPr="00EB274B" w:rsidDel="001C2AEA">
          <w:rPr>
            <w:i w:val="0"/>
            <w:iCs w:val="0"/>
            <w:sz w:val="22"/>
            <w:szCs w:val="22"/>
            <w:rPrChange w:id="190" w:author="Stefanie Lane" w:date="2021-08-18T13:55:00Z">
              <w:rPr>
                <w:i w:val="0"/>
                <w:iCs w:val="0"/>
              </w:rPr>
            </w:rPrChange>
          </w:rPr>
          <w:fldChar w:fldCharType="separate"/>
        </w:r>
        <w:r w:rsidR="007231C0" w:rsidRPr="00EB274B" w:rsidDel="001C2AEA">
          <w:rPr>
            <w:i w:val="0"/>
            <w:iCs w:val="0"/>
            <w:sz w:val="22"/>
            <w:szCs w:val="22"/>
            <w:rPrChange w:id="191" w:author="Stefanie Lane" w:date="2021-08-18T13:55:00Z">
              <w:rPr>
                <w:i w:val="0"/>
                <w:iCs w:val="0"/>
              </w:rPr>
            </w:rPrChange>
          </w:rPr>
          <w:delText>Ministry of Forests, Lands, Natural Resource Operations and Rural Development</w:delText>
        </w:r>
        <w:r w:rsidR="007D5F59" w:rsidRPr="00EB274B" w:rsidDel="001C2AEA">
          <w:rPr>
            <w:i w:val="0"/>
            <w:iCs w:val="0"/>
            <w:sz w:val="22"/>
            <w:szCs w:val="22"/>
            <w:rPrChange w:id="192" w:author="Stefanie Lane" w:date="2021-08-18T13:55:00Z">
              <w:rPr>
                <w:i w:val="0"/>
                <w:iCs w:val="0"/>
              </w:rPr>
            </w:rPrChange>
          </w:rPr>
          <w:fldChar w:fldCharType="end"/>
        </w:r>
        <w:r w:rsidR="007231C0" w:rsidRPr="00EB274B" w:rsidDel="001C2AEA">
          <w:rPr>
            <w:i w:val="0"/>
            <w:iCs w:val="0"/>
            <w:sz w:val="22"/>
            <w:szCs w:val="22"/>
            <w:rPrChange w:id="193" w:author="Stefanie Lane" w:date="2021-08-18T13:55:00Z">
              <w:rPr>
                <w:i w:val="0"/>
                <w:iCs w:val="0"/>
              </w:rPr>
            </w:rPrChange>
          </w:rPr>
          <w:delText xml:space="preserve"> - </w:delText>
        </w:r>
        <w:r w:rsidR="007D5F59" w:rsidRPr="00EB274B" w:rsidDel="001C2AEA">
          <w:rPr>
            <w:i w:val="0"/>
            <w:iCs w:val="0"/>
            <w:sz w:val="22"/>
            <w:szCs w:val="22"/>
            <w:rPrChange w:id="194" w:author="Stefanie Lane" w:date="2021-08-18T13:55:00Z">
              <w:rPr>
                <w:i w:val="0"/>
                <w:iCs w:val="0"/>
              </w:rPr>
            </w:rPrChange>
          </w:rPr>
          <w:fldChar w:fldCharType="begin"/>
        </w:r>
        <w:r w:rsidR="007D5F59" w:rsidRPr="00EB274B" w:rsidDel="001C2AEA">
          <w:rPr>
            <w:i w:val="0"/>
            <w:iCs w:val="0"/>
            <w:sz w:val="22"/>
            <w:szCs w:val="22"/>
            <w:rPrChange w:id="195" w:author="Stefanie Lane" w:date="2021-08-18T13:55:00Z">
              <w:rPr>
                <w:i w:val="0"/>
                <w:iCs w:val="0"/>
              </w:rPr>
            </w:rPrChange>
          </w:rPr>
          <w:delInstrText xml:space="preserve"> HYPERLINK "https://catalogue.data.gov.bc.ca/organization/wildlife-and-habitat" </w:delInstrText>
        </w:r>
        <w:r w:rsidR="007D5F59" w:rsidRPr="00EB274B" w:rsidDel="001C2AEA">
          <w:rPr>
            <w:i w:val="0"/>
            <w:iCs w:val="0"/>
            <w:sz w:val="22"/>
            <w:szCs w:val="22"/>
            <w:rPrChange w:id="196" w:author="Stefanie Lane" w:date="2021-08-18T13:55:00Z">
              <w:rPr>
                <w:i w:val="0"/>
                <w:iCs w:val="0"/>
              </w:rPr>
            </w:rPrChange>
          </w:rPr>
          <w:fldChar w:fldCharType="separate"/>
        </w:r>
        <w:r w:rsidR="007231C0" w:rsidRPr="00EB274B" w:rsidDel="001C2AEA">
          <w:rPr>
            <w:i w:val="0"/>
            <w:iCs w:val="0"/>
            <w:sz w:val="22"/>
            <w:szCs w:val="22"/>
            <w:rPrChange w:id="197" w:author="Stefanie Lane" w:date="2021-08-18T13:55:00Z">
              <w:rPr>
                <w:i w:val="0"/>
                <w:iCs w:val="0"/>
              </w:rPr>
            </w:rPrChange>
          </w:rPr>
          <w:delText>Wildlife and Habitat</w:delText>
        </w:r>
        <w:r w:rsidR="007D5F59" w:rsidRPr="00EB274B" w:rsidDel="001C2AEA">
          <w:rPr>
            <w:i w:val="0"/>
            <w:iCs w:val="0"/>
            <w:sz w:val="22"/>
            <w:szCs w:val="22"/>
            <w:rPrChange w:id="198" w:author="Stefanie Lane" w:date="2021-08-18T13:55:00Z">
              <w:rPr>
                <w:i w:val="0"/>
                <w:iCs w:val="0"/>
              </w:rPr>
            </w:rPrChange>
          </w:rPr>
          <w:fldChar w:fldCharType="end"/>
        </w:r>
        <w:r w:rsidR="002E784C" w:rsidRPr="00EB274B" w:rsidDel="001C2AEA">
          <w:rPr>
            <w:i w:val="0"/>
            <w:iCs w:val="0"/>
            <w:sz w:val="22"/>
            <w:szCs w:val="22"/>
            <w:rPrChange w:id="199" w:author="Stefanie Lane" w:date="2021-08-18T13:55:00Z">
              <w:rPr>
                <w:i w:val="0"/>
                <w:iCs w:val="0"/>
              </w:rPr>
            </w:rPrChange>
          </w:rPr>
          <w:delText>; source data from Tantalis and derived from GeoBC</w:delText>
        </w:r>
        <w:r w:rsidR="0065294F" w:rsidRPr="00EB274B" w:rsidDel="001C2AEA">
          <w:rPr>
            <w:i w:val="0"/>
            <w:iCs w:val="0"/>
            <w:sz w:val="22"/>
            <w:szCs w:val="22"/>
            <w:rPrChange w:id="200" w:author="Stefanie Lane" w:date="2021-08-18T13:55:00Z">
              <w:rPr>
                <w:i w:val="0"/>
                <w:iCs w:val="0"/>
              </w:rPr>
            </w:rPrChange>
          </w:rPr>
          <w:delText xml:space="preserve"> (B, C). </w:delText>
        </w:r>
      </w:del>
    </w:p>
    <w:p w14:paraId="68BEF7ED" w14:textId="71D96F2E" w:rsidR="007133F3" w:rsidRDefault="007133F3" w:rsidP="001C2AEA">
      <w:pPr>
        <w:pStyle w:val="Caption"/>
      </w:pPr>
    </w:p>
    <w:p w14:paraId="2D0691B0" w14:textId="77777777" w:rsidR="005F0694" w:rsidRDefault="005F0694" w:rsidP="00B618BB">
      <w:pPr>
        <w:ind w:firstLine="360"/>
      </w:pPr>
    </w:p>
    <w:p w14:paraId="3D8B2F12" w14:textId="77777777" w:rsidR="00B618BB" w:rsidRDefault="00B618BB" w:rsidP="00370F81">
      <w:pPr>
        <w:ind w:firstLine="360"/>
      </w:pPr>
    </w:p>
    <w:p w14:paraId="7A1D87EE" w14:textId="51C49BEA" w:rsidR="004A5E9D" w:rsidRDefault="004A5E9D" w:rsidP="0001635B"/>
    <w:p w14:paraId="7E9E3832" w14:textId="77777777" w:rsidR="004A5E9D" w:rsidRDefault="004A5E9D" w:rsidP="0001635B"/>
    <w:p w14:paraId="1E960B90" w14:textId="660B961F" w:rsidR="00990EA7" w:rsidRDefault="00990EA7" w:rsidP="0001635B"/>
    <w:p w14:paraId="38F43A9A" w14:textId="2956ECDA" w:rsidR="0001635B" w:rsidRDefault="0001635B" w:rsidP="0001635B"/>
    <w:p w14:paraId="2A11C8DA" w14:textId="77777777" w:rsidR="002E2F32" w:rsidRDefault="002E2F32">
      <w:pPr>
        <w:rPr>
          <w:rFonts w:asciiTheme="majorHAnsi" w:eastAsiaTheme="majorEastAsia" w:hAnsiTheme="majorHAnsi" w:cstheme="majorBidi"/>
          <w:color w:val="2F5496" w:themeColor="accent1" w:themeShade="BF"/>
          <w:sz w:val="32"/>
          <w:szCs w:val="32"/>
        </w:rPr>
      </w:pPr>
      <w:r>
        <w:br w:type="page"/>
      </w:r>
    </w:p>
    <w:p w14:paraId="06C93234" w14:textId="78E5FC6D" w:rsidR="0001635B" w:rsidRDefault="0001635B" w:rsidP="00BE72B1">
      <w:pPr>
        <w:pStyle w:val="Heading1"/>
        <w:numPr>
          <w:ilvl w:val="0"/>
          <w:numId w:val="0"/>
        </w:numPr>
      </w:pPr>
      <w:r>
        <w:lastRenderedPageBreak/>
        <w:t>Methods</w:t>
      </w:r>
    </w:p>
    <w:p w14:paraId="40D214AD" w14:textId="603053C7" w:rsidR="0001635B" w:rsidDel="00BC4278" w:rsidRDefault="0001635B" w:rsidP="0001635B">
      <w:pPr>
        <w:rPr>
          <w:del w:id="201" w:author="Stefanie Lane" w:date="2021-11-08T16:51:00Z"/>
        </w:rPr>
      </w:pPr>
    </w:p>
    <w:p w14:paraId="63FA1D75" w14:textId="4E2B6830" w:rsidR="00512B1D" w:rsidDel="00D00C97" w:rsidRDefault="00512B1D" w:rsidP="005B3902">
      <w:pPr>
        <w:pStyle w:val="Heading2"/>
        <w:numPr>
          <w:ilvl w:val="0"/>
          <w:numId w:val="0"/>
        </w:numPr>
        <w:rPr>
          <w:del w:id="202" w:author="Stefanie Lane" w:date="2021-11-08T16:53:00Z"/>
        </w:rPr>
      </w:pPr>
      <w:del w:id="203" w:author="Stefanie Lane" w:date="2021-11-08T16:52:00Z">
        <w:r w:rsidDel="00BF683F">
          <w:delText>Study location</w:delText>
        </w:r>
        <w:r w:rsidR="003237B2" w:rsidDel="00BF683F">
          <w:delText xml:space="preserve"> and </w:delText>
        </w:r>
        <w:r w:rsidR="001B178D" w:rsidDel="00BF683F">
          <w:delText>p</w:delText>
        </w:r>
      </w:del>
      <w:del w:id="204" w:author="Stefanie Lane" w:date="2021-11-08T16:53:00Z">
        <w:r w:rsidR="001B178D" w:rsidDel="00D00C97">
          <w:delText>lot</w:delText>
        </w:r>
        <w:r w:rsidR="003237B2" w:rsidDel="00D00C97">
          <w:delText xml:space="preserve"> selection</w:delText>
        </w:r>
      </w:del>
    </w:p>
    <w:p w14:paraId="6E5DEC05" w14:textId="22439038" w:rsidR="00485B8A" w:rsidDel="00BC4278" w:rsidRDefault="00F5288A" w:rsidP="00485B8A">
      <w:pPr>
        <w:ind w:firstLine="720"/>
        <w:rPr>
          <w:del w:id="205" w:author="Stefanie Lane" w:date="2021-11-08T16:51:00Z"/>
          <w:moveTo w:id="206" w:author="Stefanie Lane" w:date="2021-11-08T16:52:00Z"/>
        </w:rPr>
      </w:pPr>
      <w:del w:id="207" w:author="Stefanie Lane" w:date="2021-11-08T16:53:00Z">
        <w:r w:rsidDel="00D00C97">
          <w:delText xml:space="preserve">No permanent markers were left in Ladner </w:delText>
        </w:r>
      </w:del>
      <w:commentRangeStart w:id="208"/>
      <w:del w:id="209" w:author="Stefanie Lane" w:date="2021-08-18T13:54:00Z">
        <w:r w:rsidDel="009370D2">
          <w:delText>m</w:delText>
        </w:r>
        <w:commentRangeEnd w:id="208"/>
        <w:r w:rsidR="00FF717C" w:rsidDel="009370D2">
          <w:rPr>
            <w:rStyle w:val="CommentReference"/>
          </w:rPr>
          <w:commentReference w:id="208"/>
        </w:r>
        <w:r w:rsidDel="009370D2">
          <w:delText>arsh</w:delText>
        </w:r>
      </w:del>
      <w:del w:id="210" w:author="Stefanie Lane" w:date="2021-11-08T16:53:00Z">
        <w:r w:rsidDel="00D00C97">
          <w:delText xml:space="preserve">, so precise transects assessed by Bradfield &amp; Porter (1982) or Denoth &amp; Myers (2007) were not identifiable in 2019. To approximate transect location the map from Figure 1 (1982) was overlaid onto 2019 Google Earth Imagery (Google Earth Pro 7.3.2.5776, Imagery Dates November 9, 2002 and June 12, 2019). Dominant channel features shown </w:delText>
        </w:r>
        <w:r w:rsidRPr="005E69B1" w:rsidDel="00D00C97">
          <w:delText xml:space="preserve">in Figure </w:delText>
        </w:r>
        <w:r w:rsidR="005E69B1" w:rsidDel="00D00C97">
          <w:delText>1</w:delText>
        </w:r>
        <w:r w:rsidDel="00D00C97">
          <w:delText xml:space="preserve"> (</w:delText>
        </w:r>
        <w:r w:rsidR="00295136" w:rsidDel="00D00C97">
          <w:delText xml:space="preserve">Bradfield &amp; Porter, </w:delText>
        </w:r>
        <w:r w:rsidDel="00D00C97">
          <w:delText>1982) were easily distinguished on Google Earth, and used as visual guides to place transect ends</w:delText>
        </w:r>
        <w:r w:rsidR="00E21E45" w:rsidDel="00D00C97">
          <w:delText xml:space="preserve"> in 2019</w:delText>
        </w:r>
        <w:r w:rsidDel="00D00C97">
          <w:delText xml:space="preserve">. GPS locations of transect beginnings and ends were georeferenced (NAD83) and transferred to Avenza 3.2 (72.23) for field wayfinding. Actual GPS locations of transect ends and assemblage area polygons were recorded in Avenza. </w:delText>
        </w:r>
        <w:r w:rsidR="00413A02" w:rsidDel="00D00C97">
          <w:delText xml:space="preserve">Transects to be resampled were selected based on ecosystem similarity to published results. For example, Transect “Q” </w:delText>
        </w:r>
        <w:r w:rsidR="00F96771" w:rsidDel="00D00C97">
          <w:delText xml:space="preserve">(n = 7 plots) </w:delText>
        </w:r>
        <w:r w:rsidR="00413A02" w:rsidDel="00D00C97">
          <w:delText>was omitted</w:delText>
        </w:r>
        <w:r w:rsidR="00C633C0" w:rsidDel="00D00C97">
          <w:delText xml:space="preserve"> in 1999 and 2019</w:delText>
        </w:r>
        <w:r w:rsidR="00413A02" w:rsidDel="00D00C97">
          <w:delText xml:space="preserve"> due to inaccessibility and conversion to thick riparian forest with an understory of Himalayan blackberry (</w:delText>
        </w:r>
        <w:r w:rsidR="00413A02" w:rsidDel="00D00C97">
          <w:rPr>
            <w:i/>
          </w:rPr>
          <w:delText xml:space="preserve">Rubus </w:delText>
        </w:r>
        <w:r w:rsidR="00413A02" w:rsidRPr="00904BB3" w:rsidDel="00D00C97">
          <w:rPr>
            <w:i/>
          </w:rPr>
          <w:delText>armeniacus</w:delText>
        </w:r>
        <w:r w:rsidR="00413A02" w:rsidDel="00D00C97">
          <w:delText xml:space="preserve">) </w:delText>
        </w:r>
        <w:r w:rsidR="00413A02" w:rsidRPr="00904BB3" w:rsidDel="00D00C97">
          <w:delText>since</w:delText>
        </w:r>
        <w:r w:rsidR="00413A02" w:rsidDel="00D00C97">
          <w:delText xml:space="preserve"> </w:delText>
        </w:r>
        <w:r w:rsidR="00E21E45" w:rsidDel="00D00C97">
          <w:delText>1979</w:delText>
        </w:r>
        <w:r w:rsidR="00413A02" w:rsidDel="00D00C97">
          <w:delText xml:space="preserve">. </w:delText>
        </w:r>
        <w:r w:rsidR="00602BF0" w:rsidDel="00D00C97">
          <w:delText xml:space="preserve">An additional total of 18 plots were removed in 2019 due to issues accessing </w:delText>
        </w:r>
        <w:r w:rsidR="00594FFA" w:rsidDel="00D00C97">
          <w:delText xml:space="preserve">all plots, either due to overgrowth of riparian fringe, widening of tidal channels, or </w:delText>
        </w:r>
        <w:r w:rsidR="00D5653C" w:rsidDel="00D00C97">
          <w:delText xml:space="preserve">placement of transects resulting in shorter sampling distances. </w:delText>
        </w:r>
        <w:r w:rsidR="00594FFA" w:rsidDel="00D00C97">
          <w:delText>For examp</w:delText>
        </w:r>
        <w:r w:rsidR="001A3442" w:rsidDel="00D00C97">
          <w:delText>le, t</w:delText>
        </w:r>
        <w:r w:rsidR="00413A02" w:rsidDel="00D00C97">
          <w:delText>he last 30 m of transect “W” (</w:delText>
        </w:r>
        <w:r w:rsidR="001A3442" w:rsidDel="00D00C97">
          <w:delText xml:space="preserve">n = 4 plots, # 89-92 in </w:delText>
        </w:r>
        <w:r w:rsidR="00C844AD" w:rsidDel="00D00C97">
          <w:delText>Fig. 3, Bradfield &amp; Porter (1982)</w:delText>
        </w:r>
        <w:r w:rsidR="00413A02" w:rsidDel="00D00C97">
          <w:delText xml:space="preserve">) were truncated at its western edge due to inaccessibility into the often-submerged low marsh. </w:delText>
        </w:r>
        <w:r w:rsidR="00DE0969" w:rsidDel="00D00C97">
          <w:delText xml:space="preserve">In another instance, transect “U” </w:delText>
        </w:r>
        <w:r w:rsidR="00DE0969" w:rsidRPr="003B6F1C" w:rsidDel="00D00C97">
          <w:delText xml:space="preserve">was recorded as </w:delText>
        </w:r>
        <w:r w:rsidR="003F1658" w:rsidRPr="003B6F1C" w:rsidDel="00D00C97">
          <w:delText>60</w:delText>
        </w:r>
        <w:r w:rsidR="00DE0969" w:rsidRPr="003B6F1C" w:rsidDel="00D00C97">
          <w:delText xml:space="preserve"> m long in 1979 and 1999, but in 2019 the approximated transect was </w:delText>
        </w:r>
        <w:r w:rsidR="003B6F1C" w:rsidRPr="003B6F1C" w:rsidDel="00D00C97">
          <w:delText>44</w:delText>
        </w:r>
        <w:r w:rsidR="00DE0969" w:rsidRPr="003B6F1C" w:rsidDel="00D00C97">
          <w:delText xml:space="preserve"> m long, resulting</w:delText>
        </w:r>
        <w:r w:rsidR="00DE0969" w:rsidDel="00D00C97">
          <w:delText xml:space="preserve"> in the </w:delText>
        </w:r>
        <w:r w:rsidR="009F1B8B" w:rsidDel="00D00C97">
          <w:delText>exclusion</w:delText>
        </w:r>
        <w:r w:rsidR="00DE0969" w:rsidDel="00D00C97">
          <w:delText xml:space="preserve"> of two historical sampling plots. Despite the</w:delText>
        </w:r>
        <w:r w:rsidR="00EA408F" w:rsidDel="00D00C97">
          <w:delText>se decisions to exclude plots</w:delText>
        </w:r>
        <w:r w:rsidR="00A117B2" w:rsidDel="00D00C97">
          <w:delText xml:space="preserve">, </w:delText>
        </w:r>
        <w:r w:rsidR="00DF26B7" w:rsidRPr="00E03D57" w:rsidDel="00D00C97">
          <w:rPr>
            <w:rFonts w:ascii="Calibri" w:hAnsi="Calibri" w:cs="Calibri"/>
            <w:szCs w:val="24"/>
          </w:rPr>
          <w:delText>Kopecký &amp; Macek</w:delText>
        </w:r>
        <w:r w:rsidR="00DF26B7" w:rsidDel="00D00C97">
          <w:delText xml:space="preserve">  </w:delText>
        </w:r>
        <w:r w:rsidR="00DF26B7" w:rsidDel="00D00C97">
          <w:fldChar w:fldCharType="begin"/>
        </w:r>
        <w:r w:rsidR="000842EE" w:rsidDel="00D00C97">
          <w:delInstrText xml:space="preserve"> ADDIN ZOTERO_ITEM CSL_CITATION {"citationID":"bSqJEZda","properties":{"formattedCitation":"(Kopeck\\uc0\\u253{} &amp; Macek, 2015)","plainCitation":"(Kopecký &amp; Macek, 2015)","dontUpdate":true,"noteIndex":0},"citationItems":[{"id":1639,"uris":["http://zotero.org/users/6092945/items/GEADUCAG"],"uri":["http://zotero.org/users/6092945/items/GEADUCAG"],"itemData":{"id":1639,"type":"article-journal","abstract":"Aim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delInstrText>
        </w:r>
        <w:r w:rsidR="00DF26B7" w:rsidDel="00D00C97">
          <w:fldChar w:fldCharType="separate"/>
        </w:r>
        <w:r w:rsidR="00DF26B7" w:rsidRPr="00E03D57" w:rsidDel="00D00C97">
          <w:rPr>
            <w:rFonts w:ascii="Calibri" w:hAnsi="Calibri" w:cs="Calibri"/>
            <w:szCs w:val="24"/>
          </w:rPr>
          <w:delText>(2015)</w:delText>
        </w:r>
        <w:r w:rsidR="00DF26B7" w:rsidDel="00D00C97">
          <w:fldChar w:fldCharType="end"/>
        </w:r>
        <w:r w:rsidR="00DF26B7" w:rsidDel="00D00C97">
          <w:delText xml:space="preserve"> have demonstrated that </w:delText>
        </w:r>
        <w:r w:rsidR="00A117B2" w:rsidDel="00D00C97">
          <w:delText xml:space="preserve">uncertainty of plot location does not </w:delText>
        </w:r>
        <w:r w:rsidR="00E03D57" w:rsidDel="00D00C97">
          <w:delText xml:space="preserve">produce unreliable evidence of plant community changes on decadal timescales. </w:delText>
        </w:r>
      </w:del>
      <w:moveToRangeStart w:id="211" w:author="Stefanie Lane" w:date="2021-11-08T16:52:00Z" w:name="move87282686"/>
      <w:moveTo w:id="212" w:author="Stefanie Lane" w:date="2021-11-08T16:52:00Z">
        <w:del w:id="213" w:author="Stefanie Lane" w:date="2021-11-08T16:53:00Z">
          <w:r w:rsidR="00485B8A" w:rsidDel="00D00C97">
            <w:delText>This publication will reference dates the data were collected, rather than publication dates of the preceding studies.</w:delText>
          </w:r>
        </w:del>
      </w:moveTo>
    </w:p>
    <w:moveToRangeEnd w:id="211"/>
    <w:p w14:paraId="0748652C" w14:textId="03356F50" w:rsidR="00512B1D" w:rsidDel="00D00C97" w:rsidRDefault="00512B1D">
      <w:pPr>
        <w:ind w:firstLine="720"/>
        <w:rPr>
          <w:del w:id="214" w:author="Stefanie Lane" w:date="2021-11-08T16:53:00Z"/>
        </w:rPr>
        <w:pPrChange w:id="215" w:author="Stefanie Lane" w:date="2021-11-08T16:51:00Z">
          <w:pPr>
            <w:ind w:firstLine="576"/>
          </w:pPr>
        </w:pPrChange>
      </w:pPr>
    </w:p>
    <w:p w14:paraId="2669A6B6" w14:textId="67286594" w:rsidR="00512B1D" w:rsidRDefault="00512B1D" w:rsidP="005B3902">
      <w:pPr>
        <w:pStyle w:val="Heading2"/>
        <w:numPr>
          <w:ilvl w:val="0"/>
          <w:numId w:val="0"/>
        </w:numPr>
      </w:pPr>
      <w:r>
        <w:t>Vegetation surveys</w:t>
      </w:r>
      <w:r w:rsidR="00322DC1">
        <w:t xml:space="preserve"> and site selection</w:t>
      </w:r>
    </w:p>
    <w:p w14:paraId="4F873A54" w14:textId="0AF76B68" w:rsidR="00DD1803" w:rsidDel="00FE540A" w:rsidRDefault="000C7C88" w:rsidP="00287B6A">
      <w:pPr>
        <w:ind w:firstLine="720"/>
        <w:rPr>
          <w:moveFrom w:id="216" w:author="Stefanie Lane" w:date="2021-11-08T16:52:00Z"/>
        </w:rPr>
      </w:pPr>
      <w:moveFromRangeStart w:id="217" w:author="Stefanie Lane" w:date="2021-11-08T16:52:00Z" w:name="move87282686"/>
      <w:commentRangeStart w:id="218"/>
      <w:moveFrom w:id="219" w:author="Stefanie Lane" w:date="2021-11-08T16:52:00Z">
        <w:r w:rsidDel="00FE540A">
          <w:t>This publication will reference dates the data were collected, rather than publication dates of the preceding studies.</w:t>
        </w:r>
        <w:commentRangeEnd w:id="218"/>
        <w:r w:rsidR="00AC697B" w:rsidDel="00FE540A">
          <w:rPr>
            <w:rStyle w:val="CommentReference"/>
          </w:rPr>
          <w:commentReference w:id="218"/>
        </w:r>
      </w:moveFrom>
    </w:p>
    <w:moveFromRangeEnd w:id="217"/>
    <w:p w14:paraId="4836237E" w14:textId="62BAF04A" w:rsidR="00DD1803" w:rsidRDefault="00DD1803" w:rsidP="005B3902">
      <w:pPr>
        <w:pStyle w:val="Heading3"/>
        <w:numPr>
          <w:ilvl w:val="0"/>
          <w:numId w:val="0"/>
        </w:numPr>
      </w:pPr>
      <w:r>
        <w:t>1979</w:t>
      </w:r>
      <w:r w:rsidR="00D752C7">
        <w:t xml:space="preserve"> &amp; 1999</w:t>
      </w:r>
    </w:p>
    <w:p w14:paraId="38A130E8" w14:textId="6FC2EA8E" w:rsidR="00D752C7" w:rsidRPr="009B0BA5" w:rsidRDefault="00D752C7" w:rsidP="00AC6F67">
      <w:pPr>
        <w:ind w:firstLine="720"/>
      </w:pPr>
      <w:r>
        <w:t xml:space="preserve">Data were originally collected in 1979 as part of an observational study to characterize dominant community types </w:t>
      </w:r>
      <w:r>
        <w:fldChar w:fldCharType="begin"/>
      </w:r>
      <w:r>
        <w:instrText xml:space="preserve"> ADDIN ZOTERO_ITEM CSL_CITATION {"citationID":"DvFrgRoV","properties":{"formattedCitation":"(Bradfield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3518C4">
        <w:t>Cluster analysis and</w:t>
      </w:r>
      <w:r w:rsidR="00AC6F67">
        <w:t xml:space="preserve"> principal components analysis (PCA)</w:t>
      </w:r>
      <w:r w:rsidR="00322DC1">
        <w:t xml:space="preserve"> distinguished three community associations, each dominated by a distinct species</w:t>
      </w:r>
      <w:r w:rsidR="00192659">
        <w:t xml:space="preserve">: </w:t>
      </w:r>
      <w:r w:rsidR="003518C4">
        <w:t xml:space="preserve">Lyngbye’s </w:t>
      </w:r>
      <w:r w:rsidR="00192659">
        <w:t>sedge (</w:t>
      </w:r>
      <w:r w:rsidR="00192659">
        <w:rPr>
          <w:i/>
        </w:rPr>
        <w:t>Carex lyngbyei</w:t>
      </w:r>
      <w:r w:rsidR="00192659">
        <w:t xml:space="preserve"> </w:t>
      </w:r>
      <w:proofErr w:type="spellStart"/>
      <w:r w:rsidR="00192659">
        <w:t>Hornem</w:t>
      </w:r>
      <w:proofErr w:type="spellEnd"/>
      <w:r w:rsidR="00192659">
        <w:t>.), fescue (</w:t>
      </w:r>
      <w:r w:rsidR="00192659">
        <w:rPr>
          <w:i/>
        </w:rPr>
        <w:t>Festuca arundinaceae</w:t>
      </w:r>
      <w:r w:rsidR="00192659">
        <w:t xml:space="preserve"> </w:t>
      </w:r>
      <w:proofErr w:type="spellStart"/>
      <w:r w:rsidR="00192659">
        <w:t>Schreb</w:t>
      </w:r>
      <w:proofErr w:type="spellEnd"/>
      <w:r w:rsidR="00192659">
        <w:t>.), and bogbean (</w:t>
      </w:r>
      <w:r w:rsidR="00192659">
        <w:rPr>
          <w:i/>
        </w:rPr>
        <w:t xml:space="preserve">Menyanthes trifoliata </w:t>
      </w:r>
      <w:r w:rsidR="008A3B91">
        <w:t xml:space="preserve">L.). </w:t>
      </w:r>
      <w:r w:rsidR="00056EF4">
        <w:t>Eight transects were positioned along a north-to-south gradient</w:t>
      </w:r>
      <w:r w:rsidR="009B0BA5">
        <w:t>, and 1 m</w:t>
      </w:r>
      <w:r w:rsidR="009B0BA5">
        <w:rPr>
          <w:vertAlign w:val="superscript"/>
        </w:rPr>
        <w:t>2</w:t>
      </w:r>
      <w:r w:rsidR="009B0BA5">
        <w:t xml:space="preserve"> quadrats </w:t>
      </w:r>
      <w:r w:rsidR="004E74AE">
        <w:t xml:space="preserve">(plots) </w:t>
      </w:r>
      <w:r w:rsidR="009B0BA5">
        <w:t xml:space="preserve">were placed </w:t>
      </w:r>
      <w:r w:rsidR="009F000A">
        <w:t>semi-systematically</w:t>
      </w:r>
      <w:r w:rsidR="009B0BA5">
        <w:t xml:space="preserve"> in the center of patches with distinct vegetation </w:t>
      </w:r>
      <w:r w:rsidR="009630C9">
        <w:t>changes (Bradfield, 2019 personal comm.).</w:t>
      </w:r>
      <w:r w:rsidR="009F000A">
        <w:t xml:space="preserve"> </w:t>
      </w:r>
    </w:p>
    <w:p w14:paraId="5D4281D7" w14:textId="77777777" w:rsidR="00D00C97" w:rsidDel="00BC4278" w:rsidRDefault="00D752C7" w:rsidP="00D00C97">
      <w:pPr>
        <w:ind w:firstLine="720"/>
        <w:rPr>
          <w:ins w:id="220" w:author="Stefanie Lane" w:date="2021-11-08T16:53:00Z"/>
          <w:del w:id="221" w:author="Stefanie Lane" w:date="2021-11-08T16:51:00Z"/>
        </w:rPr>
      </w:pPr>
      <w:r>
        <w:t xml:space="preserve">A subsequent survey conducted in 1999 </w:t>
      </w:r>
      <w:r w:rsidR="004238DE">
        <w:t>recreated the transects and sought to place sampling plots at exact positions sampled in 1979 to test relationships between invasive purple loosestrife (</w:t>
      </w:r>
      <w:proofErr w:type="spellStart"/>
      <w:r w:rsidR="004238DE">
        <w:rPr>
          <w:i/>
        </w:rPr>
        <w:t>Lythrum</w:t>
      </w:r>
      <w:proofErr w:type="spellEnd"/>
      <w:r w:rsidR="004238DE">
        <w:rPr>
          <w:i/>
        </w:rPr>
        <w:t xml:space="preserve"> </w:t>
      </w:r>
      <w:proofErr w:type="spellStart"/>
      <w:r w:rsidR="004238DE">
        <w:rPr>
          <w:i/>
        </w:rPr>
        <w:t>salicaria</w:t>
      </w:r>
      <w:proofErr w:type="spellEnd"/>
      <w:r w:rsidR="004238DE">
        <w:t xml:space="preserve">, L.) and Henderson’s </w:t>
      </w:r>
      <w:proofErr w:type="spellStart"/>
      <w:r w:rsidR="004238DE">
        <w:t>checkermallow</w:t>
      </w:r>
      <w:proofErr w:type="spellEnd"/>
      <w:r w:rsidR="003D4334">
        <w:t xml:space="preserve"> (</w:t>
      </w:r>
      <w:r w:rsidR="003D4334">
        <w:rPr>
          <w:i/>
        </w:rPr>
        <w:t xml:space="preserve">Sidalcea hendersonii </w:t>
      </w:r>
      <w:r w:rsidR="003D4334">
        <w:t>S. Watson)</w:t>
      </w:r>
      <w:r w:rsidR="00281098">
        <w:t xml:space="preserve">, which </w:t>
      </w:r>
      <w:r w:rsidR="00287B6A">
        <w:t xml:space="preserve">is </w:t>
      </w:r>
      <w:r w:rsidR="00281098">
        <w:t>a Blue Listed species of special concern in British Columbia</w:t>
      </w:r>
      <w:r w:rsidR="00BA4523">
        <w:t xml:space="preserve"> </w:t>
      </w:r>
      <w:r w:rsidR="00BA4523">
        <w:fldChar w:fldCharType="begin"/>
      </w:r>
      <w:r w:rsidR="00BA4523">
        <w:instrText xml:space="preserve"> ADDIN ZOTERO_ITEM CSL_CITATION {"citationID":"BWMcZIyP","properties":{"formattedCitation":"(Denoth &amp; Myers, 2007)","plainCitation":"(Denoth &amp; Myers, 2007)","noteIndex":0},"citationItems":[{"id":225,"uris":["http://zotero.org/users/6092945/items/LSLEQYJS"],"uri":["http://zotero.org/users/6092945/items/LSLEQYJS"],"itemData":{"id":225,"type":"article-journal","abstract":"The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BA4523">
        <w:fldChar w:fldCharType="separate"/>
      </w:r>
      <w:r w:rsidR="00BA4523" w:rsidRPr="00BA4523">
        <w:rPr>
          <w:rFonts w:ascii="Calibri" w:hAnsi="Calibri" w:cs="Calibri"/>
        </w:rPr>
        <w:t>(Denoth &amp; Myers, 2007)</w:t>
      </w:r>
      <w:r w:rsidR="00BA4523">
        <w:fldChar w:fldCharType="end"/>
      </w:r>
      <w:r w:rsidR="00281098">
        <w:t>.</w:t>
      </w:r>
      <w:r w:rsidR="00BA4523">
        <w:t xml:space="preserve"> While </w:t>
      </w:r>
      <w:r w:rsidR="00C430ED">
        <w:t>Denoth &amp; Myers</w:t>
      </w:r>
      <w:r w:rsidR="00BA4523">
        <w:t xml:space="preserve"> did not seek to test changes in community composition, data were collected according to the same </w:t>
      </w:r>
      <w:r w:rsidR="00BA4523">
        <w:lastRenderedPageBreak/>
        <w:t>protocols</w:t>
      </w:r>
      <w:r w:rsidR="00DF7B7A">
        <w:t xml:space="preserve"> as in 1979</w:t>
      </w:r>
      <w:r w:rsidR="00C430ED">
        <w:t xml:space="preserve">, and the data has </w:t>
      </w:r>
      <w:r w:rsidR="003518C4">
        <w:t>generously</w:t>
      </w:r>
      <w:r w:rsidR="00C430ED">
        <w:t xml:space="preserve"> been made available for comparison</w:t>
      </w:r>
      <w:r w:rsidR="00DF7B7A">
        <w:t xml:space="preserve">. </w:t>
      </w:r>
      <w:ins w:id="222" w:author="Stefanie Lane" w:date="2021-11-08T16:53:00Z">
        <w:r w:rsidR="00D00C97">
          <w:t>This publication will reference dates the data were collected, rather than publication dates of the preceding studies.</w:t>
        </w:r>
      </w:ins>
    </w:p>
    <w:p w14:paraId="7C5C483F" w14:textId="54946BB8" w:rsidR="00D752C7" w:rsidRDefault="00D752C7" w:rsidP="003518C4">
      <w:pPr>
        <w:ind w:firstLine="720"/>
      </w:pPr>
    </w:p>
    <w:p w14:paraId="5DF2C008" w14:textId="01EB1AE5" w:rsidR="00D752C7" w:rsidRDefault="00D752C7" w:rsidP="005B3902">
      <w:pPr>
        <w:pStyle w:val="Heading3"/>
        <w:numPr>
          <w:ilvl w:val="0"/>
          <w:numId w:val="0"/>
        </w:numPr>
      </w:pPr>
      <w:r>
        <w:t>2019</w:t>
      </w:r>
    </w:p>
    <w:p w14:paraId="13B7DFB2" w14:textId="5A1D8EA9" w:rsidR="00D00C97" w:rsidRDefault="00D00C97" w:rsidP="00AC6F67">
      <w:pPr>
        <w:ind w:firstLine="720"/>
        <w:rPr>
          <w:ins w:id="223" w:author="Stefanie Lane" w:date="2021-11-08T16:53:00Z"/>
        </w:rPr>
      </w:pPr>
      <w:ins w:id="224" w:author="Stefanie Lane" w:date="2021-11-08T16:53:00Z">
        <w:r>
          <w:t>No permanent markers were left in Ladner Marsh, so precise transects assessed by Bradfield &amp; Porter (1982) or Denoth &amp; Myers (2007) were not identifiable in 2019. To approximate transect location the map from Figure 1 (</w:t>
        </w:r>
      </w:ins>
      <w:ins w:id="225" w:author="Stefanie Lane" w:date="2021-11-08T16:54:00Z">
        <w:r w:rsidR="006534CA">
          <w:t xml:space="preserve">Bradfield &amp; Porter, </w:t>
        </w:r>
      </w:ins>
      <w:ins w:id="226" w:author="Stefanie Lane" w:date="2021-11-08T16:53:00Z">
        <w:r>
          <w:t xml:space="preserve">1982) was overlaid onto 2019 Google Earth Imagery (Google Earth Pro 7.3.2.5776, Imagery Dates November 9, 2002 and June 12, 2019). Dominant channel features shown </w:t>
        </w:r>
        <w:r w:rsidRPr="005E69B1">
          <w:t xml:space="preserve">in Figure </w:t>
        </w:r>
        <w:r>
          <w:t xml:space="preserve">1 (Bradfield &amp; Porter, 1982) were easily distinguished on Google Earth, and used as visual guides to place transect ends in 2019. GPS locations of transect beginnings and ends were georeferenced (NAD83) and transferred to </w:t>
        </w:r>
        <w:proofErr w:type="spellStart"/>
        <w:r>
          <w:t>Avenza</w:t>
        </w:r>
        <w:proofErr w:type="spellEnd"/>
        <w:r>
          <w:t xml:space="preserve"> 3.2 (72.23) for field wayfinding. Actual GPS locations of transect ends and assemblage area polygons were recorded in </w:t>
        </w:r>
        <w:proofErr w:type="spellStart"/>
        <w:r>
          <w:t>Avenza</w:t>
        </w:r>
        <w:proofErr w:type="spellEnd"/>
        <w:r>
          <w:t xml:space="preserve">. Transects to be resampled were selected based on ecosystem similarity to published results. For example, </w:t>
        </w:r>
        <w:proofErr w:type="gramStart"/>
        <w:r>
          <w:t>Transect</w:t>
        </w:r>
        <w:proofErr w:type="gramEnd"/>
        <w:r>
          <w:t xml:space="preserve"> “Q” (n = 7 plots) was omitted in 1999 and 2019 due to inaccessibility and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 An additional total of 18 plots were removed in 2019 due to issues accessing all plots, either due to overgrowth of riparian fringe, widening of tidal channels, or placement of transects resulting in shorter sampling distances. For example, the last 30 m of transect “W” (n = 4 plots, # 89-92 in Fig. 3, Bradfield &amp; Porter (1982)) were truncated at its western edge due to inaccessibility into the often-submerged low marsh. In another instance, transect “U” </w:t>
        </w:r>
        <w:r w:rsidRPr="003B6F1C">
          <w:t>was recorded as 60 m long in 1979 and 1999, but in 2019 the approximated transect was 44 m long, resulting</w:t>
        </w:r>
        <w:r>
          <w:t xml:space="preserve"> in the exclusion of two historical sampling plots. Despite these decisions to exclude plots, </w:t>
        </w:r>
        <w:proofErr w:type="spellStart"/>
        <w:r w:rsidRPr="00E03D57">
          <w:rPr>
            <w:rFonts w:ascii="Calibri" w:hAnsi="Calibri" w:cs="Calibri"/>
            <w:szCs w:val="24"/>
          </w:rPr>
          <w:t>Kopecký</w:t>
        </w:r>
        <w:proofErr w:type="spellEnd"/>
        <w:r w:rsidRPr="00E03D57">
          <w:rPr>
            <w:rFonts w:ascii="Calibri" w:hAnsi="Calibri" w:cs="Calibri"/>
            <w:szCs w:val="24"/>
          </w:rPr>
          <w:t xml:space="preserve"> &amp; </w:t>
        </w:r>
        <w:proofErr w:type="spellStart"/>
        <w:r w:rsidRPr="00E03D57">
          <w:rPr>
            <w:rFonts w:ascii="Calibri" w:hAnsi="Calibri" w:cs="Calibri"/>
            <w:szCs w:val="24"/>
          </w:rPr>
          <w:t>Macek</w:t>
        </w:r>
        <w:proofErr w:type="spellEnd"/>
        <w:r>
          <w:t xml:space="preserve">  </w:t>
        </w:r>
        <w:r>
          <w:fldChar w:fldCharType="begin"/>
        </w:r>
        <w:r>
          <w:instrText xml:space="preserve"> ADDIN ZOTERO_ITEM CSL_CITATION {"citationID":"bSqJEZda","properties":{"formattedCitation":"(Kopeck\\uc0\\u253{} &amp; Macek, 2015)","plainCitation":"(Kopecký &amp; Macek, 2015)","dontUpdate":true,"noteIndex":0},"citationItems":[{"id":1639,"uris":["http://zotero.org/users/6092945/items/GEADUCAG"],"uri":["http://zotero.org/users/6092945/items/GEADUCAG"],"itemData":{"id":1639,"type":"article-journal","abstract":"Aim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fldChar w:fldCharType="separate"/>
        </w:r>
        <w:r w:rsidRPr="00E03D57">
          <w:rPr>
            <w:rFonts w:ascii="Calibri" w:hAnsi="Calibri" w:cs="Calibri"/>
            <w:szCs w:val="24"/>
          </w:rPr>
          <w:t>(2015)</w:t>
        </w:r>
        <w:r>
          <w:fldChar w:fldCharType="end"/>
        </w:r>
        <w:r>
          <w:t xml:space="preserve"> have demonstrated that uncertainty of plot location does not produce unreliable evidence of plant community changes on decadal timescales. </w:t>
        </w:r>
      </w:ins>
    </w:p>
    <w:p w14:paraId="6BB0F99B" w14:textId="7D5A7E9A" w:rsidR="0053304C" w:rsidRDefault="00A705D3" w:rsidP="00AC6F67">
      <w:pPr>
        <w:ind w:firstLine="720"/>
      </w:pPr>
      <w:r>
        <w:t xml:space="preserve">To test the hypothesis that dominant species would remain the same in local communities, I </w:t>
      </w:r>
      <w:r w:rsidR="00CC2390">
        <w:t>resampled vegetation</w:t>
      </w:r>
      <w:r w:rsidR="0084535D">
        <w:t xml:space="preserve"> in the same manner as the 1979 survey</w:t>
      </w:r>
      <w:r w:rsidR="00CC2390">
        <w:t xml:space="preserve"> by semi-systematically placing 1 m</w:t>
      </w:r>
      <w:r w:rsidR="00CC2390">
        <w:rPr>
          <w:vertAlign w:val="superscript"/>
        </w:rPr>
        <w:t>2</w:t>
      </w:r>
      <w:r w:rsidR="00CC2390">
        <w:t xml:space="preserve"> quadrats in the center of patches where vegetation contained noticeably different species, or every 10 m of transect length, whichever distance was shorter. </w:t>
      </w:r>
      <w:r w:rsidR="00716B13">
        <w:t xml:space="preserve">Assemblage types were considered if their boundary intersected the transect tape; assemblages tangential to the survey transect (but not intersecting it) were ignored. Assemblages were defined as being dominated </w:t>
      </w:r>
      <w:r w:rsidR="00716B13">
        <w:rPr>
          <w:u w:val="single"/>
        </w:rPr>
        <w:t>&gt;</w:t>
      </w:r>
      <w:r w:rsidR="00716B13">
        <w:t xml:space="preserve">50% by one or two species. If no species was clearly dominant, the area was characterized as “undefined.” To keep survey methods consistent with the </w:t>
      </w:r>
      <w:r w:rsidR="008F148C">
        <w:t>1979</w:t>
      </w:r>
      <w:r w:rsidR="00716B13">
        <w:t xml:space="preserve"> survey, 1 m</w:t>
      </w:r>
      <w:r w:rsidR="00716B13">
        <w:rPr>
          <w:vertAlign w:val="superscript"/>
        </w:rPr>
        <w:t>2</w:t>
      </w:r>
      <w:r w:rsidR="00716B13">
        <w:t xml:space="preserve"> quadrats were centered at the center of the assemblage region (</w:t>
      </w:r>
      <w:r w:rsidR="00D603D4">
        <w:rPr>
          <w:highlight w:val="yellow"/>
        </w:rPr>
        <w:fldChar w:fldCharType="begin"/>
      </w:r>
      <w:r w:rsidR="00D603D4">
        <w:instrText xml:space="preserve"> REF _Ref74327635 \h </w:instrText>
      </w:r>
      <w:r w:rsidR="00D603D4">
        <w:rPr>
          <w:highlight w:val="yellow"/>
        </w:rPr>
      </w:r>
      <w:r w:rsidR="00D603D4">
        <w:rPr>
          <w:highlight w:val="yellow"/>
        </w:rPr>
        <w:fldChar w:fldCharType="separate"/>
      </w:r>
      <w:r w:rsidR="00965AA8">
        <w:t xml:space="preserve">Figure </w:t>
      </w:r>
      <w:r w:rsidR="00965AA8">
        <w:rPr>
          <w:noProof/>
        </w:rPr>
        <w:t>2</w:t>
      </w:r>
      <w:r w:rsidR="00D603D4">
        <w:rPr>
          <w:highlight w:val="yellow"/>
        </w:rPr>
        <w:fldChar w:fldCharType="end"/>
      </w:r>
      <w:r w:rsidR="00716B13">
        <w:t xml:space="preserve">). No </w:t>
      </w:r>
      <w:ins w:id="227" w:author="Stefanie Lane" w:date="2021-11-06T19:16:00Z">
        <w:r w:rsidR="00D8257A">
          <w:t xml:space="preserve">areas of </w:t>
        </w:r>
      </w:ins>
      <w:r w:rsidR="00716B13">
        <w:t>assemblage types were so small that the 1 m</w:t>
      </w:r>
      <w:r w:rsidR="00716B13">
        <w:rPr>
          <w:vertAlign w:val="superscript"/>
        </w:rPr>
        <w:t>2</w:t>
      </w:r>
      <w:r w:rsidR="00716B13">
        <w:t xml:space="preserve"> quadrat was less than 1 m from the boundary of the next assemblage. Along transects where the same assemblage reached &gt; 20 m, quadrats were sampled every 10 m to reproduce a modal distance of 10 m </w:t>
      </w:r>
      <w:r w:rsidR="008F148C">
        <w:fldChar w:fldCharType="begin"/>
      </w:r>
      <w:r w:rsidR="008F148C">
        <w:instrText xml:space="preserve"> ADDIN ZOTERO_ITEM CSL_CITATION {"citationID":"70T5OaXP","properties":{"formattedCitation":"(Bradfield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8F148C">
        <w:fldChar w:fldCharType="separate"/>
      </w:r>
      <w:r w:rsidR="008F148C" w:rsidRPr="008F148C">
        <w:rPr>
          <w:rFonts w:ascii="Calibri" w:hAnsi="Calibri" w:cs="Calibri"/>
        </w:rPr>
        <w:t>(Bradfield &amp; Porter, 1982)</w:t>
      </w:r>
      <w:r w:rsidR="008F148C">
        <w:fldChar w:fldCharType="end"/>
      </w:r>
      <w:r w:rsidR="00716B13">
        <w:t>.</w:t>
      </w:r>
    </w:p>
    <w:p w14:paraId="4FC8BE09" w14:textId="0925FE84" w:rsidR="00512B1D" w:rsidRDefault="0053304C" w:rsidP="00AC6F67">
      <w:pPr>
        <w:ind w:firstLine="720"/>
        <w:rPr>
          <w:ins w:id="228" w:author="Stefanie Lane" w:date="2021-11-08T16:56:00Z"/>
        </w:rPr>
      </w:pPr>
      <w:r>
        <w:t xml:space="preserve">Individuals were defined as “in the plot” if </w:t>
      </w:r>
      <w:ins w:id="229" w:author="Richardson, John S." w:date="2021-06-21T15:27:00Z">
        <w:r w:rsidR="0073758B">
          <w:rPr>
            <w:u w:val="single"/>
          </w:rPr>
          <w:t>&gt;</w:t>
        </w:r>
        <w:r w:rsidR="0073758B">
          <w:t xml:space="preserve">50% of </w:t>
        </w:r>
      </w:ins>
      <w:r>
        <w:t xml:space="preserve">their most basal stem originated </w:t>
      </w:r>
      <w:del w:id="230" w:author="Richardson, John S." w:date="2021-06-21T15:27:00Z">
        <w:r w:rsidDel="0073758B">
          <w:rPr>
            <w:u w:val="single"/>
          </w:rPr>
          <w:delText>&gt;</w:delText>
        </w:r>
        <w:r w:rsidDel="0073758B">
          <w:delText xml:space="preserve">50% </w:delText>
        </w:r>
      </w:del>
      <w:r>
        <w:t>within the plot boundary; overhanging stems were not considered. Aerial coverage was considered as percent of the quadrat occluded by foliage; rambling lianas (</w:t>
      </w:r>
      <w:r>
        <w:rPr>
          <w:i/>
        </w:rPr>
        <w:t>Lathyrus palustris</w:t>
      </w:r>
      <w:r w:rsidR="00ED4736">
        <w:t xml:space="preserve"> L.</w:t>
      </w:r>
      <w:r>
        <w:t>)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(&lt; 25%, 25-50%, 50-75%, and &gt; 75%).</w:t>
      </w:r>
    </w:p>
    <w:p w14:paraId="11A1B9A4" w14:textId="39A03A5C" w:rsidR="00DA04E0" w:rsidRDefault="00D978EF" w:rsidP="00AC6F67">
      <w:pPr>
        <w:ind w:firstLine="720"/>
      </w:pPr>
      <w:ins w:id="231" w:author="Stefanie Lane" w:date="2021-11-08T16:56:00Z">
        <w:r>
          <w:t xml:space="preserve">Elevation </w:t>
        </w:r>
      </w:ins>
      <w:ins w:id="232" w:author="Stefanie Lane" w:date="2021-11-08T16:58:00Z">
        <w:r w:rsidR="00C85593">
          <w:t xml:space="preserve">for the center of each plot sampled </w:t>
        </w:r>
      </w:ins>
      <w:ins w:id="233" w:author="Stefanie Lane" w:date="2021-11-08T16:57:00Z">
        <w:r w:rsidR="008F19AD">
          <w:t xml:space="preserve">was determined by traditional methods using a </w:t>
        </w:r>
      </w:ins>
      <w:ins w:id="234" w:author="Stefanie Lane" w:date="2021-11-08T16:58:00Z">
        <w:r w:rsidR="008F19AD" w:rsidRPr="008F19AD">
          <w:t>surveyor’s level (</w:t>
        </w:r>
        <w:proofErr w:type="spellStart"/>
        <w:r w:rsidR="008F19AD" w:rsidRPr="008F19AD">
          <w:t>LineSite</w:t>
        </w:r>
        <w:proofErr w:type="spellEnd"/>
        <w:r w:rsidR="008F19AD" w:rsidRPr="008F19AD">
          <w:t xml:space="preserve"> AL28 Auto Level, </w:t>
        </w:r>
        <w:proofErr w:type="spellStart"/>
        <w:r w:rsidR="008F19AD" w:rsidRPr="008F19AD">
          <w:t>Trinitec</w:t>
        </w:r>
        <w:proofErr w:type="spellEnd"/>
        <w:r w:rsidR="008F19AD" w:rsidRPr="008F19AD">
          <w:t xml:space="preserve"> Distribution, Inc., Burnaby, BC, Canada)</w:t>
        </w:r>
        <w:r w:rsidR="008F19AD">
          <w:t xml:space="preserve">, and </w:t>
        </w:r>
        <w:r w:rsidR="00C85593">
          <w:lastRenderedPageBreak/>
          <w:t xml:space="preserve">referencing plot elevations to </w:t>
        </w:r>
      </w:ins>
      <w:ins w:id="235" w:author="Stefanie Lane" w:date="2021-11-08T16:59:00Z">
        <w:r w:rsidR="00C85593">
          <w:t xml:space="preserve">the nearest </w:t>
        </w:r>
        <w:r w:rsidR="00C85593" w:rsidRPr="00C85593">
          <w:t>Survey Canada Geodetic Control Marker (GCM 737197, Tablet Marking 84H0431, CVD28 Datum)</w:t>
        </w:r>
        <w:r w:rsidR="00C85593">
          <w:t xml:space="preserve">. </w:t>
        </w:r>
        <w:r w:rsidR="006E6A17">
          <w:t xml:space="preserve">Each plot’s distance from </w:t>
        </w:r>
      </w:ins>
      <w:ins w:id="236" w:author="Stefanie Lane" w:date="2021-11-08T17:01:00Z">
        <w:r w:rsidR="001B3696">
          <w:t xml:space="preserve">a </w:t>
        </w:r>
      </w:ins>
      <w:ins w:id="237" w:author="Stefanie Lane" w:date="2021-11-08T16:59:00Z">
        <w:r w:rsidR="006E6A17">
          <w:t>channel edge</w:t>
        </w:r>
      </w:ins>
      <w:ins w:id="238" w:author="Stefanie Lane" w:date="2021-11-08T17:01:00Z">
        <w:r w:rsidR="001B3696">
          <w:t xml:space="preserve"> of at least 0.3 m width</w:t>
        </w:r>
      </w:ins>
      <w:ins w:id="239" w:author="Stefanie Lane" w:date="2021-11-08T16:59:00Z">
        <w:r w:rsidR="006E6A17">
          <w:t xml:space="preserve"> was calculated in a d</w:t>
        </w:r>
      </w:ins>
      <w:ins w:id="240" w:author="Stefanie Lane" w:date="2021-11-08T17:00:00Z">
        <w:r w:rsidR="006E6A17">
          <w:t>esktop exercise using 2019 Google Earth Imagery (Google Earth Pro 7.3.2.5776, Imagery Dates November 9, 2002 and June 12, 2019)</w:t>
        </w:r>
        <w:r w:rsidR="007468C4">
          <w:t xml:space="preserve">. </w:t>
        </w:r>
      </w:ins>
    </w:p>
    <w:p w14:paraId="4DCAB950" w14:textId="77777777" w:rsidR="0058364A" w:rsidRDefault="008F6A6A" w:rsidP="0058364A">
      <w:pPr>
        <w:keepNext/>
      </w:pPr>
      <w:r>
        <w:rPr>
          <w:noProof/>
          <w:lang w:val="en-CA" w:eastAsia="en-CA"/>
        </w:rPr>
        <w:drawing>
          <wp:inline distT="0" distB="0" distL="0" distR="0" wp14:anchorId="77E76993" wp14:editId="420697DE">
            <wp:extent cx="5400675" cy="324811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8764" cy="3252981"/>
                    </a:xfrm>
                    <a:prstGeom prst="rect">
                      <a:avLst/>
                    </a:prstGeom>
                    <a:noFill/>
                  </pic:spPr>
                </pic:pic>
              </a:graphicData>
            </a:graphic>
          </wp:inline>
        </w:drawing>
      </w:r>
    </w:p>
    <w:p w14:paraId="1532A352" w14:textId="4F2045B2" w:rsidR="00512B1D" w:rsidRPr="00EB274B" w:rsidRDefault="0058364A" w:rsidP="0058364A">
      <w:pPr>
        <w:pStyle w:val="Caption"/>
        <w:rPr>
          <w:i w:val="0"/>
          <w:sz w:val="22"/>
          <w:szCs w:val="22"/>
          <w:rPrChange w:id="241" w:author="Stefanie Lane" w:date="2021-08-18T13:55:00Z">
            <w:rPr/>
          </w:rPrChange>
        </w:rPr>
      </w:pPr>
      <w:bookmarkStart w:id="242" w:name="_Ref74327635"/>
      <w:r w:rsidRPr="00EB274B">
        <w:rPr>
          <w:i w:val="0"/>
          <w:sz w:val="22"/>
          <w:szCs w:val="22"/>
          <w:rPrChange w:id="243" w:author="Stefanie Lane" w:date="2021-08-18T13:55:00Z">
            <w:rPr/>
          </w:rPrChange>
        </w:rPr>
        <w:t xml:space="preserve">Figure </w:t>
      </w:r>
      <w:r w:rsidR="0022035E" w:rsidRPr="00EB274B">
        <w:rPr>
          <w:i w:val="0"/>
          <w:sz w:val="22"/>
          <w:szCs w:val="22"/>
          <w:rPrChange w:id="244" w:author="Stefanie Lane" w:date="2021-08-18T13:55:00Z">
            <w:rPr/>
          </w:rPrChange>
        </w:rPr>
        <w:fldChar w:fldCharType="begin"/>
      </w:r>
      <w:r w:rsidR="0022035E" w:rsidRPr="00EB274B">
        <w:rPr>
          <w:i w:val="0"/>
          <w:sz w:val="22"/>
          <w:szCs w:val="22"/>
          <w:rPrChange w:id="245" w:author="Stefanie Lane" w:date="2021-08-18T13:55:00Z">
            <w:rPr/>
          </w:rPrChange>
        </w:rPr>
        <w:instrText xml:space="preserve"> SEQ Figure \* ARABIC </w:instrText>
      </w:r>
      <w:r w:rsidR="0022035E" w:rsidRPr="00EB274B">
        <w:rPr>
          <w:i w:val="0"/>
          <w:sz w:val="22"/>
          <w:szCs w:val="22"/>
          <w:rPrChange w:id="246" w:author="Stefanie Lane" w:date="2021-08-18T13:55:00Z">
            <w:rPr>
              <w:noProof/>
            </w:rPr>
          </w:rPrChange>
        </w:rPr>
        <w:fldChar w:fldCharType="separate"/>
      </w:r>
      <w:ins w:id="247" w:author="Stefanie Lane" w:date="2021-11-10T18:10:00Z">
        <w:r w:rsidR="00071A6D">
          <w:rPr>
            <w:i w:val="0"/>
            <w:noProof/>
            <w:sz w:val="22"/>
            <w:szCs w:val="22"/>
          </w:rPr>
          <w:t>2</w:t>
        </w:r>
      </w:ins>
      <w:del w:id="248" w:author="Stefanie Lane" w:date="2021-11-08T12:45:00Z">
        <w:r w:rsidR="006F52A7" w:rsidRPr="00EB274B" w:rsidDel="00E95717">
          <w:rPr>
            <w:i w:val="0"/>
            <w:noProof/>
            <w:sz w:val="22"/>
            <w:szCs w:val="22"/>
            <w:rPrChange w:id="249" w:author="Stefanie Lane" w:date="2021-08-18T13:55:00Z">
              <w:rPr>
                <w:noProof/>
              </w:rPr>
            </w:rPrChange>
          </w:rPr>
          <w:delText>2</w:delText>
        </w:r>
      </w:del>
      <w:r w:rsidR="0022035E" w:rsidRPr="00EB274B">
        <w:rPr>
          <w:i w:val="0"/>
          <w:noProof/>
          <w:sz w:val="22"/>
          <w:szCs w:val="22"/>
          <w:rPrChange w:id="250" w:author="Stefanie Lane" w:date="2021-08-18T13:55:00Z">
            <w:rPr>
              <w:noProof/>
            </w:rPr>
          </w:rPrChange>
        </w:rPr>
        <w:fldChar w:fldCharType="end"/>
      </w:r>
      <w:bookmarkEnd w:id="242"/>
      <w:r w:rsidRPr="00EB274B">
        <w:rPr>
          <w:i w:val="0"/>
          <w:sz w:val="22"/>
          <w:szCs w:val="22"/>
          <w:rPrChange w:id="251" w:author="Stefanie Lane" w:date="2021-08-18T13:55:00Z">
            <w:rPr/>
          </w:rPrChange>
        </w:rPr>
        <w:t xml:space="preserve">. Sampling schematic along sample transect of unique community types, represented by irregular polygons. </w:t>
      </w:r>
      <w:ins w:id="252" w:author="Richardson, John S." w:date="2021-06-21T15:28:00Z">
        <w:r w:rsidR="0073758B" w:rsidRPr="00EB274B">
          <w:rPr>
            <w:i w:val="0"/>
            <w:sz w:val="22"/>
            <w:szCs w:val="22"/>
            <w:rPrChange w:id="253" w:author="Stefanie Lane" w:date="2021-08-18T13:55:00Z">
              <w:rPr/>
            </w:rPrChange>
          </w:rPr>
          <w:t>S</w:t>
        </w:r>
      </w:ins>
      <w:del w:id="254" w:author="Richardson, John S." w:date="2021-06-21T15:27:00Z">
        <w:r w:rsidRPr="00EB274B" w:rsidDel="0073758B">
          <w:rPr>
            <w:i w:val="0"/>
            <w:sz w:val="22"/>
            <w:szCs w:val="22"/>
            <w:rPrChange w:id="255" w:author="Stefanie Lane" w:date="2021-08-18T13:55:00Z">
              <w:rPr/>
            </w:rPrChange>
          </w:rPr>
          <w:delText>1m</w:delText>
        </w:r>
        <w:r w:rsidRPr="00EB274B" w:rsidDel="0073758B">
          <w:rPr>
            <w:i w:val="0"/>
            <w:sz w:val="22"/>
            <w:szCs w:val="22"/>
            <w:vertAlign w:val="superscript"/>
            <w:rPrChange w:id="256" w:author="Stefanie Lane" w:date="2021-08-18T13:55:00Z">
              <w:rPr>
                <w:vertAlign w:val="superscript"/>
              </w:rPr>
            </w:rPrChange>
          </w:rPr>
          <w:delText>2</w:delText>
        </w:r>
        <w:r w:rsidRPr="00EB274B" w:rsidDel="0073758B">
          <w:rPr>
            <w:i w:val="0"/>
            <w:sz w:val="22"/>
            <w:szCs w:val="22"/>
            <w:rPrChange w:id="257" w:author="Stefanie Lane" w:date="2021-08-18T13:55:00Z">
              <w:rPr/>
            </w:rPrChange>
          </w:rPr>
          <w:delText xml:space="preserve"> </w:delText>
        </w:r>
      </w:del>
      <w:del w:id="258" w:author="Richardson, John S." w:date="2021-06-21T15:28:00Z">
        <w:r w:rsidRPr="00EB274B" w:rsidDel="0073758B">
          <w:rPr>
            <w:i w:val="0"/>
            <w:sz w:val="22"/>
            <w:szCs w:val="22"/>
            <w:rPrChange w:id="259" w:author="Stefanie Lane" w:date="2021-08-18T13:55:00Z">
              <w:rPr/>
            </w:rPrChange>
          </w:rPr>
          <w:delText>s</w:delText>
        </w:r>
      </w:del>
      <w:r w:rsidRPr="00EB274B">
        <w:rPr>
          <w:i w:val="0"/>
          <w:sz w:val="22"/>
          <w:szCs w:val="22"/>
          <w:rPrChange w:id="260" w:author="Stefanie Lane" w:date="2021-08-18T13:55:00Z">
            <w:rPr/>
          </w:rPrChange>
        </w:rPr>
        <w:t>ampling plots</w:t>
      </w:r>
      <w:ins w:id="261" w:author="Richardson, John S." w:date="2021-06-21T15:28:00Z">
        <w:r w:rsidR="0073758B" w:rsidRPr="00EB274B">
          <w:rPr>
            <w:i w:val="0"/>
            <w:sz w:val="22"/>
            <w:szCs w:val="22"/>
            <w:rPrChange w:id="262" w:author="Stefanie Lane" w:date="2021-08-18T13:55:00Z">
              <w:rPr/>
            </w:rPrChange>
          </w:rPr>
          <w:t xml:space="preserve"> of</w:t>
        </w:r>
      </w:ins>
      <w:r w:rsidRPr="00EB274B">
        <w:rPr>
          <w:i w:val="0"/>
          <w:sz w:val="22"/>
          <w:szCs w:val="22"/>
          <w:rPrChange w:id="263" w:author="Stefanie Lane" w:date="2021-08-18T13:55:00Z">
            <w:rPr/>
          </w:rPrChange>
        </w:rPr>
        <w:t xml:space="preserve"> </w:t>
      </w:r>
      <w:ins w:id="264" w:author="Richardson, John S." w:date="2021-06-21T15:27:00Z">
        <w:r w:rsidR="0073758B" w:rsidRPr="00EB274B">
          <w:rPr>
            <w:i w:val="0"/>
            <w:sz w:val="22"/>
            <w:szCs w:val="22"/>
            <w:rPrChange w:id="265" w:author="Stefanie Lane" w:date="2021-08-18T13:55:00Z">
              <w:rPr/>
            </w:rPrChange>
          </w:rPr>
          <w:t>1 m</w:t>
        </w:r>
        <w:r w:rsidR="0073758B" w:rsidRPr="00EB274B">
          <w:rPr>
            <w:i w:val="0"/>
            <w:sz w:val="22"/>
            <w:szCs w:val="22"/>
            <w:vertAlign w:val="superscript"/>
            <w:rPrChange w:id="266" w:author="Stefanie Lane" w:date="2021-08-18T13:55:00Z">
              <w:rPr>
                <w:vertAlign w:val="superscript"/>
              </w:rPr>
            </w:rPrChange>
          </w:rPr>
          <w:t>2</w:t>
        </w:r>
        <w:r w:rsidR="0073758B" w:rsidRPr="00EB274B">
          <w:rPr>
            <w:i w:val="0"/>
            <w:sz w:val="22"/>
            <w:szCs w:val="22"/>
            <w:rPrChange w:id="267" w:author="Stefanie Lane" w:date="2021-08-18T13:55:00Z">
              <w:rPr/>
            </w:rPrChange>
          </w:rPr>
          <w:t xml:space="preserve"> </w:t>
        </w:r>
      </w:ins>
      <w:r w:rsidRPr="00EB274B">
        <w:rPr>
          <w:i w:val="0"/>
          <w:sz w:val="22"/>
          <w:szCs w:val="22"/>
          <w:rPrChange w:id="268" w:author="Stefanie Lane" w:date="2021-08-18T13:55:00Z">
            <w:rPr/>
          </w:rPrChange>
        </w:rPr>
        <w:t>were placed at the center of the unique community polygon, or every 10</w:t>
      </w:r>
      <w:ins w:id="269" w:author="Richardson, John S." w:date="2021-06-21T15:28:00Z">
        <w:r w:rsidR="0073758B" w:rsidRPr="00EB274B">
          <w:rPr>
            <w:i w:val="0"/>
            <w:sz w:val="22"/>
            <w:szCs w:val="22"/>
            <w:rPrChange w:id="270" w:author="Stefanie Lane" w:date="2021-08-18T13:55:00Z">
              <w:rPr/>
            </w:rPrChange>
          </w:rPr>
          <w:t xml:space="preserve"> </w:t>
        </w:r>
      </w:ins>
      <w:r w:rsidRPr="00EB274B">
        <w:rPr>
          <w:i w:val="0"/>
          <w:sz w:val="22"/>
          <w:szCs w:val="22"/>
          <w:rPrChange w:id="271" w:author="Stefanie Lane" w:date="2021-08-18T13:55:00Z">
            <w:rPr/>
          </w:rPrChange>
        </w:rPr>
        <w:t xml:space="preserve">m of transect length, whichever was less. Illustration not to scale. </w:t>
      </w:r>
    </w:p>
    <w:p w14:paraId="0C6A57A5" w14:textId="7F95912E" w:rsidR="00512B1D" w:rsidDel="000007AE" w:rsidRDefault="00512B1D" w:rsidP="005B3902">
      <w:pPr>
        <w:pStyle w:val="Heading2"/>
        <w:numPr>
          <w:ilvl w:val="0"/>
          <w:numId w:val="0"/>
        </w:numPr>
        <w:rPr>
          <w:del w:id="272" w:author="Stefanie Lane" w:date="2021-11-06T19:17:00Z"/>
        </w:rPr>
      </w:pPr>
      <w:commentRangeStart w:id="273"/>
      <w:del w:id="274" w:author="Stefanie Lane" w:date="2021-11-06T19:17:00Z">
        <w:r w:rsidDel="000007AE">
          <w:delText>Data analyses</w:delText>
        </w:r>
        <w:commentRangeEnd w:id="273"/>
        <w:r w:rsidR="0073758B" w:rsidDel="000007AE">
          <w:rPr>
            <w:rStyle w:val="CommentReference"/>
            <w:rFonts w:asciiTheme="minorHAnsi" w:eastAsiaTheme="minorHAnsi" w:hAnsiTheme="minorHAnsi" w:cstheme="minorBidi"/>
            <w:color w:val="auto"/>
          </w:rPr>
          <w:commentReference w:id="273"/>
        </w:r>
      </w:del>
    </w:p>
    <w:p w14:paraId="0CCAFCED" w14:textId="076CB158" w:rsidR="00C947D4" w:rsidRDefault="00894BD8" w:rsidP="005B3902">
      <w:pPr>
        <w:pStyle w:val="Heading3"/>
        <w:numPr>
          <w:ilvl w:val="0"/>
          <w:numId w:val="0"/>
        </w:numPr>
      </w:pPr>
      <w:r>
        <w:t>Taxonomy</w:t>
      </w:r>
    </w:p>
    <w:p w14:paraId="578676EB" w14:textId="10F31760" w:rsidR="0001635B" w:rsidRDefault="00CD72E1" w:rsidP="00AC6F67">
      <w:pPr>
        <w:ind w:firstLine="720"/>
      </w:pPr>
      <w:r>
        <w:t xml:space="preserve">Observation of </w:t>
      </w:r>
      <w:r w:rsidR="00894BD8">
        <w:t>vascular plant species</w:t>
      </w:r>
      <w:r>
        <w:t xml:space="preserve"> was conducted in all sampling years during </w:t>
      </w:r>
      <w:r w:rsidR="00F425EB">
        <w:t>early summer</w:t>
      </w:r>
      <w:r w:rsidR="005079DF">
        <w:t xml:space="preserve"> (approx. June-July)</w:t>
      </w:r>
      <w:r>
        <w:t>.</w:t>
      </w:r>
      <w:r w:rsidR="00894BD8">
        <w:t xml:space="preserve"> </w:t>
      </w:r>
      <w:r w:rsidR="00646375">
        <w:t xml:space="preserve">In all </w:t>
      </w:r>
      <w:r w:rsidR="00461287">
        <w:t>datasets, most plants were identified to species</w:t>
      </w:r>
      <w:r>
        <w:t xml:space="preserve"> according to Hitchcock &amp; Cronquist </w:t>
      </w:r>
      <w:r>
        <w:fldChar w:fldCharType="begin"/>
      </w:r>
      <w:r>
        <w:instrText xml:space="preserve"> ADDIN ZOTERO_ITEM CSL_CITATION {"citationID":"hqflzXl5","properties":{"formattedCitation":"(HItchcock &amp; Cronquist, 1973)","plainCitation":"(HItchcock &amp; Cronquist, 1973)","dontUpdate":true,"noteIndex":0},"citationItems":[{"id":344,"uris":["http://zotero.org/users/6092945/items/I3ZNS3TR"],"uri":["http://zotero.org/users/6092945/items/I3ZNS3TR"],"itemData":{"id":344,"type":"book","event-place":"Seattle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rsidR="00461287">
        <w:t xml:space="preserve">, although a few were identified at higher taxonomic </w:t>
      </w:r>
      <w:r w:rsidR="00461287" w:rsidRPr="002866B1">
        <w:t>levels</w:t>
      </w:r>
      <w:ins w:id="275" w:author="Stefanie Lane" w:date="2021-11-08T16:55:00Z">
        <w:r w:rsidR="00194996">
          <w:t xml:space="preserve"> due to insufficient identifying characteristics</w:t>
        </w:r>
      </w:ins>
      <w:r w:rsidR="00461287" w:rsidRPr="002866B1">
        <w:t xml:space="preserve"> (n</w:t>
      </w:r>
      <w:ins w:id="276" w:author="Richardson, John S." w:date="2021-06-21T15:30:00Z">
        <w:r w:rsidR="0073758B">
          <w:t xml:space="preserve"> </w:t>
        </w:r>
      </w:ins>
      <w:r w:rsidR="00461287" w:rsidRPr="002866B1">
        <w:t>=</w:t>
      </w:r>
      <w:ins w:id="277" w:author="Richardson, John S." w:date="2021-06-21T15:30:00Z">
        <w:r w:rsidR="0073758B">
          <w:t xml:space="preserve"> </w:t>
        </w:r>
      </w:ins>
      <w:r w:rsidR="002866B1" w:rsidRPr="002866B1">
        <w:t>6</w:t>
      </w:r>
      <w:r w:rsidR="00461287" w:rsidRPr="002866B1">
        <w:t xml:space="preserve"> </w:t>
      </w:r>
      <w:r w:rsidR="002866B1" w:rsidRPr="002866B1">
        <w:t>to</w:t>
      </w:r>
      <w:r w:rsidR="00461287">
        <w:t xml:space="preserve"> genus, </w:t>
      </w:r>
      <w:r w:rsidR="002866B1">
        <w:t xml:space="preserve">n = 2 to </w:t>
      </w:r>
      <w:r w:rsidR="00461287">
        <w:t>Family</w:t>
      </w:r>
      <w:r w:rsidR="002866B1">
        <w:t xml:space="preserve">; see </w:t>
      </w:r>
      <w:r w:rsidR="002866B1">
        <w:fldChar w:fldCharType="begin"/>
      </w:r>
      <w:r w:rsidR="002866B1">
        <w:instrText xml:space="preserve"> REF _Ref71308067 \h </w:instrText>
      </w:r>
      <w:r w:rsidR="002866B1">
        <w:fldChar w:fldCharType="separate"/>
      </w:r>
      <w:r w:rsidR="002866B1">
        <w:t>Appendix 1</w:t>
      </w:r>
      <w:r w:rsidR="002866B1">
        <w:fldChar w:fldCharType="end"/>
      </w:r>
      <w:r w:rsidR="00461287">
        <w:t xml:space="preserve">). To account for changes in nomenclature revision over time, all </w:t>
      </w:r>
      <w:r w:rsidR="00DA47DE">
        <w:t>datasets were harmonized to use the most recently accepted species name</w:t>
      </w:r>
      <w:del w:id="278" w:author="Stefanie Lane" w:date="2021-11-08T16:55:00Z">
        <w:r w:rsidR="009418F9" w:rsidDel="00DA04E0">
          <w:delText>, represented by a symbol code,</w:delText>
        </w:r>
      </w:del>
      <w:ins w:id="279" w:author="Stefanie Lane" w:date="2021-11-08T16:55:00Z">
        <w:r w:rsidR="00DA04E0">
          <w:t xml:space="preserve"> </w:t>
        </w:r>
      </w:ins>
      <w:del w:id="280" w:author="Stefanie Lane" w:date="2021-11-08T16:55:00Z">
        <w:r w:rsidR="009418F9" w:rsidDel="00DA04E0">
          <w:delText xml:space="preserve"> </w:delText>
        </w:r>
      </w:del>
      <w:r w:rsidR="00DA47DE">
        <w:t>as reported in the PLANTS Database of the United States Department of Agriculture</w:t>
      </w:r>
      <w:r w:rsidR="0058066D">
        <w:t xml:space="preserve">, </w:t>
      </w:r>
      <w:r w:rsidR="00DA47DE">
        <w:t xml:space="preserve">Natural Resources Conservation Science </w:t>
      </w:r>
      <w:r w:rsidR="009418F9">
        <w:t>[</w:t>
      </w:r>
      <w:r w:rsidR="00DA47DE">
        <w:t>USDA NRCS</w:t>
      </w:r>
      <w:r w:rsidR="00F0003F">
        <w:t xml:space="preserve"> </w:t>
      </w:r>
      <w:r w:rsidR="009418F9">
        <w:t>(</w:t>
      </w:r>
      <w:r w:rsidR="00F0003F">
        <w:fldChar w:fldCharType="begin"/>
      </w:r>
      <w:r w:rsidR="00F0003F">
        <w:instrText xml:space="preserve"> REF _Ref71308067 \h </w:instrText>
      </w:r>
      <w:r w:rsidR="00F0003F">
        <w:fldChar w:fldCharType="separate"/>
      </w:r>
      <w:r w:rsidR="00F0003F">
        <w:t>Appendix 1</w:t>
      </w:r>
      <w:r w:rsidR="00F0003F">
        <w:fldChar w:fldCharType="end"/>
      </w:r>
      <w:r w:rsidR="009418F9">
        <w:t>)]</w:t>
      </w:r>
      <w:r w:rsidR="0058066D">
        <w:t xml:space="preserve">. </w:t>
      </w:r>
      <w:r w:rsidR="009418F9">
        <w:t xml:space="preserve">In </w:t>
      </w:r>
      <w:r w:rsidR="004E2317">
        <w:t xml:space="preserve">the instance of </w:t>
      </w:r>
      <w:r w:rsidR="004E2317">
        <w:rPr>
          <w:i/>
        </w:rPr>
        <w:t>Agrostis</w:t>
      </w:r>
      <w:r w:rsidR="004E2317">
        <w:t xml:space="preserve"> species, the judgement to assume </w:t>
      </w:r>
      <w:r w:rsidR="004E2317">
        <w:rPr>
          <w:i/>
        </w:rPr>
        <w:t>Agrostis alba</w:t>
      </w:r>
      <w:r w:rsidR="004E2317">
        <w:t xml:space="preserve"> identified in 1979 and 1999 is the same as </w:t>
      </w:r>
      <w:r w:rsidR="004E2317">
        <w:rPr>
          <w:i/>
        </w:rPr>
        <w:t>Agrostis stolonifera</w:t>
      </w:r>
      <w:r w:rsidR="004E2317">
        <w:t xml:space="preserve"> in 2019 was made based on the</w:t>
      </w:r>
      <w:r w:rsidR="004A1D2E">
        <w:t xml:space="preserve"> likelihood that the presence of a species would not be replaced by another with similar abundance. </w:t>
      </w:r>
    </w:p>
    <w:p w14:paraId="33228660" w14:textId="34F02B52" w:rsidR="00166B32" w:rsidRDefault="00573549">
      <w:pPr>
        <w:pStyle w:val="Heading2"/>
        <w:numPr>
          <w:ilvl w:val="0"/>
          <w:numId w:val="0"/>
        </w:numPr>
        <w:pPrChange w:id="281" w:author="Stefanie Lane" w:date="2021-11-06T19:18:00Z">
          <w:pPr>
            <w:pStyle w:val="Heading3"/>
            <w:numPr>
              <w:ilvl w:val="0"/>
              <w:numId w:val="0"/>
            </w:numPr>
            <w:ind w:left="0" w:firstLine="0"/>
          </w:pPr>
        </w:pPrChange>
      </w:pPr>
      <w:r>
        <w:t>Statistical analyses</w:t>
      </w:r>
    </w:p>
    <w:p w14:paraId="4F927473" w14:textId="4FD314AA" w:rsidR="00FC1C0B" w:rsidRPr="00F6466A" w:rsidRDefault="00573549" w:rsidP="00AC6F67">
      <w:pPr>
        <w:ind w:firstLine="720"/>
      </w:pPr>
      <w:r>
        <w:t xml:space="preserve">All </w:t>
      </w:r>
      <w:r w:rsidR="00F5009D">
        <w:t>statistical analyses were performed in R v.4.0.2</w:t>
      </w:r>
      <w:r w:rsidR="00506AB7">
        <w:t>. To determine dominant community types, cluster analysis</w:t>
      </w:r>
      <w:r w:rsidR="009E75EB">
        <w:t xml:space="preserve"> was performed for each observation year</w:t>
      </w:r>
      <w:r w:rsidR="00DC3760">
        <w:t xml:space="preserve"> using Euclidean distance as the measure of plot dissimilarity</w:t>
      </w:r>
      <w:r w:rsidR="00506AB7">
        <w:t xml:space="preserve"> (function </w:t>
      </w:r>
      <w:proofErr w:type="spellStart"/>
      <w:r w:rsidR="00506AB7">
        <w:rPr>
          <w:i/>
        </w:rPr>
        <w:t>hclust</w:t>
      </w:r>
      <w:proofErr w:type="spellEnd"/>
      <w:r w:rsidR="00506AB7">
        <w:t>, package ‘</w:t>
      </w:r>
      <w:r w:rsidR="00065293">
        <w:t>stats</w:t>
      </w:r>
      <w:r w:rsidR="00A94873">
        <w:t>’</w:t>
      </w:r>
      <w:r w:rsidR="005B46AB">
        <w:t>)</w:t>
      </w:r>
      <w:r w:rsidR="009E75EB">
        <w:t xml:space="preserve">. </w:t>
      </w:r>
      <w:r w:rsidR="00DD4154">
        <w:t xml:space="preserve">Dendrograms for each year were cut into three groups, and all plots within a cluster group were subjected to a species indicator analysis to determine </w:t>
      </w:r>
      <w:r w:rsidR="00DD4154">
        <w:lastRenderedPageBreak/>
        <w:t xml:space="preserve">the dominant species driving clusters (function </w:t>
      </w:r>
      <w:proofErr w:type="spellStart"/>
      <w:r w:rsidR="00DD4154">
        <w:rPr>
          <w:i/>
        </w:rPr>
        <w:t>multipatt</w:t>
      </w:r>
      <w:proofErr w:type="spellEnd"/>
      <w:r w:rsidR="00DD4154">
        <w:t>, package ‘</w:t>
      </w:r>
      <w:proofErr w:type="spellStart"/>
      <w:r w:rsidR="005C3F39">
        <w:t>indicspecies</w:t>
      </w:r>
      <w:proofErr w:type="spellEnd"/>
      <w:r w:rsidR="00A77AEA">
        <w:t xml:space="preserve">’). </w:t>
      </w:r>
      <w:r w:rsidR="00E94900">
        <w:t>Nonmetric multidimensional scaling (NM</w:t>
      </w:r>
      <w:r w:rsidR="00602EFA">
        <w:t>D</w:t>
      </w:r>
      <w:r w:rsidR="00E94900">
        <w:t xml:space="preserve">S) was used to demonstrate shifts in community associations over time </w:t>
      </w:r>
      <w:r w:rsidR="00F6466A">
        <w:t xml:space="preserve">using the Bray-Curtis distance (function </w:t>
      </w:r>
      <w:proofErr w:type="spellStart"/>
      <w:r w:rsidR="00F6466A">
        <w:rPr>
          <w:i/>
        </w:rPr>
        <w:t>metaMDS</w:t>
      </w:r>
      <w:proofErr w:type="spellEnd"/>
      <w:r w:rsidR="00F6466A">
        <w:t xml:space="preserve">, package ‘vegan’). </w:t>
      </w:r>
    </w:p>
    <w:p w14:paraId="11FB9E8D" w14:textId="3269C360" w:rsidR="00BF2815" w:rsidRDefault="009E199A" w:rsidP="00AC6F67">
      <w:pPr>
        <w:ind w:firstLine="720"/>
      </w:pPr>
      <w:r>
        <w:t>D</w:t>
      </w:r>
      <w:r w:rsidR="00183418">
        <w:t xml:space="preserve">iversity components were calculated </w:t>
      </w:r>
      <w:r>
        <w:t>for each</w:t>
      </w:r>
      <w:r w:rsidR="00183418">
        <w:t xml:space="preserve"> community </w:t>
      </w:r>
      <w:r>
        <w:t>group for all years</w:t>
      </w:r>
      <w:r w:rsidR="00183418">
        <w:t>. Alpha diversity</w:t>
      </w:r>
      <w:r>
        <w:t xml:space="preserve"> (species density)</w:t>
      </w:r>
      <w:r w:rsidR="00183418">
        <w:t xml:space="preserve"> was calculated as average number of </w:t>
      </w:r>
      <w:commentRangeStart w:id="282"/>
      <w:del w:id="283" w:author="Stefanie Lane" w:date="2021-08-18T13:56:00Z">
        <w:r w:rsidR="00183418" w:rsidDel="00EB274B">
          <w:delText xml:space="preserve">species </w:delText>
        </w:r>
      </w:del>
      <w:commentRangeEnd w:id="282"/>
      <w:ins w:id="284" w:author="Stefanie Lane" w:date="2021-08-18T13:56:00Z">
        <w:r w:rsidR="00EB274B">
          <w:t xml:space="preserve">taxa </w:t>
        </w:r>
      </w:ins>
      <w:r w:rsidR="0073758B">
        <w:rPr>
          <w:rStyle w:val="CommentReference"/>
        </w:rPr>
        <w:commentReference w:id="282"/>
      </w:r>
      <w:r w:rsidR="00183418">
        <w:t>per m</w:t>
      </w:r>
      <w:r w:rsidR="00183418">
        <w:rPr>
          <w:vertAlign w:val="superscript"/>
        </w:rPr>
        <w:t>2</w:t>
      </w:r>
      <w:r w:rsidR="00CC3685">
        <w:t xml:space="preserve">, and beta diversity was calculated as the total number </w:t>
      </w:r>
      <w:ins w:id="285" w:author="Richardson, John S." w:date="2021-06-21T15:32:00Z">
        <w:r w:rsidR="0073758B">
          <w:t xml:space="preserve">of </w:t>
        </w:r>
      </w:ins>
      <w:r w:rsidR="00CC3685">
        <w:t xml:space="preserve">species per community type divided by species density </w:t>
      </w:r>
      <w:r w:rsidR="00CC3685">
        <w:fldChar w:fldCharType="begin"/>
      </w:r>
      <w:r w:rsidR="00CC3685">
        <w:instrText xml:space="preserve"> ADDIN ZOTERO_ITEM CSL_CITATION {"citationID":"01BBYJSZ","properties":{"formattedCitation":"(Whittaker &amp; Gauch, 1978)","plainCitation":"(Whittaker &amp; Gauch, 1978)","noteIndex":0},"citationItems":[{"id":1670,"uris":["http://zotero.org/users/6092945/items/AZAD6JTQ"],"uri":["http://zotero.org/users/6092945/items/AZAD6JTQ"],"itemData":{"id":1670,"type":"chapter","abstract":"Historically, ordination techniques have had a number of sources (Whittaker 1967), from early work in direct gradient analysis (articles 2 and 4) and the use of similarity measurements in various schools (articles 5 and 6) to the development of Wisconsin polar ordination and its modifications (article 7) and the introduction of multivariate techniques from other fields (articles 8 and 9) to the testing of these techniques and development of new techniques appropriate to ecological data and research purposes (articles 10 and 11). The following article contains a brief summary of this history (11.2). The combinations of different ordination approaches, algorithms, similarity coefficients, and criteria for axis determination provide an uncountable number of possible techniques. Summarization of this range of techniques and evaluation of their usefulness for data from natural communities are needed. We consider here how ordination techniques are affected by the peculiarities of community data, how they can be evaluated, and what recommendations on their use can be offered.","collection-title":"Handbook of Vegetation Science","container-title":"Ordination of Plant Communities","event-place":"Dordrecht","ISBN":"978-94-009-7989-5","language":"en","note":"DOI: 10.1007/978-94-009-7989-5_10","page":"277-336","publisher":"Springer Netherlands","publisher-place":"Dordrecht","source":"Springer Link","title":"Evaluation of Ordination Techniques","URL":"https://doi.org/10.1007/978-94-009-7989-5_10","author":[{"family":"Whittaker","given":"Robert H."},{"family":"Gauch","given":"Hugh G."}],"editor":[{"family":"Whittaker","given":"Robert H."}],"accessed":{"date-parts":[["2021",6,11]]},"issued":{"date-parts":[["1978"]]}}}],"schema":"https://github.com/citation-style-language/schema/raw/master/csl-citation.json"} </w:instrText>
      </w:r>
      <w:r w:rsidR="00CC3685">
        <w:fldChar w:fldCharType="separate"/>
      </w:r>
      <w:r w:rsidR="00CC3685" w:rsidRPr="00CC3685">
        <w:rPr>
          <w:rFonts w:ascii="Calibri" w:hAnsi="Calibri" w:cs="Calibri"/>
        </w:rPr>
        <w:t>(Whittaker &amp; Gauch, 1978)</w:t>
      </w:r>
      <w:r w:rsidR="00CC3685">
        <w:fldChar w:fldCharType="end"/>
      </w:r>
      <w:r w:rsidR="00CC3685">
        <w:t xml:space="preserve">. </w:t>
      </w:r>
      <w:ins w:id="286" w:author="Stefanie Lane" w:date="2021-12-07T09:29:00Z">
        <w:r w:rsidR="00B920E0">
          <w:t xml:space="preserve">Relative abundance of select </w:t>
        </w:r>
      </w:ins>
      <w:ins w:id="287" w:author="Stefanie Lane" w:date="2021-12-07T09:30:00Z">
        <w:r w:rsidR="00B920E0">
          <w:t>invasive</w:t>
        </w:r>
      </w:ins>
      <w:ins w:id="288" w:author="Stefanie Lane" w:date="2021-12-07T09:29:00Z">
        <w:r w:rsidR="00B920E0">
          <w:t xml:space="preserve"> species</w:t>
        </w:r>
      </w:ins>
      <w:ins w:id="289" w:author="Stefanie Lane" w:date="2021-12-07T09:30:00Z">
        <w:r w:rsidR="00B920E0">
          <w:t xml:space="preserve"> was calculated as a p</w:t>
        </w:r>
        <w:r w:rsidR="00B34FE9">
          <w:t xml:space="preserve">roportion of average plot </w:t>
        </w:r>
      </w:ins>
      <w:ins w:id="290" w:author="Stefanie Lane" w:date="2021-12-07T09:31:00Z">
        <w:r w:rsidR="00B34FE9">
          <w:t>cover.</w:t>
        </w:r>
      </w:ins>
      <w:ins w:id="291" w:author="Stefanie Lane" w:date="2021-12-07T09:29:00Z">
        <w:r w:rsidR="00B920E0">
          <w:t xml:space="preserve"> </w:t>
        </w:r>
      </w:ins>
      <w:r w:rsidR="0041587C">
        <w:t>Permutational analysis of multivariate dispersion (PERMDISP) tested whether community groups were homogeneously dispersed</w:t>
      </w:r>
      <w:r w:rsidR="004F7156">
        <w:t xml:space="preserve"> (function </w:t>
      </w:r>
      <w:proofErr w:type="spellStart"/>
      <w:r w:rsidR="004F7156">
        <w:rPr>
          <w:i/>
        </w:rPr>
        <w:t>betadisper</w:t>
      </w:r>
      <w:proofErr w:type="spellEnd"/>
      <w:r w:rsidR="004F7156">
        <w:t xml:space="preserve">, package ‘vegan’). </w:t>
      </w:r>
      <w:r w:rsidR="00A77AEA">
        <w:t>Significant differences in changes between year</w:t>
      </w:r>
      <w:bookmarkStart w:id="292" w:name="_GoBack"/>
      <w:bookmarkEnd w:id="292"/>
      <w:r w:rsidR="00A77AEA">
        <w:t>s were assessed by permutational analysis of variance (</w:t>
      </w:r>
      <w:r w:rsidR="00A77AEA" w:rsidRPr="00A77AEA">
        <w:t>PERMANOVA,</w:t>
      </w:r>
      <w:r w:rsidR="00950997">
        <w:t xml:space="preserve"> </w:t>
      </w:r>
      <w:r w:rsidR="00A77AEA" w:rsidRPr="00A77AEA">
        <w:t>with Bray–Curtis distances) using 999 permutations (function</w:t>
      </w:r>
      <w:r w:rsidR="00950997">
        <w:t xml:space="preserve"> </w:t>
      </w:r>
      <w:proofErr w:type="spellStart"/>
      <w:r w:rsidR="00A77AEA" w:rsidRPr="00A77AEA">
        <w:rPr>
          <w:i/>
          <w:iCs/>
        </w:rPr>
        <w:t>adonis</w:t>
      </w:r>
      <w:proofErr w:type="spellEnd"/>
      <w:r w:rsidR="00A77AEA" w:rsidRPr="00A77AEA">
        <w:t>, package ‘vegan’)</w:t>
      </w:r>
      <w:r w:rsidR="00BF2815">
        <w:t xml:space="preserve">. </w:t>
      </w:r>
      <w:r w:rsidR="00F3185F">
        <w:t>PERMANOVA was chosen over analysis of similarity (ANOSIM) due to lower sensitivities to unbalanced sampling sizes within each community group</w:t>
      </w:r>
      <w:r w:rsidR="004667B7">
        <w:t xml:space="preserve"> </w:t>
      </w:r>
      <w:r w:rsidR="004667B7">
        <w:fldChar w:fldCharType="begin"/>
      </w:r>
      <w:r w:rsidR="004667B7">
        <w:instrText xml:space="preserve"> ADDIN ZOTERO_ITEM CSL_CITATION {"citationID":"rnLjU7IH","properties":{"formattedCitation":"(Anderson &amp; Walsh, 2013)","plainCitation":"(Anderson &amp; Walsh, 2013)","noteIndex":0},"citationItems":[{"id":1669,"uris":["http://zotero.org/users/6092945/items/36SNN2U9"],"uri":["http://zotero.org/users/6092945/items/36SNN2U9"],"itemData":{"id":1669,"type":"article-journal","abstract":"ANOSIM, PERMANOVA, and the Mantel test are all resemblance-based permutation methods widely used in ecology. Here, we report the results of the first simulation study, to our knowledge, specifically designed to examine the effects of heterogeneity of multivariate dispersions on the rejection rates of these tests and on a classical MANOVA test (Pillai's trace). Increasing differences in dispersion among groups were simulated under scenarios of changing sample sizes, correlation structures, error distributions, numbers of variables, and numbers of groups for balanced and unbalanced one-way designs. The power of these tests to detect environmental impacts or natural large-scale biogeographic gradients was also compared empirically under simulations based on parameters derived from real ecological data sets. Overall, ANOSIM and the Mantel test were very sensitive to heterogeneity in dispersions, with ANOSIM generally being more sensitive than the Mantel test. In contrast, PERMANOVA and Pillai's trace were largely unaffected by heterogeneity for balanced designs. PERMANOVA was also unaffected by differences in correlation structure, unlike Pillai's trace. For unbalanced designs, however, all of the tests were (1) too liberal when the smaller group had greater dispersion and (2) overly conservative when the larger group had greater dispersion, especially ANOSIM and the Mantel test. For simulations based on real ecological data sets, PERMANOVA was generally, but not always, more powerful than the others to detect changes in community structure, and the Mantel test was usually more powerful than ANOSIM. Both the error distributions and the resemblance measure affected results concerning power. Differences in the underlying construction of these test statistics result in important differences in the nature of the null hypothesis they are testing, their sensitivity to heterogeneity, and their power to detect important changes in ecological communities. For balanced designs, PERMANOVA and PERMDISP can be used to rigorously identify location vs. dispersion effects, respectively, in the space of the chosen resemblance measure. ANOSIM and the Mantel test can be used as more \"omnibus\" tests, being sensitive to differences in location, dispersion or correlation structure among groups. Unfortunately, none of the tests (PERMANOVA, Mantel, or ANOSIM) behaved reliably for unbalanced designs in the face of heterogeneity. Key words: ANOSIM; Bray-Curtis; community composition; dispersion: dissimilarities; homogeneity: multivariate analysis: null hypothesis: PERMANOVA: PERMDISP: permutation test; species abundances.","container-title":"Ecological Monographs","DOI":"10.1890/12-2010.1","ISSN":"0012-9615","issue":"4","journalAbbreviation":"Ecological Monographs","language":"en","page":"557-574","source":"DOI.org (Crossref)","title":"PERMANOVA, ANOSIM, and the Mantel test in the face of heterogeneous dispersions: What null hypothesis are you testing?","title-short":"PERMANOVA, ANOSIM, and the Mantel test in the face of heterogeneous dispersions","volume":"83","author":[{"family":"Anderson","given":"Marti J."},{"family":"Walsh","given":"Daniel C. I."}],"issued":{"date-parts":[["2013"]]}}}],"schema":"https://github.com/citation-style-language/schema/raw/master/csl-citation.json"} </w:instrText>
      </w:r>
      <w:r w:rsidR="004667B7">
        <w:fldChar w:fldCharType="separate"/>
      </w:r>
      <w:r w:rsidR="004667B7" w:rsidRPr="004667B7">
        <w:rPr>
          <w:rFonts w:ascii="Calibri" w:hAnsi="Calibri" w:cs="Calibri"/>
        </w:rPr>
        <w:t>(Anderson &amp; Walsh, 2013)</w:t>
      </w:r>
      <w:r w:rsidR="004667B7">
        <w:fldChar w:fldCharType="end"/>
      </w:r>
      <w:r w:rsidR="004667B7">
        <w:t xml:space="preserve">. </w:t>
      </w:r>
      <w:r w:rsidR="00BF2815">
        <w:t xml:space="preserve"> </w:t>
      </w:r>
    </w:p>
    <w:p w14:paraId="2B87CA95" w14:textId="12BADA8B" w:rsidR="005B3902" w:rsidRPr="00AD658B" w:rsidRDefault="005B3902">
      <w:r>
        <w:br w:type="page"/>
      </w:r>
    </w:p>
    <w:p w14:paraId="0E3D8A8D" w14:textId="6737EE98" w:rsidR="0001635B" w:rsidRDefault="0001635B" w:rsidP="003C398B">
      <w:pPr>
        <w:pStyle w:val="Heading1"/>
        <w:numPr>
          <w:ilvl w:val="0"/>
          <w:numId w:val="0"/>
        </w:numPr>
      </w:pPr>
      <w:r>
        <w:lastRenderedPageBreak/>
        <w:t>Results</w:t>
      </w:r>
    </w:p>
    <w:p w14:paraId="56F9C18A" w14:textId="77777777" w:rsidR="00D40116" w:rsidRDefault="00D40116" w:rsidP="00D40116">
      <w:pPr>
        <w:pStyle w:val="Heading2"/>
        <w:numPr>
          <w:ilvl w:val="0"/>
          <w:numId w:val="0"/>
        </w:numPr>
      </w:pPr>
      <w:r>
        <w:t>Diversity components, PERMDISP, and PERMANOVA</w:t>
      </w:r>
    </w:p>
    <w:p w14:paraId="4682C1D2" w14:textId="79AB719D" w:rsidR="00D40116" w:rsidRDefault="00581B77" w:rsidP="00D40116">
      <w:pPr>
        <w:ind w:firstLine="360"/>
      </w:pPr>
      <w:r>
        <w:t xml:space="preserve">The total number of </w:t>
      </w:r>
      <w:commentRangeStart w:id="293"/>
      <w:del w:id="294" w:author="Stefanie Lane" w:date="2021-08-18T13:56:00Z">
        <w:r w:rsidDel="00D12898">
          <w:delText xml:space="preserve">species </w:delText>
        </w:r>
      </w:del>
      <w:commentRangeEnd w:id="293"/>
      <w:ins w:id="295" w:author="Stefanie Lane" w:date="2021-08-18T13:56:00Z">
        <w:r w:rsidR="00D12898">
          <w:t xml:space="preserve">taxa </w:t>
        </w:r>
      </w:ins>
      <w:r w:rsidR="0073758B">
        <w:rPr>
          <w:rStyle w:val="CommentReference"/>
        </w:rPr>
        <w:commentReference w:id="293"/>
      </w:r>
      <w:r>
        <w:t xml:space="preserve">recorded </w:t>
      </w:r>
      <w:r w:rsidR="002C0DC4">
        <w:t xml:space="preserve">declined in each subsequent year of observation after 1979. Trends within each major community type vary, </w:t>
      </w:r>
      <w:r w:rsidR="006757FE">
        <w:t xml:space="preserve">with bogbean-dominated communities appearing the most stable and </w:t>
      </w:r>
      <w:r w:rsidR="00E137BE">
        <w:t>sedge</w:t>
      </w:r>
      <w:r w:rsidR="006757FE">
        <w:t xml:space="preserve">-dominated community </w:t>
      </w:r>
      <w:r w:rsidR="00E137BE">
        <w:t>showing greater trends of instability. The total n</w:t>
      </w:r>
      <w:r w:rsidR="00D40116">
        <w:t xml:space="preserve">umber of bogbean plots </w:t>
      </w:r>
      <w:ins w:id="296" w:author="Stefanie Lane" w:date="2021-11-06T18:54:00Z">
        <w:r w:rsidR="006717EF">
          <w:t>encountered in</w:t>
        </w:r>
      </w:ins>
      <w:ins w:id="297" w:author="Stefanie Lane" w:date="2021-11-06T18:56:00Z">
        <w:r w:rsidR="002A31B7">
          <w:t xml:space="preserve"> 2019 along</w:t>
        </w:r>
      </w:ins>
      <w:ins w:id="298" w:author="Stefanie Lane" w:date="2021-11-06T18:54:00Z">
        <w:r w:rsidR="006717EF">
          <w:t xml:space="preserve"> the same length</w:t>
        </w:r>
      </w:ins>
      <w:ins w:id="299" w:author="Stefanie Lane" w:date="2021-11-06T18:56:00Z">
        <w:r w:rsidR="002A31B7">
          <w:t>s</w:t>
        </w:r>
      </w:ins>
      <w:ins w:id="300" w:author="Stefanie Lane" w:date="2021-11-06T18:54:00Z">
        <w:r w:rsidR="006717EF">
          <w:t xml:space="preserve"> of transect </w:t>
        </w:r>
      </w:ins>
      <w:r w:rsidR="00D40116">
        <w:t xml:space="preserve">increased </w:t>
      </w:r>
      <w:del w:id="301" w:author="Stefanie Lane" w:date="2021-11-06T18:54:00Z">
        <w:r w:rsidR="001965C9" w:rsidDel="006717EF">
          <w:delText xml:space="preserve">substantially </w:delText>
        </w:r>
      </w:del>
      <w:ins w:id="302" w:author="Stefanie Lane" w:date="2021-11-06T18:54:00Z">
        <w:r w:rsidR="006717EF">
          <w:t xml:space="preserve">by almost 50% </w:t>
        </w:r>
      </w:ins>
      <w:del w:id="303" w:author="Stefanie Lane" w:date="2021-11-06T18:54:00Z">
        <w:r w:rsidR="00D40116" w:rsidDel="006717EF">
          <w:delText xml:space="preserve">in </w:delText>
        </w:r>
      </w:del>
      <w:ins w:id="304" w:author="Stefanie Lane" w:date="2021-11-06T18:56:00Z">
        <w:r w:rsidR="002A31B7">
          <w:t>over previous years</w:t>
        </w:r>
      </w:ins>
      <w:commentRangeStart w:id="305"/>
      <w:del w:id="306" w:author="Stefanie Lane" w:date="2021-11-06T18:56:00Z">
        <w:r w:rsidR="00D40116" w:rsidDel="002A31B7">
          <w:delText>2019</w:delText>
        </w:r>
        <w:commentRangeEnd w:id="305"/>
        <w:r w:rsidR="00BE54A9" w:rsidDel="002A31B7">
          <w:rPr>
            <w:rStyle w:val="CommentReference"/>
          </w:rPr>
          <w:commentReference w:id="305"/>
        </w:r>
      </w:del>
      <w:r w:rsidR="00D40116">
        <w:t xml:space="preserve">, while number of fescue plots decreased </w:t>
      </w:r>
      <w:del w:id="307" w:author="Stefanie Lane" w:date="2021-11-06T18:55:00Z">
        <w:r w:rsidR="001965C9" w:rsidDel="0015345B">
          <w:delText xml:space="preserve">markedly </w:delText>
        </w:r>
      </w:del>
      <w:ins w:id="308" w:author="Stefanie Lane" w:date="2021-11-06T18:55:00Z">
        <w:r w:rsidR="0015345B">
          <w:t xml:space="preserve">by ~40% </w:t>
        </w:r>
      </w:ins>
      <w:r w:rsidR="00D40116">
        <w:t>(</w:t>
      </w:r>
      <w:r w:rsidR="00D40116">
        <w:fldChar w:fldCharType="begin"/>
      </w:r>
      <w:r w:rsidR="00D40116">
        <w:instrText xml:space="preserve"> REF _Ref73895918 \h </w:instrText>
      </w:r>
      <w:r w:rsidR="00D40116">
        <w:fldChar w:fldCharType="separate"/>
      </w:r>
      <w:r w:rsidR="00D40116">
        <w:t xml:space="preserve">Table </w:t>
      </w:r>
      <w:r w:rsidR="00D40116">
        <w:rPr>
          <w:noProof/>
        </w:rPr>
        <w:t>1</w:t>
      </w:r>
      <w:r w:rsidR="00D40116">
        <w:fldChar w:fldCharType="end"/>
      </w:r>
      <w:r w:rsidR="00D40116">
        <w:t xml:space="preserve">). </w:t>
      </w:r>
      <w:ins w:id="309" w:author="Stefanie Lane" w:date="2021-11-06T18:57:00Z">
        <w:r w:rsidR="005A3B5A">
          <w:t xml:space="preserve">In the fescue community type, </w:t>
        </w:r>
      </w:ins>
      <w:del w:id="310" w:author="Stefanie Lane" w:date="2021-11-06T18:57:00Z">
        <w:r w:rsidR="00D40116" w:rsidDel="005A3B5A">
          <w:delText>In 201</w:delText>
        </w:r>
      </w:del>
      <w:del w:id="311" w:author="Stefanie Lane" w:date="2021-11-06T18:58:00Z">
        <w:r w:rsidR="00D40116" w:rsidDel="005A3B5A">
          <w:delText xml:space="preserve">9 </w:delText>
        </w:r>
      </w:del>
      <w:r w:rsidR="00D40116">
        <w:rPr>
          <w:rFonts w:cstheme="minorHAnsi"/>
        </w:rPr>
        <w:t>α</w:t>
      </w:r>
      <w:r w:rsidR="00D40116">
        <w:t>-diversity (species density) decreased</w:t>
      </w:r>
      <w:ins w:id="312" w:author="Stefanie Lane" w:date="2021-11-06T18:58:00Z">
        <w:r w:rsidR="005A3B5A">
          <w:t xml:space="preserve"> by ~25% per observation year, </w:t>
        </w:r>
        <w:r w:rsidR="00C03A02">
          <w:t xml:space="preserve">resulting in nearly half the </w:t>
        </w:r>
        <w:r w:rsidR="00C03A02">
          <w:rPr>
            <w:rFonts w:cstheme="minorHAnsi"/>
          </w:rPr>
          <w:t>α</w:t>
        </w:r>
        <w:r w:rsidR="00C03A02">
          <w:t>-diversity lost between 1979 and 2019.</w:t>
        </w:r>
      </w:ins>
      <w:del w:id="313" w:author="Stefanie Lane" w:date="2021-11-06T18:58:00Z">
        <w:r w:rsidR="00D40116" w:rsidDel="00C03A02">
          <w:delText xml:space="preserve"> </w:delText>
        </w:r>
        <w:r w:rsidR="00D40116" w:rsidRPr="0015345B" w:rsidDel="00C03A02">
          <w:rPr>
            <w:highlight w:val="yellow"/>
            <w:rPrChange w:id="314" w:author="Stefanie Lane" w:date="2021-11-06T18:56:00Z">
              <w:rPr/>
            </w:rPrChange>
          </w:rPr>
          <w:delText>dramatically</w:delText>
        </w:r>
        <w:r w:rsidR="00D40116" w:rsidDel="00C03A02">
          <w:delText xml:space="preserve"> in the Lyngbye’s sedge and fescue communities, </w:delText>
        </w:r>
        <w:r w:rsidR="001965C9" w:rsidDel="00C03A02">
          <w:delText>while bogbean plots had the least reduction in</w:delText>
        </w:r>
        <w:r w:rsidR="00A07CE7" w:rsidDel="00C03A02">
          <w:delText xml:space="preserve"> </w:delText>
        </w:r>
        <w:r w:rsidR="00A07CE7" w:rsidRPr="00F87019" w:rsidDel="00C03A02">
          <w:rPr>
            <w:rFonts w:cstheme="minorHAnsi"/>
          </w:rPr>
          <w:delText>α</w:delText>
        </w:r>
        <w:r w:rsidR="00A07CE7" w:rsidDel="00C03A02">
          <w:delText>-diversity</w:delText>
        </w:r>
      </w:del>
      <w:del w:id="315" w:author="Stefanie Lane" w:date="2021-11-06T18:56:00Z">
        <w:r w:rsidR="00A07CE7" w:rsidDel="002A31B7">
          <w:delText>)</w:delText>
        </w:r>
      </w:del>
      <w:del w:id="316" w:author="Stefanie Lane" w:date="2021-11-06T18:58:00Z">
        <w:r w:rsidR="00A07CE7" w:rsidDel="00C03A02">
          <w:delText>.</w:delText>
        </w:r>
      </w:del>
      <w:r w:rsidR="00A07CE7">
        <w:t xml:space="preserve"> Of note is that Lyngbye’s sedge communities had </w:t>
      </w:r>
      <w:del w:id="317" w:author="Stefanie Lane" w:date="2021-11-06T19:06:00Z">
        <w:r w:rsidR="00A07CE7" w:rsidDel="007354CD">
          <w:delText xml:space="preserve">fewer </w:delText>
        </w:r>
      </w:del>
      <w:ins w:id="318" w:author="Stefanie Lane" w:date="2021-11-06T19:06:00Z">
        <w:r w:rsidR="007354CD">
          <w:t xml:space="preserve">the fewest </w:t>
        </w:r>
      </w:ins>
      <w:r w:rsidR="00A07CE7">
        <w:t xml:space="preserve">plots recorded in 2019, but a comparable number of species observed as in previous years. </w:t>
      </w:r>
      <w:moveFromRangeStart w:id="319" w:author="Stefanie Lane" w:date="2021-11-06T19:06:00Z" w:name="move87118030"/>
      <w:commentRangeStart w:id="320"/>
      <w:commentRangeStart w:id="321"/>
      <w:moveFrom w:id="322" w:author="Stefanie Lane" w:date="2021-11-06T19:06:00Z">
        <w:r w:rsidR="00A07CE7" w:rsidDel="007354CD">
          <w:t>B</w:t>
        </w:r>
        <w:r w:rsidR="00D40116" w:rsidDel="007354CD">
          <w:t xml:space="preserve">eta </w:t>
        </w:r>
        <w:commentRangeEnd w:id="320"/>
        <w:r w:rsidR="00B16938" w:rsidDel="007354CD">
          <w:rPr>
            <w:rStyle w:val="CommentReference"/>
          </w:rPr>
          <w:commentReference w:id="320"/>
        </w:r>
        <w:commentRangeEnd w:id="321"/>
        <w:r w:rsidR="00994F60" w:rsidDel="007354CD">
          <w:rPr>
            <w:rStyle w:val="CommentReference"/>
          </w:rPr>
          <w:commentReference w:id="321"/>
        </w:r>
        <w:commentRangeStart w:id="323"/>
        <w:r w:rsidR="00D40116" w:rsidDel="007354CD">
          <w:t>diversity was comparable 1999-2019</w:t>
        </w:r>
        <w:commentRangeEnd w:id="323"/>
        <w:r w:rsidR="00BE54A9" w:rsidDel="007354CD">
          <w:rPr>
            <w:rStyle w:val="CommentReference"/>
          </w:rPr>
          <w:commentReference w:id="323"/>
        </w:r>
        <w:r w:rsidR="00D40116" w:rsidDel="007354CD">
          <w:t xml:space="preserve">.  </w:t>
        </w:r>
      </w:moveFrom>
      <w:moveFromRangeEnd w:id="319"/>
      <w:r w:rsidR="00D40116">
        <w:t xml:space="preserve">The total number of species observed in 2019 fescue plots was approximately 60% of what was observed in prior years, however some of this could be related to a proportionally reduced number of plot observations as well. </w:t>
      </w:r>
      <w:moveToRangeStart w:id="324" w:author="Stefanie Lane" w:date="2021-11-06T19:06:00Z" w:name="move87118030"/>
      <w:commentRangeStart w:id="325"/>
      <w:moveTo w:id="326" w:author="Stefanie Lane" w:date="2021-11-06T19:06:00Z">
        <w:r w:rsidR="007354CD">
          <w:t xml:space="preserve">Beta </w:t>
        </w:r>
      </w:moveTo>
      <w:commentRangeEnd w:id="325"/>
      <w:r w:rsidR="002C5F7B">
        <w:rPr>
          <w:rStyle w:val="CommentReference"/>
        </w:rPr>
        <w:commentReference w:id="325"/>
      </w:r>
      <w:moveTo w:id="327" w:author="Stefanie Lane" w:date="2021-11-06T19:06:00Z">
        <w:r w:rsidR="007354CD">
          <w:t>diversity was comparable 1999-2019.</w:t>
        </w:r>
      </w:moveTo>
      <w:moveToRangeEnd w:id="324"/>
    </w:p>
    <w:p w14:paraId="21526457" w14:textId="25B7EB85" w:rsidR="00D40116" w:rsidRDefault="00D40116" w:rsidP="00D40116">
      <w:pPr>
        <w:ind w:firstLine="360"/>
      </w:pPr>
      <w:del w:id="328" w:author="Stefanie Lane" w:date="2021-11-08T17:19:00Z">
        <w:r w:rsidDel="00C71DAC">
          <w:delText>Lyngbye’s sedge</w:delText>
        </w:r>
      </w:del>
      <w:del w:id="329" w:author="Stefanie Lane" w:date="2021-11-08T17:17:00Z">
        <w:r w:rsidDel="00C642BF">
          <w:delText xml:space="preserve"> did not have homogenously d</w:delText>
        </w:r>
      </w:del>
      <w:del w:id="330" w:author="Stefanie Lane" w:date="2021-11-08T17:19:00Z">
        <w:r w:rsidDel="00C71DAC">
          <w:delText xml:space="preserve">ispersed </w:delText>
        </w:r>
      </w:del>
      <w:del w:id="331" w:author="Stefanie Lane" w:date="2021-11-08T17:18:00Z">
        <w:r w:rsidDel="001A4B08">
          <w:delText xml:space="preserve">samples </w:delText>
        </w:r>
      </w:del>
      <w:del w:id="332" w:author="Stefanie Lane" w:date="2021-11-08T17:19:00Z">
        <w:r w:rsidDel="00C71DAC">
          <w:delText>across time</w:delText>
        </w:r>
      </w:del>
      <w:del w:id="333" w:author="Stefanie Lane" w:date="2021-11-08T17:17:00Z">
        <w:r w:rsidDel="00C642BF">
          <w:delText xml:space="preserve">, however this result was </w:delText>
        </w:r>
      </w:del>
      <w:del w:id="334" w:author="Stefanie Lane" w:date="2021-08-18T13:56:00Z">
        <w:r w:rsidDel="0066432F">
          <w:delText xml:space="preserve">weakly </w:delText>
        </w:r>
      </w:del>
      <w:del w:id="335" w:author="Stefanie Lane" w:date="2021-11-08T17:17:00Z">
        <w:r w:rsidDel="00C642BF">
          <w:delText>significant</w:delText>
        </w:r>
      </w:del>
      <w:del w:id="336" w:author="Stefanie Lane" w:date="2021-11-08T17:19:00Z">
        <w:r w:rsidDel="00C71DAC">
          <w:delText xml:space="preserve"> (</w:delText>
        </w:r>
        <w:r w:rsidDel="00C71DAC">
          <w:fldChar w:fldCharType="begin"/>
        </w:r>
        <w:r w:rsidDel="00C71DAC">
          <w:delInstrText xml:space="preserve"> REF _Ref74326177 \h </w:delInstrText>
        </w:r>
        <w:r w:rsidDel="00C71DAC">
          <w:fldChar w:fldCharType="separate"/>
        </w:r>
        <w:r w:rsidDel="00C71DAC">
          <w:delText xml:space="preserve">Table </w:delText>
        </w:r>
        <w:r w:rsidDel="00C71DAC">
          <w:rPr>
            <w:noProof/>
          </w:rPr>
          <w:delText>1</w:delText>
        </w:r>
        <w:r w:rsidDel="00C71DAC">
          <w:fldChar w:fldCharType="end"/>
        </w:r>
        <w:r w:rsidDel="00C71DAC">
          <w:delText xml:space="preserve">, </w:delText>
        </w:r>
      </w:del>
      <w:del w:id="337" w:author="Stefanie Lane" w:date="2021-11-08T17:17:00Z">
        <w:r w:rsidDel="00C642BF">
          <w:rPr>
            <w:rFonts w:cstheme="minorHAnsi"/>
          </w:rPr>
          <w:delText>α</w:delText>
        </w:r>
      </w:del>
      <w:del w:id="338" w:author="Stefanie Lane" w:date="2021-11-08T17:19:00Z">
        <w:r w:rsidDel="00C71DAC">
          <w:delText xml:space="preserve"> = 0.0</w:delText>
        </w:r>
      </w:del>
      <w:del w:id="339" w:author="Stefanie Lane" w:date="2021-11-08T17:17:00Z">
        <w:r w:rsidDel="00C642BF">
          <w:delText>31</w:delText>
        </w:r>
      </w:del>
      <w:del w:id="340" w:author="Stefanie Lane" w:date="2021-11-08T17:19:00Z">
        <w:r w:rsidDel="00C71DAC">
          <w:delText xml:space="preserve">).  </w:delText>
        </w:r>
      </w:del>
      <w:r>
        <w:t xml:space="preserve">Tests of dispersion assume equal variance in composition, however the rate of rejection in PERMANOVA is less than 2% when the greater amount of </w:t>
      </w:r>
      <w:r w:rsidR="00E74437">
        <w:t>dispersion</w:t>
      </w:r>
      <w:r>
        <w:t xml:space="preserve"> is in the larger group sampled </w:t>
      </w:r>
      <w:r>
        <w:fldChar w:fldCharType="begin"/>
      </w:r>
      <w:r>
        <w:instrText xml:space="preserve"> ADDIN ZOTERO_ITEM CSL_CITATION {"citationID":"59zm5ENR","properties":{"formattedCitation":"(Anderson &amp; Walsh, 2013)","plainCitation":"(Anderson &amp; Walsh, 2013)","noteIndex":0},"citationItems":[{"id":1669,"uris":["http://zotero.org/users/6092945/items/36SNN2U9"],"uri":["http://zotero.org/users/6092945/items/36SNN2U9"],"itemData":{"id":1669,"type":"article-journal","abstract":"ANOSIM, PERMANOVA, and the Mantel test are all resemblance-based permutation methods widely used in ecology. Here, we report the results of the first simulation study, to our knowledge, specifically designed to examine the effects of heterogeneity of multivariate dispersions on the rejection rates of these tests and on a classical MANOVA test (Pillai's trace). Increasing differences in dispersion among groups were simulated under scenarios of changing sample sizes, correlation structures, error distributions, numbers of variables, and numbers of groups for balanced and unbalanced one-way designs. The power of these tests to detect environmental impacts or natural large-scale biogeographic gradients was also compared empirically under simulations based on parameters derived from real ecological data sets. Overall, ANOSIM and the Mantel test were very sensitive to heterogeneity in dispersions, with ANOSIM generally being more sensitive than the Mantel test. In contrast, PERMANOVA and Pillai's trace were largely unaffected by heterogeneity for balanced designs. PERMANOVA was also unaffected by differences in correlation structure, unlike Pillai's trace. For unbalanced designs, however, all of the tests were (1) too liberal when the smaller group had greater dispersion and (2) overly conservative when the larger group had greater dispersion, especially ANOSIM and the Mantel test. For simulations based on real ecological data sets, PERMANOVA was generally, but not always, more powerful than the others to detect changes in community structure, and the Mantel test was usually more powerful than ANOSIM. Both the error distributions and the resemblance measure affected results concerning power. Differences in the underlying construction of these test statistics result in important differences in the nature of the null hypothesis they are testing, their sensitivity to heterogeneity, and their power to detect important changes in ecological communities. For balanced designs, PERMANOVA and PERMDISP can be used to rigorously identify location vs. dispersion effects, respectively, in the space of the chosen resemblance measure. ANOSIM and the Mantel test can be used as more \"omnibus\" tests, being sensitive to differences in location, dispersion or correlation structure among groups. Unfortunately, none of the tests (PERMANOVA, Mantel, or ANOSIM) behaved reliably for unbalanced designs in the face of heterogeneity. Key words: ANOSIM; Bray-Curtis; community composition; dispersion: dissimilarities; homogeneity: multivariate analysis: null hypothesis: PERMANOVA: PERMDISP: permutation test; species abundances.","container-title":"Ecological Monographs","DOI":"10.1890/12-2010.1","ISSN":"0012-9615","issue":"4","journalAbbreviation":"Ecological Monographs","language":"en","page":"557-574","source":"DOI.org (Crossref)","title":"PERMANOVA, ANOSIM, and the Mantel test in the face of heterogeneous dispersions: What null hypothesis are you testing?","title-short":"PERMANOVA, ANOSIM, and the Mantel test in the face of heterogeneous dispersions","volume":"83","author":[{"family":"Anderson","given":"Marti J."},{"family":"Walsh","given":"Daniel C. I."}],"issued":{"date-parts":[["2013"]]}}}],"schema":"https://github.com/citation-style-language/schema/raw/master/csl-citation.json"} </w:instrText>
      </w:r>
      <w:r>
        <w:fldChar w:fldCharType="separate"/>
      </w:r>
      <w:r w:rsidRPr="005C0F8A">
        <w:rPr>
          <w:rFonts w:ascii="Calibri" w:hAnsi="Calibri" w:cs="Calibri"/>
        </w:rPr>
        <w:t>(Anderson &amp; Walsh, 2013)</w:t>
      </w:r>
      <w:r>
        <w:fldChar w:fldCharType="end"/>
      </w:r>
      <w:r>
        <w:t xml:space="preserve">.  </w:t>
      </w:r>
      <w:r w:rsidR="005A584D">
        <w:t xml:space="preserve">Because </w:t>
      </w:r>
      <w:r w:rsidR="001D706C">
        <w:t xml:space="preserve">there was </w:t>
      </w:r>
      <w:r w:rsidR="00E74437">
        <w:t>greatest</w:t>
      </w:r>
      <w:r w:rsidR="001D706C">
        <w:t xml:space="preserve"> </w:t>
      </w:r>
      <w:r w:rsidR="00E74437">
        <w:t>dispersion</w:t>
      </w:r>
      <w:r w:rsidR="001D706C">
        <w:t xml:space="preserve"> in the larger group (1979, </w:t>
      </w:r>
      <w:r w:rsidR="001D706C">
        <w:fldChar w:fldCharType="begin"/>
      </w:r>
      <w:r w:rsidR="001D706C">
        <w:instrText xml:space="preserve"> REF _Ref74326177 \h </w:instrText>
      </w:r>
      <w:r w:rsidR="001D706C">
        <w:fldChar w:fldCharType="separate"/>
      </w:r>
      <w:r w:rsidR="001D706C">
        <w:t xml:space="preserve">Table </w:t>
      </w:r>
      <w:r w:rsidR="001D706C">
        <w:rPr>
          <w:noProof/>
        </w:rPr>
        <w:t>1</w:t>
      </w:r>
      <w:r w:rsidR="001D706C">
        <w:fldChar w:fldCharType="end"/>
      </w:r>
      <w:r w:rsidR="001D706C">
        <w:t>)</w:t>
      </w:r>
      <w:r>
        <w:t xml:space="preserve">, analysis with PERMANOVA was conducted despite </w:t>
      </w:r>
      <w:ins w:id="341" w:author="Richardson, John S." w:date="2021-06-21T15:35:00Z">
        <w:r w:rsidR="00BE54A9">
          <w:t>u</w:t>
        </w:r>
      </w:ins>
      <w:del w:id="342" w:author="Richardson, John S." w:date="2021-06-21T15:35:00Z">
        <w:r w:rsidDel="00BE54A9">
          <w:delText>i</w:delText>
        </w:r>
      </w:del>
      <w:r>
        <w:t xml:space="preserve">nequal variance for the Lyngbye’s sedge community group. In all groups, PERMANOVA results were significant, indicating that while fescue and bogbean groups had the same compositional variance, species composition had significantly </w:t>
      </w:r>
      <w:commentRangeStart w:id="343"/>
      <w:r>
        <w:t>changed</w:t>
      </w:r>
      <w:commentRangeEnd w:id="343"/>
      <w:r w:rsidR="00690608">
        <w:rPr>
          <w:rStyle w:val="CommentReference"/>
        </w:rPr>
        <w:commentReference w:id="343"/>
      </w:r>
      <w:r>
        <w:t>. For Lyngbye’s sedge, this similarly suggests that species composition has likely changed significantly, in addition to</w:t>
      </w:r>
      <w:r w:rsidR="00EA1385">
        <w:t xml:space="preserve"> significant</w:t>
      </w:r>
      <w:r>
        <w:t xml:space="preserve"> compositional variance.  </w:t>
      </w:r>
    </w:p>
    <w:p w14:paraId="3ADC8D82" w14:textId="10BD4D5A" w:rsidR="00AD4F85" w:rsidRDefault="00A748E6" w:rsidP="00DF6B05">
      <w:pPr>
        <w:ind w:firstLine="360"/>
      </w:pPr>
      <w:r>
        <w:t xml:space="preserve">Permutational analysis of multivariate dispersion (PERMDISP) showed </w:t>
      </w:r>
      <w:r w:rsidR="00233AC3">
        <w:t xml:space="preserve">significant changes in community </w:t>
      </w:r>
      <w:r>
        <w:rPr>
          <w:rFonts w:cstheme="minorHAnsi"/>
        </w:rPr>
        <w:t>β</w:t>
      </w:r>
      <w:r>
        <w:t xml:space="preserve">-diversity </w:t>
      </w:r>
      <w:r w:rsidR="00180C1A">
        <w:t>in the bogbean community, but not the sedge and fescue communities (</w:t>
      </w:r>
      <w:r w:rsidR="00180C1A">
        <w:fldChar w:fldCharType="begin"/>
      </w:r>
      <w:r w:rsidR="00180C1A">
        <w:instrText xml:space="preserve"> REF _Ref74326177 \h </w:instrText>
      </w:r>
      <w:r w:rsidR="00180C1A">
        <w:fldChar w:fldCharType="separate"/>
      </w:r>
      <w:r w:rsidR="00180C1A">
        <w:t xml:space="preserve">Table </w:t>
      </w:r>
      <w:r w:rsidR="00180C1A">
        <w:rPr>
          <w:noProof/>
        </w:rPr>
        <w:t>1</w:t>
      </w:r>
      <w:r w:rsidR="00180C1A">
        <w:fldChar w:fldCharType="end"/>
      </w:r>
      <w:r w:rsidR="00180C1A">
        <w:t xml:space="preserve">). </w:t>
      </w:r>
      <w:del w:id="344" w:author="Stefanie Lane" w:date="2021-11-06T19:51:00Z">
        <w:r w:rsidR="00B34432" w:rsidDel="00C20B50">
          <w:delText>Howver</w:delText>
        </w:r>
      </w:del>
      <w:ins w:id="345" w:author="Stefanie Lane" w:date="2021-11-06T19:51:00Z">
        <w:r w:rsidR="00C20B50">
          <w:t>However</w:t>
        </w:r>
      </w:ins>
      <w:r w:rsidR="00B34432">
        <w:t xml:space="preserve">, permutational analysis of variance (PERMANOVA) </w:t>
      </w:r>
      <w:r w:rsidR="00263050">
        <w:t>indicate c</w:t>
      </w:r>
      <w:r w:rsidR="008803AB">
        <w:t xml:space="preserve">ommunity composition changed significantly in </w:t>
      </w:r>
      <w:r w:rsidR="00AD4F85">
        <w:t>in all community types (</w:t>
      </w:r>
      <w:r w:rsidR="00AD4F85">
        <w:fldChar w:fldCharType="begin"/>
      </w:r>
      <w:r w:rsidR="00AD4F85">
        <w:instrText xml:space="preserve"> REF _Ref74326177 \h </w:instrText>
      </w:r>
      <w:r w:rsidR="00AD4F85">
        <w:fldChar w:fldCharType="separate"/>
      </w:r>
      <w:r w:rsidR="00AD4F85">
        <w:t xml:space="preserve">Table </w:t>
      </w:r>
      <w:r w:rsidR="00AD4F85">
        <w:rPr>
          <w:noProof/>
        </w:rPr>
        <w:t>1</w:t>
      </w:r>
      <w:r w:rsidR="00AD4F85">
        <w:fldChar w:fldCharType="end"/>
      </w:r>
      <w:r w:rsidR="00AD4F85">
        <w:t>), which are especially visible in the 2019 community samples in the NMDS plot</w:t>
      </w:r>
      <w:r w:rsidR="00263050">
        <w:t xml:space="preserve"> (</w:t>
      </w:r>
      <w:r w:rsidR="00263050">
        <w:fldChar w:fldCharType="begin"/>
      </w:r>
      <w:r w:rsidR="00263050">
        <w:instrText xml:space="preserve"> REF _Ref73799153 \h </w:instrText>
      </w:r>
      <w:r w:rsidR="00263050">
        <w:fldChar w:fldCharType="separate"/>
      </w:r>
      <w:r w:rsidR="00263050">
        <w:t xml:space="preserve">Figure </w:t>
      </w:r>
      <w:r w:rsidR="00263050">
        <w:rPr>
          <w:noProof/>
        </w:rPr>
        <w:t>4</w:t>
      </w:r>
      <w:r w:rsidR="00263050">
        <w:fldChar w:fldCharType="end"/>
      </w:r>
      <w:r w:rsidR="00263050">
        <w:t xml:space="preserve">). </w:t>
      </w:r>
      <w:r w:rsidR="00AD4F85">
        <w:t>The magnitude of compositional shifts (R</w:t>
      </w:r>
      <w:r w:rsidR="00AD4F85">
        <w:rPr>
          <w:vertAlign w:val="superscript"/>
        </w:rPr>
        <w:t>2</w:t>
      </w:r>
      <w:r w:rsidR="00AD4F85">
        <w:t>)</w:t>
      </w:r>
      <w:r w:rsidR="002B398D">
        <w:t xml:space="preserve"> range from 10% in the fescue community to 25% in the bogbean community</w:t>
      </w:r>
      <w:r w:rsidR="00B11BAF">
        <w:t xml:space="preserve"> (</w:t>
      </w:r>
      <w:r w:rsidR="00B11BAF">
        <w:fldChar w:fldCharType="begin"/>
      </w:r>
      <w:r w:rsidR="00B11BAF">
        <w:instrText xml:space="preserve"> REF _Ref74326177 \h </w:instrText>
      </w:r>
      <w:r w:rsidR="00B11BAF">
        <w:fldChar w:fldCharType="separate"/>
      </w:r>
      <w:r w:rsidR="00B11BAF">
        <w:t xml:space="preserve">Table </w:t>
      </w:r>
      <w:r w:rsidR="00B11BAF">
        <w:rPr>
          <w:noProof/>
        </w:rPr>
        <w:t>1</w:t>
      </w:r>
      <w:r w:rsidR="00B11BAF">
        <w:fldChar w:fldCharType="end"/>
      </w:r>
      <w:r w:rsidR="00B11BAF">
        <w:t>)</w:t>
      </w:r>
      <w:r w:rsidR="007703AC">
        <w:t>.</w:t>
      </w:r>
    </w:p>
    <w:p w14:paraId="1E8654D3" w14:textId="63EED288" w:rsidR="00D40116" w:rsidRDefault="00D40116" w:rsidP="00D40116">
      <w:pPr>
        <w:pStyle w:val="Heading2"/>
        <w:numPr>
          <w:ilvl w:val="0"/>
          <w:numId w:val="0"/>
        </w:numPr>
      </w:pPr>
      <w:r>
        <w:t>Cluster analysis</w:t>
      </w:r>
      <w:r w:rsidR="00220195">
        <w:t>, indicator species,</w:t>
      </w:r>
      <w:r>
        <w:t xml:space="preserve"> and NMDS</w:t>
      </w:r>
    </w:p>
    <w:p w14:paraId="61780339" w14:textId="7068F6C9" w:rsidR="00C979CB" w:rsidRDefault="003715CB" w:rsidP="00C979CB">
      <w:pPr>
        <w:ind w:firstLine="720"/>
      </w:pPr>
      <w:r>
        <w:t>Community groups were identified</w:t>
      </w:r>
      <w:r w:rsidR="007B1346">
        <w:t xml:space="preserve"> by applying indicator species analysis </w:t>
      </w:r>
      <w:r w:rsidR="00F60978">
        <w:t xml:space="preserve">to the three main clusters generated by cluster analysis. </w:t>
      </w:r>
      <w:ins w:id="346" w:author="Stefanie Lane" w:date="2021-11-06T20:02:00Z">
        <w:r w:rsidR="00811D15">
          <w:t xml:space="preserve">Although associated species </w:t>
        </w:r>
        <w:r w:rsidR="007321DC">
          <w:t>within each cluster change over time, t</w:t>
        </w:r>
      </w:ins>
      <w:del w:id="347" w:author="Stefanie Lane" w:date="2021-11-06T20:02:00Z">
        <w:r w:rsidR="00E64B49" w:rsidDel="00811D15">
          <w:delText>T</w:delText>
        </w:r>
      </w:del>
      <w:r w:rsidR="00E64B49">
        <w:t>he</w:t>
      </w:r>
      <w:r w:rsidR="00F60978">
        <w:t xml:space="preserve"> </w:t>
      </w:r>
      <w:r w:rsidR="00E64B49">
        <w:t xml:space="preserve">species common to each cluster </w:t>
      </w:r>
      <w:del w:id="348" w:author="Stefanie Lane" w:date="2021-11-06T20:02:00Z">
        <w:r w:rsidR="00E64B49" w:rsidDel="007321DC">
          <w:delText xml:space="preserve">group </w:delText>
        </w:r>
      </w:del>
      <w:r w:rsidR="00E64B49">
        <w:t>in each year are Lyngbye’s sedge, fescue, and bogbean</w:t>
      </w:r>
      <w:r w:rsidR="00D40116">
        <w:t xml:space="preserve"> (</w:t>
      </w:r>
      <w:r w:rsidR="00D40116">
        <w:fldChar w:fldCharType="begin"/>
      </w:r>
      <w:r w:rsidR="00D40116">
        <w:instrText xml:space="preserve"> REF _Ref73795382 \h </w:instrText>
      </w:r>
      <w:r w:rsidR="00D40116">
        <w:fldChar w:fldCharType="separate"/>
      </w:r>
      <w:r w:rsidR="00374159">
        <w:t xml:space="preserve">Table </w:t>
      </w:r>
      <w:r w:rsidR="00374159">
        <w:rPr>
          <w:noProof/>
        </w:rPr>
        <w:t>2</w:t>
      </w:r>
      <w:r w:rsidR="00D40116">
        <w:fldChar w:fldCharType="end"/>
      </w:r>
      <w:r w:rsidR="00D40116">
        <w:t>), which reflect the major groups identified in Bradfield &amp; Porter (1982). Overall, comparison of dendrograms across time show a trend of increasing dissimilarity between major community groups, and increasing similarity within major community groups (</w:t>
      </w:r>
      <w:r w:rsidR="00D40116">
        <w:fldChar w:fldCharType="begin"/>
      </w:r>
      <w:r w:rsidR="00D40116">
        <w:instrText xml:space="preserve"> REF _Ref73795173 \h </w:instrText>
      </w:r>
      <w:r w:rsidR="00D40116">
        <w:fldChar w:fldCharType="separate"/>
      </w:r>
      <w:r w:rsidR="006E5A77">
        <w:t xml:space="preserve">Figure </w:t>
      </w:r>
      <w:r w:rsidR="006E5A77">
        <w:rPr>
          <w:noProof/>
        </w:rPr>
        <w:t>3</w:t>
      </w:r>
      <w:r w:rsidR="00D40116">
        <w:fldChar w:fldCharType="end"/>
      </w:r>
      <w:r w:rsidR="00D40116">
        <w:t>).</w:t>
      </w:r>
      <w:ins w:id="349" w:author="Stefanie Lane" w:date="2021-11-06T20:02:00Z">
        <w:r w:rsidR="007321DC">
          <w:t xml:space="preserve"> </w:t>
        </w:r>
      </w:ins>
      <w:del w:id="350" w:author="Stefanie Lane" w:date="2021-11-06T20:02:00Z">
        <w:r w:rsidR="00D40116" w:rsidDel="007321DC">
          <w:delText xml:space="preserve"> Associated species within each group change over time, as did similarity of the major groups to each other.</w:delText>
        </w:r>
      </w:del>
      <w:del w:id="351" w:author="Stefanie Lane" w:date="2021-11-06T19:55:00Z">
        <w:r w:rsidR="00D40116" w:rsidDel="000A1415">
          <w:delText xml:space="preserve"> </w:delText>
        </w:r>
      </w:del>
      <w:r w:rsidR="00D40116">
        <w:t xml:space="preserve">Bogbean and fescue groups clustered with greater similarity in 1979 and 1999, while in 2019 fescue and Lyngbye’s sedge </w:t>
      </w:r>
      <w:ins w:id="352" w:author="Richardson, John S." w:date="2021-06-21T15:39:00Z">
        <w:r w:rsidR="0022035E">
          <w:t>we</w:t>
        </w:r>
      </w:ins>
      <w:del w:id="353" w:author="Richardson, John S." w:date="2021-06-21T15:39:00Z">
        <w:r w:rsidR="00D40116" w:rsidDel="0022035E">
          <w:delText>a</w:delText>
        </w:r>
      </w:del>
      <w:r w:rsidR="00D40116">
        <w:t>re more closely clustered (</w:t>
      </w:r>
      <w:r w:rsidR="00D40116">
        <w:fldChar w:fldCharType="begin"/>
      </w:r>
      <w:r w:rsidR="00D40116">
        <w:instrText xml:space="preserve"> REF _Ref73795173 \h </w:instrText>
      </w:r>
      <w:r w:rsidR="00D40116">
        <w:fldChar w:fldCharType="separate"/>
      </w:r>
      <w:r w:rsidR="00D852A0">
        <w:t xml:space="preserve">Figure </w:t>
      </w:r>
      <w:r w:rsidR="00D852A0">
        <w:rPr>
          <w:noProof/>
        </w:rPr>
        <w:t>3</w:t>
      </w:r>
      <w:r w:rsidR="00D40116">
        <w:fldChar w:fldCharType="end"/>
      </w:r>
      <w:r w:rsidR="00D40116">
        <w:t>).</w:t>
      </w:r>
      <w:r w:rsidR="00C979CB">
        <w:t xml:space="preserve"> These shifts in association are likely due to which plots were kept from the 1979 and 1999 datasets, and </w:t>
      </w:r>
      <w:r w:rsidR="00887522">
        <w:t>may be</w:t>
      </w:r>
      <w:r w:rsidR="00C979CB">
        <w:t xml:space="preserve"> more indicative of relationships to environmental gradients. </w:t>
      </w:r>
    </w:p>
    <w:p w14:paraId="2270DD06" w14:textId="0E821A25" w:rsidR="00D40116" w:rsidRPr="000D3295" w:rsidRDefault="00D40116" w:rsidP="00E64B49">
      <w:pPr>
        <w:ind w:firstLine="720"/>
      </w:pPr>
      <w:r>
        <w:lastRenderedPageBreak/>
        <w:t xml:space="preserve"> Differences in community composition between years were represented by a two-dimensional NMDS ordination (stress = 0.23</w:t>
      </w:r>
      <w:del w:id="354" w:author="Stefanie Lane" w:date="2021-11-06T20:13:00Z">
        <w:r w:rsidDel="007357F1">
          <w:delText>4</w:delText>
        </w:r>
      </w:del>
      <w:ins w:id="355" w:author="Stefanie Lane" w:date="2021-11-06T20:13:00Z">
        <w:r w:rsidR="007357F1">
          <w:t>2</w:t>
        </w:r>
      </w:ins>
      <w:r>
        <w:t xml:space="preserve">). Communities in 1979 occupied the </w:t>
      </w:r>
      <w:del w:id="356" w:author="Richardson, John S." w:date="2021-06-21T15:39:00Z">
        <w:r w:rsidDel="0022035E">
          <w:delText xml:space="preserve">greatest </w:delText>
        </w:r>
      </w:del>
      <w:ins w:id="357" w:author="Richardson, John S." w:date="2021-06-21T15:39:00Z">
        <w:r w:rsidR="0022035E">
          <w:t xml:space="preserve">majority of the </w:t>
        </w:r>
      </w:ins>
      <w:r>
        <w:t>ordination space, while those in 2019 occupied the least (</w:t>
      </w:r>
      <w:r>
        <w:fldChar w:fldCharType="begin"/>
      </w:r>
      <w:r>
        <w:instrText xml:space="preserve"> REF _Ref73799153 \h </w:instrText>
      </w:r>
      <w:r>
        <w:fldChar w:fldCharType="separate"/>
      </w:r>
      <w:r w:rsidR="00D852A0">
        <w:t xml:space="preserve">Figure </w:t>
      </w:r>
      <w:r w:rsidR="00D852A0">
        <w:rPr>
          <w:noProof/>
        </w:rPr>
        <w:t>4</w:t>
      </w:r>
      <w:r>
        <w:fldChar w:fldCharType="end"/>
      </w:r>
      <w:r>
        <w:t xml:space="preserve">), reflecting </w:t>
      </w:r>
      <w:ins w:id="358" w:author="Stefanie Lane" w:date="2021-11-06T20:13:00Z">
        <w:r w:rsidR="0058764C">
          <w:t>reduced v</w:t>
        </w:r>
      </w:ins>
      <w:ins w:id="359" w:author="Stefanie Lane" w:date="2021-11-06T20:14:00Z">
        <w:r w:rsidR="0058764C">
          <w:t xml:space="preserve">ariation of community types </w:t>
        </w:r>
      </w:ins>
      <w:del w:id="360" w:author="Stefanie Lane" w:date="2021-11-06T20:14:00Z">
        <w:r w:rsidDel="0058764C">
          <w:delText>patterns of similarity asses</w:delText>
        </w:r>
      </w:del>
      <w:ins w:id="361" w:author="Stefanie Lane" w:date="2021-11-06T20:14:00Z">
        <w:r w:rsidR="0058764C">
          <w:t>asses</w:t>
        </w:r>
      </w:ins>
      <w:r>
        <w:t>sed by cluster analysis.</w:t>
      </w:r>
      <w:ins w:id="362" w:author="Stefanie Lane" w:date="2021-11-08T12:32:00Z">
        <w:r w:rsidR="00D51B6E">
          <w:t xml:space="preserve"> Environmental data were not available for </w:t>
        </w:r>
      </w:ins>
      <w:ins w:id="363" w:author="Stefanie Lane" w:date="2021-11-08T12:33:00Z">
        <w:r w:rsidR="006D3A03">
          <w:t>1979 or 1999 observations, however elevation above mean sea level (MSL) and distance from nearest tidal creek channel edge were assessed as potential explanatory variables for observations made in 201</w:t>
        </w:r>
      </w:ins>
      <w:ins w:id="364" w:author="Stefanie Lane" w:date="2021-11-08T12:34:00Z">
        <w:r w:rsidR="006D3A03">
          <w:t xml:space="preserve">9. </w:t>
        </w:r>
        <w:r w:rsidR="003D7840">
          <w:t xml:space="preserve">Elevation </w:t>
        </w:r>
      </w:ins>
      <w:ins w:id="365" w:author="Stefanie Lane" w:date="2021-12-07T14:06:00Z">
        <w:r w:rsidR="00601D85">
          <w:t>above MSL</w:t>
        </w:r>
      </w:ins>
      <w:ins w:id="366" w:author="Stefanie Lane" w:date="2021-11-08T12:34:00Z">
        <w:r w:rsidR="003D7840">
          <w:t xml:space="preserve"> was nearly orthogonal to distance from channel edge, indicating no strong relationship, in contrast to the conclusions made in the original analysis (Bradfield &amp; Porter, 1982). </w:t>
        </w:r>
      </w:ins>
      <w:ins w:id="367" w:author="Stefanie Lane" w:date="2021-11-08T12:36:00Z">
        <w:r w:rsidR="001F41EE">
          <w:t>However, the fescue community type was most strongly associated with</w:t>
        </w:r>
      </w:ins>
      <w:ins w:id="368" w:author="Stefanie Lane" w:date="2021-11-08T12:56:00Z">
        <w:r w:rsidR="006A6674">
          <w:t xml:space="preserve"> </w:t>
        </w:r>
      </w:ins>
      <w:ins w:id="369" w:author="Stefanie Lane" w:date="2021-11-08T12:36:00Z">
        <w:r w:rsidR="001F41EE">
          <w:t>elevation, while the bogbean commu</w:t>
        </w:r>
      </w:ins>
      <w:ins w:id="370" w:author="Stefanie Lane" w:date="2021-11-08T12:37:00Z">
        <w:r w:rsidR="001F41EE">
          <w:t xml:space="preserve">nities were </w:t>
        </w:r>
        <w:r w:rsidR="00EE5E97">
          <w:t xml:space="preserve">most strongly associated with </w:t>
        </w:r>
      </w:ins>
      <w:ins w:id="371" w:author="Stefanie Lane" w:date="2021-11-08T12:57:00Z">
        <w:r w:rsidR="00FA510F">
          <w:t>greater</w:t>
        </w:r>
      </w:ins>
      <w:ins w:id="372" w:author="Stefanie Lane" w:date="2021-11-08T12:37:00Z">
        <w:r w:rsidR="00EE5E97">
          <w:t xml:space="preserve"> distance from channel edges. </w:t>
        </w:r>
      </w:ins>
      <w:ins w:id="373" w:author="Stefanie Lane" w:date="2021-11-08T12:45:00Z">
        <w:r w:rsidR="00E06180">
          <w:t>(</w:t>
        </w:r>
        <w:r w:rsidR="00E06180">
          <w:fldChar w:fldCharType="begin"/>
        </w:r>
        <w:r w:rsidR="00E06180">
          <w:instrText xml:space="preserve"> REF _Ref87267949 \h </w:instrText>
        </w:r>
      </w:ins>
      <w:r w:rsidR="00E06180">
        <w:fldChar w:fldCharType="separate"/>
      </w:r>
      <w:ins w:id="374" w:author="Stefanie Lane" w:date="2021-11-08T12:45:00Z">
        <w:r w:rsidR="00E06180">
          <w:t xml:space="preserve">Figure </w:t>
        </w:r>
        <w:r w:rsidR="00E06180">
          <w:rPr>
            <w:noProof/>
          </w:rPr>
          <w:t>5</w:t>
        </w:r>
        <w:r w:rsidR="00E06180">
          <w:fldChar w:fldCharType="end"/>
        </w:r>
        <w:r w:rsidR="00E06180">
          <w:t>)</w:t>
        </w:r>
      </w:ins>
      <w:ins w:id="375" w:author="Stefanie Lane" w:date="2021-12-07T14:11:00Z">
        <w:r w:rsidR="008E0A1D">
          <w:t xml:space="preserve"> </w:t>
        </w:r>
        <w:r w:rsidR="000618E5">
          <w:t xml:space="preserve">Invasive species comprise relatively equal proportions </w:t>
        </w:r>
      </w:ins>
      <w:ins w:id="376" w:author="Stefanie Lane" w:date="2021-12-07T14:13:00Z">
        <w:r w:rsidR="00433CA1">
          <w:t xml:space="preserve">in the </w:t>
        </w:r>
      </w:ins>
      <w:ins w:id="377" w:author="Stefanie Lane" w:date="2021-12-07T14:11:00Z">
        <w:r w:rsidR="000618E5">
          <w:t>bogbean community types</w:t>
        </w:r>
      </w:ins>
      <w:ins w:id="378" w:author="Stefanie Lane" w:date="2021-12-07T14:13:00Z">
        <w:r w:rsidR="00433CA1">
          <w:t xml:space="preserve"> </w:t>
        </w:r>
      </w:ins>
      <w:ins w:id="379" w:author="Stefanie Lane" w:date="2021-12-07T14:11:00Z">
        <w:r w:rsidR="000618E5">
          <w:t xml:space="preserve">across all years, however invasive species </w:t>
        </w:r>
      </w:ins>
      <w:ins w:id="380" w:author="Stefanie Lane" w:date="2021-12-07T14:12:00Z">
        <w:r w:rsidR="000618E5">
          <w:t xml:space="preserve">cover in fescue community plots </w:t>
        </w:r>
      </w:ins>
      <w:ins w:id="381" w:author="Stefanie Lane" w:date="2021-12-07T14:13:00Z">
        <w:r w:rsidR="00433CA1">
          <w:t>more than</w:t>
        </w:r>
      </w:ins>
      <w:ins w:id="382" w:author="Stefanie Lane" w:date="2021-12-07T14:12:00Z">
        <w:r w:rsidR="004A30E5">
          <w:t xml:space="preserve"> doubled </w:t>
        </w:r>
      </w:ins>
      <w:ins w:id="383" w:author="Stefanie Lane" w:date="2021-12-07T14:13:00Z">
        <w:r w:rsidR="00433CA1">
          <w:t>bet</w:t>
        </w:r>
      </w:ins>
      <w:ins w:id="384" w:author="Stefanie Lane" w:date="2021-12-07T14:14:00Z">
        <w:r w:rsidR="00433CA1">
          <w:t>ween 1979 and 2019 observation years (</w:t>
        </w:r>
        <w:r w:rsidR="00433CA1">
          <w:fldChar w:fldCharType="begin"/>
        </w:r>
        <w:r w:rsidR="00433CA1">
          <w:instrText xml:space="preserve"> REF _Ref89778881 \h </w:instrText>
        </w:r>
      </w:ins>
      <w:r w:rsidR="00433CA1">
        <w:fldChar w:fldCharType="separate"/>
      </w:r>
      <w:ins w:id="385" w:author="Stefanie Lane" w:date="2021-12-07T14:14:00Z">
        <w:r w:rsidR="00433CA1">
          <w:t xml:space="preserve">Figure </w:t>
        </w:r>
        <w:r w:rsidR="00433CA1">
          <w:rPr>
            <w:noProof/>
          </w:rPr>
          <w:t>6</w:t>
        </w:r>
        <w:r w:rsidR="00433CA1">
          <w:fldChar w:fldCharType="end"/>
        </w:r>
        <w:r w:rsidR="00433CA1">
          <w:t>).</w:t>
        </w:r>
      </w:ins>
    </w:p>
    <w:bookmarkStart w:id="386" w:name="_Hlk87098812"/>
    <w:p w14:paraId="629C9A87" w14:textId="66BB9062" w:rsidR="00D40116" w:rsidRPr="0076692C" w:rsidRDefault="00D40116" w:rsidP="00D40116">
      <w:r w:rsidRPr="007D721E">
        <w:fldChar w:fldCharType="begin"/>
      </w:r>
      <w:r w:rsidRPr="0076692C">
        <w:instrText xml:space="preserve"> LINK Excel.Sheet.12 "https://ubcca-my.sharepoint.com/personal/stefanie_lane_ubc_ca/Documents/Documents/Thesis-related/2019_Field/2019_Analysis/Indicator_analysis_table.xlsx" "DiversityMeasures!R1C1:R7C12" \a \f 4 \h  \* MERGEFORMAT </w:instrText>
      </w:r>
      <w:r w:rsidRPr="0076692C">
        <w:rPr>
          <w:rPrChange w:id="387" w:author="Stefanie Lane" w:date="2021-08-18T13:58:00Z">
            <w:rPr>
              <w:i/>
              <w:iCs/>
            </w:rPr>
          </w:rPrChange>
        </w:rPr>
        <w:fldChar w:fldCharType="separate"/>
      </w:r>
      <w:bookmarkStart w:id="388" w:name="_Toc73895997"/>
      <w:bookmarkStart w:id="389" w:name="_Ref73895918"/>
    </w:p>
    <w:p w14:paraId="2CE1121F" w14:textId="0E7F69DE" w:rsidR="00D40116" w:rsidRPr="0076692C" w:rsidDel="000E6ADB" w:rsidRDefault="00D40116" w:rsidP="00D40116">
      <w:pPr>
        <w:pStyle w:val="Caption"/>
        <w:keepNext/>
        <w:rPr>
          <w:del w:id="390" w:author="Stefanie Lane" w:date="2021-11-06T15:08:00Z"/>
          <w:i w:val="0"/>
          <w:sz w:val="22"/>
          <w:szCs w:val="22"/>
          <w:rPrChange w:id="391" w:author="Stefanie Lane" w:date="2021-08-18T13:58:00Z">
            <w:rPr>
              <w:del w:id="392" w:author="Stefanie Lane" w:date="2021-11-06T15:08:00Z"/>
            </w:rPr>
          </w:rPrChange>
        </w:rPr>
      </w:pPr>
      <w:bookmarkStart w:id="393" w:name="_Ref74326177"/>
      <w:r w:rsidRPr="0076692C">
        <w:rPr>
          <w:sz w:val="22"/>
          <w:szCs w:val="22"/>
          <w:rPrChange w:id="394" w:author="Stefanie Lane" w:date="2021-08-18T13:58:00Z">
            <w:rPr/>
          </w:rPrChange>
        </w:rPr>
        <w:t xml:space="preserve">Table </w:t>
      </w:r>
      <w:r w:rsidR="00E0778F" w:rsidRPr="0076692C">
        <w:rPr>
          <w:sz w:val="22"/>
          <w:szCs w:val="22"/>
          <w:rPrChange w:id="395" w:author="Stefanie Lane" w:date="2021-08-18T13:58:00Z">
            <w:rPr/>
          </w:rPrChange>
        </w:rPr>
        <w:fldChar w:fldCharType="begin"/>
      </w:r>
      <w:r w:rsidR="00E0778F" w:rsidRPr="0076692C">
        <w:rPr>
          <w:sz w:val="22"/>
          <w:szCs w:val="22"/>
          <w:rPrChange w:id="396" w:author="Stefanie Lane" w:date="2021-08-18T13:58:00Z">
            <w:rPr/>
          </w:rPrChange>
        </w:rPr>
        <w:instrText xml:space="preserve"> SEQ Table \* ARABIC </w:instrText>
      </w:r>
      <w:r w:rsidR="00E0778F" w:rsidRPr="0076692C">
        <w:rPr>
          <w:sz w:val="22"/>
          <w:szCs w:val="22"/>
          <w:rPrChange w:id="397" w:author="Stefanie Lane" w:date="2021-08-18T13:58:00Z">
            <w:rPr>
              <w:noProof/>
            </w:rPr>
          </w:rPrChange>
        </w:rPr>
        <w:fldChar w:fldCharType="separate"/>
      </w:r>
      <w:r w:rsidRPr="0076692C">
        <w:rPr>
          <w:noProof/>
          <w:sz w:val="22"/>
          <w:szCs w:val="22"/>
          <w:rPrChange w:id="398" w:author="Stefanie Lane" w:date="2021-08-18T13:58:00Z">
            <w:rPr>
              <w:noProof/>
            </w:rPr>
          </w:rPrChange>
        </w:rPr>
        <w:t>1</w:t>
      </w:r>
      <w:r w:rsidR="00E0778F" w:rsidRPr="0076692C">
        <w:rPr>
          <w:noProof/>
          <w:sz w:val="22"/>
          <w:szCs w:val="22"/>
          <w:rPrChange w:id="399" w:author="Stefanie Lane" w:date="2021-08-18T13:58:00Z">
            <w:rPr>
              <w:noProof/>
            </w:rPr>
          </w:rPrChange>
        </w:rPr>
        <w:fldChar w:fldCharType="end"/>
      </w:r>
      <w:bookmarkEnd w:id="393"/>
      <w:bookmarkEnd w:id="389"/>
      <w:r w:rsidRPr="0076692C">
        <w:rPr>
          <w:sz w:val="22"/>
          <w:szCs w:val="22"/>
          <w:rPrChange w:id="400" w:author="Stefanie Lane" w:date="2021-08-18T13:58:00Z">
            <w:rPr/>
          </w:rPrChange>
        </w:rPr>
        <w:t xml:space="preserve">. </w:t>
      </w:r>
      <w:bookmarkEnd w:id="388"/>
      <w:r w:rsidRPr="0076692C">
        <w:rPr>
          <w:sz w:val="22"/>
          <w:szCs w:val="22"/>
          <w:rPrChange w:id="401" w:author="Stefanie Lane" w:date="2021-08-18T13:58:00Z">
            <w:rPr/>
          </w:rPrChange>
        </w:rPr>
        <w:t>Plot-level temporal changes including α-diversity, temporal differences in β-diversity (PERMDISP), and temporal differences in community composition (PERMANOVA)</w:t>
      </w:r>
    </w:p>
    <w:p w14:paraId="505EF0FC" w14:textId="157D8664" w:rsidR="00714627" w:rsidRDefault="00D40116">
      <w:pPr>
        <w:pStyle w:val="Caption"/>
        <w:keepNext/>
        <w:pPrChange w:id="402" w:author="Stefanie Lane" w:date="2021-11-06T15:08:00Z">
          <w:pPr/>
        </w:pPrChange>
      </w:pPr>
      <w:r w:rsidRPr="007D721E">
        <w:fldChar w:fldCharType="end"/>
      </w:r>
      <w:ins w:id="403" w:author="Stefanie Lane" w:date="2021-11-06T15:07:00Z">
        <w:r w:rsidR="00714627">
          <w:fldChar w:fldCharType="begin"/>
        </w:r>
        <w:r w:rsidR="00714627">
          <w:instrText xml:space="preserve"> LINK Excel.Sheet.12 "https://ubcca-my.sharepoint.com/personal/stefanie_lane_ubc_ca/Documents/Documents/Thesis-related/2019_Field/2019_Analysis/2019_Tables.xlsx" "DiversityMeasures!R1C1:R16C13" \a \f 4 \h </w:instrText>
        </w:r>
      </w:ins>
      <w:r w:rsidR="00714627">
        <w:instrText xml:space="preserve"> \* MERGEFORMAT </w:instrText>
      </w:r>
      <w:ins w:id="404" w:author="Stefanie Lane" w:date="2021-11-06T15:07:00Z">
        <w:r w:rsidR="00714627">
          <w:fldChar w:fldCharType="separate"/>
        </w:r>
      </w:ins>
    </w:p>
    <w:tbl>
      <w:tblPr>
        <w:tblW w:w="9012" w:type="dxa"/>
        <w:tblLook w:val="04A0" w:firstRow="1" w:lastRow="0" w:firstColumn="1" w:lastColumn="0" w:noHBand="0" w:noVBand="1"/>
        <w:tblPrChange w:id="405" w:author="Stefanie Lane" w:date="2021-11-06T15:08:00Z">
          <w:tblPr>
            <w:tblW w:w="8460" w:type="dxa"/>
            <w:tblLook w:val="04A0" w:firstRow="1" w:lastRow="0" w:firstColumn="1" w:lastColumn="0" w:noHBand="0" w:noVBand="1"/>
          </w:tblPr>
        </w:tblPrChange>
      </w:tblPr>
      <w:tblGrid>
        <w:gridCol w:w="1162"/>
        <w:gridCol w:w="956"/>
        <w:gridCol w:w="840"/>
        <w:gridCol w:w="300"/>
        <w:gridCol w:w="960"/>
        <w:gridCol w:w="960"/>
        <w:gridCol w:w="300"/>
        <w:gridCol w:w="571"/>
        <w:gridCol w:w="710"/>
        <w:gridCol w:w="300"/>
        <w:gridCol w:w="571"/>
        <w:gridCol w:w="672"/>
        <w:gridCol w:w="822"/>
        <w:tblGridChange w:id="406">
          <w:tblGrid>
            <w:gridCol w:w="1162"/>
            <w:gridCol w:w="956"/>
            <w:gridCol w:w="840"/>
            <w:gridCol w:w="300"/>
            <w:gridCol w:w="960"/>
            <w:gridCol w:w="960"/>
            <w:gridCol w:w="300"/>
            <w:gridCol w:w="571"/>
            <w:gridCol w:w="710"/>
            <w:gridCol w:w="300"/>
            <w:gridCol w:w="571"/>
            <w:gridCol w:w="672"/>
            <w:gridCol w:w="710"/>
          </w:tblGrid>
        </w:tblGridChange>
      </w:tblGrid>
      <w:tr w:rsidR="00714627" w:rsidRPr="00714627" w14:paraId="30AEDD30" w14:textId="77777777" w:rsidTr="00714627">
        <w:trPr>
          <w:trHeight w:val="520"/>
          <w:ins w:id="407" w:author="Stefanie Lane" w:date="2021-11-06T15:07:00Z"/>
          <w:trPrChange w:id="408" w:author="Stefanie Lane" w:date="2021-11-06T15:08:00Z">
            <w:trPr>
              <w:trHeight w:val="520"/>
            </w:trPr>
          </w:trPrChange>
        </w:trPr>
        <w:tc>
          <w:tcPr>
            <w:tcW w:w="1162" w:type="dxa"/>
            <w:tcBorders>
              <w:top w:val="single" w:sz="8" w:space="0" w:color="7F7F7F"/>
              <w:left w:val="nil"/>
              <w:bottom w:val="single" w:sz="8" w:space="0" w:color="7F7F7F"/>
              <w:right w:val="nil"/>
            </w:tcBorders>
            <w:shd w:val="clear" w:color="auto" w:fill="auto"/>
            <w:noWrap/>
            <w:hideMark/>
            <w:tcPrChange w:id="409" w:author="Stefanie Lane" w:date="2021-11-06T15:08:00Z">
              <w:tcPr>
                <w:tcW w:w="1060" w:type="dxa"/>
                <w:tcBorders>
                  <w:top w:val="single" w:sz="8" w:space="0" w:color="7F7F7F"/>
                  <w:left w:val="nil"/>
                  <w:bottom w:val="single" w:sz="8" w:space="0" w:color="7F7F7F"/>
                  <w:right w:val="nil"/>
                </w:tcBorders>
                <w:shd w:val="clear" w:color="auto" w:fill="auto"/>
                <w:noWrap/>
                <w:hideMark/>
              </w:tcPr>
            </w:tcPrChange>
          </w:tcPr>
          <w:p w14:paraId="16A4BE44" w14:textId="0BE0F68B" w:rsidR="00714627" w:rsidRPr="00714627" w:rsidRDefault="00714627">
            <w:pPr>
              <w:rPr>
                <w:ins w:id="410" w:author="Stefanie Lane" w:date="2021-11-06T15:07:00Z"/>
                <w:rFonts w:ascii="Calibri" w:eastAsia="Times New Roman" w:hAnsi="Calibri" w:cs="Calibri"/>
                <w:color w:val="000000"/>
                <w:rPrChange w:id="411" w:author="Stefanie Lane" w:date="2021-11-06T15:07:00Z">
                  <w:rPr>
                    <w:ins w:id="412" w:author="Stefanie Lane" w:date="2021-11-06T15:07:00Z"/>
                    <w:rFonts w:ascii="Calibri" w:hAnsi="Calibri" w:cs="Calibri"/>
                    <w:color w:val="000000"/>
                  </w:rPr>
                </w:rPrChange>
              </w:rPr>
            </w:pPr>
            <w:ins w:id="413" w:author="Stefanie Lane" w:date="2021-11-06T15:07:00Z">
              <w:r w:rsidRPr="00714627">
                <w:rPr>
                  <w:rFonts w:ascii="Calibri" w:eastAsia="Times New Roman" w:hAnsi="Calibri" w:cs="Calibri"/>
                  <w:color w:val="000000"/>
                  <w:rPrChange w:id="414" w:author="Stefanie Lane" w:date="2021-11-06T15:07:00Z">
                    <w:rPr>
                      <w:rFonts w:ascii="Calibri" w:hAnsi="Calibri" w:cs="Calibri"/>
                      <w:color w:val="000000"/>
                    </w:rPr>
                  </w:rPrChange>
                </w:rPr>
                <w:t> </w:t>
              </w:r>
            </w:ins>
          </w:p>
        </w:tc>
        <w:tc>
          <w:tcPr>
            <w:tcW w:w="1796" w:type="dxa"/>
            <w:gridSpan w:val="2"/>
            <w:tcBorders>
              <w:top w:val="single" w:sz="8" w:space="0" w:color="7F7F7F"/>
              <w:left w:val="nil"/>
              <w:bottom w:val="single" w:sz="8" w:space="0" w:color="7F7F7F"/>
              <w:right w:val="nil"/>
            </w:tcBorders>
            <w:shd w:val="clear" w:color="auto" w:fill="auto"/>
            <w:vAlign w:val="center"/>
            <w:hideMark/>
            <w:tcPrChange w:id="415" w:author="Stefanie Lane" w:date="2021-11-06T15:08:00Z">
              <w:tcPr>
                <w:tcW w:w="1680" w:type="dxa"/>
                <w:gridSpan w:val="2"/>
                <w:tcBorders>
                  <w:top w:val="single" w:sz="8" w:space="0" w:color="7F7F7F"/>
                  <w:left w:val="nil"/>
                  <w:bottom w:val="single" w:sz="8" w:space="0" w:color="7F7F7F"/>
                  <w:right w:val="nil"/>
                </w:tcBorders>
                <w:shd w:val="clear" w:color="auto" w:fill="auto"/>
                <w:vAlign w:val="center"/>
                <w:hideMark/>
              </w:tcPr>
            </w:tcPrChange>
          </w:tcPr>
          <w:p w14:paraId="4923FABD" w14:textId="77777777" w:rsidR="00714627" w:rsidRPr="00714627" w:rsidRDefault="00714627">
            <w:pPr>
              <w:spacing w:after="0" w:line="240" w:lineRule="auto"/>
              <w:jc w:val="center"/>
              <w:rPr>
                <w:ins w:id="416" w:author="Stefanie Lane" w:date="2021-11-06T15:07:00Z"/>
                <w:rFonts w:ascii="Calibri" w:eastAsia="Times New Roman" w:hAnsi="Calibri" w:cs="Calibri"/>
                <w:color w:val="000000"/>
                <w:sz w:val="20"/>
                <w:szCs w:val="20"/>
                <w:rPrChange w:id="417" w:author="Stefanie Lane" w:date="2021-11-06T15:07:00Z">
                  <w:rPr>
                    <w:ins w:id="418" w:author="Stefanie Lane" w:date="2021-11-06T15:07:00Z"/>
                  </w:rPr>
                </w:rPrChange>
              </w:rPr>
              <w:pPrChange w:id="419" w:author="Stefanie Lane" w:date="2021-11-06T15:07:00Z">
                <w:pPr>
                  <w:jc w:val="center"/>
                </w:pPr>
              </w:pPrChange>
            </w:pPr>
            <w:ins w:id="420" w:author="Stefanie Lane" w:date="2021-11-06T15:07:00Z">
              <w:r w:rsidRPr="00714627">
                <w:rPr>
                  <w:rFonts w:ascii="Calibri" w:eastAsia="Times New Roman" w:hAnsi="Calibri" w:cs="Calibri"/>
                  <w:color w:val="000000"/>
                  <w:sz w:val="20"/>
                  <w:szCs w:val="20"/>
                  <w:rPrChange w:id="421" w:author="Stefanie Lane" w:date="2021-11-06T15:07:00Z">
                    <w:rPr/>
                  </w:rPrChange>
                </w:rPr>
                <w:t>Plot-level components</w:t>
              </w:r>
            </w:ins>
          </w:p>
        </w:tc>
        <w:tc>
          <w:tcPr>
            <w:tcW w:w="300" w:type="dxa"/>
            <w:tcBorders>
              <w:top w:val="nil"/>
              <w:left w:val="nil"/>
              <w:bottom w:val="nil"/>
              <w:right w:val="nil"/>
            </w:tcBorders>
            <w:shd w:val="clear" w:color="auto" w:fill="auto"/>
            <w:hideMark/>
            <w:tcPrChange w:id="422" w:author="Stefanie Lane" w:date="2021-11-06T15:08:00Z">
              <w:tcPr>
                <w:tcW w:w="300" w:type="dxa"/>
                <w:tcBorders>
                  <w:top w:val="nil"/>
                  <w:left w:val="nil"/>
                  <w:bottom w:val="nil"/>
                  <w:right w:val="nil"/>
                </w:tcBorders>
                <w:shd w:val="clear" w:color="auto" w:fill="auto"/>
                <w:hideMark/>
              </w:tcPr>
            </w:tcPrChange>
          </w:tcPr>
          <w:p w14:paraId="0456FBCE" w14:textId="77777777" w:rsidR="00714627" w:rsidRPr="00714627" w:rsidRDefault="00714627">
            <w:pPr>
              <w:spacing w:after="0" w:line="240" w:lineRule="auto"/>
              <w:jc w:val="center"/>
              <w:rPr>
                <w:ins w:id="423" w:author="Stefanie Lane" w:date="2021-11-06T15:07:00Z"/>
                <w:rFonts w:ascii="Calibri" w:eastAsia="Times New Roman" w:hAnsi="Calibri" w:cs="Calibri"/>
                <w:color w:val="000000"/>
                <w:sz w:val="20"/>
                <w:szCs w:val="20"/>
                <w:rPrChange w:id="424" w:author="Stefanie Lane" w:date="2021-11-06T15:07:00Z">
                  <w:rPr>
                    <w:ins w:id="425" w:author="Stefanie Lane" w:date="2021-11-06T15:07:00Z"/>
                  </w:rPr>
                </w:rPrChange>
              </w:rPr>
              <w:pPrChange w:id="426" w:author="Stefanie Lane" w:date="2021-11-06T15:07:00Z">
                <w:pPr>
                  <w:jc w:val="center"/>
                </w:pPr>
              </w:pPrChange>
            </w:pPr>
          </w:p>
        </w:tc>
        <w:tc>
          <w:tcPr>
            <w:tcW w:w="1920" w:type="dxa"/>
            <w:gridSpan w:val="2"/>
            <w:tcBorders>
              <w:top w:val="single" w:sz="8" w:space="0" w:color="7F7F7F"/>
              <w:left w:val="nil"/>
              <w:bottom w:val="single" w:sz="8" w:space="0" w:color="7F7F7F"/>
              <w:right w:val="nil"/>
            </w:tcBorders>
            <w:shd w:val="clear" w:color="auto" w:fill="auto"/>
            <w:vAlign w:val="center"/>
            <w:hideMark/>
            <w:tcPrChange w:id="427" w:author="Stefanie Lane" w:date="2021-11-06T15:08:00Z">
              <w:tcPr>
                <w:tcW w:w="1920" w:type="dxa"/>
                <w:gridSpan w:val="2"/>
                <w:tcBorders>
                  <w:top w:val="single" w:sz="8" w:space="0" w:color="7F7F7F"/>
                  <w:left w:val="nil"/>
                  <w:bottom w:val="single" w:sz="8" w:space="0" w:color="7F7F7F"/>
                  <w:right w:val="nil"/>
                </w:tcBorders>
                <w:shd w:val="clear" w:color="auto" w:fill="auto"/>
                <w:vAlign w:val="center"/>
                <w:hideMark/>
              </w:tcPr>
            </w:tcPrChange>
          </w:tcPr>
          <w:p w14:paraId="1806CAD5" w14:textId="77777777" w:rsidR="00714627" w:rsidRPr="00714627" w:rsidRDefault="00714627">
            <w:pPr>
              <w:spacing w:after="0" w:line="240" w:lineRule="auto"/>
              <w:jc w:val="center"/>
              <w:rPr>
                <w:ins w:id="428" w:author="Stefanie Lane" w:date="2021-11-06T15:07:00Z"/>
                <w:rFonts w:ascii="Calibri" w:eastAsia="Times New Roman" w:hAnsi="Calibri" w:cs="Calibri"/>
                <w:color w:val="000000"/>
                <w:sz w:val="20"/>
                <w:szCs w:val="20"/>
                <w:rPrChange w:id="429" w:author="Stefanie Lane" w:date="2021-11-06T15:07:00Z">
                  <w:rPr>
                    <w:ins w:id="430" w:author="Stefanie Lane" w:date="2021-11-06T15:07:00Z"/>
                  </w:rPr>
                </w:rPrChange>
              </w:rPr>
              <w:pPrChange w:id="431" w:author="Stefanie Lane" w:date="2021-11-06T15:07:00Z">
                <w:pPr>
                  <w:jc w:val="center"/>
                </w:pPr>
              </w:pPrChange>
            </w:pPr>
            <w:ins w:id="432" w:author="Stefanie Lane" w:date="2021-11-06T15:07:00Z">
              <w:r w:rsidRPr="00714627">
                <w:rPr>
                  <w:rFonts w:ascii="Calibri" w:eastAsia="Times New Roman" w:hAnsi="Calibri" w:cs="Calibri"/>
                  <w:color w:val="000000"/>
                  <w:sz w:val="20"/>
                  <w:szCs w:val="20"/>
                  <w:rPrChange w:id="433" w:author="Stefanie Lane" w:date="2021-11-06T15:07:00Z">
                    <w:rPr/>
                  </w:rPrChange>
                </w:rPr>
                <w:t>Diversity components</w:t>
              </w:r>
            </w:ins>
          </w:p>
        </w:tc>
        <w:tc>
          <w:tcPr>
            <w:tcW w:w="300" w:type="dxa"/>
            <w:tcBorders>
              <w:top w:val="single" w:sz="8" w:space="0" w:color="7F7F7F"/>
              <w:left w:val="nil"/>
              <w:bottom w:val="nil"/>
              <w:right w:val="nil"/>
            </w:tcBorders>
            <w:shd w:val="clear" w:color="auto" w:fill="auto"/>
            <w:noWrap/>
            <w:hideMark/>
            <w:tcPrChange w:id="434" w:author="Stefanie Lane" w:date="2021-11-06T15:08:00Z">
              <w:tcPr>
                <w:tcW w:w="300" w:type="dxa"/>
                <w:tcBorders>
                  <w:top w:val="single" w:sz="8" w:space="0" w:color="7F7F7F"/>
                  <w:left w:val="nil"/>
                  <w:bottom w:val="nil"/>
                  <w:right w:val="nil"/>
                </w:tcBorders>
                <w:shd w:val="clear" w:color="auto" w:fill="auto"/>
                <w:noWrap/>
                <w:hideMark/>
              </w:tcPr>
            </w:tcPrChange>
          </w:tcPr>
          <w:p w14:paraId="579FFB4F" w14:textId="77777777" w:rsidR="00714627" w:rsidRPr="00714627" w:rsidRDefault="00714627">
            <w:pPr>
              <w:spacing w:after="0" w:line="240" w:lineRule="auto"/>
              <w:rPr>
                <w:ins w:id="435" w:author="Stefanie Lane" w:date="2021-11-06T15:07:00Z"/>
                <w:rFonts w:ascii="Calibri" w:eastAsia="Times New Roman" w:hAnsi="Calibri" w:cs="Calibri"/>
                <w:color w:val="000000"/>
                <w:rPrChange w:id="436" w:author="Stefanie Lane" w:date="2021-11-06T15:07:00Z">
                  <w:rPr>
                    <w:ins w:id="437" w:author="Stefanie Lane" w:date="2021-11-06T15:07:00Z"/>
                  </w:rPr>
                </w:rPrChange>
              </w:rPr>
              <w:pPrChange w:id="438" w:author="Stefanie Lane" w:date="2021-11-06T15:07:00Z">
                <w:pPr/>
              </w:pPrChange>
            </w:pPr>
            <w:ins w:id="439" w:author="Stefanie Lane" w:date="2021-11-06T15:07:00Z">
              <w:r w:rsidRPr="00714627">
                <w:rPr>
                  <w:rFonts w:ascii="Calibri" w:eastAsia="Times New Roman" w:hAnsi="Calibri" w:cs="Calibri"/>
                  <w:color w:val="000000"/>
                  <w:rPrChange w:id="440" w:author="Stefanie Lane" w:date="2021-11-06T15:07:00Z">
                    <w:rPr/>
                  </w:rPrChange>
                </w:rPr>
                <w:t> </w:t>
              </w:r>
            </w:ins>
          </w:p>
        </w:tc>
        <w:tc>
          <w:tcPr>
            <w:tcW w:w="1281" w:type="dxa"/>
            <w:gridSpan w:val="2"/>
            <w:tcBorders>
              <w:top w:val="single" w:sz="8" w:space="0" w:color="7F7F7F"/>
              <w:left w:val="nil"/>
              <w:bottom w:val="single" w:sz="8" w:space="0" w:color="7F7F7F"/>
              <w:right w:val="nil"/>
            </w:tcBorders>
            <w:shd w:val="clear" w:color="auto" w:fill="auto"/>
            <w:noWrap/>
            <w:vAlign w:val="center"/>
            <w:hideMark/>
            <w:tcPrChange w:id="441" w:author="Stefanie Lane" w:date="2021-11-06T15:08:00Z">
              <w:tcPr>
                <w:tcW w:w="1100" w:type="dxa"/>
                <w:gridSpan w:val="2"/>
                <w:tcBorders>
                  <w:top w:val="single" w:sz="8" w:space="0" w:color="7F7F7F"/>
                  <w:left w:val="nil"/>
                  <w:bottom w:val="single" w:sz="8" w:space="0" w:color="7F7F7F"/>
                  <w:right w:val="nil"/>
                </w:tcBorders>
                <w:shd w:val="clear" w:color="auto" w:fill="auto"/>
                <w:noWrap/>
                <w:vAlign w:val="center"/>
                <w:hideMark/>
              </w:tcPr>
            </w:tcPrChange>
          </w:tcPr>
          <w:p w14:paraId="2F78ECCD" w14:textId="77777777" w:rsidR="00714627" w:rsidRPr="00714627" w:rsidRDefault="00714627">
            <w:pPr>
              <w:spacing w:after="0" w:line="240" w:lineRule="auto"/>
              <w:jc w:val="center"/>
              <w:rPr>
                <w:ins w:id="442" w:author="Stefanie Lane" w:date="2021-11-06T15:07:00Z"/>
                <w:rFonts w:ascii="Calibri" w:eastAsia="Times New Roman" w:hAnsi="Calibri" w:cs="Calibri"/>
                <w:color w:val="000000"/>
                <w:sz w:val="20"/>
                <w:szCs w:val="20"/>
                <w:rPrChange w:id="443" w:author="Stefanie Lane" w:date="2021-11-06T15:07:00Z">
                  <w:rPr>
                    <w:ins w:id="444" w:author="Stefanie Lane" w:date="2021-11-06T15:07:00Z"/>
                  </w:rPr>
                </w:rPrChange>
              </w:rPr>
              <w:pPrChange w:id="445" w:author="Stefanie Lane" w:date="2021-11-06T15:07:00Z">
                <w:pPr>
                  <w:jc w:val="center"/>
                </w:pPr>
              </w:pPrChange>
            </w:pPr>
            <w:ins w:id="446" w:author="Stefanie Lane" w:date="2021-11-06T15:07:00Z">
              <w:r w:rsidRPr="00714627">
                <w:rPr>
                  <w:rFonts w:ascii="Calibri" w:eastAsia="Times New Roman" w:hAnsi="Calibri" w:cs="Calibri"/>
                  <w:color w:val="000000"/>
                  <w:sz w:val="20"/>
                  <w:szCs w:val="20"/>
                  <w:rPrChange w:id="447" w:author="Stefanie Lane" w:date="2021-11-06T15:07:00Z">
                    <w:rPr/>
                  </w:rPrChange>
                </w:rPr>
                <w:t>PERMDISP</w:t>
              </w:r>
            </w:ins>
          </w:p>
        </w:tc>
        <w:tc>
          <w:tcPr>
            <w:tcW w:w="300" w:type="dxa"/>
            <w:tcBorders>
              <w:top w:val="nil"/>
              <w:left w:val="nil"/>
              <w:bottom w:val="nil"/>
              <w:right w:val="nil"/>
            </w:tcBorders>
            <w:shd w:val="clear" w:color="auto" w:fill="auto"/>
            <w:noWrap/>
            <w:hideMark/>
            <w:tcPrChange w:id="448" w:author="Stefanie Lane" w:date="2021-11-06T15:08:00Z">
              <w:tcPr>
                <w:tcW w:w="300" w:type="dxa"/>
                <w:tcBorders>
                  <w:top w:val="nil"/>
                  <w:left w:val="nil"/>
                  <w:bottom w:val="nil"/>
                  <w:right w:val="nil"/>
                </w:tcBorders>
                <w:shd w:val="clear" w:color="auto" w:fill="auto"/>
                <w:noWrap/>
                <w:hideMark/>
              </w:tcPr>
            </w:tcPrChange>
          </w:tcPr>
          <w:p w14:paraId="4D214BEA" w14:textId="77777777" w:rsidR="00714627" w:rsidRPr="00714627" w:rsidRDefault="00714627">
            <w:pPr>
              <w:spacing w:after="0" w:line="240" w:lineRule="auto"/>
              <w:jc w:val="center"/>
              <w:rPr>
                <w:ins w:id="449" w:author="Stefanie Lane" w:date="2021-11-06T15:07:00Z"/>
                <w:rFonts w:ascii="Calibri" w:eastAsia="Times New Roman" w:hAnsi="Calibri" w:cs="Calibri"/>
                <w:color w:val="000000"/>
                <w:sz w:val="20"/>
                <w:szCs w:val="20"/>
                <w:rPrChange w:id="450" w:author="Stefanie Lane" w:date="2021-11-06T15:07:00Z">
                  <w:rPr>
                    <w:ins w:id="451" w:author="Stefanie Lane" w:date="2021-11-06T15:07:00Z"/>
                  </w:rPr>
                </w:rPrChange>
              </w:rPr>
              <w:pPrChange w:id="452" w:author="Stefanie Lane" w:date="2021-11-06T15:07:00Z">
                <w:pPr>
                  <w:jc w:val="center"/>
                </w:pPr>
              </w:pPrChange>
            </w:pPr>
          </w:p>
        </w:tc>
        <w:tc>
          <w:tcPr>
            <w:tcW w:w="1953" w:type="dxa"/>
            <w:gridSpan w:val="3"/>
            <w:tcBorders>
              <w:top w:val="single" w:sz="8" w:space="0" w:color="7F7F7F"/>
              <w:left w:val="nil"/>
              <w:bottom w:val="single" w:sz="8" w:space="0" w:color="7F7F7F"/>
              <w:right w:val="nil"/>
            </w:tcBorders>
            <w:shd w:val="clear" w:color="auto" w:fill="auto"/>
            <w:vAlign w:val="center"/>
            <w:hideMark/>
            <w:tcPrChange w:id="453" w:author="Stefanie Lane" w:date="2021-11-06T15:08:00Z">
              <w:tcPr>
                <w:tcW w:w="1800" w:type="dxa"/>
                <w:gridSpan w:val="3"/>
                <w:tcBorders>
                  <w:top w:val="single" w:sz="8" w:space="0" w:color="7F7F7F"/>
                  <w:left w:val="nil"/>
                  <w:bottom w:val="single" w:sz="8" w:space="0" w:color="7F7F7F"/>
                  <w:right w:val="nil"/>
                </w:tcBorders>
                <w:shd w:val="clear" w:color="auto" w:fill="auto"/>
                <w:vAlign w:val="center"/>
                <w:hideMark/>
              </w:tcPr>
            </w:tcPrChange>
          </w:tcPr>
          <w:p w14:paraId="116A28E0" w14:textId="77777777" w:rsidR="00714627" w:rsidRPr="00714627" w:rsidRDefault="00714627">
            <w:pPr>
              <w:spacing w:after="0" w:line="240" w:lineRule="auto"/>
              <w:jc w:val="center"/>
              <w:rPr>
                <w:ins w:id="454" w:author="Stefanie Lane" w:date="2021-11-06T15:07:00Z"/>
                <w:rFonts w:ascii="Calibri" w:eastAsia="Times New Roman" w:hAnsi="Calibri" w:cs="Calibri"/>
                <w:color w:val="000000"/>
                <w:sz w:val="20"/>
                <w:szCs w:val="20"/>
                <w:rPrChange w:id="455" w:author="Stefanie Lane" w:date="2021-11-06T15:07:00Z">
                  <w:rPr>
                    <w:ins w:id="456" w:author="Stefanie Lane" w:date="2021-11-06T15:07:00Z"/>
                  </w:rPr>
                </w:rPrChange>
              </w:rPr>
              <w:pPrChange w:id="457" w:author="Stefanie Lane" w:date="2021-11-06T15:07:00Z">
                <w:pPr>
                  <w:jc w:val="center"/>
                </w:pPr>
              </w:pPrChange>
            </w:pPr>
            <w:ins w:id="458" w:author="Stefanie Lane" w:date="2021-11-06T15:07:00Z">
              <w:r w:rsidRPr="00714627">
                <w:rPr>
                  <w:rFonts w:ascii="Calibri" w:eastAsia="Times New Roman" w:hAnsi="Calibri" w:cs="Calibri"/>
                  <w:color w:val="000000"/>
                  <w:sz w:val="20"/>
                  <w:szCs w:val="20"/>
                  <w:rPrChange w:id="459" w:author="Stefanie Lane" w:date="2021-11-06T15:07:00Z">
                    <w:rPr/>
                  </w:rPrChange>
                </w:rPr>
                <w:t>Community composition (PERMANOVA)</w:t>
              </w:r>
            </w:ins>
          </w:p>
        </w:tc>
      </w:tr>
      <w:tr w:rsidR="00714627" w:rsidRPr="00714627" w14:paraId="1D0F9004" w14:textId="77777777" w:rsidTr="00714627">
        <w:trPr>
          <w:trHeight w:val="530"/>
          <w:ins w:id="460" w:author="Stefanie Lane" w:date="2021-11-06T15:07:00Z"/>
          <w:trPrChange w:id="461" w:author="Stefanie Lane" w:date="2021-11-06T15:08:00Z">
            <w:trPr>
              <w:trHeight w:val="530"/>
            </w:trPr>
          </w:trPrChange>
        </w:trPr>
        <w:tc>
          <w:tcPr>
            <w:tcW w:w="1162" w:type="dxa"/>
            <w:tcBorders>
              <w:top w:val="nil"/>
              <w:left w:val="nil"/>
              <w:bottom w:val="single" w:sz="8" w:space="0" w:color="7F7F7F"/>
              <w:right w:val="nil"/>
            </w:tcBorders>
            <w:shd w:val="clear" w:color="auto" w:fill="auto"/>
            <w:vAlign w:val="center"/>
            <w:hideMark/>
            <w:tcPrChange w:id="462" w:author="Stefanie Lane" w:date="2021-11-06T15:08:00Z">
              <w:tcPr>
                <w:tcW w:w="1060" w:type="dxa"/>
                <w:tcBorders>
                  <w:top w:val="nil"/>
                  <w:left w:val="nil"/>
                  <w:bottom w:val="single" w:sz="8" w:space="0" w:color="7F7F7F"/>
                  <w:right w:val="nil"/>
                </w:tcBorders>
                <w:shd w:val="clear" w:color="auto" w:fill="auto"/>
                <w:vAlign w:val="center"/>
                <w:hideMark/>
              </w:tcPr>
            </w:tcPrChange>
          </w:tcPr>
          <w:p w14:paraId="3F683CAD" w14:textId="77777777" w:rsidR="00714627" w:rsidRPr="00714627" w:rsidRDefault="00714627">
            <w:pPr>
              <w:spacing w:after="0" w:line="240" w:lineRule="auto"/>
              <w:jc w:val="center"/>
              <w:rPr>
                <w:ins w:id="463" w:author="Stefanie Lane" w:date="2021-11-06T15:07:00Z"/>
                <w:rFonts w:ascii="Calibri" w:eastAsia="Times New Roman" w:hAnsi="Calibri" w:cs="Calibri"/>
                <w:color w:val="000000"/>
                <w:sz w:val="20"/>
                <w:szCs w:val="20"/>
                <w:rPrChange w:id="464" w:author="Stefanie Lane" w:date="2021-11-06T15:07:00Z">
                  <w:rPr>
                    <w:ins w:id="465" w:author="Stefanie Lane" w:date="2021-11-06T15:07:00Z"/>
                  </w:rPr>
                </w:rPrChange>
              </w:rPr>
              <w:pPrChange w:id="466" w:author="Stefanie Lane" w:date="2021-11-06T15:07:00Z">
                <w:pPr>
                  <w:jc w:val="center"/>
                </w:pPr>
              </w:pPrChange>
            </w:pPr>
            <w:ins w:id="467" w:author="Stefanie Lane" w:date="2021-11-06T15:07:00Z">
              <w:r w:rsidRPr="00714627">
                <w:rPr>
                  <w:rFonts w:ascii="Calibri" w:eastAsia="Times New Roman" w:hAnsi="Calibri" w:cs="Calibri"/>
                  <w:color w:val="000000"/>
                  <w:sz w:val="20"/>
                  <w:szCs w:val="20"/>
                  <w:rPrChange w:id="468" w:author="Stefanie Lane" w:date="2021-11-06T15:07:00Z">
                    <w:rPr/>
                  </w:rPrChange>
                </w:rPr>
                <w:t>Community Group</w:t>
              </w:r>
            </w:ins>
          </w:p>
        </w:tc>
        <w:tc>
          <w:tcPr>
            <w:tcW w:w="956" w:type="dxa"/>
            <w:tcBorders>
              <w:top w:val="nil"/>
              <w:left w:val="nil"/>
              <w:bottom w:val="single" w:sz="8" w:space="0" w:color="7F7F7F"/>
              <w:right w:val="nil"/>
            </w:tcBorders>
            <w:shd w:val="clear" w:color="auto" w:fill="auto"/>
            <w:vAlign w:val="center"/>
            <w:hideMark/>
            <w:tcPrChange w:id="469" w:author="Stefanie Lane" w:date="2021-11-06T15:08:00Z">
              <w:tcPr>
                <w:tcW w:w="840" w:type="dxa"/>
                <w:tcBorders>
                  <w:top w:val="nil"/>
                  <w:left w:val="nil"/>
                  <w:bottom w:val="single" w:sz="8" w:space="0" w:color="7F7F7F"/>
                  <w:right w:val="nil"/>
                </w:tcBorders>
                <w:shd w:val="clear" w:color="auto" w:fill="auto"/>
                <w:vAlign w:val="center"/>
                <w:hideMark/>
              </w:tcPr>
            </w:tcPrChange>
          </w:tcPr>
          <w:p w14:paraId="1CEC8234" w14:textId="77777777" w:rsidR="00714627" w:rsidRPr="00714627" w:rsidRDefault="00714627">
            <w:pPr>
              <w:spacing w:after="0" w:line="240" w:lineRule="auto"/>
              <w:jc w:val="center"/>
              <w:rPr>
                <w:ins w:id="470" w:author="Stefanie Lane" w:date="2021-11-06T15:07:00Z"/>
                <w:rFonts w:ascii="Calibri" w:eastAsia="Times New Roman" w:hAnsi="Calibri" w:cs="Calibri"/>
                <w:b/>
                <w:bCs/>
                <w:color w:val="000000"/>
                <w:sz w:val="20"/>
                <w:szCs w:val="20"/>
                <w:rPrChange w:id="471" w:author="Stefanie Lane" w:date="2021-11-06T15:07:00Z">
                  <w:rPr>
                    <w:ins w:id="472" w:author="Stefanie Lane" w:date="2021-11-06T15:07:00Z"/>
                  </w:rPr>
                </w:rPrChange>
              </w:rPr>
              <w:pPrChange w:id="473" w:author="Stefanie Lane" w:date="2021-11-06T15:07:00Z">
                <w:pPr>
                  <w:jc w:val="center"/>
                </w:pPr>
              </w:pPrChange>
            </w:pPr>
            <w:ins w:id="474" w:author="Stefanie Lane" w:date="2021-11-06T15:07:00Z">
              <w:r w:rsidRPr="00714627">
                <w:rPr>
                  <w:rFonts w:ascii="Calibri" w:eastAsia="Times New Roman" w:hAnsi="Calibri" w:cs="Calibri"/>
                  <w:b/>
                  <w:bCs/>
                  <w:color w:val="000000"/>
                  <w:sz w:val="20"/>
                  <w:szCs w:val="20"/>
                  <w:rPrChange w:id="475" w:author="Stefanie Lane" w:date="2021-11-06T15:07:00Z">
                    <w:rPr/>
                  </w:rPrChange>
                </w:rPr>
                <w:t>No. quadrats</w:t>
              </w:r>
            </w:ins>
          </w:p>
        </w:tc>
        <w:tc>
          <w:tcPr>
            <w:tcW w:w="840" w:type="dxa"/>
            <w:tcBorders>
              <w:top w:val="nil"/>
              <w:left w:val="nil"/>
              <w:bottom w:val="single" w:sz="8" w:space="0" w:color="7F7F7F"/>
              <w:right w:val="nil"/>
            </w:tcBorders>
            <w:shd w:val="clear" w:color="auto" w:fill="auto"/>
            <w:vAlign w:val="center"/>
            <w:hideMark/>
            <w:tcPrChange w:id="476" w:author="Stefanie Lane" w:date="2021-11-06T15:08:00Z">
              <w:tcPr>
                <w:tcW w:w="840" w:type="dxa"/>
                <w:tcBorders>
                  <w:top w:val="nil"/>
                  <w:left w:val="nil"/>
                  <w:bottom w:val="single" w:sz="8" w:space="0" w:color="7F7F7F"/>
                  <w:right w:val="nil"/>
                </w:tcBorders>
                <w:shd w:val="clear" w:color="auto" w:fill="auto"/>
                <w:vAlign w:val="center"/>
                <w:hideMark/>
              </w:tcPr>
            </w:tcPrChange>
          </w:tcPr>
          <w:p w14:paraId="384BD810" w14:textId="77777777" w:rsidR="00714627" w:rsidRPr="00714627" w:rsidRDefault="00714627">
            <w:pPr>
              <w:spacing w:after="0" w:line="240" w:lineRule="auto"/>
              <w:jc w:val="center"/>
              <w:rPr>
                <w:ins w:id="477" w:author="Stefanie Lane" w:date="2021-11-06T15:07:00Z"/>
                <w:rFonts w:ascii="Calibri" w:eastAsia="Times New Roman" w:hAnsi="Calibri" w:cs="Calibri"/>
                <w:b/>
                <w:bCs/>
                <w:color w:val="000000"/>
                <w:sz w:val="20"/>
                <w:szCs w:val="20"/>
                <w:rPrChange w:id="478" w:author="Stefanie Lane" w:date="2021-11-06T15:07:00Z">
                  <w:rPr>
                    <w:ins w:id="479" w:author="Stefanie Lane" w:date="2021-11-06T15:07:00Z"/>
                  </w:rPr>
                </w:rPrChange>
              </w:rPr>
              <w:pPrChange w:id="480" w:author="Stefanie Lane" w:date="2021-11-06T15:07:00Z">
                <w:pPr>
                  <w:jc w:val="center"/>
                </w:pPr>
              </w:pPrChange>
            </w:pPr>
            <w:ins w:id="481" w:author="Stefanie Lane" w:date="2021-11-06T15:07:00Z">
              <w:r w:rsidRPr="00714627">
                <w:rPr>
                  <w:rFonts w:ascii="Calibri" w:eastAsia="Times New Roman" w:hAnsi="Calibri" w:cs="Calibri"/>
                  <w:b/>
                  <w:bCs/>
                  <w:color w:val="000000"/>
                  <w:sz w:val="20"/>
                  <w:szCs w:val="20"/>
                  <w:rPrChange w:id="482" w:author="Stefanie Lane" w:date="2021-11-06T15:07:00Z">
                    <w:rPr/>
                  </w:rPrChange>
                </w:rPr>
                <w:t>Total no. species</w:t>
              </w:r>
            </w:ins>
          </w:p>
        </w:tc>
        <w:tc>
          <w:tcPr>
            <w:tcW w:w="300" w:type="dxa"/>
            <w:tcBorders>
              <w:top w:val="nil"/>
              <w:left w:val="nil"/>
              <w:bottom w:val="nil"/>
              <w:right w:val="nil"/>
            </w:tcBorders>
            <w:shd w:val="clear" w:color="auto" w:fill="auto"/>
            <w:hideMark/>
            <w:tcPrChange w:id="483" w:author="Stefanie Lane" w:date="2021-11-06T15:08:00Z">
              <w:tcPr>
                <w:tcW w:w="300" w:type="dxa"/>
                <w:tcBorders>
                  <w:top w:val="nil"/>
                  <w:left w:val="nil"/>
                  <w:bottom w:val="nil"/>
                  <w:right w:val="nil"/>
                </w:tcBorders>
                <w:shd w:val="clear" w:color="auto" w:fill="auto"/>
                <w:hideMark/>
              </w:tcPr>
            </w:tcPrChange>
          </w:tcPr>
          <w:p w14:paraId="50ACA91D" w14:textId="77777777" w:rsidR="00714627" w:rsidRPr="00714627" w:rsidRDefault="00714627">
            <w:pPr>
              <w:spacing w:after="0" w:line="240" w:lineRule="auto"/>
              <w:jc w:val="center"/>
              <w:rPr>
                <w:ins w:id="484" w:author="Stefanie Lane" w:date="2021-11-06T15:07:00Z"/>
                <w:rFonts w:ascii="Calibri" w:eastAsia="Times New Roman" w:hAnsi="Calibri" w:cs="Calibri"/>
                <w:b/>
                <w:bCs/>
                <w:color w:val="000000"/>
                <w:sz w:val="20"/>
                <w:szCs w:val="20"/>
                <w:rPrChange w:id="485" w:author="Stefanie Lane" w:date="2021-11-06T15:07:00Z">
                  <w:rPr>
                    <w:ins w:id="486" w:author="Stefanie Lane" w:date="2021-11-06T15:07:00Z"/>
                  </w:rPr>
                </w:rPrChange>
              </w:rPr>
              <w:pPrChange w:id="487" w:author="Stefanie Lane" w:date="2021-11-06T15:07:00Z">
                <w:pPr>
                  <w:jc w:val="center"/>
                </w:pPr>
              </w:pPrChange>
            </w:pPr>
          </w:p>
        </w:tc>
        <w:tc>
          <w:tcPr>
            <w:tcW w:w="960" w:type="dxa"/>
            <w:tcBorders>
              <w:top w:val="nil"/>
              <w:left w:val="nil"/>
              <w:bottom w:val="single" w:sz="8" w:space="0" w:color="7F7F7F"/>
              <w:right w:val="nil"/>
            </w:tcBorders>
            <w:shd w:val="clear" w:color="auto" w:fill="auto"/>
            <w:vAlign w:val="center"/>
            <w:hideMark/>
            <w:tcPrChange w:id="488" w:author="Stefanie Lane" w:date="2021-11-06T15:08:00Z">
              <w:tcPr>
                <w:tcW w:w="960" w:type="dxa"/>
                <w:tcBorders>
                  <w:top w:val="nil"/>
                  <w:left w:val="nil"/>
                  <w:bottom w:val="single" w:sz="8" w:space="0" w:color="7F7F7F"/>
                  <w:right w:val="nil"/>
                </w:tcBorders>
                <w:shd w:val="clear" w:color="auto" w:fill="auto"/>
                <w:vAlign w:val="center"/>
                <w:hideMark/>
              </w:tcPr>
            </w:tcPrChange>
          </w:tcPr>
          <w:p w14:paraId="0AE0AC6F" w14:textId="77777777" w:rsidR="00714627" w:rsidRPr="00714627" w:rsidRDefault="00714627">
            <w:pPr>
              <w:spacing w:after="0" w:line="240" w:lineRule="auto"/>
              <w:jc w:val="center"/>
              <w:rPr>
                <w:ins w:id="489" w:author="Stefanie Lane" w:date="2021-11-06T15:07:00Z"/>
                <w:rFonts w:ascii="Calibri" w:eastAsia="Times New Roman" w:hAnsi="Calibri" w:cs="Calibri"/>
                <w:b/>
                <w:bCs/>
                <w:color w:val="000000"/>
                <w:sz w:val="20"/>
                <w:szCs w:val="20"/>
                <w:rPrChange w:id="490" w:author="Stefanie Lane" w:date="2021-11-06T15:07:00Z">
                  <w:rPr>
                    <w:ins w:id="491" w:author="Stefanie Lane" w:date="2021-11-06T15:07:00Z"/>
                  </w:rPr>
                </w:rPrChange>
              </w:rPr>
              <w:pPrChange w:id="492" w:author="Stefanie Lane" w:date="2021-11-06T15:07:00Z">
                <w:pPr>
                  <w:jc w:val="center"/>
                </w:pPr>
              </w:pPrChange>
            </w:pPr>
            <w:ins w:id="493" w:author="Stefanie Lane" w:date="2021-11-06T15:07:00Z">
              <w:r w:rsidRPr="00714627">
                <w:rPr>
                  <w:rFonts w:ascii="Calibri" w:eastAsia="Times New Roman" w:hAnsi="Calibri" w:cs="Calibri"/>
                  <w:b/>
                  <w:bCs/>
                  <w:color w:val="000000"/>
                  <w:sz w:val="20"/>
                  <w:szCs w:val="20"/>
                  <w:rPrChange w:id="494" w:author="Stefanie Lane" w:date="2021-11-06T15:07:00Z">
                    <w:rPr/>
                  </w:rPrChange>
                </w:rPr>
                <w:t>α diversity</w:t>
              </w:r>
            </w:ins>
          </w:p>
        </w:tc>
        <w:tc>
          <w:tcPr>
            <w:tcW w:w="960" w:type="dxa"/>
            <w:tcBorders>
              <w:top w:val="nil"/>
              <w:left w:val="nil"/>
              <w:bottom w:val="single" w:sz="8" w:space="0" w:color="7F7F7F"/>
              <w:right w:val="nil"/>
            </w:tcBorders>
            <w:shd w:val="clear" w:color="auto" w:fill="auto"/>
            <w:vAlign w:val="center"/>
            <w:hideMark/>
            <w:tcPrChange w:id="495" w:author="Stefanie Lane" w:date="2021-11-06T15:08:00Z">
              <w:tcPr>
                <w:tcW w:w="960" w:type="dxa"/>
                <w:tcBorders>
                  <w:top w:val="nil"/>
                  <w:left w:val="nil"/>
                  <w:bottom w:val="single" w:sz="8" w:space="0" w:color="7F7F7F"/>
                  <w:right w:val="nil"/>
                </w:tcBorders>
                <w:shd w:val="clear" w:color="auto" w:fill="auto"/>
                <w:vAlign w:val="center"/>
                <w:hideMark/>
              </w:tcPr>
            </w:tcPrChange>
          </w:tcPr>
          <w:p w14:paraId="6843CB34" w14:textId="77777777" w:rsidR="00714627" w:rsidRPr="00714627" w:rsidRDefault="00714627">
            <w:pPr>
              <w:spacing w:after="0" w:line="240" w:lineRule="auto"/>
              <w:jc w:val="center"/>
              <w:rPr>
                <w:ins w:id="496" w:author="Stefanie Lane" w:date="2021-11-06T15:07:00Z"/>
                <w:rFonts w:ascii="Calibri" w:eastAsia="Times New Roman" w:hAnsi="Calibri" w:cs="Calibri"/>
                <w:b/>
                <w:bCs/>
                <w:color w:val="000000"/>
                <w:sz w:val="20"/>
                <w:szCs w:val="20"/>
                <w:rPrChange w:id="497" w:author="Stefanie Lane" w:date="2021-11-06T15:07:00Z">
                  <w:rPr>
                    <w:ins w:id="498" w:author="Stefanie Lane" w:date="2021-11-06T15:07:00Z"/>
                  </w:rPr>
                </w:rPrChange>
              </w:rPr>
              <w:pPrChange w:id="499" w:author="Stefanie Lane" w:date="2021-11-06T15:07:00Z">
                <w:pPr>
                  <w:jc w:val="center"/>
                </w:pPr>
              </w:pPrChange>
            </w:pPr>
            <w:ins w:id="500" w:author="Stefanie Lane" w:date="2021-11-06T15:07:00Z">
              <w:r w:rsidRPr="00714627">
                <w:rPr>
                  <w:rFonts w:ascii="Calibri" w:eastAsia="Times New Roman" w:hAnsi="Calibri" w:cs="Calibri"/>
                  <w:b/>
                  <w:bCs/>
                  <w:color w:val="000000"/>
                  <w:sz w:val="20"/>
                  <w:szCs w:val="20"/>
                  <w:rPrChange w:id="501" w:author="Stefanie Lane" w:date="2021-11-06T15:07:00Z">
                    <w:rPr/>
                  </w:rPrChange>
                </w:rPr>
                <w:t>β diversity</w:t>
              </w:r>
            </w:ins>
          </w:p>
        </w:tc>
        <w:tc>
          <w:tcPr>
            <w:tcW w:w="300" w:type="dxa"/>
            <w:tcBorders>
              <w:top w:val="nil"/>
              <w:left w:val="nil"/>
              <w:bottom w:val="nil"/>
              <w:right w:val="nil"/>
            </w:tcBorders>
            <w:shd w:val="clear" w:color="auto" w:fill="auto"/>
            <w:hideMark/>
            <w:tcPrChange w:id="502" w:author="Stefanie Lane" w:date="2021-11-06T15:08:00Z">
              <w:tcPr>
                <w:tcW w:w="300" w:type="dxa"/>
                <w:tcBorders>
                  <w:top w:val="nil"/>
                  <w:left w:val="nil"/>
                  <w:bottom w:val="nil"/>
                  <w:right w:val="nil"/>
                </w:tcBorders>
                <w:shd w:val="clear" w:color="auto" w:fill="auto"/>
                <w:hideMark/>
              </w:tcPr>
            </w:tcPrChange>
          </w:tcPr>
          <w:p w14:paraId="0BD78287" w14:textId="77777777" w:rsidR="00714627" w:rsidRPr="00714627" w:rsidRDefault="00714627">
            <w:pPr>
              <w:spacing w:after="0" w:line="240" w:lineRule="auto"/>
              <w:jc w:val="center"/>
              <w:rPr>
                <w:ins w:id="503" w:author="Stefanie Lane" w:date="2021-11-06T15:07:00Z"/>
                <w:rFonts w:ascii="Calibri" w:eastAsia="Times New Roman" w:hAnsi="Calibri" w:cs="Calibri"/>
                <w:b/>
                <w:bCs/>
                <w:color w:val="000000"/>
                <w:sz w:val="20"/>
                <w:szCs w:val="20"/>
                <w:rPrChange w:id="504" w:author="Stefanie Lane" w:date="2021-11-06T15:07:00Z">
                  <w:rPr>
                    <w:ins w:id="505" w:author="Stefanie Lane" w:date="2021-11-06T15:07:00Z"/>
                  </w:rPr>
                </w:rPrChange>
              </w:rPr>
              <w:pPrChange w:id="506" w:author="Stefanie Lane" w:date="2021-11-06T15:07:00Z">
                <w:pPr>
                  <w:jc w:val="center"/>
                </w:pPr>
              </w:pPrChange>
            </w:pPr>
          </w:p>
        </w:tc>
        <w:tc>
          <w:tcPr>
            <w:tcW w:w="571" w:type="dxa"/>
            <w:tcBorders>
              <w:top w:val="nil"/>
              <w:left w:val="nil"/>
              <w:bottom w:val="single" w:sz="8" w:space="0" w:color="7F7F7F"/>
              <w:right w:val="nil"/>
            </w:tcBorders>
            <w:shd w:val="clear" w:color="auto" w:fill="auto"/>
            <w:vAlign w:val="center"/>
            <w:hideMark/>
            <w:tcPrChange w:id="507" w:author="Stefanie Lane" w:date="2021-11-06T15:08:00Z">
              <w:tcPr>
                <w:tcW w:w="500" w:type="dxa"/>
                <w:tcBorders>
                  <w:top w:val="nil"/>
                  <w:left w:val="nil"/>
                  <w:bottom w:val="single" w:sz="8" w:space="0" w:color="7F7F7F"/>
                  <w:right w:val="nil"/>
                </w:tcBorders>
                <w:shd w:val="clear" w:color="auto" w:fill="auto"/>
                <w:vAlign w:val="center"/>
                <w:hideMark/>
              </w:tcPr>
            </w:tcPrChange>
          </w:tcPr>
          <w:p w14:paraId="65B73973" w14:textId="77777777" w:rsidR="00714627" w:rsidRPr="00714627" w:rsidRDefault="00714627">
            <w:pPr>
              <w:spacing w:after="0" w:line="240" w:lineRule="auto"/>
              <w:jc w:val="center"/>
              <w:rPr>
                <w:ins w:id="508" w:author="Stefanie Lane" w:date="2021-11-06T15:07:00Z"/>
                <w:rFonts w:ascii="Calibri" w:eastAsia="Times New Roman" w:hAnsi="Calibri" w:cs="Calibri"/>
                <w:b/>
                <w:bCs/>
                <w:color w:val="000000"/>
                <w:sz w:val="20"/>
                <w:szCs w:val="20"/>
                <w:rPrChange w:id="509" w:author="Stefanie Lane" w:date="2021-11-06T15:07:00Z">
                  <w:rPr>
                    <w:ins w:id="510" w:author="Stefanie Lane" w:date="2021-11-06T15:07:00Z"/>
                  </w:rPr>
                </w:rPrChange>
              </w:rPr>
              <w:pPrChange w:id="511" w:author="Stefanie Lane" w:date="2021-11-06T15:07:00Z">
                <w:pPr>
                  <w:jc w:val="center"/>
                </w:pPr>
              </w:pPrChange>
            </w:pPr>
            <w:ins w:id="512" w:author="Stefanie Lane" w:date="2021-11-06T15:07:00Z">
              <w:r w:rsidRPr="00714627">
                <w:rPr>
                  <w:rFonts w:ascii="Calibri" w:eastAsia="Times New Roman" w:hAnsi="Calibri" w:cs="Calibri"/>
                  <w:b/>
                  <w:bCs/>
                  <w:color w:val="000000"/>
                  <w:sz w:val="20"/>
                  <w:szCs w:val="20"/>
                  <w:rPrChange w:id="513" w:author="Stefanie Lane" w:date="2021-11-06T15:07:00Z">
                    <w:rPr/>
                  </w:rPrChange>
                </w:rPr>
                <w:t>F</w:t>
              </w:r>
            </w:ins>
          </w:p>
        </w:tc>
        <w:tc>
          <w:tcPr>
            <w:tcW w:w="710" w:type="dxa"/>
            <w:tcBorders>
              <w:top w:val="nil"/>
              <w:left w:val="nil"/>
              <w:bottom w:val="single" w:sz="8" w:space="0" w:color="7F7F7F"/>
              <w:right w:val="nil"/>
            </w:tcBorders>
            <w:shd w:val="clear" w:color="auto" w:fill="auto"/>
            <w:vAlign w:val="center"/>
            <w:hideMark/>
            <w:tcPrChange w:id="514" w:author="Stefanie Lane" w:date="2021-11-06T15:08:00Z">
              <w:tcPr>
                <w:tcW w:w="600" w:type="dxa"/>
                <w:tcBorders>
                  <w:top w:val="nil"/>
                  <w:left w:val="nil"/>
                  <w:bottom w:val="single" w:sz="8" w:space="0" w:color="7F7F7F"/>
                  <w:right w:val="nil"/>
                </w:tcBorders>
                <w:shd w:val="clear" w:color="auto" w:fill="auto"/>
                <w:vAlign w:val="center"/>
                <w:hideMark/>
              </w:tcPr>
            </w:tcPrChange>
          </w:tcPr>
          <w:p w14:paraId="4123EAC3" w14:textId="77777777" w:rsidR="00714627" w:rsidRPr="00714627" w:rsidRDefault="00714627">
            <w:pPr>
              <w:spacing w:after="0" w:line="240" w:lineRule="auto"/>
              <w:jc w:val="center"/>
              <w:rPr>
                <w:ins w:id="515" w:author="Stefanie Lane" w:date="2021-11-06T15:07:00Z"/>
                <w:rFonts w:ascii="Calibri" w:eastAsia="Times New Roman" w:hAnsi="Calibri" w:cs="Calibri"/>
                <w:b/>
                <w:bCs/>
                <w:color w:val="000000"/>
                <w:sz w:val="20"/>
                <w:szCs w:val="20"/>
                <w:rPrChange w:id="516" w:author="Stefanie Lane" w:date="2021-11-06T15:07:00Z">
                  <w:rPr>
                    <w:ins w:id="517" w:author="Stefanie Lane" w:date="2021-11-06T15:07:00Z"/>
                  </w:rPr>
                </w:rPrChange>
              </w:rPr>
              <w:pPrChange w:id="518" w:author="Stefanie Lane" w:date="2021-11-06T15:07:00Z">
                <w:pPr>
                  <w:jc w:val="center"/>
                </w:pPr>
              </w:pPrChange>
            </w:pPr>
            <w:proofErr w:type="spellStart"/>
            <w:ins w:id="519" w:author="Stefanie Lane" w:date="2021-11-06T15:07:00Z">
              <w:r w:rsidRPr="00714627">
                <w:rPr>
                  <w:rFonts w:ascii="Calibri" w:eastAsia="Times New Roman" w:hAnsi="Calibri" w:cs="Calibri"/>
                  <w:b/>
                  <w:bCs/>
                  <w:color w:val="000000"/>
                  <w:sz w:val="20"/>
                  <w:szCs w:val="20"/>
                  <w:rPrChange w:id="520" w:author="Stefanie Lane" w:date="2021-11-06T15:07:00Z">
                    <w:rPr/>
                  </w:rPrChange>
                </w:rPr>
                <w:t>Pr</w:t>
              </w:r>
              <w:proofErr w:type="spellEnd"/>
              <w:r w:rsidRPr="00714627">
                <w:rPr>
                  <w:rFonts w:ascii="Calibri" w:eastAsia="Times New Roman" w:hAnsi="Calibri" w:cs="Calibri"/>
                  <w:b/>
                  <w:bCs/>
                  <w:color w:val="000000"/>
                  <w:sz w:val="20"/>
                  <w:szCs w:val="20"/>
                  <w:rPrChange w:id="521" w:author="Stefanie Lane" w:date="2021-11-06T15:07:00Z">
                    <w:rPr/>
                  </w:rPrChange>
                </w:rPr>
                <w:t>(&lt;F)</w:t>
              </w:r>
            </w:ins>
          </w:p>
        </w:tc>
        <w:tc>
          <w:tcPr>
            <w:tcW w:w="300" w:type="dxa"/>
            <w:tcBorders>
              <w:top w:val="nil"/>
              <w:left w:val="nil"/>
              <w:bottom w:val="nil"/>
              <w:right w:val="nil"/>
            </w:tcBorders>
            <w:shd w:val="clear" w:color="auto" w:fill="auto"/>
            <w:hideMark/>
            <w:tcPrChange w:id="522" w:author="Stefanie Lane" w:date="2021-11-06T15:08:00Z">
              <w:tcPr>
                <w:tcW w:w="300" w:type="dxa"/>
                <w:tcBorders>
                  <w:top w:val="nil"/>
                  <w:left w:val="nil"/>
                  <w:bottom w:val="nil"/>
                  <w:right w:val="nil"/>
                </w:tcBorders>
                <w:shd w:val="clear" w:color="auto" w:fill="auto"/>
                <w:hideMark/>
              </w:tcPr>
            </w:tcPrChange>
          </w:tcPr>
          <w:p w14:paraId="19F20998" w14:textId="77777777" w:rsidR="00714627" w:rsidRPr="00714627" w:rsidRDefault="00714627">
            <w:pPr>
              <w:spacing w:after="0" w:line="240" w:lineRule="auto"/>
              <w:jc w:val="center"/>
              <w:rPr>
                <w:ins w:id="523" w:author="Stefanie Lane" w:date="2021-11-06T15:07:00Z"/>
                <w:rFonts w:ascii="Calibri" w:eastAsia="Times New Roman" w:hAnsi="Calibri" w:cs="Calibri"/>
                <w:b/>
                <w:bCs/>
                <w:color w:val="000000"/>
                <w:sz w:val="20"/>
                <w:szCs w:val="20"/>
                <w:rPrChange w:id="524" w:author="Stefanie Lane" w:date="2021-11-06T15:07:00Z">
                  <w:rPr>
                    <w:ins w:id="525" w:author="Stefanie Lane" w:date="2021-11-06T15:07:00Z"/>
                  </w:rPr>
                </w:rPrChange>
              </w:rPr>
              <w:pPrChange w:id="526" w:author="Stefanie Lane" w:date="2021-11-06T15:07:00Z">
                <w:pPr>
                  <w:jc w:val="center"/>
                </w:pPr>
              </w:pPrChange>
            </w:pPr>
          </w:p>
        </w:tc>
        <w:tc>
          <w:tcPr>
            <w:tcW w:w="571" w:type="dxa"/>
            <w:tcBorders>
              <w:top w:val="nil"/>
              <w:left w:val="nil"/>
              <w:bottom w:val="single" w:sz="8" w:space="0" w:color="7F7F7F"/>
              <w:right w:val="nil"/>
            </w:tcBorders>
            <w:shd w:val="clear" w:color="auto" w:fill="auto"/>
            <w:vAlign w:val="center"/>
            <w:hideMark/>
            <w:tcPrChange w:id="527" w:author="Stefanie Lane" w:date="2021-11-06T15:08:00Z">
              <w:tcPr>
                <w:tcW w:w="500" w:type="dxa"/>
                <w:tcBorders>
                  <w:top w:val="nil"/>
                  <w:left w:val="nil"/>
                  <w:bottom w:val="single" w:sz="8" w:space="0" w:color="7F7F7F"/>
                  <w:right w:val="nil"/>
                </w:tcBorders>
                <w:shd w:val="clear" w:color="auto" w:fill="auto"/>
                <w:vAlign w:val="center"/>
                <w:hideMark/>
              </w:tcPr>
            </w:tcPrChange>
          </w:tcPr>
          <w:p w14:paraId="7566BC05" w14:textId="77777777" w:rsidR="00714627" w:rsidRPr="00714627" w:rsidRDefault="00714627">
            <w:pPr>
              <w:spacing w:after="0" w:line="240" w:lineRule="auto"/>
              <w:jc w:val="center"/>
              <w:rPr>
                <w:ins w:id="528" w:author="Stefanie Lane" w:date="2021-11-06T15:07:00Z"/>
                <w:rFonts w:ascii="Calibri" w:eastAsia="Times New Roman" w:hAnsi="Calibri" w:cs="Calibri"/>
                <w:b/>
                <w:bCs/>
                <w:color w:val="000000"/>
                <w:sz w:val="20"/>
                <w:szCs w:val="20"/>
                <w:rPrChange w:id="529" w:author="Stefanie Lane" w:date="2021-11-06T15:07:00Z">
                  <w:rPr>
                    <w:ins w:id="530" w:author="Stefanie Lane" w:date="2021-11-06T15:07:00Z"/>
                  </w:rPr>
                </w:rPrChange>
              </w:rPr>
              <w:pPrChange w:id="531" w:author="Stefanie Lane" w:date="2021-11-06T15:07:00Z">
                <w:pPr>
                  <w:jc w:val="center"/>
                </w:pPr>
              </w:pPrChange>
            </w:pPr>
            <w:ins w:id="532" w:author="Stefanie Lane" w:date="2021-11-06T15:07:00Z">
              <w:r w:rsidRPr="00714627">
                <w:rPr>
                  <w:rFonts w:ascii="Calibri" w:eastAsia="Times New Roman" w:hAnsi="Calibri" w:cs="Calibri"/>
                  <w:b/>
                  <w:bCs/>
                  <w:color w:val="000000"/>
                  <w:sz w:val="20"/>
                  <w:szCs w:val="20"/>
                  <w:rPrChange w:id="533" w:author="Stefanie Lane" w:date="2021-11-06T15:07:00Z">
                    <w:rPr/>
                  </w:rPrChange>
                </w:rPr>
                <w:t>R</w:t>
              </w:r>
              <w:r w:rsidRPr="001869B5">
                <w:rPr>
                  <w:rFonts w:ascii="Calibri" w:eastAsia="Times New Roman" w:hAnsi="Calibri" w:cs="Calibri"/>
                  <w:b/>
                  <w:bCs/>
                  <w:color w:val="000000"/>
                  <w:sz w:val="20"/>
                  <w:szCs w:val="20"/>
                  <w:vertAlign w:val="superscript"/>
                  <w:rPrChange w:id="534" w:author="Stefanie Lane" w:date="2021-11-08T17:16:00Z">
                    <w:rPr/>
                  </w:rPrChange>
                </w:rPr>
                <w:t>2</w:t>
              </w:r>
            </w:ins>
          </w:p>
        </w:tc>
        <w:tc>
          <w:tcPr>
            <w:tcW w:w="560" w:type="dxa"/>
            <w:tcBorders>
              <w:top w:val="nil"/>
              <w:left w:val="nil"/>
              <w:bottom w:val="single" w:sz="8" w:space="0" w:color="7F7F7F"/>
              <w:right w:val="nil"/>
            </w:tcBorders>
            <w:shd w:val="clear" w:color="auto" w:fill="auto"/>
            <w:vAlign w:val="center"/>
            <w:hideMark/>
            <w:tcPrChange w:id="535" w:author="Stefanie Lane" w:date="2021-11-06T15:08:00Z">
              <w:tcPr>
                <w:tcW w:w="600" w:type="dxa"/>
                <w:tcBorders>
                  <w:top w:val="nil"/>
                  <w:left w:val="nil"/>
                  <w:bottom w:val="single" w:sz="8" w:space="0" w:color="7F7F7F"/>
                  <w:right w:val="nil"/>
                </w:tcBorders>
                <w:shd w:val="clear" w:color="auto" w:fill="auto"/>
                <w:vAlign w:val="center"/>
                <w:hideMark/>
              </w:tcPr>
            </w:tcPrChange>
          </w:tcPr>
          <w:p w14:paraId="014807AD" w14:textId="77777777" w:rsidR="00714627" w:rsidRPr="00714627" w:rsidRDefault="00714627">
            <w:pPr>
              <w:spacing w:after="0" w:line="240" w:lineRule="auto"/>
              <w:jc w:val="center"/>
              <w:rPr>
                <w:ins w:id="536" w:author="Stefanie Lane" w:date="2021-11-06T15:07:00Z"/>
                <w:rFonts w:ascii="Calibri" w:eastAsia="Times New Roman" w:hAnsi="Calibri" w:cs="Calibri"/>
                <w:b/>
                <w:bCs/>
                <w:color w:val="000000"/>
                <w:sz w:val="20"/>
                <w:szCs w:val="20"/>
                <w:rPrChange w:id="537" w:author="Stefanie Lane" w:date="2021-11-06T15:07:00Z">
                  <w:rPr>
                    <w:ins w:id="538" w:author="Stefanie Lane" w:date="2021-11-06T15:07:00Z"/>
                  </w:rPr>
                </w:rPrChange>
              </w:rPr>
              <w:pPrChange w:id="539" w:author="Stefanie Lane" w:date="2021-11-06T15:07:00Z">
                <w:pPr>
                  <w:jc w:val="center"/>
                </w:pPr>
              </w:pPrChange>
            </w:pPr>
            <w:ins w:id="540" w:author="Stefanie Lane" w:date="2021-11-06T15:07:00Z">
              <w:r w:rsidRPr="00714627">
                <w:rPr>
                  <w:rFonts w:ascii="Calibri" w:eastAsia="Times New Roman" w:hAnsi="Calibri" w:cs="Calibri"/>
                  <w:b/>
                  <w:bCs/>
                  <w:color w:val="000000"/>
                  <w:sz w:val="20"/>
                  <w:szCs w:val="20"/>
                  <w:rPrChange w:id="541" w:author="Stefanie Lane" w:date="2021-11-06T15:07:00Z">
                    <w:rPr/>
                  </w:rPrChange>
                </w:rPr>
                <w:t>F</w:t>
              </w:r>
            </w:ins>
          </w:p>
        </w:tc>
        <w:tc>
          <w:tcPr>
            <w:tcW w:w="822" w:type="dxa"/>
            <w:tcBorders>
              <w:top w:val="nil"/>
              <w:left w:val="nil"/>
              <w:bottom w:val="single" w:sz="8" w:space="0" w:color="7F7F7F"/>
              <w:right w:val="nil"/>
            </w:tcBorders>
            <w:shd w:val="clear" w:color="auto" w:fill="auto"/>
            <w:vAlign w:val="center"/>
            <w:hideMark/>
            <w:tcPrChange w:id="542" w:author="Stefanie Lane" w:date="2021-11-06T15:08:00Z">
              <w:tcPr>
                <w:tcW w:w="700" w:type="dxa"/>
                <w:tcBorders>
                  <w:top w:val="nil"/>
                  <w:left w:val="nil"/>
                  <w:bottom w:val="single" w:sz="8" w:space="0" w:color="7F7F7F"/>
                  <w:right w:val="nil"/>
                </w:tcBorders>
                <w:shd w:val="clear" w:color="auto" w:fill="auto"/>
                <w:vAlign w:val="center"/>
                <w:hideMark/>
              </w:tcPr>
            </w:tcPrChange>
          </w:tcPr>
          <w:p w14:paraId="435B3510" w14:textId="77777777" w:rsidR="00714627" w:rsidRPr="00714627" w:rsidRDefault="00714627">
            <w:pPr>
              <w:spacing w:after="0" w:line="240" w:lineRule="auto"/>
              <w:jc w:val="center"/>
              <w:rPr>
                <w:ins w:id="543" w:author="Stefanie Lane" w:date="2021-11-06T15:07:00Z"/>
                <w:rFonts w:ascii="Calibri" w:eastAsia="Times New Roman" w:hAnsi="Calibri" w:cs="Calibri"/>
                <w:b/>
                <w:bCs/>
                <w:color w:val="000000"/>
                <w:sz w:val="20"/>
                <w:szCs w:val="20"/>
                <w:rPrChange w:id="544" w:author="Stefanie Lane" w:date="2021-11-06T15:07:00Z">
                  <w:rPr>
                    <w:ins w:id="545" w:author="Stefanie Lane" w:date="2021-11-06T15:07:00Z"/>
                  </w:rPr>
                </w:rPrChange>
              </w:rPr>
              <w:pPrChange w:id="546" w:author="Stefanie Lane" w:date="2021-11-06T15:07:00Z">
                <w:pPr>
                  <w:jc w:val="center"/>
                </w:pPr>
              </w:pPrChange>
            </w:pPr>
            <w:proofErr w:type="spellStart"/>
            <w:ins w:id="547" w:author="Stefanie Lane" w:date="2021-11-06T15:07:00Z">
              <w:r w:rsidRPr="00714627">
                <w:rPr>
                  <w:rFonts w:ascii="Calibri" w:eastAsia="Times New Roman" w:hAnsi="Calibri" w:cs="Calibri"/>
                  <w:b/>
                  <w:bCs/>
                  <w:color w:val="000000"/>
                  <w:sz w:val="20"/>
                  <w:szCs w:val="20"/>
                  <w:rPrChange w:id="548" w:author="Stefanie Lane" w:date="2021-11-06T15:07:00Z">
                    <w:rPr/>
                  </w:rPrChange>
                </w:rPr>
                <w:t>Pr</w:t>
              </w:r>
              <w:proofErr w:type="spellEnd"/>
              <w:r w:rsidRPr="00714627">
                <w:rPr>
                  <w:rFonts w:ascii="Calibri" w:eastAsia="Times New Roman" w:hAnsi="Calibri" w:cs="Calibri"/>
                  <w:b/>
                  <w:bCs/>
                  <w:color w:val="000000"/>
                  <w:sz w:val="20"/>
                  <w:szCs w:val="20"/>
                  <w:rPrChange w:id="549" w:author="Stefanie Lane" w:date="2021-11-06T15:07:00Z">
                    <w:rPr/>
                  </w:rPrChange>
                </w:rPr>
                <w:t>(&lt;F)</w:t>
              </w:r>
            </w:ins>
          </w:p>
        </w:tc>
      </w:tr>
      <w:tr w:rsidR="00714627" w:rsidRPr="00714627" w14:paraId="46C4872C" w14:textId="77777777" w:rsidTr="00714627">
        <w:trPr>
          <w:trHeight w:val="530"/>
          <w:ins w:id="550" w:author="Stefanie Lane" w:date="2021-11-06T15:07:00Z"/>
          <w:trPrChange w:id="551" w:author="Stefanie Lane" w:date="2021-11-06T15:08:00Z">
            <w:trPr>
              <w:trHeight w:val="530"/>
            </w:trPr>
          </w:trPrChange>
        </w:trPr>
        <w:tc>
          <w:tcPr>
            <w:tcW w:w="1162" w:type="dxa"/>
            <w:tcBorders>
              <w:top w:val="nil"/>
              <w:left w:val="nil"/>
              <w:bottom w:val="nil"/>
              <w:right w:val="nil"/>
            </w:tcBorders>
            <w:shd w:val="clear" w:color="auto" w:fill="auto"/>
            <w:vAlign w:val="center"/>
            <w:hideMark/>
            <w:tcPrChange w:id="552" w:author="Stefanie Lane" w:date="2021-11-06T15:08:00Z">
              <w:tcPr>
                <w:tcW w:w="1060" w:type="dxa"/>
                <w:tcBorders>
                  <w:top w:val="nil"/>
                  <w:left w:val="nil"/>
                  <w:bottom w:val="nil"/>
                  <w:right w:val="nil"/>
                </w:tcBorders>
                <w:shd w:val="clear" w:color="auto" w:fill="auto"/>
                <w:vAlign w:val="center"/>
                <w:hideMark/>
              </w:tcPr>
            </w:tcPrChange>
          </w:tcPr>
          <w:p w14:paraId="7914A94A" w14:textId="77777777" w:rsidR="00714627" w:rsidRPr="00714627" w:rsidRDefault="00714627">
            <w:pPr>
              <w:spacing w:after="0" w:line="240" w:lineRule="auto"/>
              <w:rPr>
                <w:ins w:id="553" w:author="Stefanie Lane" w:date="2021-11-06T15:07:00Z"/>
                <w:rFonts w:ascii="Calibri" w:eastAsia="Times New Roman" w:hAnsi="Calibri" w:cs="Calibri"/>
                <w:color w:val="000000"/>
                <w:sz w:val="20"/>
                <w:szCs w:val="20"/>
                <w:rPrChange w:id="554" w:author="Stefanie Lane" w:date="2021-11-06T15:07:00Z">
                  <w:rPr>
                    <w:ins w:id="555" w:author="Stefanie Lane" w:date="2021-11-06T15:07:00Z"/>
                  </w:rPr>
                </w:rPrChange>
              </w:rPr>
              <w:pPrChange w:id="556" w:author="Stefanie Lane" w:date="2021-11-06T15:07:00Z">
                <w:pPr/>
              </w:pPrChange>
            </w:pPr>
            <w:ins w:id="557" w:author="Stefanie Lane" w:date="2021-11-06T15:07:00Z">
              <w:r w:rsidRPr="00714627">
                <w:rPr>
                  <w:rFonts w:ascii="Calibri" w:eastAsia="Times New Roman" w:hAnsi="Calibri" w:cs="Calibri"/>
                  <w:color w:val="000000"/>
                  <w:sz w:val="20"/>
                  <w:szCs w:val="20"/>
                  <w:rPrChange w:id="558" w:author="Stefanie Lane" w:date="2021-11-06T15:07:00Z">
                    <w:rPr/>
                  </w:rPrChange>
                </w:rPr>
                <w:t>Lyngbye's sedge</w:t>
              </w:r>
            </w:ins>
          </w:p>
        </w:tc>
        <w:tc>
          <w:tcPr>
            <w:tcW w:w="956" w:type="dxa"/>
            <w:tcBorders>
              <w:top w:val="nil"/>
              <w:left w:val="nil"/>
              <w:bottom w:val="nil"/>
              <w:right w:val="nil"/>
            </w:tcBorders>
            <w:shd w:val="clear" w:color="auto" w:fill="auto"/>
            <w:noWrap/>
            <w:hideMark/>
            <w:tcPrChange w:id="559" w:author="Stefanie Lane" w:date="2021-11-06T15:08:00Z">
              <w:tcPr>
                <w:tcW w:w="840" w:type="dxa"/>
                <w:tcBorders>
                  <w:top w:val="nil"/>
                  <w:left w:val="nil"/>
                  <w:bottom w:val="nil"/>
                  <w:right w:val="nil"/>
                </w:tcBorders>
                <w:shd w:val="clear" w:color="auto" w:fill="auto"/>
                <w:noWrap/>
                <w:hideMark/>
              </w:tcPr>
            </w:tcPrChange>
          </w:tcPr>
          <w:p w14:paraId="28AF72CC" w14:textId="77777777" w:rsidR="00714627" w:rsidRPr="00714627" w:rsidRDefault="00714627">
            <w:pPr>
              <w:spacing w:after="0" w:line="240" w:lineRule="auto"/>
              <w:rPr>
                <w:ins w:id="560" w:author="Stefanie Lane" w:date="2021-11-06T15:07:00Z"/>
                <w:rFonts w:ascii="Calibri" w:eastAsia="Times New Roman" w:hAnsi="Calibri" w:cs="Calibri"/>
                <w:color w:val="000000"/>
                <w:sz w:val="20"/>
                <w:szCs w:val="20"/>
                <w:rPrChange w:id="561" w:author="Stefanie Lane" w:date="2021-11-06T15:07:00Z">
                  <w:rPr>
                    <w:ins w:id="562" w:author="Stefanie Lane" w:date="2021-11-06T15:07:00Z"/>
                  </w:rPr>
                </w:rPrChange>
              </w:rPr>
              <w:pPrChange w:id="563" w:author="Stefanie Lane" w:date="2021-11-06T15:07:00Z">
                <w:pPr/>
              </w:pPrChange>
            </w:pPr>
          </w:p>
        </w:tc>
        <w:tc>
          <w:tcPr>
            <w:tcW w:w="840" w:type="dxa"/>
            <w:tcBorders>
              <w:top w:val="nil"/>
              <w:left w:val="nil"/>
              <w:bottom w:val="nil"/>
              <w:right w:val="nil"/>
            </w:tcBorders>
            <w:shd w:val="clear" w:color="auto" w:fill="auto"/>
            <w:noWrap/>
            <w:hideMark/>
            <w:tcPrChange w:id="564" w:author="Stefanie Lane" w:date="2021-11-06T15:08:00Z">
              <w:tcPr>
                <w:tcW w:w="840" w:type="dxa"/>
                <w:tcBorders>
                  <w:top w:val="nil"/>
                  <w:left w:val="nil"/>
                  <w:bottom w:val="nil"/>
                  <w:right w:val="nil"/>
                </w:tcBorders>
                <w:shd w:val="clear" w:color="auto" w:fill="auto"/>
                <w:noWrap/>
                <w:hideMark/>
              </w:tcPr>
            </w:tcPrChange>
          </w:tcPr>
          <w:p w14:paraId="6DD3B9C6" w14:textId="77777777" w:rsidR="00714627" w:rsidRPr="00714627" w:rsidRDefault="00714627">
            <w:pPr>
              <w:spacing w:after="0" w:line="240" w:lineRule="auto"/>
              <w:rPr>
                <w:ins w:id="565" w:author="Stefanie Lane" w:date="2021-11-06T15:07:00Z"/>
                <w:rFonts w:ascii="Times New Roman" w:eastAsia="Times New Roman" w:hAnsi="Times New Roman" w:cs="Times New Roman"/>
                <w:sz w:val="20"/>
                <w:szCs w:val="20"/>
                <w:rPrChange w:id="566" w:author="Stefanie Lane" w:date="2021-11-06T15:07:00Z">
                  <w:rPr>
                    <w:ins w:id="567" w:author="Stefanie Lane" w:date="2021-11-06T15:07:00Z"/>
                  </w:rPr>
                </w:rPrChange>
              </w:rPr>
              <w:pPrChange w:id="568" w:author="Stefanie Lane" w:date="2021-11-06T15:07:00Z">
                <w:pPr/>
              </w:pPrChange>
            </w:pPr>
          </w:p>
        </w:tc>
        <w:tc>
          <w:tcPr>
            <w:tcW w:w="300" w:type="dxa"/>
            <w:tcBorders>
              <w:top w:val="nil"/>
              <w:left w:val="nil"/>
              <w:bottom w:val="nil"/>
              <w:right w:val="nil"/>
            </w:tcBorders>
            <w:shd w:val="clear" w:color="auto" w:fill="auto"/>
            <w:noWrap/>
            <w:hideMark/>
            <w:tcPrChange w:id="569" w:author="Stefanie Lane" w:date="2021-11-06T15:08:00Z">
              <w:tcPr>
                <w:tcW w:w="300" w:type="dxa"/>
                <w:tcBorders>
                  <w:top w:val="nil"/>
                  <w:left w:val="nil"/>
                  <w:bottom w:val="nil"/>
                  <w:right w:val="nil"/>
                </w:tcBorders>
                <w:shd w:val="clear" w:color="auto" w:fill="auto"/>
                <w:noWrap/>
                <w:hideMark/>
              </w:tcPr>
            </w:tcPrChange>
          </w:tcPr>
          <w:p w14:paraId="6E8ACD93" w14:textId="77777777" w:rsidR="00714627" w:rsidRPr="00714627" w:rsidRDefault="00714627">
            <w:pPr>
              <w:spacing w:after="0" w:line="240" w:lineRule="auto"/>
              <w:rPr>
                <w:ins w:id="570" w:author="Stefanie Lane" w:date="2021-11-06T15:07:00Z"/>
                <w:rFonts w:ascii="Times New Roman" w:eastAsia="Times New Roman" w:hAnsi="Times New Roman" w:cs="Times New Roman"/>
                <w:sz w:val="20"/>
                <w:szCs w:val="20"/>
                <w:rPrChange w:id="571" w:author="Stefanie Lane" w:date="2021-11-06T15:07:00Z">
                  <w:rPr>
                    <w:ins w:id="572" w:author="Stefanie Lane" w:date="2021-11-06T15:07:00Z"/>
                  </w:rPr>
                </w:rPrChange>
              </w:rPr>
              <w:pPrChange w:id="573" w:author="Stefanie Lane" w:date="2021-11-06T15:07:00Z">
                <w:pPr/>
              </w:pPrChange>
            </w:pPr>
          </w:p>
        </w:tc>
        <w:tc>
          <w:tcPr>
            <w:tcW w:w="960" w:type="dxa"/>
            <w:tcBorders>
              <w:top w:val="nil"/>
              <w:left w:val="nil"/>
              <w:bottom w:val="nil"/>
              <w:right w:val="nil"/>
            </w:tcBorders>
            <w:shd w:val="clear" w:color="auto" w:fill="auto"/>
            <w:noWrap/>
            <w:hideMark/>
            <w:tcPrChange w:id="574" w:author="Stefanie Lane" w:date="2021-11-06T15:08:00Z">
              <w:tcPr>
                <w:tcW w:w="960" w:type="dxa"/>
                <w:tcBorders>
                  <w:top w:val="nil"/>
                  <w:left w:val="nil"/>
                  <w:bottom w:val="nil"/>
                  <w:right w:val="nil"/>
                </w:tcBorders>
                <w:shd w:val="clear" w:color="auto" w:fill="auto"/>
                <w:noWrap/>
                <w:hideMark/>
              </w:tcPr>
            </w:tcPrChange>
          </w:tcPr>
          <w:p w14:paraId="5DFD68ED" w14:textId="77777777" w:rsidR="00714627" w:rsidRPr="00714627" w:rsidRDefault="00714627">
            <w:pPr>
              <w:spacing w:after="0" w:line="240" w:lineRule="auto"/>
              <w:rPr>
                <w:ins w:id="575" w:author="Stefanie Lane" w:date="2021-11-06T15:07:00Z"/>
                <w:rFonts w:ascii="Times New Roman" w:eastAsia="Times New Roman" w:hAnsi="Times New Roman" w:cs="Times New Roman"/>
                <w:sz w:val="20"/>
                <w:szCs w:val="20"/>
                <w:rPrChange w:id="576" w:author="Stefanie Lane" w:date="2021-11-06T15:07:00Z">
                  <w:rPr>
                    <w:ins w:id="577" w:author="Stefanie Lane" w:date="2021-11-06T15:07:00Z"/>
                  </w:rPr>
                </w:rPrChange>
              </w:rPr>
              <w:pPrChange w:id="578" w:author="Stefanie Lane" w:date="2021-11-06T15:07:00Z">
                <w:pPr/>
              </w:pPrChange>
            </w:pPr>
          </w:p>
        </w:tc>
        <w:tc>
          <w:tcPr>
            <w:tcW w:w="960" w:type="dxa"/>
            <w:tcBorders>
              <w:top w:val="nil"/>
              <w:left w:val="nil"/>
              <w:bottom w:val="nil"/>
              <w:right w:val="nil"/>
            </w:tcBorders>
            <w:shd w:val="clear" w:color="auto" w:fill="auto"/>
            <w:noWrap/>
            <w:hideMark/>
            <w:tcPrChange w:id="579" w:author="Stefanie Lane" w:date="2021-11-06T15:08:00Z">
              <w:tcPr>
                <w:tcW w:w="960" w:type="dxa"/>
                <w:tcBorders>
                  <w:top w:val="nil"/>
                  <w:left w:val="nil"/>
                  <w:bottom w:val="nil"/>
                  <w:right w:val="nil"/>
                </w:tcBorders>
                <w:shd w:val="clear" w:color="auto" w:fill="auto"/>
                <w:noWrap/>
                <w:hideMark/>
              </w:tcPr>
            </w:tcPrChange>
          </w:tcPr>
          <w:p w14:paraId="5DAF34EC" w14:textId="77777777" w:rsidR="00714627" w:rsidRPr="00714627" w:rsidRDefault="00714627">
            <w:pPr>
              <w:spacing w:after="0" w:line="240" w:lineRule="auto"/>
              <w:rPr>
                <w:ins w:id="580" w:author="Stefanie Lane" w:date="2021-11-06T15:07:00Z"/>
                <w:rFonts w:ascii="Times New Roman" w:eastAsia="Times New Roman" w:hAnsi="Times New Roman" w:cs="Times New Roman"/>
                <w:sz w:val="20"/>
                <w:szCs w:val="20"/>
                <w:rPrChange w:id="581" w:author="Stefanie Lane" w:date="2021-11-06T15:07:00Z">
                  <w:rPr>
                    <w:ins w:id="582" w:author="Stefanie Lane" w:date="2021-11-06T15:07:00Z"/>
                  </w:rPr>
                </w:rPrChange>
              </w:rPr>
              <w:pPrChange w:id="583" w:author="Stefanie Lane" w:date="2021-11-06T15:07:00Z">
                <w:pPr/>
              </w:pPrChange>
            </w:pPr>
          </w:p>
        </w:tc>
        <w:tc>
          <w:tcPr>
            <w:tcW w:w="300" w:type="dxa"/>
            <w:tcBorders>
              <w:top w:val="nil"/>
              <w:left w:val="nil"/>
              <w:bottom w:val="nil"/>
              <w:right w:val="nil"/>
            </w:tcBorders>
            <w:shd w:val="clear" w:color="auto" w:fill="auto"/>
            <w:noWrap/>
            <w:hideMark/>
            <w:tcPrChange w:id="584" w:author="Stefanie Lane" w:date="2021-11-06T15:08:00Z">
              <w:tcPr>
                <w:tcW w:w="300" w:type="dxa"/>
                <w:tcBorders>
                  <w:top w:val="nil"/>
                  <w:left w:val="nil"/>
                  <w:bottom w:val="nil"/>
                  <w:right w:val="nil"/>
                </w:tcBorders>
                <w:shd w:val="clear" w:color="auto" w:fill="auto"/>
                <w:noWrap/>
                <w:hideMark/>
              </w:tcPr>
            </w:tcPrChange>
          </w:tcPr>
          <w:p w14:paraId="258E1FFF" w14:textId="77777777" w:rsidR="00714627" w:rsidRPr="00714627" w:rsidRDefault="00714627">
            <w:pPr>
              <w:spacing w:after="0" w:line="240" w:lineRule="auto"/>
              <w:rPr>
                <w:ins w:id="585" w:author="Stefanie Lane" w:date="2021-11-06T15:07:00Z"/>
                <w:rFonts w:ascii="Times New Roman" w:eastAsia="Times New Roman" w:hAnsi="Times New Roman" w:cs="Times New Roman"/>
                <w:sz w:val="20"/>
                <w:szCs w:val="20"/>
                <w:rPrChange w:id="586" w:author="Stefanie Lane" w:date="2021-11-06T15:07:00Z">
                  <w:rPr>
                    <w:ins w:id="587" w:author="Stefanie Lane" w:date="2021-11-06T15:07:00Z"/>
                  </w:rPr>
                </w:rPrChange>
              </w:rPr>
              <w:pPrChange w:id="588" w:author="Stefanie Lane" w:date="2021-11-06T15:07:00Z">
                <w:pPr/>
              </w:pPrChange>
            </w:pPr>
          </w:p>
        </w:tc>
        <w:tc>
          <w:tcPr>
            <w:tcW w:w="571" w:type="dxa"/>
            <w:tcBorders>
              <w:top w:val="nil"/>
              <w:left w:val="nil"/>
              <w:bottom w:val="nil"/>
              <w:right w:val="nil"/>
            </w:tcBorders>
            <w:shd w:val="clear" w:color="auto" w:fill="auto"/>
            <w:noWrap/>
            <w:hideMark/>
            <w:tcPrChange w:id="589" w:author="Stefanie Lane" w:date="2021-11-06T15:08:00Z">
              <w:tcPr>
                <w:tcW w:w="500" w:type="dxa"/>
                <w:tcBorders>
                  <w:top w:val="nil"/>
                  <w:left w:val="nil"/>
                  <w:bottom w:val="nil"/>
                  <w:right w:val="nil"/>
                </w:tcBorders>
                <w:shd w:val="clear" w:color="auto" w:fill="auto"/>
                <w:noWrap/>
                <w:hideMark/>
              </w:tcPr>
            </w:tcPrChange>
          </w:tcPr>
          <w:p w14:paraId="586E4071" w14:textId="77777777" w:rsidR="00714627" w:rsidRPr="00714627" w:rsidRDefault="00714627">
            <w:pPr>
              <w:spacing w:after="0" w:line="240" w:lineRule="auto"/>
              <w:rPr>
                <w:ins w:id="590" w:author="Stefanie Lane" w:date="2021-11-06T15:07:00Z"/>
                <w:rFonts w:ascii="Times New Roman" w:eastAsia="Times New Roman" w:hAnsi="Times New Roman" w:cs="Times New Roman"/>
                <w:sz w:val="20"/>
                <w:szCs w:val="20"/>
                <w:rPrChange w:id="591" w:author="Stefanie Lane" w:date="2021-11-06T15:07:00Z">
                  <w:rPr>
                    <w:ins w:id="592" w:author="Stefanie Lane" w:date="2021-11-06T15:07:00Z"/>
                  </w:rPr>
                </w:rPrChange>
              </w:rPr>
              <w:pPrChange w:id="593" w:author="Stefanie Lane" w:date="2021-11-06T15:07:00Z">
                <w:pPr/>
              </w:pPrChange>
            </w:pPr>
          </w:p>
        </w:tc>
        <w:tc>
          <w:tcPr>
            <w:tcW w:w="710" w:type="dxa"/>
            <w:tcBorders>
              <w:top w:val="nil"/>
              <w:left w:val="nil"/>
              <w:bottom w:val="nil"/>
              <w:right w:val="nil"/>
            </w:tcBorders>
            <w:shd w:val="clear" w:color="auto" w:fill="auto"/>
            <w:noWrap/>
            <w:hideMark/>
            <w:tcPrChange w:id="594" w:author="Stefanie Lane" w:date="2021-11-06T15:08:00Z">
              <w:tcPr>
                <w:tcW w:w="600" w:type="dxa"/>
                <w:tcBorders>
                  <w:top w:val="nil"/>
                  <w:left w:val="nil"/>
                  <w:bottom w:val="nil"/>
                  <w:right w:val="nil"/>
                </w:tcBorders>
                <w:shd w:val="clear" w:color="auto" w:fill="auto"/>
                <w:noWrap/>
                <w:hideMark/>
              </w:tcPr>
            </w:tcPrChange>
          </w:tcPr>
          <w:p w14:paraId="18AB21D8" w14:textId="77777777" w:rsidR="00714627" w:rsidRPr="00714627" w:rsidRDefault="00714627">
            <w:pPr>
              <w:spacing w:after="0" w:line="240" w:lineRule="auto"/>
              <w:rPr>
                <w:ins w:id="595" w:author="Stefanie Lane" w:date="2021-11-06T15:07:00Z"/>
                <w:rFonts w:ascii="Times New Roman" w:eastAsia="Times New Roman" w:hAnsi="Times New Roman" w:cs="Times New Roman"/>
                <w:sz w:val="20"/>
                <w:szCs w:val="20"/>
                <w:rPrChange w:id="596" w:author="Stefanie Lane" w:date="2021-11-06T15:07:00Z">
                  <w:rPr>
                    <w:ins w:id="597" w:author="Stefanie Lane" w:date="2021-11-06T15:07:00Z"/>
                  </w:rPr>
                </w:rPrChange>
              </w:rPr>
              <w:pPrChange w:id="598" w:author="Stefanie Lane" w:date="2021-11-06T15:07:00Z">
                <w:pPr/>
              </w:pPrChange>
            </w:pPr>
          </w:p>
        </w:tc>
        <w:tc>
          <w:tcPr>
            <w:tcW w:w="300" w:type="dxa"/>
            <w:tcBorders>
              <w:top w:val="nil"/>
              <w:left w:val="nil"/>
              <w:bottom w:val="nil"/>
              <w:right w:val="nil"/>
            </w:tcBorders>
            <w:shd w:val="clear" w:color="auto" w:fill="auto"/>
            <w:noWrap/>
            <w:hideMark/>
            <w:tcPrChange w:id="599" w:author="Stefanie Lane" w:date="2021-11-06T15:08:00Z">
              <w:tcPr>
                <w:tcW w:w="300" w:type="dxa"/>
                <w:tcBorders>
                  <w:top w:val="nil"/>
                  <w:left w:val="nil"/>
                  <w:bottom w:val="nil"/>
                  <w:right w:val="nil"/>
                </w:tcBorders>
                <w:shd w:val="clear" w:color="auto" w:fill="auto"/>
                <w:noWrap/>
                <w:hideMark/>
              </w:tcPr>
            </w:tcPrChange>
          </w:tcPr>
          <w:p w14:paraId="783E196E" w14:textId="77777777" w:rsidR="00714627" w:rsidRPr="00714627" w:rsidRDefault="00714627">
            <w:pPr>
              <w:spacing w:after="0" w:line="240" w:lineRule="auto"/>
              <w:rPr>
                <w:ins w:id="600" w:author="Stefanie Lane" w:date="2021-11-06T15:07:00Z"/>
                <w:rFonts w:ascii="Times New Roman" w:eastAsia="Times New Roman" w:hAnsi="Times New Roman" w:cs="Times New Roman"/>
                <w:sz w:val="20"/>
                <w:szCs w:val="20"/>
                <w:rPrChange w:id="601" w:author="Stefanie Lane" w:date="2021-11-06T15:07:00Z">
                  <w:rPr>
                    <w:ins w:id="602" w:author="Stefanie Lane" w:date="2021-11-06T15:07:00Z"/>
                  </w:rPr>
                </w:rPrChange>
              </w:rPr>
              <w:pPrChange w:id="603" w:author="Stefanie Lane" w:date="2021-11-06T15:07:00Z">
                <w:pPr/>
              </w:pPrChange>
            </w:pPr>
          </w:p>
        </w:tc>
        <w:tc>
          <w:tcPr>
            <w:tcW w:w="571" w:type="dxa"/>
            <w:tcBorders>
              <w:top w:val="nil"/>
              <w:left w:val="nil"/>
              <w:bottom w:val="nil"/>
              <w:right w:val="nil"/>
            </w:tcBorders>
            <w:shd w:val="clear" w:color="auto" w:fill="auto"/>
            <w:noWrap/>
            <w:hideMark/>
            <w:tcPrChange w:id="604" w:author="Stefanie Lane" w:date="2021-11-06T15:08:00Z">
              <w:tcPr>
                <w:tcW w:w="500" w:type="dxa"/>
                <w:tcBorders>
                  <w:top w:val="nil"/>
                  <w:left w:val="nil"/>
                  <w:bottom w:val="nil"/>
                  <w:right w:val="nil"/>
                </w:tcBorders>
                <w:shd w:val="clear" w:color="auto" w:fill="auto"/>
                <w:noWrap/>
                <w:hideMark/>
              </w:tcPr>
            </w:tcPrChange>
          </w:tcPr>
          <w:p w14:paraId="0162997C" w14:textId="77777777" w:rsidR="00714627" w:rsidRPr="00714627" w:rsidRDefault="00714627">
            <w:pPr>
              <w:spacing w:after="0" w:line="240" w:lineRule="auto"/>
              <w:rPr>
                <w:ins w:id="605" w:author="Stefanie Lane" w:date="2021-11-06T15:07:00Z"/>
                <w:rFonts w:ascii="Times New Roman" w:eastAsia="Times New Roman" w:hAnsi="Times New Roman" w:cs="Times New Roman"/>
                <w:sz w:val="20"/>
                <w:szCs w:val="20"/>
                <w:rPrChange w:id="606" w:author="Stefanie Lane" w:date="2021-11-06T15:07:00Z">
                  <w:rPr>
                    <w:ins w:id="607" w:author="Stefanie Lane" w:date="2021-11-06T15:07:00Z"/>
                  </w:rPr>
                </w:rPrChange>
              </w:rPr>
              <w:pPrChange w:id="608" w:author="Stefanie Lane" w:date="2021-11-06T15:07:00Z">
                <w:pPr/>
              </w:pPrChange>
            </w:pPr>
          </w:p>
        </w:tc>
        <w:tc>
          <w:tcPr>
            <w:tcW w:w="560" w:type="dxa"/>
            <w:tcBorders>
              <w:top w:val="nil"/>
              <w:left w:val="nil"/>
              <w:bottom w:val="nil"/>
              <w:right w:val="nil"/>
            </w:tcBorders>
            <w:shd w:val="clear" w:color="auto" w:fill="auto"/>
            <w:noWrap/>
            <w:hideMark/>
            <w:tcPrChange w:id="609" w:author="Stefanie Lane" w:date="2021-11-06T15:08:00Z">
              <w:tcPr>
                <w:tcW w:w="600" w:type="dxa"/>
                <w:tcBorders>
                  <w:top w:val="nil"/>
                  <w:left w:val="nil"/>
                  <w:bottom w:val="nil"/>
                  <w:right w:val="nil"/>
                </w:tcBorders>
                <w:shd w:val="clear" w:color="auto" w:fill="auto"/>
                <w:noWrap/>
                <w:hideMark/>
              </w:tcPr>
            </w:tcPrChange>
          </w:tcPr>
          <w:p w14:paraId="3EA6DBBA" w14:textId="77777777" w:rsidR="00714627" w:rsidRPr="00714627" w:rsidRDefault="00714627">
            <w:pPr>
              <w:spacing w:after="0" w:line="240" w:lineRule="auto"/>
              <w:rPr>
                <w:ins w:id="610" w:author="Stefanie Lane" w:date="2021-11-06T15:07:00Z"/>
                <w:rFonts w:ascii="Times New Roman" w:eastAsia="Times New Roman" w:hAnsi="Times New Roman" w:cs="Times New Roman"/>
                <w:sz w:val="20"/>
                <w:szCs w:val="20"/>
                <w:rPrChange w:id="611" w:author="Stefanie Lane" w:date="2021-11-06T15:07:00Z">
                  <w:rPr>
                    <w:ins w:id="612" w:author="Stefanie Lane" w:date="2021-11-06T15:07:00Z"/>
                  </w:rPr>
                </w:rPrChange>
              </w:rPr>
              <w:pPrChange w:id="613" w:author="Stefanie Lane" w:date="2021-11-06T15:07:00Z">
                <w:pPr/>
              </w:pPrChange>
            </w:pPr>
          </w:p>
        </w:tc>
        <w:tc>
          <w:tcPr>
            <w:tcW w:w="822" w:type="dxa"/>
            <w:tcBorders>
              <w:top w:val="nil"/>
              <w:left w:val="nil"/>
              <w:bottom w:val="nil"/>
              <w:right w:val="nil"/>
            </w:tcBorders>
            <w:shd w:val="clear" w:color="auto" w:fill="auto"/>
            <w:noWrap/>
            <w:hideMark/>
            <w:tcPrChange w:id="614" w:author="Stefanie Lane" w:date="2021-11-06T15:08:00Z">
              <w:tcPr>
                <w:tcW w:w="700" w:type="dxa"/>
                <w:tcBorders>
                  <w:top w:val="nil"/>
                  <w:left w:val="nil"/>
                  <w:bottom w:val="nil"/>
                  <w:right w:val="nil"/>
                </w:tcBorders>
                <w:shd w:val="clear" w:color="auto" w:fill="auto"/>
                <w:noWrap/>
                <w:hideMark/>
              </w:tcPr>
            </w:tcPrChange>
          </w:tcPr>
          <w:p w14:paraId="22483275" w14:textId="77777777" w:rsidR="00714627" w:rsidRPr="00714627" w:rsidRDefault="00714627">
            <w:pPr>
              <w:spacing w:after="0" w:line="240" w:lineRule="auto"/>
              <w:rPr>
                <w:ins w:id="615" w:author="Stefanie Lane" w:date="2021-11-06T15:07:00Z"/>
                <w:rFonts w:ascii="Times New Roman" w:eastAsia="Times New Roman" w:hAnsi="Times New Roman" w:cs="Times New Roman"/>
                <w:sz w:val="20"/>
                <w:szCs w:val="20"/>
                <w:rPrChange w:id="616" w:author="Stefanie Lane" w:date="2021-11-06T15:07:00Z">
                  <w:rPr>
                    <w:ins w:id="617" w:author="Stefanie Lane" w:date="2021-11-06T15:07:00Z"/>
                  </w:rPr>
                </w:rPrChange>
              </w:rPr>
              <w:pPrChange w:id="618" w:author="Stefanie Lane" w:date="2021-11-06T15:07:00Z">
                <w:pPr/>
              </w:pPrChange>
            </w:pPr>
          </w:p>
        </w:tc>
      </w:tr>
      <w:tr w:rsidR="00714627" w:rsidRPr="00714627" w14:paraId="28A7BF0F" w14:textId="77777777" w:rsidTr="00714627">
        <w:trPr>
          <w:trHeight w:val="300"/>
          <w:ins w:id="619" w:author="Stefanie Lane" w:date="2021-11-06T15:07:00Z"/>
          <w:trPrChange w:id="620" w:author="Stefanie Lane" w:date="2021-11-06T15:08:00Z">
            <w:trPr>
              <w:trHeight w:val="300"/>
            </w:trPr>
          </w:trPrChange>
        </w:trPr>
        <w:tc>
          <w:tcPr>
            <w:tcW w:w="1162" w:type="dxa"/>
            <w:tcBorders>
              <w:top w:val="single" w:sz="8" w:space="0" w:color="7F7F7F"/>
              <w:left w:val="nil"/>
              <w:bottom w:val="single" w:sz="8" w:space="0" w:color="7F7F7F"/>
              <w:right w:val="nil"/>
            </w:tcBorders>
            <w:shd w:val="clear" w:color="auto" w:fill="auto"/>
            <w:noWrap/>
            <w:vAlign w:val="center"/>
            <w:hideMark/>
            <w:tcPrChange w:id="621" w:author="Stefanie Lane" w:date="2021-11-06T15:08:00Z">
              <w:tcPr>
                <w:tcW w:w="1060" w:type="dxa"/>
                <w:tcBorders>
                  <w:top w:val="single" w:sz="8" w:space="0" w:color="7F7F7F"/>
                  <w:left w:val="nil"/>
                  <w:bottom w:val="single" w:sz="8" w:space="0" w:color="7F7F7F"/>
                  <w:right w:val="nil"/>
                </w:tcBorders>
                <w:shd w:val="clear" w:color="auto" w:fill="auto"/>
                <w:noWrap/>
                <w:vAlign w:val="center"/>
                <w:hideMark/>
              </w:tcPr>
            </w:tcPrChange>
          </w:tcPr>
          <w:p w14:paraId="7C828690" w14:textId="77777777" w:rsidR="00714627" w:rsidRPr="00714627" w:rsidRDefault="00714627">
            <w:pPr>
              <w:spacing w:after="0" w:line="240" w:lineRule="auto"/>
              <w:jc w:val="right"/>
              <w:rPr>
                <w:ins w:id="622" w:author="Stefanie Lane" w:date="2021-11-06T15:07:00Z"/>
                <w:rFonts w:ascii="Calibri" w:eastAsia="Times New Roman" w:hAnsi="Calibri" w:cs="Calibri"/>
                <w:b/>
                <w:bCs/>
                <w:color w:val="000000"/>
                <w:sz w:val="20"/>
                <w:szCs w:val="20"/>
                <w:rPrChange w:id="623" w:author="Stefanie Lane" w:date="2021-11-06T15:07:00Z">
                  <w:rPr>
                    <w:ins w:id="624" w:author="Stefanie Lane" w:date="2021-11-06T15:07:00Z"/>
                  </w:rPr>
                </w:rPrChange>
              </w:rPr>
              <w:pPrChange w:id="625" w:author="Stefanie Lane" w:date="2021-11-06T15:07:00Z">
                <w:pPr>
                  <w:jc w:val="right"/>
                </w:pPr>
              </w:pPrChange>
            </w:pPr>
            <w:ins w:id="626" w:author="Stefanie Lane" w:date="2021-11-06T15:07:00Z">
              <w:r w:rsidRPr="00714627">
                <w:rPr>
                  <w:rFonts w:ascii="Calibri" w:eastAsia="Times New Roman" w:hAnsi="Calibri" w:cs="Calibri"/>
                  <w:b/>
                  <w:bCs/>
                  <w:color w:val="000000"/>
                  <w:sz w:val="20"/>
                  <w:szCs w:val="20"/>
                  <w:rPrChange w:id="627" w:author="Stefanie Lane" w:date="2021-11-06T15:07:00Z">
                    <w:rPr/>
                  </w:rPrChange>
                </w:rPr>
                <w:t>1979</w:t>
              </w:r>
            </w:ins>
          </w:p>
        </w:tc>
        <w:tc>
          <w:tcPr>
            <w:tcW w:w="956" w:type="dxa"/>
            <w:tcBorders>
              <w:top w:val="single" w:sz="8" w:space="0" w:color="7F7F7F"/>
              <w:left w:val="nil"/>
              <w:bottom w:val="single" w:sz="8" w:space="0" w:color="7F7F7F"/>
              <w:right w:val="nil"/>
            </w:tcBorders>
            <w:shd w:val="clear" w:color="auto" w:fill="auto"/>
            <w:noWrap/>
            <w:vAlign w:val="center"/>
            <w:hideMark/>
            <w:tcPrChange w:id="628" w:author="Stefanie Lane" w:date="2021-11-06T15:08:00Z">
              <w:tcPr>
                <w:tcW w:w="840" w:type="dxa"/>
                <w:tcBorders>
                  <w:top w:val="single" w:sz="8" w:space="0" w:color="7F7F7F"/>
                  <w:left w:val="nil"/>
                  <w:bottom w:val="single" w:sz="8" w:space="0" w:color="7F7F7F"/>
                  <w:right w:val="nil"/>
                </w:tcBorders>
                <w:shd w:val="clear" w:color="auto" w:fill="auto"/>
                <w:noWrap/>
                <w:vAlign w:val="center"/>
                <w:hideMark/>
              </w:tcPr>
            </w:tcPrChange>
          </w:tcPr>
          <w:p w14:paraId="36712B83" w14:textId="77777777" w:rsidR="00714627" w:rsidRPr="00714627" w:rsidRDefault="00714627">
            <w:pPr>
              <w:spacing w:after="0" w:line="240" w:lineRule="auto"/>
              <w:jc w:val="center"/>
              <w:rPr>
                <w:ins w:id="629" w:author="Stefanie Lane" w:date="2021-11-06T15:07:00Z"/>
                <w:rFonts w:ascii="Calibri" w:eastAsia="Times New Roman" w:hAnsi="Calibri" w:cs="Calibri"/>
                <w:color w:val="000000"/>
                <w:sz w:val="20"/>
                <w:szCs w:val="20"/>
                <w:rPrChange w:id="630" w:author="Stefanie Lane" w:date="2021-11-06T15:07:00Z">
                  <w:rPr>
                    <w:ins w:id="631" w:author="Stefanie Lane" w:date="2021-11-06T15:07:00Z"/>
                  </w:rPr>
                </w:rPrChange>
              </w:rPr>
              <w:pPrChange w:id="632" w:author="Stefanie Lane" w:date="2021-11-06T15:07:00Z">
                <w:pPr>
                  <w:jc w:val="center"/>
                </w:pPr>
              </w:pPrChange>
            </w:pPr>
            <w:ins w:id="633" w:author="Stefanie Lane" w:date="2021-11-06T15:07:00Z">
              <w:r w:rsidRPr="00714627">
                <w:rPr>
                  <w:rFonts w:ascii="Calibri" w:eastAsia="Times New Roman" w:hAnsi="Calibri" w:cs="Calibri"/>
                  <w:color w:val="000000"/>
                  <w:sz w:val="20"/>
                  <w:szCs w:val="20"/>
                  <w:rPrChange w:id="634" w:author="Stefanie Lane" w:date="2021-11-06T15:07:00Z">
                    <w:rPr/>
                  </w:rPrChange>
                </w:rPr>
                <w:t>34</w:t>
              </w:r>
            </w:ins>
          </w:p>
        </w:tc>
        <w:tc>
          <w:tcPr>
            <w:tcW w:w="840" w:type="dxa"/>
            <w:tcBorders>
              <w:top w:val="single" w:sz="8" w:space="0" w:color="7F7F7F"/>
              <w:left w:val="nil"/>
              <w:bottom w:val="single" w:sz="8" w:space="0" w:color="7F7F7F"/>
              <w:right w:val="nil"/>
            </w:tcBorders>
            <w:shd w:val="clear" w:color="auto" w:fill="auto"/>
            <w:noWrap/>
            <w:vAlign w:val="center"/>
            <w:hideMark/>
            <w:tcPrChange w:id="635" w:author="Stefanie Lane" w:date="2021-11-06T15:08:00Z">
              <w:tcPr>
                <w:tcW w:w="840" w:type="dxa"/>
                <w:tcBorders>
                  <w:top w:val="single" w:sz="8" w:space="0" w:color="7F7F7F"/>
                  <w:left w:val="nil"/>
                  <w:bottom w:val="single" w:sz="8" w:space="0" w:color="7F7F7F"/>
                  <w:right w:val="nil"/>
                </w:tcBorders>
                <w:shd w:val="clear" w:color="auto" w:fill="auto"/>
                <w:noWrap/>
                <w:vAlign w:val="center"/>
                <w:hideMark/>
              </w:tcPr>
            </w:tcPrChange>
          </w:tcPr>
          <w:p w14:paraId="2E9F1B54" w14:textId="77777777" w:rsidR="00714627" w:rsidRPr="00714627" w:rsidRDefault="00714627">
            <w:pPr>
              <w:spacing w:after="0" w:line="240" w:lineRule="auto"/>
              <w:jc w:val="center"/>
              <w:rPr>
                <w:ins w:id="636" w:author="Stefanie Lane" w:date="2021-11-06T15:07:00Z"/>
                <w:rFonts w:ascii="Calibri" w:eastAsia="Times New Roman" w:hAnsi="Calibri" w:cs="Calibri"/>
                <w:color w:val="000000"/>
                <w:sz w:val="20"/>
                <w:szCs w:val="20"/>
                <w:rPrChange w:id="637" w:author="Stefanie Lane" w:date="2021-11-06T15:07:00Z">
                  <w:rPr>
                    <w:ins w:id="638" w:author="Stefanie Lane" w:date="2021-11-06T15:07:00Z"/>
                  </w:rPr>
                </w:rPrChange>
              </w:rPr>
              <w:pPrChange w:id="639" w:author="Stefanie Lane" w:date="2021-11-06T15:07:00Z">
                <w:pPr>
                  <w:jc w:val="center"/>
                </w:pPr>
              </w:pPrChange>
            </w:pPr>
            <w:ins w:id="640" w:author="Stefanie Lane" w:date="2021-11-06T15:07:00Z">
              <w:r w:rsidRPr="00714627">
                <w:rPr>
                  <w:rFonts w:ascii="Calibri" w:eastAsia="Times New Roman" w:hAnsi="Calibri" w:cs="Calibri"/>
                  <w:color w:val="000000"/>
                  <w:sz w:val="20"/>
                  <w:szCs w:val="20"/>
                  <w:rPrChange w:id="641" w:author="Stefanie Lane" w:date="2021-11-06T15:07:00Z">
                    <w:rPr/>
                  </w:rPrChange>
                </w:rPr>
                <w:t>34</w:t>
              </w:r>
            </w:ins>
          </w:p>
        </w:tc>
        <w:tc>
          <w:tcPr>
            <w:tcW w:w="300" w:type="dxa"/>
            <w:tcBorders>
              <w:top w:val="nil"/>
              <w:left w:val="nil"/>
              <w:bottom w:val="nil"/>
              <w:right w:val="nil"/>
            </w:tcBorders>
            <w:shd w:val="clear" w:color="auto" w:fill="auto"/>
            <w:noWrap/>
            <w:hideMark/>
            <w:tcPrChange w:id="642" w:author="Stefanie Lane" w:date="2021-11-06T15:08:00Z">
              <w:tcPr>
                <w:tcW w:w="300" w:type="dxa"/>
                <w:tcBorders>
                  <w:top w:val="nil"/>
                  <w:left w:val="nil"/>
                  <w:bottom w:val="nil"/>
                  <w:right w:val="nil"/>
                </w:tcBorders>
                <w:shd w:val="clear" w:color="auto" w:fill="auto"/>
                <w:noWrap/>
                <w:hideMark/>
              </w:tcPr>
            </w:tcPrChange>
          </w:tcPr>
          <w:p w14:paraId="28E83E15" w14:textId="77777777" w:rsidR="00714627" w:rsidRPr="00714627" w:rsidRDefault="00714627">
            <w:pPr>
              <w:spacing w:after="0" w:line="240" w:lineRule="auto"/>
              <w:jc w:val="center"/>
              <w:rPr>
                <w:ins w:id="643" w:author="Stefanie Lane" w:date="2021-11-06T15:07:00Z"/>
                <w:rFonts w:ascii="Calibri" w:eastAsia="Times New Roman" w:hAnsi="Calibri" w:cs="Calibri"/>
                <w:color w:val="000000"/>
                <w:sz w:val="20"/>
                <w:szCs w:val="20"/>
                <w:rPrChange w:id="644" w:author="Stefanie Lane" w:date="2021-11-06T15:07:00Z">
                  <w:rPr>
                    <w:ins w:id="645" w:author="Stefanie Lane" w:date="2021-11-06T15:07:00Z"/>
                  </w:rPr>
                </w:rPrChange>
              </w:rPr>
              <w:pPrChange w:id="646" w:author="Stefanie Lane" w:date="2021-11-06T15:07:00Z">
                <w:pPr>
                  <w:jc w:val="center"/>
                </w:pPr>
              </w:pPrChange>
            </w:pPr>
          </w:p>
        </w:tc>
        <w:tc>
          <w:tcPr>
            <w:tcW w:w="960" w:type="dxa"/>
            <w:tcBorders>
              <w:top w:val="single" w:sz="8" w:space="0" w:color="7F7F7F"/>
              <w:left w:val="nil"/>
              <w:bottom w:val="single" w:sz="8" w:space="0" w:color="7F7F7F"/>
              <w:right w:val="nil"/>
            </w:tcBorders>
            <w:shd w:val="clear" w:color="auto" w:fill="auto"/>
            <w:noWrap/>
            <w:vAlign w:val="center"/>
            <w:hideMark/>
            <w:tcPrChange w:id="647" w:author="Stefanie Lane" w:date="2021-11-06T15:08:00Z">
              <w:tcPr>
                <w:tcW w:w="960" w:type="dxa"/>
                <w:tcBorders>
                  <w:top w:val="single" w:sz="8" w:space="0" w:color="7F7F7F"/>
                  <w:left w:val="nil"/>
                  <w:bottom w:val="single" w:sz="8" w:space="0" w:color="7F7F7F"/>
                  <w:right w:val="nil"/>
                </w:tcBorders>
                <w:shd w:val="clear" w:color="auto" w:fill="auto"/>
                <w:noWrap/>
                <w:vAlign w:val="center"/>
                <w:hideMark/>
              </w:tcPr>
            </w:tcPrChange>
          </w:tcPr>
          <w:p w14:paraId="70A279ED" w14:textId="77777777" w:rsidR="00714627" w:rsidRPr="00714627" w:rsidRDefault="00714627">
            <w:pPr>
              <w:spacing w:after="0" w:line="240" w:lineRule="auto"/>
              <w:jc w:val="center"/>
              <w:rPr>
                <w:ins w:id="648" w:author="Stefanie Lane" w:date="2021-11-06T15:07:00Z"/>
                <w:rFonts w:ascii="Calibri" w:eastAsia="Times New Roman" w:hAnsi="Calibri" w:cs="Calibri"/>
                <w:color w:val="000000"/>
                <w:sz w:val="20"/>
                <w:szCs w:val="20"/>
                <w:rPrChange w:id="649" w:author="Stefanie Lane" w:date="2021-11-06T15:07:00Z">
                  <w:rPr>
                    <w:ins w:id="650" w:author="Stefanie Lane" w:date="2021-11-06T15:07:00Z"/>
                  </w:rPr>
                </w:rPrChange>
              </w:rPr>
              <w:pPrChange w:id="651" w:author="Stefanie Lane" w:date="2021-11-06T15:07:00Z">
                <w:pPr>
                  <w:jc w:val="center"/>
                </w:pPr>
              </w:pPrChange>
            </w:pPr>
            <w:ins w:id="652" w:author="Stefanie Lane" w:date="2021-11-06T15:07:00Z">
              <w:r w:rsidRPr="00714627">
                <w:rPr>
                  <w:rFonts w:ascii="Calibri" w:eastAsia="Times New Roman" w:hAnsi="Calibri" w:cs="Calibri"/>
                  <w:color w:val="000000"/>
                  <w:sz w:val="20"/>
                  <w:szCs w:val="20"/>
                  <w:rPrChange w:id="653" w:author="Stefanie Lane" w:date="2021-11-06T15:07:00Z">
                    <w:rPr/>
                  </w:rPrChange>
                </w:rPr>
                <w:t>8.7</w:t>
              </w:r>
            </w:ins>
          </w:p>
        </w:tc>
        <w:tc>
          <w:tcPr>
            <w:tcW w:w="960" w:type="dxa"/>
            <w:tcBorders>
              <w:top w:val="single" w:sz="8" w:space="0" w:color="7F7F7F"/>
              <w:left w:val="nil"/>
              <w:bottom w:val="single" w:sz="8" w:space="0" w:color="7F7F7F"/>
              <w:right w:val="nil"/>
            </w:tcBorders>
            <w:shd w:val="clear" w:color="auto" w:fill="auto"/>
            <w:noWrap/>
            <w:vAlign w:val="center"/>
            <w:hideMark/>
            <w:tcPrChange w:id="654" w:author="Stefanie Lane" w:date="2021-11-06T15:08:00Z">
              <w:tcPr>
                <w:tcW w:w="960" w:type="dxa"/>
                <w:tcBorders>
                  <w:top w:val="single" w:sz="8" w:space="0" w:color="7F7F7F"/>
                  <w:left w:val="nil"/>
                  <w:bottom w:val="single" w:sz="8" w:space="0" w:color="7F7F7F"/>
                  <w:right w:val="nil"/>
                </w:tcBorders>
                <w:shd w:val="clear" w:color="auto" w:fill="auto"/>
                <w:noWrap/>
                <w:vAlign w:val="center"/>
                <w:hideMark/>
              </w:tcPr>
            </w:tcPrChange>
          </w:tcPr>
          <w:p w14:paraId="242C722F" w14:textId="77777777" w:rsidR="00714627" w:rsidRPr="00714627" w:rsidRDefault="00714627">
            <w:pPr>
              <w:spacing w:after="0" w:line="240" w:lineRule="auto"/>
              <w:jc w:val="center"/>
              <w:rPr>
                <w:ins w:id="655" w:author="Stefanie Lane" w:date="2021-11-06T15:07:00Z"/>
                <w:rFonts w:ascii="Calibri" w:eastAsia="Times New Roman" w:hAnsi="Calibri" w:cs="Calibri"/>
                <w:color w:val="000000"/>
                <w:sz w:val="20"/>
                <w:szCs w:val="20"/>
                <w:rPrChange w:id="656" w:author="Stefanie Lane" w:date="2021-11-06T15:07:00Z">
                  <w:rPr>
                    <w:ins w:id="657" w:author="Stefanie Lane" w:date="2021-11-06T15:07:00Z"/>
                  </w:rPr>
                </w:rPrChange>
              </w:rPr>
              <w:pPrChange w:id="658" w:author="Stefanie Lane" w:date="2021-11-06T15:07:00Z">
                <w:pPr>
                  <w:jc w:val="center"/>
                </w:pPr>
              </w:pPrChange>
            </w:pPr>
            <w:ins w:id="659" w:author="Stefanie Lane" w:date="2021-11-06T15:07:00Z">
              <w:r w:rsidRPr="00714627">
                <w:rPr>
                  <w:rFonts w:ascii="Calibri" w:eastAsia="Times New Roman" w:hAnsi="Calibri" w:cs="Calibri"/>
                  <w:color w:val="000000"/>
                  <w:sz w:val="20"/>
                  <w:szCs w:val="20"/>
                  <w:rPrChange w:id="660" w:author="Stefanie Lane" w:date="2021-11-06T15:07:00Z">
                    <w:rPr/>
                  </w:rPrChange>
                </w:rPr>
                <w:t>3.9</w:t>
              </w:r>
            </w:ins>
          </w:p>
        </w:tc>
        <w:tc>
          <w:tcPr>
            <w:tcW w:w="300" w:type="dxa"/>
            <w:tcBorders>
              <w:top w:val="nil"/>
              <w:left w:val="nil"/>
              <w:bottom w:val="nil"/>
              <w:right w:val="nil"/>
            </w:tcBorders>
            <w:shd w:val="clear" w:color="auto" w:fill="auto"/>
            <w:noWrap/>
            <w:hideMark/>
            <w:tcPrChange w:id="661" w:author="Stefanie Lane" w:date="2021-11-06T15:08:00Z">
              <w:tcPr>
                <w:tcW w:w="300" w:type="dxa"/>
                <w:tcBorders>
                  <w:top w:val="nil"/>
                  <w:left w:val="nil"/>
                  <w:bottom w:val="nil"/>
                  <w:right w:val="nil"/>
                </w:tcBorders>
                <w:shd w:val="clear" w:color="auto" w:fill="auto"/>
                <w:noWrap/>
                <w:hideMark/>
              </w:tcPr>
            </w:tcPrChange>
          </w:tcPr>
          <w:p w14:paraId="58253CEE" w14:textId="77777777" w:rsidR="00714627" w:rsidRPr="00714627" w:rsidRDefault="00714627">
            <w:pPr>
              <w:spacing w:after="0" w:line="240" w:lineRule="auto"/>
              <w:jc w:val="center"/>
              <w:rPr>
                <w:ins w:id="662" w:author="Stefanie Lane" w:date="2021-11-06T15:07:00Z"/>
                <w:rFonts w:ascii="Calibri" w:eastAsia="Times New Roman" w:hAnsi="Calibri" w:cs="Calibri"/>
                <w:color w:val="000000"/>
                <w:sz w:val="20"/>
                <w:szCs w:val="20"/>
                <w:rPrChange w:id="663" w:author="Stefanie Lane" w:date="2021-11-06T15:07:00Z">
                  <w:rPr>
                    <w:ins w:id="664" w:author="Stefanie Lane" w:date="2021-11-06T15:07:00Z"/>
                  </w:rPr>
                </w:rPrChange>
              </w:rPr>
              <w:pPrChange w:id="665" w:author="Stefanie Lane" w:date="2021-11-06T15:07:00Z">
                <w:pPr>
                  <w:jc w:val="center"/>
                </w:pPr>
              </w:pPrChange>
            </w:pPr>
          </w:p>
        </w:tc>
        <w:tc>
          <w:tcPr>
            <w:tcW w:w="571" w:type="dxa"/>
            <w:vMerge w:val="restart"/>
            <w:tcBorders>
              <w:top w:val="single" w:sz="8" w:space="0" w:color="7F7F7F"/>
              <w:left w:val="nil"/>
              <w:bottom w:val="single" w:sz="8" w:space="0" w:color="7F7F7F"/>
              <w:right w:val="nil"/>
            </w:tcBorders>
            <w:shd w:val="clear" w:color="auto" w:fill="auto"/>
            <w:noWrap/>
            <w:vAlign w:val="center"/>
            <w:hideMark/>
            <w:tcPrChange w:id="666" w:author="Stefanie Lane" w:date="2021-11-06T15:08:00Z">
              <w:tcPr>
                <w:tcW w:w="500" w:type="dxa"/>
                <w:vMerge w:val="restart"/>
                <w:tcBorders>
                  <w:top w:val="single" w:sz="8" w:space="0" w:color="7F7F7F"/>
                  <w:left w:val="nil"/>
                  <w:bottom w:val="single" w:sz="8" w:space="0" w:color="7F7F7F"/>
                  <w:right w:val="nil"/>
                </w:tcBorders>
                <w:shd w:val="clear" w:color="auto" w:fill="auto"/>
                <w:noWrap/>
                <w:vAlign w:val="center"/>
                <w:hideMark/>
              </w:tcPr>
            </w:tcPrChange>
          </w:tcPr>
          <w:p w14:paraId="279F57B8" w14:textId="77777777" w:rsidR="00714627" w:rsidRPr="00714627" w:rsidRDefault="00714627">
            <w:pPr>
              <w:spacing w:after="0" w:line="240" w:lineRule="auto"/>
              <w:jc w:val="center"/>
              <w:rPr>
                <w:ins w:id="667" w:author="Stefanie Lane" w:date="2021-11-06T15:07:00Z"/>
                <w:rFonts w:ascii="Calibri" w:eastAsia="Times New Roman" w:hAnsi="Calibri" w:cs="Calibri"/>
                <w:color w:val="000000"/>
                <w:sz w:val="20"/>
                <w:szCs w:val="20"/>
                <w:rPrChange w:id="668" w:author="Stefanie Lane" w:date="2021-11-06T15:07:00Z">
                  <w:rPr>
                    <w:ins w:id="669" w:author="Stefanie Lane" w:date="2021-11-06T15:07:00Z"/>
                  </w:rPr>
                </w:rPrChange>
              </w:rPr>
              <w:pPrChange w:id="670" w:author="Stefanie Lane" w:date="2021-11-06T15:07:00Z">
                <w:pPr>
                  <w:jc w:val="center"/>
                </w:pPr>
              </w:pPrChange>
            </w:pPr>
            <w:ins w:id="671" w:author="Stefanie Lane" w:date="2021-11-06T15:07:00Z">
              <w:r w:rsidRPr="00714627">
                <w:rPr>
                  <w:rFonts w:ascii="Calibri" w:eastAsia="Times New Roman" w:hAnsi="Calibri" w:cs="Calibri"/>
                  <w:color w:val="000000"/>
                  <w:sz w:val="20"/>
                  <w:szCs w:val="20"/>
                  <w:rPrChange w:id="672" w:author="Stefanie Lane" w:date="2021-11-06T15:07:00Z">
                    <w:rPr/>
                  </w:rPrChange>
                </w:rPr>
                <w:t>3.44</w:t>
              </w:r>
            </w:ins>
          </w:p>
        </w:tc>
        <w:tc>
          <w:tcPr>
            <w:tcW w:w="710" w:type="dxa"/>
            <w:vMerge w:val="restart"/>
            <w:tcBorders>
              <w:top w:val="single" w:sz="8" w:space="0" w:color="7F7F7F"/>
              <w:left w:val="nil"/>
              <w:bottom w:val="single" w:sz="8" w:space="0" w:color="7F7F7F"/>
              <w:right w:val="nil"/>
            </w:tcBorders>
            <w:shd w:val="clear" w:color="auto" w:fill="auto"/>
            <w:noWrap/>
            <w:vAlign w:val="center"/>
            <w:hideMark/>
            <w:tcPrChange w:id="673" w:author="Stefanie Lane" w:date="2021-11-06T15:08:00Z">
              <w:tcPr>
                <w:tcW w:w="600" w:type="dxa"/>
                <w:vMerge w:val="restart"/>
                <w:tcBorders>
                  <w:top w:val="single" w:sz="8" w:space="0" w:color="7F7F7F"/>
                  <w:left w:val="nil"/>
                  <w:bottom w:val="single" w:sz="8" w:space="0" w:color="7F7F7F"/>
                  <w:right w:val="nil"/>
                </w:tcBorders>
                <w:shd w:val="clear" w:color="auto" w:fill="auto"/>
                <w:noWrap/>
                <w:vAlign w:val="center"/>
                <w:hideMark/>
              </w:tcPr>
            </w:tcPrChange>
          </w:tcPr>
          <w:p w14:paraId="26F4FED8" w14:textId="77777777" w:rsidR="00714627" w:rsidRPr="00714627" w:rsidRDefault="00714627">
            <w:pPr>
              <w:spacing w:after="0" w:line="240" w:lineRule="auto"/>
              <w:jc w:val="center"/>
              <w:rPr>
                <w:ins w:id="674" w:author="Stefanie Lane" w:date="2021-11-06T15:07:00Z"/>
                <w:rFonts w:ascii="Calibri" w:eastAsia="Times New Roman" w:hAnsi="Calibri" w:cs="Calibri"/>
                <w:color w:val="000000"/>
                <w:sz w:val="20"/>
                <w:szCs w:val="20"/>
                <w:rPrChange w:id="675" w:author="Stefanie Lane" w:date="2021-11-06T15:07:00Z">
                  <w:rPr>
                    <w:ins w:id="676" w:author="Stefanie Lane" w:date="2021-11-06T15:07:00Z"/>
                  </w:rPr>
                </w:rPrChange>
              </w:rPr>
              <w:pPrChange w:id="677" w:author="Stefanie Lane" w:date="2021-11-06T15:07:00Z">
                <w:pPr>
                  <w:jc w:val="center"/>
                </w:pPr>
              </w:pPrChange>
            </w:pPr>
            <w:ins w:id="678" w:author="Stefanie Lane" w:date="2021-11-06T15:07:00Z">
              <w:r w:rsidRPr="00714627">
                <w:rPr>
                  <w:rFonts w:ascii="Calibri" w:eastAsia="Times New Roman" w:hAnsi="Calibri" w:cs="Calibri"/>
                  <w:color w:val="000000"/>
                  <w:sz w:val="20"/>
                  <w:szCs w:val="20"/>
                  <w:rPrChange w:id="679" w:author="Stefanie Lane" w:date="2021-11-06T15:07:00Z">
                    <w:rPr/>
                  </w:rPrChange>
                </w:rPr>
                <w:t>0.044</w:t>
              </w:r>
            </w:ins>
          </w:p>
        </w:tc>
        <w:tc>
          <w:tcPr>
            <w:tcW w:w="300" w:type="dxa"/>
            <w:tcBorders>
              <w:top w:val="nil"/>
              <w:left w:val="nil"/>
              <w:bottom w:val="nil"/>
              <w:right w:val="nil"/>
            </w:tcBorders>
            <w:shd w:val="clear" w:color="auto" w:fill="auto"/>
            <w:noWrap/>
            <w:hideMark/>
            <w:tcPrChange w:id="680" w:author="Stefanie Lane" w:date="2021-11-06T15:08:00Z">
              <w:tcPr>
                <w:tcW w:w="300" w:type="dxa"/>
                <w:tcBorders>
                  <w:top w:val="nil"/>
                  <w:left w:val="nil"/>
                  <w:bottom w:val="nil"/>
                  <w:right w:val="nil"/>
                </w:tcBorders>
                <w:shd w:val="clear" w:color="auto" w:fill="auto"/>
                <w:noWrap/>
                <w:hideMark/>
              </w:tcPr>
            </w:tcPrChange>
          </w:tcPr>
          <w:p w14:paraId="1FE16582" w14:textId="77777777" w:rsidR="00714627" w:rsidRPr="00714627" w:rsidRDefault="00714627">
            <w:pPr>
              <w:spacing w:after="0" w:line="240" w:lineRule="auto"/>
              <w:jc w:val="center"/>
              <w:rPr>
                <w:ins w:id="681" w:author="Stefanie Lane" w:date="2021-11-06T15:07:00Z"/>
                <w:rFonts w:ascii="Calibri" w:eastAsia="Times New Roman" w:hAnsi="Calibri" w:cs="Calibri"/>
                <w:color w:val="000000"/>
                <w:sz w:val="20"/>
                <w:szCs w:val="20"/>
                <w:rPrChange w:id="682" w:author="Stefanie Lane" w:date="2021-11-06T15:07:00Z">
                  <w:rPr>
                    <w:ins w:id="683" w:author="Stefanie Lane" w:date="2021-11-06T15:07:00Z"/>
                  </w:rPr>
                </w:rPrChange>
              </w:rPr>
              <w:pPrChange w:id="684" w:author="Stefanie Lane" w:date="2021-11-06T15:07:00Z">
                <w:pPr>
                  <w:jc w:val="center"/>
                </w:pPr>
              </w:pPrChange>
            </w:pPr>
          </w:p>
        </w:tc>
        <w:tc>
          <w:tcPr>
            <w:tcW w:w="571" w:type="dxa"/>
            <w:vMerge w:val="restart"/>
            <w:tcBorders>
              <w:top w:val="single" w:sz="8" w:space="0" w:color="7F7F7F"/>
              <w:left w:val="nil"/>
              <w:bottom w:val="single" w:sz="8" w:space="0" w:color="7F7F7F"/>
              <w:right w:val="nil"/>
            </w:tcBorders>
            <w:shd w:val="clear" w:color="auto" w:fill="auto"/>
            <w:noWrap/>
            <w:vAlign w:val="center"/>
            <w:hideMark/>
            <w:tcPrChange w:id="685" w:author="Stefanie Lane" w:date="2021-11-06T15:08:00Z">
              <w:tcPr>
                <w:tcW w:w="500" w:type="dxa"/>
                <w:vMerge w:val="restart"/>
                <w:tcBorders>
                  <w:top w:val="single" w:sz="8" w:space="0" w:color="7F7F7F"/>
                  <w:left w:val="nil"/>
                  <w:bottom w:val="single" w:sz="8" w:space="0" w:color="7F7F7F"/>
                  <w:right w:val="nil"/>
                </w:tcBorders>
                <w:shd w:val="clear" w:color="auto" w:fill="auto"/>
                <w:noWrap/>
                <w:vAlign w:val="center"/>
                <w:hideMark/>
              </w:tcPr>
            </w:tcPrChange>
          </w:tcPr>
          <w:p w14:paraId="24FFF92E" w14:textId="77777777" w:rsidR="00714627" w:rsidRPr="00714627" w:rsidRDefault="00714627">
            <w:pPr>
              <w:spacing w:after="0" w:line="240" w:lineRule="auto"/>
              <w:jc w:val="center"/>
              <w:rPr>
                <w:ins w:id="686" w:author="Stefanie Lane" w:date="2021-11-06T15:07:00Z"/>
                <w:rFonts w:ascii="Calibri" w:eastAsia="Times New Roman" w:hAnsi="Calibri" w:cs="Calibri"/>
                <w:color w:val="000000"/>
                <w:sz w:val="20"/>
                <w:szCs w:val="20"/>
                <w:rPrChange w:id="687" w:author="Stefanie Lane" w:date="2021-11-06T15:07:00Z">
                  <w:rPr>
                    <w:ins w:id="688" w:author="Stefanie Lane" w:date="2021-11-06T15:07:00Z"/>
                  </w:rPr>
                </w:rPrChange>
              </w:rPr>
              <w:pPrChange w:id="689" w:author="Stefanie Lane" w:date="2021-11-06T15:07:00Z">
                <w:pPr>
                  <w:jc w:val="center"/>
                </w:pPr>
              </w:pPrChange>
            </w:pPr>
            <w:ins w:id="690" w:author="Stefanie Lane" w:date="2021-11-06T15:07:00Z">
              <w:r w:rsidRPr="00714627">
                <w:rPr>
                  <w:rFonts w:ascii="Calibri" w:eastAsia="Times New Roman" w:hAnsi="Calibri" w:cs="Calibri"/>
                  <w:color w:val="000000"/>
                  <w:sz w:val="20"/>
                  <w:szCs w:val="20"/>
                  <w:rPrChange w:id="691" w:author="Stefanie Lane" w:date="2021-11-06T15:07:00Z">
                    <w:rPr/>
                  </w:rPrChange>
                </w:rPr>
                <w:t>0.15</w:t>
              </w:r>
            </w:ins>
          </w:p>
        </w:tc>
        <w:tc>
          <w:tcPr>
            <w:tcW w:w="560" w:type="dxa"/>
            <w:vMerge w:val="restart"/>
            <w:tcBorders>
              <w:top w:val="single" w:sz="8" w:space="0" w:color="7F7F7F"/>
              <w:left w:val="nil"/>
              <w:bottom w:val="single" w:sz="8" w:space="0" w:color="7F7F7F"/>
              <w:right w:val="nil"/>
            </w:tcBorders>
            <w:shd w:val="clear" w:color="auto" w:fill="auto"/>
            <w:noWrap/>
            <w:vAlign w:val="center"/>
            <w:hideMark/>
            <w:tcPrChange w:id="692" w:author="Stefanie Lane" w:date="2021-11-06T15:08:00Z">
              <w:tcPr>
                <w:tcW w:w="600" w:type="dxa"/>
                <w:vMerge w:val="restart"/>
                <w:tcBorders>
                  <w:top w:val="single" w:sz="8" w:space="0" w:color="7F7F7F"/>
                  <w:left w:val="nil"/>
                  <w:bottom w:val="single" w:sz="8" w:space="0" w:color="7F7F7F"/>
                  <w:right w:val="nil"/>
                </w:tcBorders>
                <w:shd w:val="clear" w:color="auto" w:fill="auto"/>
                <w:noWrap/>
                <w:vAlign w:val="center"/>
                <w:hideMark/>
              </w:tcPr>
            </w:tcPrChange>
          </w:tcPr>
          <w:p w14:paraId="0B072218" w14:textId="77777777" w:rsidR="00714627" w:rsidRPr="00714627" w:rsidRDefault="00714627">
            <w:pPr>
              <w:spacing w:after="0" w:line="240" w:lineRule="auto"/>
              <w:jc w:val="center"/>
              <w:rPr>
                <w:ins w:id="693" w:author="Stefanie Lane" w:date="2021-11-06T15:07:00Z"/>
                <w:rFonts w:ascii="Calibri" w:eastAsia="Times New Roman" w:hAnsi="Calibri" w:cs="Calibri"/>
                <w:color w:val="000000"/>
                <w:sz w:val="20"/>
                <w:szCs w:val="20"/>
                <w:rPrChange w:id="694" w:author="Stefanie Lane" w:date="2021-11-06T15:07:00Z">
                  <w:rPr>
                    <w:ins w:id="695" w:author="Stefanie Lane" w:date="2021-11-06T15:07:00Z"/>
                  </w:rPr>
                </w:rPrChange>
              </w:rPr>
              <w:pPrChange w:id="696" w:author="Stefanie Lane" w:date="2021-11-06T15:07:00Z">
                <w:pPr>
                  <w:jc w:val="center"/>
                </w:pPr>
              </w:pPrChange>
            </w:pPr>
            <w:ins w:id="697" w:author="Stefanie Lane" w:date="2021-11-06T15:07:00Z">
              <w:r w:rsidRPr="00714627">
                <w:rPr>
                  <w:rFonts w:ascii="Calibri" w:eastAsia="Times New Roman" w:hAnsi="Calibri" w:cs="Calibri"/>
                  <w:color w:val="000000"/>
                  <w:sz w:val="20"/>
                  <w:szCs w:val="20"/>
                  <w:rPrChange w:id="698" w:author="Stefanie Lane" w:date="2021-11-06T15:07:00Z">
                    <w:rPr/>
                  </w:rPrChange>
                </w:rPr>
                <w:t>15.2</w:t>
              </w:r>
            </w:ins>
          </w:p>
        </w:tc>
        <w:tc>
          <w:tcPr>
            <w:tcW w:w="822" w:type="dxa"/>
            <w:vMerge w:val="restart"/>
            <w:tcBorders>
              <w:top w:val="single" w:sz="8" w:space="0" w:color="7F7F7F"/>
              <w:left w:val="nil"/>
              <w:bottom w:val="single" w:sz="8" w:space="0" w:color="7F7F7F"/>
              <w:right w:val="nil"/>
            </w:tcBorders>
            <w:shd w:val="clear" w:color="auto" w:fill="auto"/>
            <w:noWrap/>
            <w:vAlign w:val="center"/>
            <w:hideMark/>
            <w:tcPrChange w:id="699" w:author="Stefanie Lane" w:date="2021-11-06T15:08:00Z">
              <w:tcPr>
                <w:tcW w:w="700" w:type="dxa"/>
                <w:vMerge w:val="restart"/>
                <w:tcBorders>
                  <w:top w:val="single" w:sz="8" w:space="0" w:color="7F7F7F"/>
                  <w:left w:val="nil"/>
                  <w:bottom w:val="single" w:sz="8" w:space="0" w:color="7F7F7F"/>
                  <w:right w:val="nil"/>
                </w:tcBorders>
                <w:shd w:val="clear" w:color="auto" w:fill="auto"/>
                <w:noWrap/>
                <w:vAlign w:val="center"/>
                <w:hideMark/>
              </w:tcPr>
            </w:tcPrChange>
          </w:tcPr>
          <w:p w14:paraId="2BB3B807" w14:textId="77777777" w:rsidR="00714627" w:rsidRPr="00714627" w:rsidRDefault="00714627">
            <w:pPr>
              <w:spacing w:after="0" w:line="240" w:lineRule="auto"/>
              <w:jc w:val="center"/>
              <w:rPr>
                <w:ins w:id="700" w:author="Stefanie Lane" w:date="2021-11-06T15:07:00Z"/>
                <w:rFonts w:ascii="Calibri" w:eastAsia="Times New Roman" w:hAnsi="Calibri" w:cs="Calibri"/>
                <w:color w:val="000000"/>
                <w:sz w:val="20"/>
                <w:szCs w:val="20"/>
                <w:rPrChange w:id="701" w:author="Stefanie Lane" w:date="2021-11-06T15:07:00Z">
                  <w:rPr>
                    <w:ins w:id="702" w:author="Stefanie Lane" w:date="2021-11-06T15:07:00Z"/>
                  </w:rPr>
                </w:rPrChange>
              </w:rPr>
              <w:pPrChange w:id="703" w:author="Stefanie Lane" w:date="2021-11-06T15:07:00Z">
                <w:pPr>
                  <w:jc w:val="center"/>
                </w:pPr>
              </w:pPrChange>
            </w:pPr>
            <w:ins w:id="704" w:author="Stefanie Lane" w:date="2021-11-06T15:07:00Z">
              <w:r w:rsidRPr="00714627">
                <w:rPr>
                  <w:rFonts w:ascii="Calibri" w:eastAsia="Times New Roman" w:hAnsi="Calibri" w:cs="Calibri"/>
                  <w:color w:val="000000"/>
                  <w:sz w:val="20"/>
                  <w:szCs w:val="20"/>
                  <w:rPrChange w:id="705" w:author="Stefanie Lane" w:date="2021-11-06T15:07:00Z">
                    <w:rPr/>
                  </w:rPrChange>
                </w:rPr>
                <w:t>&lt; 0.001</w:t>
              </w:r>
            </w:ins>
          </w:p>
        </w:tc>
      </w:tr>
      <w:tr w:rsidR="00714627" w:rsidRPr="00714627" w14:paraId="4F666B78" w14:textId="77777777" w:rsidTr="00714627">
        <w:trPr>
          <w:trHeight w:val="300"/>
          <w:ins w:id="706" w:author="Stefanie Lane" w:date="2021-11-06T15:07:00Z"/>
          <w:trPrChange w:id="707" w:author="Stefanie Lane" w:date="2021-11-06T15:08:00Z">
            <w:trPr>
              <w:trHeight w:val="300"/>
            </w:trPr>
          </w:trPrChange>
        </w:trPr>
        <w:tc>
          <w:tcPr>
            <w:tcW w:w="1162" w:type="dxa"/>
            <w:tcBorders>
              <w:top w:val="nil"/>
              <w:left w:val="nil"/>
              <w:bottom w:val="nil"/>
              <w:right w:val="nil"/>
            </w:tcBorders>
            <w:shd w:val="clear" w:color="auto" w:fill="auto"/>
            <w:noWrap/>
            <w:vAlign w:val="center"/>
            <w:hideMark/>
            <w:tcPrChange w:id="708" w:author="Stefanie Lane" w:date="2021-11-06T15:08:00Z">
              <w:tcPr>
                <w:tcW w:w="1060" w:type="dxa"/>
                <w:tcBorders>
                  <w:top w:val="nil"/>
                  <w:left w:val="nil"/>
                  <w:bottom w:val="nil"/>
                  <w:right w:val="nil"/>
                </w:tcBorders>
                <w:shd w:val="clear" w:color="auto" w:fill="auto"/>
                <w:noWrap/>
                <w:vAlign w:val="center"/>
                <w:hideMark/>
              </w:tcPr>
            </w:tcPrChange>
          </w:tcPr>
          <w:p w14:paraId="4659661C" w14:textId="77777777" w:rsidR="00714627" w:rsidRPr="00714627" w:rsidRDefault="00714627">
            <w:pPr>
              <w:spacing w:after="0" w:line="240" w:lineRule="auto"/>
              <w:jc w:val="right"/>
              <w:rPr>
                <w:ins w:id="709" w:author="Stefanie Lane" w:date="2021-11-06T15:07:00Z"/>
                <w:rFonts w:ascii="Calibri" w:eastAsia="Times New Roman" w:hAnsi="Calibri" w:cs="Calibri"/>
                <w:b/>
                <w:bCs/>
                <w:color w:val="000000"/>
                <w:sz w:val="20"/>
                <w:szCs w:val="20"/>
                <w:rPrChange w:id="710" w:author="Stefanie Lane" w:date="2021-11-06T15:07:00Z">
                  <w:rPr>
                    <w:ins w:id="711" w:author="Stefanie Lane" w:date="2021-11-06T15:07:00Z"/>
                  </w:rPr>
                </w:rPrChange>
              </w:rPr>
              <w:pPrChange w:id="712" w:author="Stefanie Lane" w:date="2021-11-06T15:07:00Z">
                <w:pPr>
                  <w:jc w:val="right"/>
                </w:pPr>
              </w:pPrChange>
            </w:pPr>
            <w:ins w:id="713" w:author="Stefanie Lane" w:date="2021-11-06T15:07:00Z">
              <w:r w:rsidRPr="00714627">
                <w:rPr>
                  <w:rFonts w:ascii="Calibri" w:eastAsia="Times New Roman" w:hAnsi="Calibri" w:cs="Calibri"/>
                  <w:b/>
                  <w:bCs/>
                  <w:color w:val="000000"/>
                  <w:sz w:val="20"/>
                  <w:szCs w:val="20"/>
                  <w:rPrChange w:id="714" w:author="Stefanie Lane" w:date="2021-11-06T15:07:00Z">
                    <w:rPr/>
                  </w:rPrChange>
                </w:rPr>
                <w:t>1999</w:t>
              </w:r>
            </w:ins>
          </w:p>
        </w:tc>
        <w:tc>
          <w:tcPr>
            <w:tcW w:w="956" w:type="dxa"/>
            <w:tcBorders>
              <w:top w:val="nil"/>
              <w:left w:val="nil"/>
              <w:bottom w:val="nil"/>
              <w:right w:val="nil"/>
            </w:tcBorders>
            <w:shd w:val="clear" w:color="auto" w:fill="auto"/>
            <w:noWrap/>
            <w:vAlign w:val="center"/>
            <w:hideMark/>
            <w:tcPrChange w:id="715" w:author="Stefanie Lane" w:date="2021-11-06T15:08:00Z">
              <w:tcPr>
                <w:tcW w:w="840" w:type="dxa"/>
                <w:tcBorders>
                  <w:top w:val="nil"/>
                  <w:left w:val="nil"/>
                  <w:bottom w:val="nil"/>
                  <w:right w:val="nil"/>
                </w:tcBorders>
                <w:shd w:val="clear" w:color="auto" w:fill="auto"/>
                <w:noWrap/>
                <w:vAlign w:val="center"/>
                <w:hideMark/>
              </w:tcPr>
            </w:tcPrChange>
          </w:tcPr>
          <w:p w14:paraId="6EAF1AD5" w14:textId="77777777" w:rsidR="00714627" w:rsidRPr="00714627" w:rsidRDefault="00714627">
            <w:pPr>
              <w:spacing w:after="0" w:line="240" w:lineRule="auto"/>
              <w:jc w:val="center"/>
              <w:rPr>
                <w:ins w:id="716" w:author="Stefanie Lane" w:date="2021-11-06T15:07:00Z"/>
                <w:rFonts w:ascii="Calibri" w:eastAsia="Times New Roman" w:hAnsi="Calibri" w:cs="Calibri"/>
                <w:color w:val="000000"/>
                <w:sz w:val="20"/>
                <w:szCs w:val="20"/>
                <w:rPrChange w:id="717" w:author="Stefanie Lane" w:date="2021-11-06T15:07:00Z">
                  <w:rPr>
                    <w:ins w:id="718" w:author="Stefanie Lane" w:date="2021-11-06T15:07:00Z"/>
                  </w:rPr>
                </w:rPrChange>
              </w:rPr>
              <w:pPrChange w:id="719" w:author="Stefanie Lane" w:date="2021-11-06T15:07:00Z">
                <w:pPr>
                  <w:jc w:val="center"/>
                </w:pPr>
              </w:pPrChange>
            </w:pPr>
            <w:ins w:id="720" w:author="Stefanie Lane" w:date="2021-11-06T15:07:00Z">
              <w:r w:rsidRPr="00714627">
                <w:rPr>
                  <w:rFonts w:ascii="Calibri" w:eastAsia="Times New Roman" w:hAnsi="Calibri" w:cs="Calibri"/>
                  <w:color w:val="000000"/>
                  <w:sz w:val="20"/>
                  <w:szCs w:val="20"/>
                  <w:rPrChange w:id="721" w:author="Stefanie Lane" w:date="2021-11-06T15:07:00Z">
                    <w:rPr/>
                  </w:rPrChange>
                </w:rPr>
                <w:t>31</w:t>
              </w:r>
            </w:ins>
          </w:p>
        </w:tc>
        <w:tc>
          <w:tcPr>
            <w:tcW w:w="840" w:type="dxa"/>
            <w:tcBorders>
              <w:top w:val="nil"/>
              <w:left w:val="nil"/>
              <w:bottom w:val="nil"/>
              <w:right w:val="nil"/>
            </w:tcBorders>
            <w:shd w:val="clear" w:color="auto" w:fill="auto"/>
            <w:noWrap/>
            <w:vAlign w:val="center"/>
            <w:hideMark/>
            <w:tcPrChange w:id="722" w:author="Stefanie Lane" w:date="2021-11-06T15:08:00Z">
              <w:tcPr>
                <w:tcW w:w="840" w:type="dxa"/>
                <w:tcBorders>
                  <w:top w:val="nil"/>
                  <w:left w:val="nil"/>
                  <w:bottom w:val="nil"/>
                  <w:right w:val="nil"/>
                </w:tcBorders>
                <w:shd w:val="clear" w:color="auto" w:fill="auto"/>
                <w:noWrap/>
                <w:vAlign w:val="center"/>
                <w:hideMark/>
              </w:tcPr>
            </w:tcPrChange>
          </w:tcPr>
          <w:p w14:paraId="4EA55557" w14:textId="77777777" w:rsidR="00714627" w:rsidRPr="00714627" w:rsidRDefault="00714627">
            <w:pPr>
              <w:spacing w:after="0" w:line="240" w:lineRule="auto"/>
              <w:jc w:val="center"/>
              <w:rPr>
                <w:ins w:id="723" w:author="Stefanie Lane" w:date="2021-11-06T15:07:00Z"/>
                <w:rFonts w:ascii="Calibri" w:eastAsia="Times New Roman" w:hAnsi="Calibri" w:cs="Calibri"/>
                <w:color w:val="000000"/>
                <w:sz w:val="20"/>
                <w:szCs w:val="20"/>
                <w:rPrChange w:id="724" w:author="Stefanie Lane" w:date="2021-11-06T15:07:00Z">
                  <w:rPr>
                    <w:ins w:id="725" w:author="Stefanie Lane" w:date="2021-11-06T15:07:00Z"/>
                  </w:rPr>
                </w:rPrChange>
              </w:rPr>
              <w:pPrChange w:id="726" w:author="Stefanie Lane" w:date="2021-11-06T15:07:00Z">
                <w:pPr>
                  <w:jc w:val="center"/>
                </w:pPr>
              </w:pPrChange>
            </w:pPr>
            <w:ins w:id="727" w:author="Stefanie Lane" w:date="2021-11-06T15:07:00Z">
              <w:r w:rsidRPr="00714627">
                <w:rPr>
                  <w:rFonts w:ascii="Calibri" w:eastAsia="Times New Roman" w:hAnsi="Calibri" w:cs="Calibri"/>
                  <w:color w:val="000000"/>
                  <w:sz w:val="20"/>
                  <w:szCs w:val="20"/>
                  <w:rPrChange w:id="728" w:author="Stefanie Lane" w:date="2021-11-06T15:07:00Z">
                    <w:rPr/>
                  </w:rPrChange>
                </w:rPr>
                <w:t>35</w:t>
              </w:r>
            </w:ins>
          </w:p>
        </w:tc>
        <w:tc>
          <w:tcPr>
            <w:tcW w:w="300" w:type="dxa"/>
            <w:tcBorders>
              <w:top w:val="nil"/>
              <w:left w:val="nil"/>
              <w:bottom w:val="nil"/>
              <w:right w:val="nil"/>
            </w:tcBorders>
            <w:shd w:val="clear" w:color="auto" w:fill="auto"/>
            <w:noWrap/>
            <w:hideMark/>
            <w:tcPrChange w:id="729" w:author="Stefanie Lane" w:date="2021-11-06T15:08:00Z">
              <w:tcPr>
                <w:tcW w:w="300" w:type="dxa"/>
                <w:tcBorders>
                  <w:top w:val="nil"/>
                  <w:left w:val="nil"/>
                  <w:bottom w:val="nil"/>
                  <w:right w:val="nil"/>
                </w:tcBorders>
                <w:shd w:val="clear" w:color="auto" w:fill="auto"/>
                <w:noWrap/>
                <w:hideMark/>
              </w:tcPr>
            </w:tcPrChange>
          </w:tcPr>
          <w:p w14:paraId="37C7BD1A" w14:textId="77777777" w:rsidR="00714627" w:rsidRPr="00714627" w:rsidRDefault="00714627">
            <w:pPr>
              <w:spacing w:after="0" w:line="240" w:lineRule="auto"/>
              <w:jc w:val="center"/>
              <w:rPr>
                <w:ins w:id="730" w:author="Stefanie Lane" w:date="2021-11-06T15:07:00Z"/>
                <w:rFonts w:ascii="Calibri" w:eastAsia="Times New Roman" w:hAnsi="Calibri" w:cs="Calibri"/>
                <w:color w:val="000000"/>
                <w:sz w:val="20"/>
                <w:szCs w:val="20"/>
                <w:rPrChange w:id="731" w:author="Stefanie Lane" w:date="2021-11-06T15:07:00Z">
                  <w:rPr>
                    <w:ins w:id="732" w:author="Stefanie Lane" w:date="2021-11-06T15:07:00Z"/>
                  </w:rPr>
                </w:rPrChange>
              </w:rPr>
              <w:pPrChange w:id="733" w:author="Stefanie Lane" w:date="2021-11-06T15:07:00Z">
                <w:pPr>
                  <w:jc w:val="center"/>
                </w:pPr>
              </w:pPrChange>
            </w:pPr>
          </w:p>
        </w:tc>
        <w:tc>
          <w:tcPr>
            <w:tcW w:w="960" w:type="dxa"/>
            <w:tcBorders>
              <w:top w:val="nil"/>
              <w:left w:val="nil"/>
              <w:bottom w:val="nil"/>
              <w:right w:val="nil"/>
            </w:tcBorders>
            <w:shd w:val="clear" w:color="auto" w:fill="auto"/>
            <w:noWrap/>
            <w:vAlign w:val="center"/>
            <w:hideMark/>
            <w:tcPrChange w:id="734" w:author="Stefanie Lane" w:date="2021-11-06T15:08:00Z">
              <w:tcPr>
                <w:tcW w:w="960" w:type="dxa"/>
                <w:tcBorders>
                  <w:top w:val="nil"/>
                  <w:left w:val="nil"/>
                  <w:bottom w:val="nil"/>
                  <w:right w:val="nil"/>
                </w:tcBorders>
                <w:shd w:val="clear" w:color="auto" w:fill="auto"/>
                <w:noWrap/>
                <w:vAlign w:val="center"/>
                <w:hideMark/>
              </w:tcPr>
            </w:tcPrChange>
          </w:tcPr>
          <w:p w14:paraId="04AE67C4" w14:textId="77777777" w:rsidR="00714627" w:rsidRPr="00714627" w:rsidRDefault="00714627">
            <w:pPr>
              <w:spacing w:after="0" w:line="240" w:lineRule="auto"/>
              <w:jc w:val="center"/>
              <w:rPr>
                <w:ins w:id="735" w:author="Stefanie Lane" w:date="2021-11-06T15:07:00Z"/>
                <w:rFonts w:ascii="Calibri" w:eastAsia="Times New Roman" w:hAnsi="Calibri" w:cs="Calibri"/>
                <w:color w:val="000000"/>
                <w:sz w:val="20"/>
                <w:szCs w:val="20"/>
                <w:rPrChange w:id="736" w:author="Stefanie Lane" w:date="2021-11-06T15:07:00Z">
                  <w:rPr>
                    <w:ins w:id="737" w:author="Stefanie Lane" w:date="2021-11-06T15:07:00Z"/>
                  </w:rPr>
                </w:rPrChange>
              </w:rPr>
              <w:pPrChange w:id="738" w:author="Stefanie Lane" w:date="2021-11-06T15:07:00Z">
                <w:pPr>
                  <w:jc w:val="center"/>
                </w:pPr>
              </w:pPrChange>
            </w:pPr>
            <w:ins w:id="739" w:author="Stefanie Lane" w:date="2021-11-06T15:07:00Z">
              <w:r w:rsidRPr="00714627">
                <w:rPr>
                  <w:rFonts w:ascii="Calibri" w:eastAsia="Times New Roman" w:hAnsi="Calibri" w:cs="Calibri"/>
                  <w:color w:val="000000"/>
                  <w:sz w:val="20"/>
                  <w:szCs w:val="20"/>
                  <w:rPrChange w:id="740" w:author="Stefanie Lane" w:date="2021-11-06T15:07:00Z">
                    <w:rPr/>
                  </w:rPrChange>
                </w:rPr>
                <w:t>8.3</w:t>
              </w:r>
            </w:ins>
          </w:p>
        </w:tc>
        <w:tc>
          <w:tcPr>
            <w:tcW w:w="960" w:type="dxa"/>
            <w:tcBorders>
              <w:top w:val="nil"/>
              <w:left w:val="nil"/>
              <w:bottom w:val="nil"/>
              <w:right w:val="nil"/>
            </w:tcBorders>
            <w:shd w:val="clear" w:color="auto" w:fill="auto"/>
            <w:noWrap/>
            <w:vAlign w:val="center"/>
            <w:hideMark/>
            <w:tcPrChange w:id="741" w:author="Stefanie Lane" w:date="2021-11-06T15:08:00Z">
              <w:tcPr>
                <w:tcW w:w="960" w:type="dxa"/>
                <w:tcBorders>
                  <w:top w:val="nil"/>
                  <w:left w:val="nil"/>
                  <w:bottom w:val="nil"/>
                  <w:right w:val="nil"/>
                </w:tcBorders>
                <w:shd w:val="clear" w:color="auto" w:fill="auto"/>
                <w:noWrap/>
                <w:vAlign w:val="center"/>
                <w:hideMark/>
              </w:tcPr>
            </w:tcPrChange>
          </w:tcPr>
          <w:p w14:paraId="31CF6B19" w14:textId="77777777" w:rsidR="00714627" w:rsidRPr="00714627" w:rsidRDefault="00714627">
            <w:pPr>
              <w:spacing w:after="0" w:line="240" w:lineRule="auto"/>
              <w:jc w:val="center"/>
              <w:rPr>
                <w:ins w:id="742" w:author="Stefanie Lane" w:date="2021-11-06T15:07:00Z"/>
                <w:rFonts w:ascii="Calibri" w:eastAsia="Times New Roman" w:hAnsi="Calibri" w:cs="Calibri"/>
                <w:color w:val="000000"/>
                <w:sz w:val="20"/>
                <w:szCs w:val="20"/>
                <w:rPrChange w:id="743" w:author="Stefanie Lane" w:date="2021-11-06T15:07:00Z">
                  <w:rPr>
                    <w:ins w:id="744" w:author="Stefanie Lane" w:date="2021-11-06T15:07:00Z"/>
                  </w:rPr>
                </w:rPrChange>
              </w:rPr>
              <w:pPrChange w:id="745" w:author="Stefanie Lane" w:date="2021-11-06T15:07:00Z">
                <w:pPr>
                  <w:jc w:val="center"/>
                </w:pPr>
              </w:pPrChange>
            </w:pPr>
            <w:ins w:id="746" w:author="Stefanie Lane" w:date="2021-11-06T15:07:00Z">
              <w:r w:rsidRPr="00714627">
                <w:rPr>
                  <w:rFonts w:ascii="Calibri" w:eastAsia="Times New Roman" w:hAnsi="Calibri" w:cs="Calibri"/>
                  <w:color w:val="000000"/>
                  <w:sz w:val="20"/>
                  <w:szCs w:val="20"/>
                  <w:rPrChange w:id="747" w:author="Stefanie Lane" w:date="2021-11-06T15:07:00Z">
                    <w:rPr/>
                  </w:rPrChange>
                </w:rPr>
                <w:t>4.2</w:t>
              </w:r>
            </w:ins>
          </w:p>
        </w:tc>
        <w:tc>
          <w:tcPr>
            <w:tcW w:w="300" w:type="dxa"/>
            <w:tcBorders>
              <w:top w:val="nil"/>
              <w:left w:val="nil"/>
              <w:bottom w:val="nil"/>
              <w:right w:val="nil"/>
            </w:tcBorders>
            <w:shd w:val="clear" w:color="auto" w:fill="auto"/>
            <w:noWrap/>
            <w:hideMark/>
            <w:tcPrChange w:id="748" w:author="Stefanie Lane" w:date="2021-11-06T15:08:00Z">
              <w:tcPr>
                <w:tcW w:w="300" w:type="dxa"/>
                <w:tcBorders>
                  <w:top w:val="nil"/>
                  <w:left w:val="nil"/>
                  <w:bottom w:val="nil"/>
                  <w:right w:val="nil"/>
                </w:tcBorders>
                <w:shd w:val="clear" w:color="auto" w:fill="auto"/>
                <w:noWrap/>
                <w:hideMark/>
              </w:tcPr>
            </w:tcPrChange>
          </w:tcPr>
          <w:p w14:paraId="7D4C6DF4" w14:textId="77777777" w:rsidR="00714627" w:rsidRPr="00714627" w:rsidRDefault="00714627">
            <w:pPr>
              <w:spacing w:after="0" w:line="240" w:lineRule="auto"/>
              <w:jc w:val="center"/>
              <w:rPr>
                <w:ins w:id="749" w:author="Stefanie Lane" w:date="2021-11-06T15:07:00Z"/>
                <w:rFonts w:ascii="Calibri" w:eastAsia="Times New Roman" w:hAnsi="Calibri" w:cs="Calibri"/>
                <w:color w:val="000000"/>
                <w:sz w:val="20"/>
                <w:szCs w:val="20"/>
                <w:rPrChange w:id="750" w:author="Stefanie Lane" w:date="2021-11-06T15:07:00Z">
                  <w:rPr>
                    <w:ins w:id="751" w:author="Stefanie Lane" w:date="2021-11-06T15:07:00Z"/>
                  </w:rPr>
                </w:rPrChange>
              </w:rPr>
              <w:pPrChange w:id="752" w:author="Stefanie Lane" w:date="2021-11-06T15:07:00Z">
                <w:pPr>
                  <w:jc w:val="center"/>
                </w:pPr>
              </w:pPrChange>
            </w:pPr>
          </w:p>
        </w:tc>
        <w:tc>
          <w:tcPr>
            <w:tcW w:w="571" w:type="dxa"/>
            <w:vMerge/>
            <w:tcBorders>
              <w:top w:val="single" w:sz="8" w:space="0" w:color="7F7F7F"/>
              <w:left w:val="nil"/>
              <w:bottom w:val="single" w:sz="8" w:space="0" w:color="7F7F7F"/>
              <w:right w:val="nil"/>
            </w:tcBorders>
            <w:vAlign w:val="center"/>
            <w:hideMark/>
            <w:tcPrChange w:id="753" w:author="Stefanie Lane" w:date="2021-11-06T15:08:00Z">
              <w:tcPr>
                <w:tcW w:w="500" w:type="dxa"/>
                <w:vMerge/>
                <w:tcBorders>
                  <w:top w:val="single" w:sz="8" w:space="0" w:color="7F7F7F"/>
                  <w:left w:val="nil"/>
                  <w:bottom w:val="single" w:sz="8" w:space="0" w:color="7F7F7F"/>
                  <w:right w:val="nil"/>
                </w:tcBorders>
                <w:vAlign w:val="center"/>
                <w:hideMark/>
              </w:tcPr>
            </w:tcPrChange>
          </w:tcPr>
          <w:p w14:paraId="78231B9A" w14:textId="77777777" w:rsidR="00714627" w:rsidRPr="00714627" w:rsidRDefault="00714627">
            <w:pPr>
              <w:spacing w:after="0" w:line="240" w:lineRule="auto"/>
              <w:rPr>
                <w:ins w:id="754" w:author="Stefanie Lane" w:date="2021-11-06T15:07:00Z"/>
                <w:rFonts w:ascii="Calibri" w:eastAsia="Times New Roman" w:hAnsi="Calibri" w:cs="Calibri"/>
                <w:color w:val="000000"/>
                <w:sz w:val="20"/>
                <w:szCs w:val="20"/>
                <w:rPrChange w:id="755" w:author="Stefanie Lane" w:date="2021-11-06T15:07:00Z">
                  <w:rPr>
                    <w:ins w:id="756" w:author="Stefanie Lane" w:date="2021-11-06T15:07:00Z"/>
                  </w:rPr>
                </w:rPrChange>
              </w:rPr>
              <w:pPrChange w:id="757" w:author="Stefanie Lane" w:date="2021-11-06T15:07:00Z">
                <w:pPr/>
              </w:pPrChange>
            </w:pPr>
          </w:p>
        </w:tc>
        <w:tc>
          <w:tcPr>
            <w:tcW w:w="710" w:type="dxa"/>
            <w:vMerge/>
            <w:tcBorders>
              <w:top w:val="single" w:sz="8" w:space="0" w:color="7F7F7F"/>
              <w:left w:val="nil"/>
              <w:bottom w:val="single" w:sz="8" w:space="0" w:color="7F7F7F"/>
              <w:right w:val="nil"/>
            </w:tcBorders>
            <w:vAlign w:val="center"/>
            <w:hideMark/>
            <w:tcPrChange w:id="758" w:author="Stefanie Lane" w:date="2021-11-06T15:08:00Z">
              <w:tcPr>
                <w:tcW w:w="600" w:type="dxa"/>
                <w:vMerge/>
                <w:tcBorders>
                  <w:top w:val="single" w:sz="8" w:space="0" w:color="7F7F7F"/>
                  <w:left w:val="nil"/>
                  <w:bottom w:val="single" w:sz="8" w:space="0" w:color="7F7F7F"/>
                  <w:right w:val="nil"/>
                </w:tcBorders>
                <w:vAlign w:val="center"/>
                <w:hideMark/>
              </w:tcPr>
            </w:tcPrChange>
          </w:tcPr>
          <w:p w14:paraId="75E6EDC9" w14:textId="77777777" w:rsidR="00714627" w:rsidRPr="00714627" w:rsidRDefault="00714627">
            <w:pPr>
              <w:spacing w:after="0" w:line="240" w:lineRule="auto"/>
              <w:rPr>
                <w:ins w:id="759" w:author="Stefanie Lane" w:date="2021-11-06T15:07:00Z"/>
                <w:rFonts w:ascii="Calibri" w:eastAsia="Times New Roman" w:hAnsi="Calibri" w:cs="Calibri"/>
                <w:color w:val="000000"/>
                <w:sz w:val="20"/>
                <w:szCs w:val="20"/>
                <w:rPrChange w:id="760" w:author="Stefanie Lane" w:date="2021-11-06T15:07:00Z">
                  <w:rPr>
                    <w:ins w:id="761" w:author="Stefanie Lane" w:date="2021-11-06T15:07:00Z"/>
                  </w:rPr>
                </w:rPrChange>
              </w:rPr>
              <w:pPrChange w:id="762" w:author="Stefanie Lane" w:date="2021-11-06T15:07:00Z">
                <w:pPr/>
              </w:pPrChange>
            </w:pPr>
          </w:p>
        </w:tc>
        <w:tc>
          <w:tcPr>
            <w:tcW w:w="300" w:type="dxa"/>
            <w:tcBorders>
              <w:top w:val="nil"/>
              <w:left w:val="nil"/>
              <w:bottom w:val="nil"/>
              <w:right w:val="nil"/>
            </w:tcBorders>
            <w:shd w:val="clear" w:color="auto" w:fill="auto"/>
            <w:noWrap/>
            <w:hideMark/>
            <w:tcPrChange w:id="763" w:author="Stefanie Lane" w:date="2021-11-06T15:08:00Z">
              <w:tcPr>
                <w:tcW w:w="300" w:type="dxa"/>
                <w:tcBorders>
                  <w:top w:val="nil"/>
                  <w:left w:val="nil"/>
                  <w:bottom w:val="nil"/>
                  <w:right w:val="nil"/>
                </w:tcBorders>
                <w:shd w:val="clear" w:color="auto" w:fill="auto"/>
                <w:noWrap/>
                <w:hideMark/>
              </w:tcPr>
            </w:tcPrChange>
          </w:tcPr>
          <w:p w14:paraId="373D2830" w14:textId="77777777" w:rsidR="00714627" w:rsidRPr="00714627" w:rsidRDefault="00714627">
            <w:pPr>
              <w:spacing w:after="0" w:line="240" w:lineRule="auto"/>
              <w:rPr>
                <w:ins w:id="764" w:author="Stefanie Lane" w:date="2021-11-06T15:07:00Z"/>
                <w:rFonts w:ascii="Times New Roman" w:eastAsia="Times New Roman" w:hAnsi="Times New Roman" w:cs="Times New Roman"/>
                <w:sz w:val="20"/>
                <w:szCs w:val="20"/>
                <w:rPrChange w:id="765" w:author="Stefanie Lane" w:date="2021-11-06T15:07:00Z">
                  <w:rPr>
                    <w:ins w:id="766" w:author="Stefanie Lane" w:date="2021-11-06T15:07:00Z"/>
                  </w:rPr>
                </w:rPrChange>
              </w:rPr>
              <w:pPrChange w:id="767" w:author="Stefanie Lane" w:date="2021-11-06T15:07:00Z">
                <w:pPr/>
              </w:pPrChange>
            </w:pPr>
          </w:p>
        </w:tc>
        <w:tc>
          <w:tcPr>
            <w:tcW w:w="571" w:type="dxa"/>
            <w:vMerge/>
            <w:tcBorders>
              <w:top w:val="single" w:sz="8" w:space="0" w:color="7F7F7F"/>
              <w:left w:val="nil"/>
              <w:bottom w:val="single" w:sz="8" w:space="0" w:color="7F7F7F"/>
              <w:right w:val="nil"/>
            </w:tcBorders>
            <w:vAlign w:val="center"/>
            <w:hideMark/>
            <w:tcPrChange w:id="768" w:author="Stefanie Lane" w:date="2021-11-06T15:08:00Z">
              <w:tcPr>
                <w:tcW w:w="500" w:type="dxa"/>
                <w:vMerge/>
                <w:tcBorders>
                  <w:top w:val="single" w:sz="8" w:space="0" w:color="7F7F7F"/>
                  <w:left w:val="nil"/>
                  <w:bottom w:val="single" w:sz="8" w:space="0" w:color="7F7F7F"/>
                  <w:right w:val="nil"/>
                </w:tcBorders>
                <w:vAlign w:val="center"/>
                <w:hideMark/>
              </w:tcPr>
            </w:tcPrChange>
          </w:tcPr>
          <w:p w14:paraId="403B9021" w14:textId="77777777" w:rsidR="00714627" w:rsidRPr="00714627" w:rsidRDefault="00714627">
            <w:pPr>
              <w:spacing w:after="0" w:line="240" w:lineRule="auto"/>
              <w:rPr>
                <w:ins w:id="769" w:author="Stefanie Lane" w:date="2021-11-06T15:07:00Z"/>
                <w:rFonts w:ascii="Calibri" w:eastAsia="Times New Roman" w:hAnsi="Calibri" w:cs="Calibri"/>
                <w:color w:val="000000"/>
                <w:sz w:val="20"/>
                <w:szCs w:val="20"/>
                <w:rPrChange w:id="770" w:author="Stefanie Lane" w:date="2021-11-06T15:07:00Z">
                  <w:rPr>
                    <w:ins w:id="771" w:author="Stefanie Lane" w:date="2021-11-06T15:07:00Z"/>
                  </w:rPr>
                </w:rPrChange>
              </w:rPr>
              <w:pPrChange w:id="772" w:author="Stefanie Lane" w:date="2021-11-06T15:07:00Z">
                <w:pPr/>
              </w:pPrChange>
            </w:pPr>
          </w:p>
        </w:tc>
        <w:tc>
          <w:tcPr>
            <w:tcW w:w="560" w:type="dxa"/>
            <w:vMerge/>
            <w:tcBorders>
              <w:top w:val="single" w:sz="8" w:space="0" w:color="7F7F7F"/>
              <w:left w:val="nil"/>
              <w:bottom w:val="single" w:sz="8" w:space="0" w:color="7F7F7F"/>
              <w:right w:val="nil"/>
            </w:tcBorders>
            <w:vAlign w:val="center"/>
            <w:hideMark/>
            <w:tcPrChange w:id="773" w:author="Stefanie Lane" w:date="2021-11-06T15:08:00Z">
              <w:tcPr>
                <w:tcW w:w="600" w:type="dxa"/>
                <w:vMerge/>
                <w:tcBorders>
                  <w:top w:val="single" w:sz="8" w:space="0" w:color="7F7F7F"/>
                  <w:left w:val="nil"/>
                  <w:bottom w:val="single" w:sz="8" w:space="0" w:color="7F7F7F"/>
                  <w:right w:val="nil"/>
                </w:tcBorders>
                <w:vAlign w:val="center"/>
                <w:hideMark/>
              </w:tcPr>
            </w:tcPrChange>
          </w:tcPr>
          <w:p w14:paraId="481521E5" w14:textId="77777777" w:rsidR="00714627" w:rsidRPr="00714627" w:rsidRDefault="00714627">
            <w:pPr>
              <w:spacing w:after="0" w:line="240" w:lineRule="auto"/>
              <w:rPr>
                <w:ins w:id="774" w:author="Stefanie Lane" w:date="2021-11-06T15:07:00Z"/>
                <w:rFonts w:ascii="Calibri" w:eastAsia="Times New Roman" w:hAnsi="Calibri" w:cs="Calibri"/>
                <w:color w:val="000000"/>
                <w:sz w:val="20"/>
                <w:szCs w:val="20"/>
                <w:rPrChange w:id="775" w:author="Stefanie Lane" w:date="2021-11-06T15:07:00Z">
                  <w:rPr>
                    <w:ins w:id="776" w:author="Stefanie Lane" w:date="2021-11-06T15:07:00Z"/>
                  </w:rPr>
                </w:rPrChange>
              </w:rPr>
              <w:pPrChange w:id="777" w:author="Stefanie Lane" w:date="2021-11-06T15:07:00Z">
                <w:pPr/>
              </w:pPrChange>
            </w:pPr>
          </w:p>
        </w:tc>
        <w:tc>
          <w:tcPr>
            <w:tcW w:w="822" w:type="dxa"/>
            <w:vMerge/>
            <w:tcBorders>
              <w:top w:val="single" w:sz="8" w:space="0" w:color="7F7F7F"/>
              <w:left w:val="nil"/>
              <w:bottom w:val="single" w:sz="8" w:space="0" w:color="7F7F7F"/>
              <w:right w:val="nil"/>
            </w:tcBorders>
            <w:vAlign w:val="center"/>
            <w:hideMark/>
            <w:tcPrChange w:id="778" w:author="Stefanie Lane" w:date="2021-11-06T15:08:00Z">
              <w:tcPr>
                <w:tcW w:w="700" w:type="dxa"/>
                <w:vMerge/>
                <w:tcBorders>
                  <w:top w:val="single" w:sz="8" w:space="0" w:color="7F7F7F"/>
                  <w:left w:val="nil"/>
                  <w:bottom w:val="single" w:sz="8" w:space="0" w:color="7F7F7F"/>
                  <w:right w:val="nil"/>
                </w:tcBorders>
                <w:vAlign w:val="center"/>
                <w:hideMark/>
              </w:tcPr>
            </w:tcPrChange>
          </w:tcPr>
          <w:p w14:paraId="6DC23B36" w14:textId="77777777" w:rsidR="00714627" w:rsidRPr="00714627" w:rsidRDefault="00714627">
            <w:pPr>
              <w:spacing w:after="0" w:line="240" w:lineRule="auto"/>
              <w:rPr>
                <w:ins w:id="779" w:author="Stefanie Lane" w:date="2021-11-06T15:07:00Z"/>
                <w:rFonts w:ascii="Calibri" w:eastAsia="Times New Roman" w:hAnsi="Calibri" w:cs="Calibri"/>
                <w:color w:val="000000"/>
                <w:sz w:val="20"/>
                <w:szCs w:val="20"/>
                <w:rPrChange w:id="780" w:author="Stefanie Lane" w:date="2021-11-06T15:07:00Z">
                  <w:rPr>
                    <w:ins w:id="781" w:author="Stefanie Lane" w:date="2021-11-06T15:07:00Z"/>
                  </w:rPr>
                </w:rPrChange>
              </w:rPr>
              <w:pPrChange w:id="782" w:author="Stefanie Lane" w:date="2021-11-06T15:07:00Z">
                <w:pPr/>
              </w:pPrChange>
            </w:pPr>
          </w:p>
        </w:tc>
      </w:tr>
      <w:tr w:rsidR="00714627" w:rsidRPr="00714627" w14:paraId="025821BE" w14:textId="77777777" w:rsidTr="00714627">
        <w:trPr>
          <w:trHeight w:val="300"/>
          <w:ins w:id="783" w:author="Stefanie Lane" w:date="2021-11-06T15:07:00Z"/>
          <w:trPrChange w:id="784" w:author="Stefanie Lane" w:date="2021-11-06T15:08:00Z">
            <w:trPr>
              <w:trHeight w:val="300"/>
            </w:trPr>
          </w:trPrChange>
        </w:trPr>
        <w:tc>
          <w:tcPr>
            <w:tcW w:w="1162" w:type="dxa"/>
            <w:tcBorders>
              <w:top w:val="single" w:sz="8" w:space="0" w:color="7F7F7F"/>
              <w:left w:val="nil"/>
              <w:bottom w:val="single" w:sz="8" w:space="0" w:color="7F7F7F"/>
              <w:right w:val="nil"/>
            </w:tcBorders>
            <w:shd w:val="clear" w:color="auto" w:fill="auto"/>
            <w:noWrap/>
            <w:vAlign w:val="center"/>
            <w:hideMark/>
            <w:tcPrChange w:id="785" w:author="Stefanie Lane" w:date="2021-11-06T15:08:00Z">
              <w:tcPr>
                <w:tcW w:w="1060" w:type="dxa"/>
                <w:tcBorders>
                  <w:top w:val="single" w:sz="8" w:space="0" w:color="7F7F7F"/>
                  <w:left w:val="nil"/>
                  <w:bottom w:val="single" w:sz="8" w:space="0" w:color="7F7F7F"/>
                  <w:right w:val="nil"/>
                </w:tcBorders>
                <w:shd w:val="clear" w:color="auto" w:fill="auto"/>
                <w:noWrap/>
                <w:vAlign w:val="center"/>
                <w:hideMark/>
              </w:tcPr>
            </w:tcPrChange>
          </w:tcPr>
          <w:p w14:paraId="2735C751" w14:textId="77777777" w:rsidR="00714627" w:rsidRPr="00714627" w:rsidRDefault="00714627">
            <w:pPr>
              <w:spacing w:after="0" w:line="240" w:lineRule="auto"/>
              <w:jc w:val="right"/>
              <w:rPr>
                <w:ins w:id="786" w:author="Stefanie Lane" w:date="2021-11-06T15:07:00Z"/>
                <w:rFonts w:ascii="Calibri" w:eastAsia="Times New Roman" w:hAnsi="Calibri" w:cs="Calibri"/>
                <w:b/>
                <w:bCs/>
                <w:color w:val="000000"/>
                <w:sz w:val="20"/>
                <w:szCs w:val="20"/>
                <w:rPrChange w:id="787" w:author="Stefanie Lane" w:date="2021-11-06T15:07:00Z">
                  <w:rPr>
                    <w:ins w:id="788" w:author="Stefanie Lane" w:date="2021-11-06T15:07:00Z"/>
                  </w:rPr>
                </w:rPrChange>
              </w:rPr>
              <w:pPrChange w:id="789" w:author="Stefanie Lane" w:date="2021-11-06T15:07:00Z">
                <w:pPr>
                  <w:jc w:val="right"/>
                </w:pPr>
              </w:pPrChange>
            </w:pPr>
            <w:ins w:id="790" w:author="Stefanie Lane" w:date="2021-11-06T15:07:00Z">
              <w:r w:rsidRPr="00714627">
                <w:rPr>
                  <w:rFonts w:ascii="Calibri" w:eastAsia="Times New Roman" w:hAnsi="Calibri" w:cs="Calibri"/>
                  <w:b/>
                  <w:bCs/>
                  <w:color w:val="000000"/>
                  <w:sz w:val="20"/>
                  <w:szCs w:val="20"/>
                  <w:rPrChange w:id="791" w:author="Stefanie Lane" w:date="2021-11-06T15:07:00Z">
                    <w:rPr/>
                  </w:rPrChange>
                </w:rPr>
                <w:t>2019</w:t>
              </w:r>
            </w:ins>
          </w:p>
        </w:tc>
        <w:tc>
          <w:tcPr>
            <w:tcW w:w="956" w:type="dxa"/>
            <w:tcBorders>
              <w:top w:val="single" w:sz="8" w:space="0" w:color="7F7F7F"/>
              <w:left w:val="nil"/>
              <w:bottom w:val="single" w:sz="8" w:space="0" w:color="7F7F7F"/>
              <w:right w:val="nil"/>
            </w:tcBorders>
            <w:shd w:val="clear" w:color="auto" w:fill="auto"/>
            <w:noWrap/>
            <w:vAlign w:val="center"/>
            <w:hideMark/>
            <w:tcPrChange w:id="792" w:author="Stefanie Lane" w:date="2021-11-06T15:08:00Z">
              <w:tcPr>
                <w:tcW w:w="840" w:type="dxa"/>
                <w:tcBorders>
                  <w:top w:val="single" w:sz="8" w:space="0" w:color="7F7F7F"/>
                  <w:left w:val="nil"/>
                  <w:bottom w:val="single" w:sz="8" w:space="0" w:color="7F7F7F"/>
                  <w:right w:val="nil"/>
                </w:tcBorders>
                <w:shd w:val="clear" w:color="auto" w:fill="auto"/>
                <w:noWrap/>
                <w:vAlign w:val="center"/>
                <w:hideMark/>
              </w:tcPr>
            </w:tcPrChange>
          </w:tcPr>
          <w:p w14:paraId="552C3768" w14:textId="77777777" w:rsidR="00714627" w:rsidRPr="00714627" w:rsidRDefault="00714627">
            <w:pPr>
              <w:spacing w:after="0" w:line="240" w:lineRule="auto"/>
              <w:jc w:val="center"/>
              <w:rPr>
                <w:ins w:id="793" w:author="Stefanie Lane" w:date="2021-11-06T15:07:00Z"/>
                <w:rFonts w:ascii="Calibri" w:eastAsia="Times New Roman" w:hAnsi="Calibri" w:cs="Calibri"/>
                <w:color w:val="000000"/>
                <w:sz w:val="20"/>
                <w:szCs w:val="20"/>
                <w:rPrChange w:id="794" w:author="Stefanie Lane" w:date="2021-11-06T15:07:00Z">
                  <w:rPr>
                    <w:ins w:id="795" w:author="Stefanie Lane" w:date="2021-11-06T15:07:00Z"/>
                  </w:rPr>
                </w:rPrChange>
              </w:rPr>
              <w:pPrChange w:id="796" w:author="Stefanie Lane" w:date="2021-11-06T15:07:00Z">
                <w:pPr>
                  <w:jc w:val="center"/>
                </w:pPr>
              </w:pPrChange>
            </w:pPr>
            <w:ins w:id="797" w:author="Stefanie Lane" w:date="2021-11-06T15:07:00Z">
              <w:r w:rsidRPr="00714627">
                <w:rPr>
                  <w:rFonts w:ascii="Calibri" w:eastAsia="Times New Roman" w:hAnsi="Calibri" w:cs="Calibri"/>
                  <w:color w:val="000000"/>
                  <w:sz w:val="20"/>
                  <w:szCs w:val="20"/>
                  <w:rPrChange w:id="798" w:author="Stefanie Lane" w:date="2021-11-06T15:07:00Z">
                    <w:rPr/>
                  </w:rPrChange>
                </w:rPr>
                <w:t>25</w:t>
              </w:r>
            </w:ins>
          </w:p>
        </w:tc>
        <w:tc>
          <w:tcPr>
            <w:tcW w:w="840" w:type="dxa"/>
            <w:tcBorders>
              <w:top w:val="single" w:sz="8" w:space="0" w:color="7F7F7F"/>
              <w:left w:val="nil"/>
              <w:bottom w:val="single" w:sz="8" w:space="0" w:color="7F7F7F"/>
              <w:right w:val="nil"/>
            </w:tcBorders>
            <w:shd w:val="clear" w:color="auto" w:fill="auto"/>
            <w:noWrap/>
            <w:vAlign w:val="center"/>
            <w:hideMark/>
            <w:tcPrChange w:id="799" w:author="Stefanie Lane" w:date="2021-11-06T15:08:00Z">
              <w:tcPr>
                <w:tcW w:w="840" w:type="dxa"/>
                <w:tcBorders>
                  <w:top w:val="single" w:sz="8" w:space="0" w:color="7F7F7F"/>
                  <w:left w:val="nil"/>
                  <w:bottom w:val="single" w:sz="8" w:space="0" w:color="7F7F7F"/>
                  <w:right w:val="nil"/>
                </w:tcBorders>
                <w:shd w:val="clear" w:color="auto" w:fill="auto"/>
                <w:noWrap/>
                <w:vAlign w:val="center"/>
                <w:hideMark/>
              </w:tcPr>
            </w:tcPrChange>
          </w:tcPr>
          <w:p w14:paraId="1C56677A" w14:textId="77777777" w:rsidR="00714627" w:rsidRPr="00714627" w:rsidRDefault="00714627">
            <w:pPr>
              <w:spacing w:after="0" w:line="240" w:lineRule="auto"/>
              <w:jc w:val="center"/>
              <w:rPr>
                <w:ins w:id="800" w:author="Stefanie Lane" w:date="2021-11-06T15:07:00Z"/>
                <w:rFonts w:ascii="Calibri" w:eastAsia="Times New Roman" w:hAnsi="Calibri" w:cs="Calibri"/>
                <w:color w:val="000000"/>
                <w:sz w:val="20"/>
                <w:szCs w:val="20"/>
                <w:rPrChange w:id="801" w:author="Stefanie Lane" w:date="2021-11-06T15:07:00Z">
                  <w:rPr>
                    <w:ins w:id="802" w:author="Stefanie Lane" w:date="2021-11-06T15:07:00Z"/>
                  </w:rPr>
                </w:rPrChange>
              </w:rPr>
              <w:pPrChange w:id="803" w:author="Stefanie Lane" w:date="2021-11-06T15:07:00Z">
                <w:pPr>
                  <w:jc w:val="center"/>
                </w:pPr>
              </w:pPrChange>
            </w:pPr>
            <w:ins w:id="804" w:author="Stefanie Lane" w:date="2021-11-06T15:07:00Z">
              <w:r w:rsidRPr="00714627">
                <w:rPr>
                  <w:rFonts w:ascii="Calibri" w:eastAsia="Times New Roman" w:hAnsi="Calibri" w:cs="Calibri"/>
                  <w:color w:val="000000"/>
                  <w:sz w:val="20"/>
                  <w:szCs w:val="20"/>
                  <w:rPrChange w:id="805" w:author="Stefanie Lane" w:date="2021-11-06T15:07:00Z">
                    <w:rPr/>
                  </w:rPrChange>
                </w:rPr>
                <w:t>34</w:t>
              </w:r>
            </w:ins>
          </w:p>
        </w:tc>
        <w:tc>
          <w:tcPr>
            <w:tcW w:w="300" w:type="dxa"/>
            <w:tcBorders>
              <w:top w:val="nil"/>
              <w:left w:val="nil"/>
              <w:bottom w:val="nil"/>
              <w:right w:val="nil"/>
            </w:tcBorders>
            <w:shd w:val="clear" w:color="auto" w:fill="auto"/>
            <w:noWrap/>
            <w:hideMark/>
            <w:tcPrChange w:id="806" w:author="Stefanie Lane" w:date="2021-11-06T15:08:00Z">
              <w:tcPr>
                <w:tcW w:w="300" w:type="dxa"/>
                <w:tcBorders>
                  <w:top w:val="nil"/>
                  <w:left w:val="nil"/>
                  <w:bottom w:val="nil"/>
                  <w:right w:val="nil"/>
                </w:tcBorders>
                <w:shd w:val="clear" w:color="auto" w:fill="auto"/>
                <w:noWrap/>
                <w:hideMark/>
              </w:tcPr>
            </w:tcPrChange>
          </w:tcPr>
          <w:p w14:paraId="39CC6CDE" w14:textId="77777777" w:rsidR="00714627" w:rsidRPr="00714627" w:rsidRDefault="00714627">
            <w:pPr>
              <w:spacing w:after="0" w:line="240" w:lineRule="auto"/>
              <w:jc w:val="center"/>
              <w:rPr>
                <w:ins w:id="807" w:author="Stefanie Lane" w:date="2021-11-06T15:07:00Z"/>
                <w:rFonts w:ascii="Calibri" w:eastAsia="Times New Roman" w:hAnsi="Calibri" w:cs="Calibri"/>
                <w:color w:val="000000"/>
                <w:sz w:val="20"/>
                <w:szCs w:val="20"/>
                <w:rPrChange w:id="808" w:author="Stefanie Lane" w:date="2021-11-06T15:07:00Z">
                  <w:rPr>
                    <w:ins w:id="809" w:author="Stefanie Lane" w:date="2021-11-06T15:07:00Z"/>
                  </w:rPr>
                </w:rPrChange>
              </w:rPr>
              <w:pPrChange w:id="810" w:author="Stefanie Lane" w:date="2021-11-06T15:07:00Z">
                <w:pPr>
                  <w:jc w:val="center"/>
                </w:pPr>
              </w:pPrChange>
            </w:pPr>
          </w:p>
        </w:tc>
        <w:tc>
          <w:tcPr>
            <w:tcW w:w="960" w:type="dxa"/>
            <w:tcBorders>
              <w:top w:val="single" w:sz="8" w:space="0" w:color="7F7F7F"/>
              <w:left w:val="nil"/>
              <w:bottom w:val="single" w:sz="8" w:space="0" w:color="7F7F7F"/>
              <w:right w:val="nil"/>
            </w:tcBorders>
            <w:shd w:val="clear" w:color="auto" w:fill="auto"/>
            <w:noWrap/>
            <w:vAlign w:val="center"/>
            <w:hideMark/>
            <w:tcPrChange w:id="811" w:author="Stefanie Lane" w:date="2021-11-06T15:08:00Z">
              <w:tcPr>
                <w:tcW w:w="960" w:type="dxa"/>
                <w:tcBorders>
                  <w:top w:val="single" w:sz="8" w:space="0" w:color="7F7F7F"/>
                  <w:left w:val="nil"/>
                  <w:bottom w:val="single" w:sz="8" w:space="0" w:color="7F7F7F"/>
                  <w:right w:val="nil"/>
                </w:tcBorders>
                <w:shd w:val="clear" w:color="auto" w:fill="auto"/>
                <w:noWrap/>
                <w:vAlign w:val="center"/>
                <w:hideMark/>
              </w:tcPr>
            </w:tcPrChange>
          </w:tcPr>
          <w:p w14:paraId="7279474E" w14:textId="77777777" w:rsidR="00714627" w:rsidRPr="00714627" w:rsidRDefault="00714627">
            <w:pPr>
              <w:spacing w:after="0" w:line="240" w:lineRule="auto"/>
              <w:jc w:val="center"/>
              <w:rPr>
                <w:ins w:id="812" w:author="Stefanie Lane" w:date="2021-11-06T15:07:00Z"/>
                <w:rFonts w:ascii="Calibri" w:eastAsia="Times New Roman" w:hAnsi="Calibri" w:cs="Calibri"/>
                <w:color w:val="000000"/>
                <w:sz w:val="20"/>
                <w:szCs w:val="20"/>
                <w:rPrChange w:id="813" w:author="Stefanie Lane" w:date="2021-11-06T15:07:00Z">
                  <w:rPr>
                    <w:ins w:id="814" w:author="Stefanie Lane" w:date="2021-11-06T15:07:00Z"/>
                  </w:rPr>
                </w:rPrChange>
              </w:rPr>
              <w:pPrChange w:id="815" w:author="Stefanie Lane" w:date="2021-11-06T15:07:00Z">
                <w:pPr>
                  <w:jc w:val="center"/>
                </w:pPr>
              </w:pPrChange>
            </w:pPr>
            <w:ins w:id="816" w:author="Stefanie Lane" w:date="2021-11-06T15:07:00Z">
              <w:r w:rsidRPr="00714627">
                <w:rPr>
                  <w:rFonts w:ascii="Calibri" w:eastAsia="Times New Roman" w:hAnsi="Calibri" w:cs="Calibri"/>
                  <w:color w:val="000000"/>
                  <w:sz w:val="20"/>
                  <w:szCs w:val="20"/>
                  <w:rPrChange w:id="817" w:author="Stefanie Lane" w:date="2021-11-06T15:07:00Z">
                    <w:rPr/>
                  </w:rPrChange>
                </w:rPr>
                <w:t>8</w:t>
              </w:r>
            </w:ins>
          </w:p>
        </w:tc>
        <w:tc>
          <w:tcPr>
            <w:tcW w:w="960" w:type="dxa"/>
            <w:tcBorders>
              <w:top w:val="single" w:sz="8" w:space="0" w:color="7F7F7F"/>
              <w:left w:val="nil"/>
              <w:bottom w:val="single" w:sz="8" w:space="0" w:color="7F7F7F"/>
              <w:right w:val="nil"/>
            </w:tcBorders>
            <w:shd w:val="clear" w:color="auto" w:fill="auto"/>
            <w:noWrap/>
            <w:vAlign w:val="center"/>
            <w:hideMark/>
            <w:tcPrChange w:id="818" w:author="Stefanie Lane" w:date="2021-11-06T15:08:00Z">
              <w:tcPr>
                <w:tcW w:w="960" w:type="dxa"/>
                <w:tcBorders>
                  <w:top w:val="single" w:sz="8" w:space="0" w:color="7F7F7F"/>
                  <w:left w:val="nil"/>
                  <w:bottom w:val="single" w:sz="8" w:space="0" w:color="7F7F7F"/>
                  <w:right w:val="nil"/>
                </w:tcBorders>
                <w:shd w:val="clear" w:color="auto" w:fill="auto"/>
                <w:noWrap/>
                <w:vAlign w:val="center"/>
                <w:hideMark/>
              </w:tcPr>
            </w:tcPrChange>
          </w:tcPr>
          <w:p w14:paraId="31B16031" w14:textId="77777777" w:rsidR="00714627" w:rsidRPr="00714627" w:rsidRDefault="00714627">
            <w:pPr>
              <w:spacing w:after="0" w:line="240" w:lineRule="auto"/>
              <w:jc w:val="center"/>
              <w:rPr>
                <w:ins w:id="819" w:author="Stefanie Lane" w:date="2021-11-06T15:07:00Z"/>
                <w:rFonts w:ascii="Calibri" w:eastAsia="Times New Roman" w:hAnsi="Calibri" w:cs="Calibri"/>
                <w:color w:val="000000"/>
                <w:sz w:val="20"/>
                <w:szCs w:val="20"/>
                <w:rPrChange w:id="820" w:author="Stefanie Lane" w:date="2021-11-06T15:07:00Z">
                  <w:rPr>
                    <w:ins w:id="821" w:author="Stefanie Lane" w:date="2021-11-06T15:07:00Z"/>
                  </w:rPr>
                </w:rPrChange>
              </w:rPr>
              <w:pPrChange w:id="822" w:author="Stefanie Lane" w:date="2021-11-06T15:07:00Z">
                <w:pPr>
                  <w:jc w:val="center"/>
                </w:pPr>
              </w:pPrChange>
            </w:pPr>
            <w:ins w:id="823" w:author="Stefanie Lane" w:date="2021-11-06T15:07:00Z">
              <w:r w:rsidRPr="00714627">
                <w:rPr>
                  <w:rFonts w:ascii="Calibri" w:eastAsia="Times New Roman" w:hAnsi="Calibri" w:cs="Calibri"/>
                  <w:color w:val="000000"/>
                  <w:sz w:val="20"/>
                  <w:szCs w:val="20"/>
                  <w:rPrChange w:id="824" w:author="Stefanie Lane" w:date="2021-11-06T15:07:00Z">
                    <w:rPr/>
                  </w:rPrChange>
                </w:rPr>
                <w:t>4.2</w:t>
              </w:r>
            </w:ins>
          </w:p>
        </w:tc>
        <w:tc>
          <w:tcPr>
            <w:tcW w:w="300" w:type="dxa"/>
            <w:tcBorders>
              <w:top w:val="nil"/>
              <w:left w:val="nil"/>
              <w:bottom w:val="nil"/>
              <w:right w:val="nil"/>
            </w:tcBorders>
            <w:shd w:val="clear" w:color="auto" w:fill="auto"/>
            <w:noWrap/>
            <w:hideMark/>
            <w:tcPrChange w:id="825" w:author="Stefanie Lane" w:date="2021-11-06T15:08:00Z">
              <w:tcPr>
                <w:tcW w:w="300" w:type="dxa"/>
                <w:tcBorders>
                  <w:top w:val="nil"/>
                  <w:left w:val="nil"/>
                  <w:bottom w:val="nil"/>
                  <w:right w:val="nil"/>
                </w:tcBorders>
                <w:shd w:val="clear" w:color="auto" w:fill="auto"/>
                <w:noWrap/>
                <w:hideMark/>
              </w:tcPr>
            </w:tcPrChange>
          </w:tcPr>
          <w:p w14:paraId="7CC3FE28" w14:textId="77777777" w:rsidR="00714627" w:rsidRPr="00714627" w:rsidRDefault="00714627">
            <w:pPr>
              <w:spacing w:after="0" w:line="240" w:lineRule="auto"/>
              <w:jc w:val="center"/>
              <w:rPr>
                <w:ins w:id="826" w:author="Stefanie Lane" w:date="2021-11-06T15:07:00Z"/>
                <w:rFonts w:ascii="Calibri" w:eastAsia="Times New Roman" w:hAnsi="Calibri" w:cs="Calibri"/>
                <w:color w:val="000000"/>
                <w:sz w:val="20"/>
                <w:szCs w:val="20"/>
                <w:rPrChange w:id="827" w:author="Stefanie Lane" w:date="2021-11-06T15:07:00Z">
                  <w:rPr>
                    <w:ins w:id="828" w:author="Stefanie Lane" w:date="2021-11-06T15:07:00Z"/>
                  </w:rPr>
                </w:rPrChange>
              </w:rPr>
              <w:pPrChange w:id="829" w:author="Stefanie Lane" w:date="2021-11-06T15:07:00Z">
                <w:pPr>
                  <w:jc w:val="center"/>
                </w:pPr>
              </w:pPrChange>
            </w:pPr>
          </w:p>
        </w:tc>
        <w:tc>
          <w:tcPr>
            <w:tcW w:w="571" w:type="dxa"/>
            <w:vMerge/>
            <w:tcBorders>
              <w:top w:val="single" w:sz="8" w:space="0" w:color="7F7F7F"/>
              <w:left w:val="nil"/>
              <w:bottom w:val="single" w:sz="8" w:space="0" w:color="7F7F7F"/>
              <w:right w:val="nil"/>
            </w:tcBorders>
            <w:vAlign w:val="center"/>
            <w:hideMark/>
            <w:tcPrChange w:id="830" w:author="Stefanie Lane" w:date="2021-11-06T15:08:00Z">
              <w:tcPr>
                <w:tcW w:w="500" w:type="dxa"/>
                <w:vMerge/>
                <w:tcBorders>
                  <w:top w:val="single" w:sz="8" w:space="0" w:color="7F7F7F"/>
                  <w:left w:val="nil"/>
                  <w:bottom w:val="single" w:sz="8" w:space="0" w:color="7F7F7F"/>
                  <w:right w:val="nil"/>
                </w:tcBorders>
                <w:vAlign w:val="center"/>
                <w:hideMark/>
              </w:tcPr>
            </w:tcPrChange>
          </w:tcPr>
          <w:p w14:paraId="05FA33E1" w14:textId="77777777" w:rsidR="00714627" w:rsidRPr="00714627" w:rsidRDefault="00714627">
            <w:pPr>
              <w:spacing w:after="0" w:line="240" w:lineRule="auto"/>
              <w:rPr>
                <w:ins w:id="831" w:author="Stefanie Lane" w:date="2021-11-06T15:07:00Z"/>
                <w:rFonts w:ascii="Calibri" w:eastAsia="Times New Roman" w:hAnsi="Calibri" w:cs="Calibri"/>
                <w:color w:val="000000"/>
                <w:sz w:val="20"/>
                <w:szCs w:val="20"/>
                <w:rPrChange w:id="832" w:author="Stefanie Lane" w:date="2021-11-06T15:07:00Z">
                  <w:rPr>
                    <w:ins w:id="833" w:author="Stefanie Lane" w:date="2021-11-06T15:07:00Z"/>
                  </w:rPr>
                </w:rPrChange>
              </w:rPr>
              <w:pPrChange w:id="834" w:author="Stefanie Lane" w:date="2021-11-06T15:07:00Z">
                <w:pPr/>
              </w:pPrChange>
            </w:pPr>
          </w:p>
        </w:tc>
        <w:tc>
          <w:tcPr>
            <w:tcW w:w="710" w:type="dxa"/>
            <w:vMerge/>
            <w:tcBorders>
              <w:top w:val="single" w:sz="8" w:space="0" w:color="7F7F7F"/>
              <w:left w:val="nil"/>
              <w:bottom w:val="single" w:sz="8" w:space="0" w:color="7F7F7F"/>
              <w:right w:val="nil"/>
            </w:tcBorders>
            <w:vAlign w:val="center"/>
            <w:hideMark/>
            <w:tcPrChange w:id="835" w:author="Stefanie Lane" w:date="2021-11-06T15:08:00Z">
              <w:tcPr>
                <w:tcW w:w="600" w:type="dxa"/>
                <w:vMerge/>
                <w:tcBorders>
                  <w:top w:val="single" w:sz="8" w:space="0" w:color="7F7F7F"/>
                  <w:left w:val="nil"/>
                  <w:bottom w:val="single" w:sz="8" w:space="0" w:color="7F7F7F"/>
                  <w:right w:val="nil"/>
                </w:tcBorders>
                <w:vAlign w:val="center"/>
                <w:hideMark/>
              </w:tcPr>
            </w:tcPrChange>
          </w:tcPr>
          <w:p w14:paraId="6AA4EF37" w14:textId="77777777" w:rsidR="00714627" w:rsidRPr="00714627" w:rsidRDefault="00714627">
            <w:pPr>
              <w:spacing w:after="0" w:line="240" w:lineRule="auto"/>
              <w:rPr>
                <w:ins w:id="836" w:author="Stefanie Lane" w:date="2021-11-06T15:07:00Z"/>
                <w:rFonts w:ascii="Calibri" w:eastAsia="Times New Roman" w:hAnsi="Calibri" w:cs="Calibri"/>
                <w:color w:val="000000"/>
                <w:sz w:val="20"/>
                <w:szCs w:val="20"/>
                <w:rPrChange w:id="837" w:author="Stefanie Lane" w:date="2021-11-06T15:07:00Z">
                  <w:rPr>
                    <w:ins w:id="838" w:author="Stefanie Lane" w:date="2021-11-06T15:07:00Z"/>
                  </w:rPr>
                </w:rPrChange>
              </w:rPr>
              <w:pPrChange w:id="839" w:author="Stefanie Lane" w:date="2021-11-06T15:07:00Z">
                <w:pPr/>
              </w:pPrChange>
            </w:pPr>
          </w:p>
        </w:tc>
        <w:tc>
          <w:tcPr>
            <w:tcW w:w="300" w:type="dxa"/>
            <w:tcBorders>
              <w:top w:val="nil"/>
              <w:left w:val="nil"/>
              <w:bottom w:val="nil"/>
              <w:right w:val="nil"/>
            </w:tcBorders>
            <w:shd w:val="clear" w:color="auto" w:fill="auto"/>
            <w:noWrap/>
            <w:hideMark/>
            <w:tcPrChange w:id="840" w:author="Stefanie Lane" w:date="2021-11-06T15:08:00Z">
              <w:tcPr>
                <w:tcW w:w="300" w:type="dxa"/>
                <w:tcBorders>
                  <w:top w:val="nil"/>
                  <w:left w:val="nil"/>
                  <w:bottom w:val="nil"/>
                  <w:right w:val="nil"/>
                </w:tcBorders>
                <w:shd w:val="clear" w:color="auto" w:fill="auto"/>
                <w:noWrap/>
                <w:hideMark/>
              </w:tcPr>
            </w:tcPrChange>
          </w:tcPr>
          <w:p w14:paraId="5479FED3" w14:textId="77777777" w:rsidR="00714627" w:rsidRPr="00714627" w:rsidRDefault="00714627">
            <w:pPr>
              <w:spacing w:after="0" w:line="240" w:lineRule="auto"/>
              <w:rPr>
                <w:ins w:id="841" w:author="Stefanie Lane" w:date="2021-11-06T15:07:00Z"/>
                <w:rFonts w:ascii="Times New Roman" w:eastAsia="Times New Roman" w:hAnsi="Times New Roman" w:cs="Times New Roman"/>
                <w:sz w:val="20"/>
                <w:szCs w:val="20"/>
                <w:rPrChange w:id="842" w:author="Stefanie Lane" w:date="2021-11-06T15:07:00Z">
                  <w:rPr>
                    <w:ins w:id="843" w:author="Stefanie Lane" w:date="2021-11-06T15:07:00Z"/>
                  </w:rPr>
                </w:rPrChange>
              </w:rPr>
              <w:pPrChange w:id="844" w:author="Stefanie Lane" w:date="2021-11-06T15:07:00Z">
                <w:pPr/>
              </w:pPrChange>
            </w:pPr>
          </w:p>
        </w:tc>
        <w:tc>
          <w:tcPr>
            <w:tcW w:w="571" w:type="dxa"/>
            <w:vMerge/>
            <w:tcBorders>
              <w:top w:val="single" w:sz="8" w:space="0" w:color="7F7F7F"/>
              <w:left w:val="nil"/>
              <w:bottom w:val="single" w:sz="8" w:space="0" w:color="7F7F7F"/>
              <w:right w:val="nil"/>
            </w:tcBorders>
            <w:vAlign w:val="center"/>
            <w:hideMark/>
            <w:tcPrChange w:id="845" w:author="Stefanie Lane" w:date="2021-11-06T15:08:00Z">
              <w:tcPr>
                <w:tcW w:w="500" w:type="dxa"/>
                <w:vMerge/>
                <w:tcBorders>
                  <w:top w:val="single" w:sz="8" w:space="0" w:color="7F7F7F"/>
                  <w:left w:val="nil"/>
                  <w:bottom w:val="single" w:sz="8" w:space="0" w:color="7F7F7F"/>
                  <w:right w:val="nil"/>
                </w:tcBorders>
                <w:vAlign w:val="center"/>
                <w:hideMark/>
              </w:tcPr>
            </w:tcPrChange>
          </w:tcPr>
          <w:p w14:paraId="6731C96E" w14:textId="77777777" w:rsidR="00714627" w:rsidRPr="00714627" w:rsidRDefault="00714627">
            <w:pPr>
              <w:spacing w:after="0" w:line="240" w:lineRule="auto"/>
              <w:rPr>
                <w:ins w:id="846" w:author="Stefanie Lane" w:date="2021-11-06T15:07:00Z"/>
                <w:rFonts w:ascii="Calibri" w:eastAsia="Times New Roman" w:hAnsi="Calibri" w:cs="Calibri"/>
                <w:color w:val="000000"/>
                <w:sz w:val="20"/>
                <w:szCs w:val="20"/>
                <w:rPrChange w:id="847" w:author="Stefanie Lane" w:date="2021-11-06T15:07:00Z">
                  <w:rPr>
                    <w:ins w:id="848" w:author="Stefanie Lane" w:date="2021-11-06T15:07:00Z"/>
                  </w:rPr>
                </w:rPrChange>
              </w:rPr>
              <w:pPrChange w:id="849" w:author="Stefanie Lane" w:date="2021-11-06T15:07:00Z">
                <w:pPr/>
              </w:pPrChange>
            </w:pPr>
          </w:p>
        </w:tc>
        <w:tc>
          <w:tcPr>
            <w:tcW w:w="560" w:type="dxa"/>
            <w:vMerge/>
            <w:tcBorders>
              <w:top w:val="single" w:sz="8" w:space="0" w:color="7F7F7F"/>
              <w:left w:val="nil"/>
              <w:bottom w:val="single" w:sz="8" w:space="0" w:color="7F7F7F"/>
              <w:right w:val="nil"/>
            </w:tcBorders>
            <w:vAlign w:val="center"/>
            <w:hideMark/>
            <w:tcPrChange w:id="850" w:author="Stefanie Lane" w:date="2021-11-06T15:08:00Z">
              <w:tcPr>
                <w:tcW w:w="600" w:type="dxa"/>
                <w:vMerge/>
                <w:tcBorders>
                  <w:top w:val="single" w:sz="8" w:space="0" w:color="7F7F7F"/>
                  <w:left w:val="nil"/>
                  <w:bottom w:val="single" w:sz="8" w:space="0" w:color="7F7F7F"/>
                  <w:right w:val="nil"/>
                </w:tcBorders>
                <w:vAlign w:val="center"/>
                <w:hideMark/>
              </w:tcPr>
            </w:tcPrChange>
          </w:tcPr>
          <w:p w14:paraId="7C09668F" w14:textId="77777777" w:rsidR="00714627" w:rsidRPr="00714627" w:rsidRDefault="00714627">
            <w:pPr>
              <w:spacing w:after="0" w:line="240" w:lineRule="auto"/>
              <w:rPr>
                <w:ins w:id="851" w:author="Stefanie Lane" w:date="2021-11-06T15:07:00Z"/>
                <w:rFonts w:ascii="Calibri" w:eastAsia="Times New Roman" w:hAnsi="Calibri" w:cs="Calibri"/>
                <w:color w:val="000000"/>
                <w:sz w:val="20"/>
                <w:szCs w:val="20"/>
                <w:rPrChange w:id="852" w:author="Stefanie Lane" w:date="2021-11-06T15:07:00Z">
                  <w:rPr>
                    <w:ins w:id="853" w:author="Stefanie Lane" w:date="2021-11-06T15:07:00Z"/>
                  </w:rPr>
                </w:rPrChange>
              </w:rPr>
              <w:pPrChange w:id="854" w:author="Stefanie Lane" w:date="2021-11-06T15:07:00Z">
                <w:pPr/>
              </w:pPrChange>
            </w:pPr>
          </w:p>
        </w:tc>
        <w:tc>
          <w:tcPr>
            <w:tcW w:w="822" w:type="dxa"/>
            <w:vMerge/>
            <w:tcBorders>
              <w:top w:val="single" w:sz="8" w:space="0" w:color="7F7F7F"/>
              <w:left w:val="nil"/>
              <w:bottom w:val="single" w:sz="8" w:space="0" w:color="7F7F7F"/>
              <w:right w:val="nil"/>
            </w:tcBorders>
            <w:vAlign w:val="center"/>
            <w:hideMark/>
            <w:tcPrChange w:id="855" w:author="Stefanie Lane" w:date="2021-11-06T15:08:00Z">
              <w:tcPr>
                <w:tcW w:w="700" w:type="dxa"/>
                <w:vMerge/>
                <w:tcBorders>
                  <w:top w:val="single" w:sz="8" w:space="0" w:color="7F7F7F"/>
                  <w:left w:val="nil"/>
                  <w:bottom w:val="single" w:sz="8" w:space="0" w:color="7F7F7F"/>
                  <w:right w:val="nil"/>
                </w:tcBorders>
                <w:vAlign w:val="center"/>
                <w:hideMark/>
              </w:tcPr>
            </w:tcPrChange>
          </w:tcPr>
          <w:p w14:paraId="0FB087D8" w14:textId="77777777" w:rsidR="00714627" w:rsidRPr="00714627" w:rsidRDefault="00714627">
            <w:pPr>
              <w:spacing w:after="0" w:line="240" w:lineRule="auto"/>
              <w:rPr>
                <w:ins w:id="856" w:author="Stefanie Lane" w:date="2021-11-06T15:07:00Z"/>
                <w:rFonts w:ascii="Calibri" w:eastAsia="Times New Roman" w:hAnsi="Calibri" w:cs="Calibri"/>
                <w:color w:val="000000"/>
                <w:sz w:val="20"/>
                <w:szCs w:val="20"/>
                <w:rPrChange w:id="857" w:author="Stefanie Lane" w:date="2021-11-06T15:07:00Z">
                  <w:rPr>
                    <w:ins w:id="858" w:author="Stefanie Lane" w:date="2021-11-06T15:07:00Z"/>
                  </w:rPr>
                </w:rPrChange>
              </w:rPr>
              <w:pPrChange w:id="859" w:author="Stefanie Lane" w:date="2021-11-06T15:07:00Z">
                <w:pPr/>
              </w:pPrChange>
            </w:pPr>
          </w:p>
        </w:tc>
      </w:tr>
      <w:tr w:rsidR="00714627" w:rsidRPr="00714627" w14:paraId="63215AEA" w14:textId="77777777" w:rsidTr="00714627">
        <w:trPr>
          <w:trHeight w:val="290"/>
          <w:ins w:id="860" w:author="Stefanie Lane" w:date="2021-11-06T15:07:00Z"/>
          <w:trPrChange w:id="861" w:author="Stefanie Lane" w:date="2021-11-06T15:08:00Z">
            <w:trPr>
              <w:trHeight w:val="290"/>
            </w:trPr>
          </w:trPrChange>
        </w:trPr>
        <w:tc>
          <w:tcPr>
            <w:tcW w:w="1162" w:type="dxa"/>
            <w:tcBorders>
              <w:top w:val="nil"/>
              <w:left w:val="nil"/>
              <w:bottom w:val="nil"/>
              <w:right w:val="nil"/>
            </w:tcBorders>
            <w:shd w:val="clear" w:color="auto" w:fill="auto"/>
            <w:noWrap/>
            <w:hideMark/>
            <w:tcPrChange w:id="862" w:author="Stefanie Lane" w:date="2021-11-06T15:08:00Z">
              <w:tcPr>
                <w:tcW w:w="1060" w:type="dxa"/>
                <w:tcBorders>
                  <w:top w:val="nil"/>
                  <w:left w:val="nil"/>
                  <w:bottom w:val="nil"/>
                  <w:right w:val="nil"/>
                </w:tcBorders>
                <w:shd w:val="clear" w:color="auto" w:fill="auto"/>
                <w:noWrap/>
                <w:hideMark/>
              </w:tcPr>
            </w:tcPrChange>
          </w:tcPr>
          <w:p w14:paraId="0A133950" w14:textId="77777777" w:rsidR="00714627" w:rsidRPr="00714627" w:rsidRDefault="00714627">
            <w:pPr>
              <w:spacing w:after="0" w:line="240" w:lineRule="auto"/>
              <w:rPr>
                <w:ins w:id="863" w:author="Stefanie Lane" w:date="2021-11-06T15:07:00Z"/>
                <w:rFonts w:ascii="Times New Roman" w:eastAsia="Times New Roman" w:hAnsi="Times New Roman" w:cs="Times New Roman"/>
                <w:sz w:val="20"/>
                <w:szCs w:val="20"/>
                <w:rPrChange w:id="864" w:author="Stefanie Lane" w:date="2021-11-06T15:07:00Z">
                  <w:rPr>
                    <w:ins w:id="865" w:author="Stefanie Lane" w:date="2021-11-06T15:07:00Z"/>
                  </w:rPr>
                </w:rPrChange>
              </w:rPr>
              <w:pPrChange w:id="866" w:author="Stefanie Lane" w:date="2021-11-06T15:07:00Z">
                <w:pPr/>
              </w:pPrChange>
            </w:pPr>
          </w:p>
        </w:tc>
        <w:tc>
          <w:tcPr>
            <w:tcW w:w="956" w:type="dxa"/>
            <w:tcBorders>
              <w:top w:val="nil"/>
              <w:left w:val="nil"/>
              <w:bottom w:val="nil"/>
              <w:right w:val="nil"/>
            </w:tcBorders>
            <w:shd w:val="clear" w:color="auto" w:fill="auto"/>
            <w:noWrap/>
            <w:hideMark/>
            <w:tcPrChange w:id="867" w:author="Stefanie Lane" w:date="2021-11-06T15:08:00Z">
              <w:tcPr>
                <w:tcW w:w="840" w:type="dxa"/>
                <w:tcBorders>
                  <w:top w:val="nil"/>
                  <w:left w:val="nil"/>
                  <w:bottom w:val="nil"/>
                  <w:right w:val="nil"/>
                </w:tcBorders>
                <w:shd w:val="clear" w:color="auto" w:fill="auto"/>
                <w:noWrap/>
                <w:hideMark/>
              </w:tcPr>
            </w:tcPrChange>
          </w:tcPr>
          <w:p w14:paraId="1E8A69E4" w14:textId="77777777" w:rsidR="00714627" w:rsidRPr="00714627" w:rsidRDefault="00714627">
            <w:pPr>
              <w:spacing w:after="0" w:line="240" w:lineRule="auto"/>
              <w:rPr>
                <w:ins w:id="868" w:author="Stefanie Lane" w:date="2021-11-06T15:07:00Z"/>
                <w:rFonts w:ascii="Times New Roman" w:eastAsia="Times New Roman" w:hAnsi="Times New Roman" w:cs="Times New Roman"/>
                <w:sz w:val="20"/>
                <w:szCs w:val="20"/>
                <w:rPrChange w:id="869" w:author="Stefanie Lane" w:date="2021-11-06T15:07:00Z">
                  <w:rPr>
                    <w:ins w:id="870" w:author="Stefanie Lane" w:date="2021-11-06T15:07:00Z"/>
                  </w:rPr>
                </w:rPrChange>
              </w:rPr>
              <w:pPrChange w:id="871" w:author="Stefanie Lane" w:date="2021-11-06T15:07:00Z">
                <w:pPr/>
              </w:pPrChange>
            </w:pPr>
          </w:p>
        </w:tc>
        <w:tc>
          <w:tcPr>
            <w:tcW w:w="840" w:type="dxa"/>
            <w:tcBorders>
              <w:top w:val="nil"/>
              <w:left w:val="nil"/>
              <w:bottom w:val="nil"/>
              <w:right w:val="nil"/>
            </w:tcBorders>
            <w:shd w:val="clear" w:color="auto" w:fill="auto"/>
            <w:noWrap/>
            <w:hideMark/>
            <w:tcPrChange w:id="872" w:author="Stefanie Lane" w:date="2021-11-06T15:08:00Z">
              <w:tcPr>
                <w:tcW w:w="840" w:type="dxa"/>
                <w:tcBorders>
                  <w:top w:val="nil"/>
                  <w:left w:val="nil"/>
                  <w:bottom w:val="nil"/>
                  <w:right w:val="nil"/>
                </w:tcBorders>
                <w:shd w:val="clear" w:color="auto" w:fill="auto"/>
                <w:noWrap/>
                <w:hideMark/>
              </w:tcPr>
            </w:tcPrChange>
          </w:tcPr>
          <w:p w14:paraId="3F0D004C" w14:textId="77777777" w:rsidR="00714627" w:rsidRPr="00714627" w:rsidRDefault="00714627">
            <w:pPr>
              <w:spacing w:after="0" w:line="240" w:lineRule="auto"/>
              <w:rPr>
                <w:ins w:id="873" w:author="Stefanie Lane" w:date="2021-11-06T15:07:00Z"/>
                <w:rFonts w:ascii="Times New Roman" w:eastAsia="Times New Roman" w:hAnsi="Times New Roman" w:cs="Times New Roman"/>
                <w:sz w:val="20"/>
                <w:szCs w:val="20"/>
                <w:rPrChange w:id="874" w:author="Stefanie Lane" w:date="2021-11-06T15:07:00Z">
                  <w:rPr>
                    <w:ins w:id="875" w:author="Stefanie Lane" w:date="2021-11-06T15:07:00Z"/>
                  </w:rPr>
                </w:rPrChange>
              </w:rPr>
              <w:pPrChange w:id="876" w:author="Stefanie Lane" w:date="2021-11-06T15:07:00Z">
                <w:pPr/>
              </w:pPrChange>
            </w:pPr>
          </w:p>
        </w:tc>
        <w:tc>
          <w:tcPr>
            <w:tcW w:w="300" w:type="dxa"/>
            <w:tcBorders>
              <w:top w:val="nil"/>
              <w:left w:val="nil"/>
              <w:bottom w:val="nil"/>
              <w:right w:val="nil"/>
            </w:tcBorders>
            <w:shd w:val="clear" w:color="auto" w:fill="auto"/>
            <w:noWrap/>
            <w:hideMark/>
            <w:tcPrChange w:id="877" w:author="Stefanie Lane" w:date="2021-11-06T15:08:00Z">
              <w:tcPr>
                <w:tcW w:w="300" w:type="dxa"/>
                <w:tcBorders>
                  <w:top w:val="nil"/>
                  <w:left w:val="nil"/>
                  <w:bottom w:val="nil"/>
                  <w:right w:val="nil"/>
                </w:tcBorders>
                <w:shd w:val="clear" w:color="auto" w:fill="auto"/>
                <w:noWrap/>
                <w:hideMark/>
              </w:tcPr>
            </w:tcPrChange>
          </w:tcPr>
          <w:p w14:paraId="70D14234" w14:textId="77777777" w:rsidR="00714627" w:rsidRPr="00714627" w:rsidRDefault="00714627">
            <w:pPr>
              <w:spacing w:after="0" w:line="240" w:lineRule="auto"/>
              <w:rPr>
                <w:ins w:id="878" w:author="Stefanie Lane" w:date="2021-11-06T15:07:00Z"/>
                <w:rFonts w:ascii="Times New Roman" w:eastAsia="Times New Roman" w:hAnsi="Times New Roman" w:cs="Times New Roman"/>
                <w:sz w:val="20"/>
                <w:szCs w:val="20"/>
                <w:rPrChange w:id="879" w:author="Stefanie Lane" w:date="2021-11-06T15:07:00Z">
                  <w:rPr>
                    <w:ins w:id="880" w:author="Stefanie Lane" w:date="2021-11-06T15:07:00Z"/>
                  </w:rPr>
                </w:rPrChange>
              </w:rPr>
              <w:pPrChange w:id="881" w:author="Stefanie Lane" w:date="2021-11-06T15:07:00Z">
                <w:pPr/>
              </w:pPrChange>
            </w:pPr>
          </w:p>
        </w:tc>
        <w:tc>
          <w:tcPr>
            <w:tcW w:w="960" w:type="dxa"/>
            <w:tcBorders>
              <w:top w:val="nil"/>
              <w:left w:val="nil"/>
              <w:bottom w:val="nil"/>
              <w:right w:val="nil"/>
            </w:tcBorders>
            <w:shd w:val="clear" w:color="auto" w:fill="auto"/>
            <w:noWrap/>
            <w:hideMark/>
            <w:tcPrChange w:id="882" w:author="Stefanie Lane" w:date="2021-11-06T15:08:00Z">
              <w:tcPr>
                <w:tcW w:w="960" w:type="dxa"/>
                <w:tcBorders>
                  <w:top w:val="nil"/>
                  <w:left w:val="nil"/>
                  <w:bottom w:val="nil"/>
                  <w:right w:val="nil"/>
                </w:tcBorders>
                <w:shd w:val="clear" w:color="auto" w:fill="auto"/>
                <w:noWrap/>
                <w:hideMark/>
              </w:tcPr>
            </w:tcPrChange>
          </w:tcPr>
          <w:p w14:paraId="26E5BE47" w14:textId="77777777" w:rsidR="00714627" w:rsidRPr="00714627" w:rsidRDefault="00714627">
            <w:pPr>
              <w:spacing w:after="0" w:line="240" w:lineRule="auto"/>
              <w:rPr>
                <w:ins w:id="883" w:author="Stefanie Lane" w:date="2021-11-06T15:07:00Z"/>
                <w:rFonts w:ascii="Times New Roman" w:eastAsia="Times New Roman" w:hAnsi="Times New Roman" w:cs="Times New Roman"/>
                <w:sz w:val="20"/>
                <w:szCs w:val="20"/>
                <w:rPrChange w:id="884" w:author="Stefanie Lane" w:date="2021-11-06T15:07:00Z">
                  <w:rPr>
                    <w:ins w:id="885" w:author="Stefanie Lane" w:date="2021-11-06T15:07:00Z"/>
                  </w:rPr>
                </w:rPrChange>
              </w:rPr>
              <w:pPrChange w:id="886" w:author="Stefanie Lane" w:date="2021-11-06T15:07:00Z">
                <w:pPr/>
              </w:pPrChange>
            </w:pPr>
          </w:p>
        </w:tc>
        <w:tc>
          <w:tcPr>
            <w:tcW w:w="960" w:type="dxa"/>
            <w:tcBorders>
              <w:top w:val="nil"/>
              <w:left w:val="nil"/>
              <w:bottom w:val="nil"/>
              <w:right w:val="nil"/>
            </w:tcBorders>
            <w:shd w:val="clear" w:color="auto" w:fill="auto"/>
            <w:noWrap/>
            <w:hideMark/>
            <w:tcPrChange w:id="887" w:author="Stefanie Lane" w:date="2021-11-06T15:08:00Z">
              <w:tcPr>
                <w:tcW w:w="960" w:type="dxa"/>
                <w:tcBorders>
                  <w:top w:val="nil"/>
                  <w:left w:val="nil"/>
                  <w:bottom w:val="nil"/>
                  <w:right w:val="nil"/>
                </w:tcBorders>
                <w:shd w:val="clear" w:color="auto" w:fill="auto"/>
                <w:noWrap/>
                <w:hideMark/>
              </w:tcPr>
            </w:tcPrChange>
          </w:tcPr>
          <w:p w14:paraId="56C16728" w14:textId="77777777" w:rsidR="00714627" w:rsidRPr="00714627" w:rsidRDefault="00714627">
            <w:pPr>
              <w:spacing w:after="0" w:line="240" w:lineRule="auto"/>
              <w:rPr>
                <w:ins w:id="888" w:author="Stefanie Lane" w:date="2021-11-06T15:07:00Z"/>
                <w:rFonts w:ascii="Times New Roman" w:eastAsia="Times New Roman" w:hAnsi="Times New Roman" w:cs="Times New Roman"/>
                <w:sz w:val="20"/>
                <w:szCs w:val="20"/>
                <w:rPrChange w:id="889" w:author="Stefanie Lane" w:date="2021-11-06T15:07:00Z">
                  <w:rPr>
                    <w:ins w:id="890" w:author="Stefanie Lane" w:date="2021-11-06T15:07:00Z"/>
                  </w:rPr>
                </w:rPrChange>
              </w:rPr>
              <w:pPrChange w:id="891" w:author="Stefanie Lane" w:date="2021-11-06T15:07:00Z">
                <w:pPr/>
              </w:pPrChange>
            </w:pPr>
          </w:p>
        </w:tc>
        <w:tc>
          <w:tcPr>
            <w:tcW w:w="300" w:type="dxa"/>
            <w:tcBorders>
              <w:top w:val="nil"/>
              <w:left w:val="nil"/>
              <w:bottom w:val="nil"/>
              <w:right w:val="nil"/>
            </w:tcBorders>
            <w:shd w:val="clear" w:color="auto" w:fill="auto"/>
            <w:noWrap/>
            <w:hideMark/>
            <w:tcPrChange w:id="892" w:author="Stefanie Lane" w:date="2021-11-06T15:08:00Z">
              <w:tcPr>
                <w:tcW w:w="300" w:type="dxa"/>
                <w:tcBorders>
                  <w:top w:val="nil"/>
                  <w:left w:val="nil"/>
                  <w:bottom w:val="nil"/>
                  <w:right w:val="nil"/>
                </w:tcBorders>
                <w:shd w:val="clear" w:color="auto" w:fill="auto"/>
                <w:noWrap/>
                <w:hideMark/>
              </w:tcPr>
            </w:tcPrChange>
          </w:tcPr>
          <w:p w14:paraId="549F60AB" w14:textId="77777777" w:rsidR="00714627" w:rsidRPr="00714627" w:rsidRDefault="00714627">
            <w:pPr>
              <w:spacing w:after="0" w:line="240" w:lineRule="auto"/>
              <w:rPr>
                <w:ins w:id="893" w:author="Stefanie Lane" w:date="2021-11-06T15:07:00Z"/>
                <w:rFonts w:ascii="Times New Roman" w:eastAsia="Times New Roman" w:hAnsi="Times New Roman" w:cs="Times New Roman"/>
                <w:sz w:val="20"/>
                <w:szCs w:val="20"/>
                <w:rPrChange w:id="894" w:author="Stefanie Lane" w:date="2021-11-06T15:07:00Z">
                  <w:rPr>
                    <w:ins w:id="895" w:author="Stefanie Lane" w:date="2021-11-06T15:07:00Z"/>
                  </w:rPr>
                </w:rPrChange>
              </w:rPr>
              <w:pPrChange w:id="896" w:author="Stefanie Lane" w:date="2021-11-06T15:07:00Z">
                <w:pPr/>
              </w:pPrChange>
            </w:pPr>
          </w:p>
        </w:tc>
        <w:tc>
          <w:tcPr>
            <w:tcW w:w="571" w:type="dxa"/>
            <w:tcBorders>
              <w:top w:val="nil"/>
              <w:left w:val="nil"/>
              <w:bottom w:val="nil"/>
              <w:right w:val="nil"/>
            </w:tcBorders>
            <w:shd w:val="clear" w:color="auto" w:fill="auto"/>
            <w:noWrap/>
            <w:hideMark/>
            <w:tcPrChange w:id="897" w:author="Stefanie Lane" w:date="2021-11-06T15:08:00Z">
              <w:tcPr>
                <w:tcW w:w="500" w:type="dxa"/>
                <w:tcBorders>
                  <w:top w:val="nil"/>
                  <w:left w:val="nil"/>
                  <w:bottom w:val="nil"/>
                  <w:right w:val="nil"/>
                </w:tcBorders>
                <w:shd w:val="clear" w:color="auto" w:fill="auto"/>
                <w:noWrap/>
                <w:hideMark/>
              </w:tcPr>
            </w:tcPrChange>
          </w:tcPr>
          <w:p w14:paraId="014C529F" w14:textId="77777777" w:rsidR="00714627" w:rsidRPr="00714627" w:rsidRDefault="00714627">
            <w:pPr>
              <w:spacing w:after="0" w:line="240" w:lineRule="auto"/>
              <w:rPr>
                <w:ins w:id="898" w:author="Stefanie Lane" w:date="2021-11-06T15:07:00Z"/>
                <w:rFonts w:ascii="Times New Roman" w:eastAsia="Times New Roman" w:hAnsi="Times New Roman" w:cs="Times New Roman"/>
                <w:sz w:val="20"/>
                <w:szCs w:val="20"/>
                <w:rPrChange w:id="899" w:author="Stefanie Lane" w:date="2021-11-06T15:07:00Z">
                  <w:rPr>
                    <w:ins w:id="900" w:author="Stefanie Lane" w:date="2021-11-06T15:07:00Z"/>
                  </w:rPr>
                </w:rPrChange>
              </w:rPr>
              <w:pPrChange w:id="901" w:author="Stefanie Lane" w:date="2021-11-06T15:07:00Z">
                <w:pPr/>
              </w:pPrChange>
            </w:pPr>
          </w:p>
        </w:tc>
        <w:tc>
          <w:tcPr>
            <w:tcW w:w="710" w:type="dxa"/>
            <w:tcBorders>
              <w:top w:val="nil"/>
              <w:left w:val="nil"/>
              <w:bottom w:val="nil"/>
              <w:right w:val="nil"/>
            </w:tcBorders>
            <w:shd w:val="clear" w:color="auto" w:fill="auto"/>
            <w:noWrap/>
            <w:hideMark/>
            <w:tcPrChange w:id="902" w:author="Stefanie Lane" w:date="2021-11-06T15:08:00Z">
              <w:tcPr>
                <w:tcW w:w="600" w:type="dxa"/>
                <w:tcBorders>
                  <w:top w:val="nil"/>
                  <w:left w:val="nil"/>
                  <w:bottom w:val="nil"/>
                  <w:right w:val="nil"/>
                </w:tcBorders>
                <w:shd w:val="clear" w:color="auto" w:fill="auto"/>
                <w:noWrap/>
                <w:hideMark/>
              </w:tcPr>
            </w:tcPrChange>
          </w:tcPr>
          <w:p w14:paraId="680A50B6" w14:textId="77777777" w:rsidR="00714627" w:rsidRPr="00714627" w:rsidRDefault="00714627">
            <w:pPr>
              <w:spacing w:after="0" w:line="240" w:lineRule="auto"/>
              <w:rPr>
                <w:ins w:id="903" w:author="Stefanie Lane" w:date="2021-11-06T15:07:00Z"/>
                <w:rFonts w:ascii="Times New Roman" w:eastAsia="Times New Roman" w:hAnsi="Times New Roman" w:cs="Times New Roman"/>
                <w:sz w:val="20"/>
                <w:szCs w:val="20"/>
                <w:rPrChange w:id="904" w:author="Stefanie Lane" w:date="2021-11-06T15:07:00Z">
                  <w:rPr>
                    <w:ins w:id="905" w:author="Stefanie Lane" w:date="2021-11-06T15:07:00Z"/>
                  </w:rPr>
                </w:rPrChange>
              </w:rPr>
              <w:pPrChange w:id="906" w:author="Stefanie Lane" w:date="2021-11-06T15:07:00Z">
                <w:pPr/>
              </w:pPrChange>
            </w:pPr>
          </w:p>
        </w:tc>
        <w:tc>
          <w:tcPr>
            <w:tcW w:w="300" w:type="dxa"/>
            <w:tcBorders>
              <w:top w:val="nil"/>
              <w:left w:val="nil"/>
              <w:bottom w:val="nil"/>
              <w:right w:val="nil"/>
            </w:tcBorders>
            <w:shd w:val="clear" w:color="auto" w:fill="auto"/>
            <w:noWrap/>
            <w:hideMark/>
            <w:tcPrChange w:id="907" w:author="Stefanie Lane" w:date="2021-11-06T15:08:00Z">
              <w:tcPr>
                <w:tcW w:w="300" w:type="dxa"/>
                <w:tcBorders>
                  <w:top w:val="nil"/>
                  <w:left w:val="nil"/>
                  <w:bottom w:val="nil"/>
                  <w:right w:val="nil"/>
                </w:tcBorders>
                <w:shd w:val="clear" w:color="auto" w:fill="auto"/>
                <w:noWrap/>
                <w:hideMark/>
              </w:tcPr>
            </w:tcPrChange>
          </w:tcPr>
          <w:p w14:paraId="6EC743BC" w14:textId="77777777" w:rsidR="00714627" w:rsidRPr="00714627" w:rsidRDefault="00714627">
            <w:pPr>
              <w:spacing w:after="0" w:line="240" w:lineRule="auto"/>
              <w:rPr>
                <w:ins w:id="908" w:author="Stefanie Lane" w:date="2021-11-06T15:07:00Z"/>
                <w:rFonts w:ascii="Times New Roman" w:eastAsia="Times New Roman" w:hAnsi="Times New Roman" w:cs="Times New Roman"/>
                <w:sz w:val="20"/>
                <w:szCs w:val="20"/>
                <w:rPrChange w:id="909" w:author="Stefanie Lane" w:date="2021-11-06T15:07:00Z">
                  <w:rPr>
                    <w:ins w:id="910" w:author="Stefanie Lane" w:date="2021-11-06T15:07:00Z"/>
                  </w:rPr>
                </w:rPrChange>
              </w:rPr>
              <w:pPrChange w:id="911" w:author="Stefanie Lane" w:date="2021-11-06T15:07:00Z">
                <w:pPr/>
              </w:pPrChange>
            </w:pPr>
          </w:p>
        </w:tc>
        <w:tc>
          <w:tcPr>
            <w:tcW w:w="571" w:type="dxa"/>
            <w:tcBorders>
              <w:top w:val="nil"/>
              <w:left w:val="nil"/>
              <w:bottom w:val="nil"/>
              <w:right w:val="nil"/>
            </w:tcBorders>
            <w:shd w:val="clear" w:color="auto" w:fill="auto"/>
            <w:noWrap/>
            <w:hideMark/>
            <w:tcPrChange w:id="912" w:author="Stefanie Lane" w:date="2021-11-06T15:08:00Z">
              <w:tcPr>
                <w:tcW w:w="500" w:type="dxa"/>
                <w:tcBorders>
                  <w:top w:val="nil"/>
                  <w:left w:val="nil"/>
                  <w:bottom w:val="nil"/>
                  <w:right w:val="nil"/>
                </w:tcBorders>
                <w:shd w:val="clear" w:color="auto" w:fill="auto"/>
                <w:noWrap/>
                <w:hideMark/>
              </w:tcPr>
            </w:tcPrChange>
          </w:tcPr>
          <w:p w14:paraId="6D7E84FF" w14:textId="77777777" w:rsidR="00714627" w:rsidRPr="00714627" w:rsidRDefault="00714627">
            <w:pPr>
              <w:spacing w:after="0" w:line="240" w:lineRule="auto"/>
              <w:rPr>
                <w:ins w:id="913" w:author="Stefanie Lane" w:date="2021-11-06T15:07:00Z"/>
                <w:rFonts w:ascii="Times New Roman" w:eastAsia="Times New Roman" w:hAnsi="Times New Roman" w:cs="Times New Roman"/>
                <w:sz w:val="20"/>
                <w:szCs w:val="20"/>
                <w:rPrChange w:id="914" w:author="Stefanie Lane" w:date="2021-11-06T15:07:00Z">
                  <w:rPr>
                    <w:ins w:id="915" w:author="Stefanie Lane" w:date="2021-11-06T15:07:00Z"/>
                  </w:rPr>
                </w:rPrChange>
              </w:rPr>
              <w:pPrChange w:id="916" w:author="Stefanie Lane" w:date="2021-11-06T15:07:00Z">
                <w:pPr/>
              </w:pPrChange>
            </w:pPr>
          </w:p>
        </w:tc>
        <w:tc>
          <w:tcPr>
            <w:tcW w:w="560" w:type="dxa"/>
            <w:tcBorders>
              <w:top w:val="nil"/>
              <w:left w:val="nil"/>
              <w:bottom w:val="nil"/>
              <w:right w:val="nil"/>
            </w:tcBorders>
            <w:shd w:val="clear" w:color="auto" w:fill="auto"/>
            <w:noWrap/>
            <w:hideMark/>
            <w:tcPrChange w:id="917" w:author="Stefanie Lane" w:date="2021-11-06T15:08:00Z">
              <w:tcPr>
                <w:tcW w:w="600" w:type="dxa"/>
                <w:tcBorders>
                  <w:top w:val="nil"/>
                  <w:left w:val="nil"/>
                  <w:bottom w:val="nil"/>
                  <w:right w:val="nil"/>
                </w:tcBorders>
                <w:shd w:val="clear" w:color="auto" w:fill="auto"/>
                <w:noWrap/>
                <w:hideMark/>
              </w:tcPr>
            </w:tcPrChange>
          </w:tcPr>
          <w:p w14:paraId="29C114A9" w14:textId="77777777" w:rsidR="00714627" w:rsidRPr="00714627" w:rsidRDefault="00714627">
            <w:pPr>
              <w:spacing w:after="0" w:line="240" w:lineRule="auto"/>
              <w:rPr>
                <w:ins w:id="918" w:author="Stefanie Lane" w:date="2021-11-06T15:07:00Z"/>
                <w:rFonts w:ascii="Times New Roman" w:eastAsia="Times New Roman" w:hAnsi="Times New Roman" w:cs="Times New Roman"/>
                <w:sz w:val="20"/>
                <w:szCs w:val="20"/>
                <w:rPrChange w:id="919" w:author="Stefanie Lane" w:date="2021-11-06T15:07:00Z">
                  <w:rPr>
                    <w:ins w:id="920" w:author="Stefanie Lane" w:date="2021-11-06T15:07:00Z"/>
                  </w:rPr>
                </w:rPrChange>
              </w:rPr>
              <w:pPrChange w:id="921" w:author="Stefanie Lane" w:date="2021-11-06T15:07:00Z">
                <w:pPr/>
              </w:pPrChange>
            </w:pPr>
          </w:p>
        </w:tc>
        <w:tc>
          <w:tcPr>
            <w:tcW w:w="822" w:type="dxa"/>
            <w:tcBorders>
              <w:top w:val="nil"/>
              <w:left w:val="nil"/>
              <w:bottom w:val="nil"/>
              <w:right w:val="nil"/>
            </w:tcBorders>
            <w:shd w:val="clear" w:color="auto" w:fill="auto"/>
            <w:noWrap/>
            <w:hideMark/>
            <w:tcPrChange w:id="922" w:author="Stefanie Lane" w:date="2021-11-06T15:08:00Z">
              <w:tcPr>
                <w:tcW w:w="700" w:type="dxa"/>
                <w:tcBorders>
                  <w:top w:val="nil"/>
                  <w:left w:val="nil"/>
                  <w:bottom w:val="nil"/>
                  <w:right w:val="nil"/>
                </w:tcBorders>
                <w:shd w:val="clear" w:color="auto" w:fill="auto"/>
                <w:noWrap/>
                <w:hideMark/>
              </w:tcPr>
            </w:tcPrChange>
          </w:tcPr>
          <w:p w14:paraId="6F427221" w14:textId="77777777" w:rsidR="00714627" w:rsidRPr="00714627" w:rsidRDefault="00714627">
            <w:pPr>
              <w:spacing w:after="0" w:line="240" w:lineRule="auto"/>
              <w:rPr>
                <w:ins w:id="923" w:author="Stefanie Lane" w:date="2021-11-06T15:07:00Z"/>
                <w:rFonts w:ascii="Times New Roman" w:eastAsia="Times New Roman" w:hAnsi="Times New Roman" w:cs="Times New Roman"/>
                <w:sz w:val="20"/>
                <w:szCs w:val="20"/>
                <w:rPrChange w:id="924" w:author="Stefanie Lane" w:date="2021-11-06T15:07:00Z">
                  <w:rPr>
                    <w:ins w:id="925" w:author="Stefanie Lane" w:date="2021-11-06T15:07:00Z"/>
                  </w:rPr>
                </w:rPrChange>
              </w:rPr>
              <w:pPrChange w:id="926" w:author="Stefanie Lane" w:date="2021-11-06T15:07:00Z">
                <w:pPr/>
              </w:pPrChange>
            </w:pPr>
          </w:p>
        </w:tc>
      </w:tr>
      <w:tr w:rsidR="00714627" w:rsidRPr="00714627" w14:paraId="5D04D57D" w14:textId="77777777" w:rsidTr="00714627">
        <w:trPr>
          <w:trHeight w:val="290"/>
          <w:ins w:id="927" w:author="Stefanie Lane" w:date="2021-11-06T15:07:00Z"/>
          <w:trPrChange w:id="928" w:author="Stefanie Lane" w:date="2021-11-06T15:08:00Z">
            <w:trPr>
              <w:trHeight w:val="290"/>
            </w:trPr>
          </w:trPrChange>
        </w:trPr>
        <w:tc>
          <w:tcPr>
            <w:tcW w:w="1162" w:type="dxa"/>
            <w:tcBorders>
              <w:top w:val="nil"/>
              <w:left w:val="nil"/>
              <w:bottom w:val="single" w:sz="4" w:space="0" w:color="auto"/>
              <w:right w:val="nil"/>
            </w:tcBorders>
            <w:shd w:val="clear" w:color="auto" w:fill="auto"/>
            <w:noWrap/>
            <w:vAlign w:val="center"/>
            <w:hideMark/>
            <w:tcPrChange w:id="929" w:author="Stefanie Lane" w:date="2021-11-06T15:08:00Z">
              <w:tcPr>
                <w:tcW w:w="1060" w:type="dxa"/>
                <w:tcBorders>
                  <w:top w:val="nil"/>
                  <w:left w:val="nil"/>
                  <w:bottom w:val="single" w:sz="4" w:space="0" w:color="auto"/>
                  <w:right w:val="nil"/>
                </w:tcBorders>
                <w:shd w:val="clear" w:color="auto" w:fill="auto"/>
                <w:noWrap/>
                <w:vAlign w:val="center"/>
                <w:hideMark/>
              </w:tcPr>
            </w:tcPrChange>
          </w:tcPr>
          <w:p w14:paraId="11A9B7D3" w14:textId="77777777" w:rsidR="00714627" w:rsidRPr="00714627" w:rsidRDefault="00714627">
            <w:pPr>
              <w:spacing w:after="0" w:line="240" w:lineRule="auto"/>
              <w:rPr>
                <w:ins w:id="930" w:author="Stefanie Lane" w:date="2021-11-06T15:07:00Z"/>
                <w:rFonts w:ascii="Calibri" w:eastAsia="Times New Roman" w:hAnsi="Calibri" w:cs="Calibri"/>
                <w:color w:val="000000"/>
                <w:sz w:val="20"/>
                <w:szCs w:val="20"/>
                <w:rPrChange w:id="931" w:author="Stefanie Lane" w:date="2021-11-06T15:07:00Z">
                  <w:rPr>
                    <w:ins w:id="932" w:author="Stefanie Lane" w:date="2021-11-06T15:07:00Z"/>
                  </w:rPr>
                </w:rPrChange>
              </w:rPr>
              <w:pPrChange w:id="933" w:author="Stefanie Lane" w:date="2021-11-06T15:07:00Z">
                <w:pPr/>
              </w:pPrChange>
            </w:pPr>
            <w:ins w:id="934" w:author="Stefanie Lane" w:date="2021-11-06T15:07:00Z">
              <w:r w:rsidRPr="00714627">
                <w:rPr>
                  <w:rFonts w:ascii="Calibri" w:eastAsia="Times New Roman" w:hAnsi="Calibri" w:cs="Calibri"/>
                  <w:color w:val="000000"/>
                  <w:sz w:val="20"/>
                  <w:szCs w:val="20"/>
                  <w:rPrChange w:id="935" w:author="Stefanie Lane" w:date="2021-11-06T15:07:00Z">
                    <w:rPr/>
                  </w:rPrChange>
                </w:rPr>
                <w:t>Fescue</w:t>
              </w:r>
            </w:ins>
          </w:p>
        </w:tc>
        <w:tc>
          <w:tcPr>
            <w:tcW w:w="956" w:type="dxa"/>
            <w:tcBorders>
              <w:top w:val="nil"/>
              <w:left w:val="nil"/>
              <w:bottom w:val="single" w:sz="4" w:space="0" w:color="auto"/>
              <w:right w:val="nil"/>
            </w:tcBorders>
            <w:shd w:val="clear" w:color="auto" w:fill="auto"/>
            <w:noWrap/>
            <w:hideMark/>
            <w:tcPrChange w:id="936" w:author="Stefanie Lane" w:date="2021-11-06T15:08:00Z">
              <w:tcPr>
                <w:tcW w:w="840" w:type="dxa"/>
                <w:tcBorders>
                  <w:top w:val="nil"/>
                  <w:left w:val="nil"/>
                  <w:bottom w:val="single" w:sz="4" w:space="0" w:color="auto"/>
                  <w:right w:val="nil"/>
                </w:tcBorders>
                <w:shd w:val="clear" w:color="auto" w:fill="auto"/>
                <w:noWrap/>
                <w:hideMark/>
              </w:tcPr>
            </w:tcPrChange>
          </w:tcPr>
          <w:p w14:paraId="36FDD3F3" w14:textId="77777777" w:rsidR="00714627" w:rsidRPr="00714627" w:rsidRDefault="00714627">
            <w:pPr>
              <w:spacing w:after="0" w:line="240" w:lineRule="auto"/>
              <w:rPr>
                <w:ins w:id="937" w:author="Stefanie Lane" w:date="2021-11-06T15:07:00Z"/>
                <w:rFonts w:ascii="Calibri" w:eastAsia="Times New Roman" w:hAnsi="Calibri" w:cs="Calibri"/>
                <w:color w:val="000000"/>
                <w:rPrChange w:id="938" w:author="Stefanie Lane" w:date="2021-11-06T15:07:00Z">
                  <w:rPr>
                    <w:ins w:id="939" w:author="Stefanie Lane" w:date="2021-11-06T15:07:00Z"/>
                  </w:rPr>
                </w:rPrChange>
              </w:rPr>
              <w:pPrChange w:id="940" w:author="Stefanie Lane" w:date="2021-11-06T15:07:00Z">
                <w:pPr/>
              </w:pPrChange>
            </w:pPr>
            <w:ins w:id="941" w:author="Stefanie Lane" w:date="2021-11-06T15:07:00Z">
              <w:r w:rsidRPr="00714627">
                <w:rPr>
                  <w:rFonts w:ascii="Calibri" w:eastAsia="Times New Roman" w:hAnsi="Calibri" w:cs="Calibri"/>
                  <w:color w:val="000000"/>
                  <w:rPrChange w:id="942" w:author="Stefanie Lane" w:date="2021-11-06T15:07:00Z">
                    <w:rPr/>
                  </w:rPrChange>
                </w:rPr>
                <w:t> </w:t>
              </w:r>
            </w:ins>
          </w:p>
        </w:tc>
        <w:tc>
          <w:tcPr>
            <w:tcW w:w="840" w:type="dxa"/>
            <w:tcBorders>
              <w:top w:val="nil"/>
              <w:left w:val="nil"/>
              <w:bottom w:val="single" w:sz="4" w:space="0" w:color="auto"/>
              <w:right w:val="nil"/>
            </w:tcBorders>
            <w:shd w:val="clear" w:color="auto" w:fill="auto"/>
            <w:noWrap/>
            <w:hideMark/>
            <w:tcPrChange w:id="943" w:author="Stefanie Lane" w:date="2021-11-06T15:08:00Z">
              <w:tcPr>
                <w:tcW w:w="840" w:type="dxa"/>
                <w:tcBorders>
                  <w:top w:val="nil"/>
                  <w:left w:val="nil"/>
                  <w:bottom w:val="single" w:sz="4" w:space="0" w:color="auto"/>
                  <w:right w:val="nil"/>
                </w:tcBorders>
                <w:shd w:val="clear" w:color="auto" w:fill="auto"/>
                <w:noWrap/>
                <w:hideMark/>
              </w:tcPr>
            </w:tcPrChange>
          </w:tcPr>
          <w:p w14:paraId="42B8D0E4" w14:textId="77777777" w:rsidR="00714627" w:rsidRPr="00714627" w:rsidRDefault="00714627">
            <w:pPr>
              <w:spacing w:after="0" w:line="240" w:lineRule="auto"/>
              <w:rPr>
                <w:ins w:id="944" w:author="Stefanie Lane" w:date="2021-11-06T15:07:00Z"/>
                <w:rFonts w:ascii="Calibri" w:eastAsia="Times New Roman" w:hAnsi="Calibri" w:cs="Calibri"/>
                <w:color w:val="000000"/>
                <w:rPrChange w:id="945" w:author="Stefanie Lane" w:date="2021-11-06T15:07:00Z">
                  <w:rPr>
                    <w:ins w:id="946" w:author="Stefanie Lane" w:date="2021-11-06T15:07:00Z"/>
                  </w:rPr>
                </w:rPrChange>
              </w:rPr>
              <w:pPrChange w:id="947" w:author="Stefanie Lane" w:date="2021-11-06T15:07:00Z">
                <w:pPr/>
              </w:pPrChange>
            </w:pPr>
            <w:ins w:id="948" w:author="Stefanie Lane" w:date="2021-11-06T15:07:00Z">
              <w:r w:rsidRPr="00714627">
                <w:rPr>
                  <w:rFonts w:ascii="Calibri" w:eastAsia="Times New Roman" w:hAnsi="Calibri" w:cs="Calibri"/>
                  <w:color w:val="000000"/>
                  <w:rPrChange w:id="949" w:author="Stefanie Lane" w:date="2021-11-06T15:07:00Z">
                    <w:rPr/>
                  </w:rPrChange>
                </w:rPr>
                <w:t> </w:t>
              </w:r>
            </w:ins>
          </w:p>
        </w:tc>
        <w:tc>
          <w:tcPr>
            <w:tcW w:w="300" w:type="dxa"/>
            <w:tcBorders>
              <w:top w:val="nil"/>
              <w:left w:val="nil"/>
              <w:bottom w:val="nil"/>
              <w:right w:val="nil"/>
            </w:tcBorders>
            <w:shd w:val="clear" w:color="auto" w:fill="auto"/>
            <w:noWrap/>
            <w:hideMark/>
            <w:tcPrChange w:id="950" w:author="Stefanie Lane" w:date="2021-11-06T15:08:00Z">
              <w:tcPr>
                <w:tcW w:w="300" w:type="dxa"/>
                <w:tcBorders>
                  <w:top w:val="nil"/>
                  <w:left w:val="nil"/>
                  <w:bottom w:val="nil"/>
                  <w:right w:val="nil"/>
                </w:tcBorders>
                <w:shd w:val="clear" w:color="auto" w:fill="auto"/>
                <w:noWrap/>
                <w:hideMark/>
              </w:tcPr>
            </w:tcPrChange>
          </w:tcPr>
          <w:p w14:paraId="47329CD6" w14:textId="77777777" w:rsidR="00714627" w:rsidRPr="00714627" w:rsidRDefault="00714627">
            <w:pPr>
              <w:spacing w:after="0" w:line="240" w:lineRule="auto"/>
              <w:rPr>
                <w:ins w:id="951" w:author="Stefanie Lane" w:date="2021-11-06T15:07:00Z"/>
                <w:rFonts w:ascii="Calibri" w:eastAsia="Times New Roman" w:hAnsi="Calibri" w:cs="Calibri"/>
                <w:color w:val="000000"/>
                <w:rPrChange w:id="952" w:author="Stefanie Lane" w:date="2021-11-06T15:07:00Z">
                  <w:rPr>
                    <w:ins w:id="953" w:author="Stefanie Lane" w:date="2021-11-06T15:07:00Z"/>
                  </w:rPr>
                </w:rPrChange>
              </w:rPr>
              <w:pPrChange w:id="954" w:author="Stefanie Lane" w:date="2021-11-06T15:07:00Z">
                <w:pPr/>
              </w:pPrChange>
            </w:pPr>
          </w:p>
        </w:tc>
        <w:tc>
          <w:tcPr>
            <w:tcW w:w="960" w:type="dxa"/>
            <w:tcBorders>
              <w:top w:val="nil"/>
              <w:left w:val="nil"/>
              <w:bottom w:val="single" w:sz="4" w:space="0" w:color="auto"/>
              <w:right w:val="nil"/>
            </w:tcBorders>
            <w:shd w:val="clear" w:color="auto" w:fill="auto"/>
            <w:noWrap/>
            <w:hideMark/>
            <w:tcPrChange w:id="955" w:author="Stefanie Lane" w:date="2021-11-06T15:08:00Z">
              <w:tcPr>
                <w:tcW w:w="960" w:type="dxa"/>
                <w:tcBorders>
                  <w:top w:val="nil"/>
                  <w:left w:val="nil"/>
                  <w:bottom w:val="single" w:sz="4" w:space="0" w:color="auto"/>
                  <w:right w:val="nil"/>
                </w:tcBorders>
                <w:shd w:val="clear" w:color="auto" w:fill="auto"/>
                <w:noWrap/>
                <w:hideMark/>
              </w:tcPr>
            </w:tcPrChange>
          </w:tcPr>
          <w:p w14:paraId="7BB787B1" w14:textId="77777777" w:rsidR="00714627" w:rsidRPr="00714627" w:rsidRDefault="00714627">
            <w:pPr>
              <w:spacing w:after="0" w:line="240" w:lineRule="auto"/>
              <w:rPr>
                <w:ins w:id="956" w:author="Stefanie Lane" w:date="2021-11-06T15:07:00Z"/>
                <w:rFonts w:ascii="Calibri" w:eastAsia="Times New Roman" w:hAnsi="Calibri" w:cs="Calibri"/>
                <w:color w:val="000000"/>
                <w:rPrChange w:id="957" w:author="Stefanie Lane" w:date="2021-11-06T15:07:00Z">
                  <w:rPr>
                    <w:ins w:id="958" w:author="Stefanie Lane" w:date="2021-11-06T15:07:00Z"/>
                  </w:rPr>
                </w:rPrChange>
              </w:rPr>
              <w:pPrChange w:id="959" w:author="Stefanie Lane" w:date="2021-11-06T15:07:00Z">
                <w:pPr/>
              </w:pPrChange>
            </w:pPr>
            <w:ins w:id="960" w:author="Stefanie Lane" w:date="2021-11-06T15:07:00Z">
              <w:r w:rsidRPr="00714627">
                <w:rPr>
                  <w:rFonts w:ascii="Calibri" w:eastAsia="Times New Roman" w:hAnsi="Calibri" w:cs="Calibri"/>
                  <w:color w:val="000000"/>
                  <w:rPrChange w:id="961" w:author="Stefanie Lane" w:date="2021-11-06T15:07:00Z">
                    <w:rPr/>
                  </w:rPrChange>
                </w:rPr>
                <w:t> </w:t>
              </w:r>
            </w:ins>
          </w:p>
        </w:tc>
        <w:tc>
          <w:tcPr>
            <w:tcW w:w="960" w:type="dxa"/>
            <w:tcBorders>
              <w:top w:val="nil"/>
              <w:left w:val="nil"/>
              <w:bottom w:val="single" w:sz="4" w:space="0" w:color="auto"/>
              <w:right w:val="nil"/>
            </w:tcBorders>
            <w:shd w:val="clear" w:color="auto" w:fill="auto"/>
            <w:noWrap/>
            <w:hideMark/>
            <w:tcPrChange w:id="962" w:author="Stefanie Lane" w:date="2021-11-06T15:08:00Z">
              <w:tcPr>
                <w:tcW w:w="960" w:type="dxa"/>
                <w:tcBorders>
                  <w:top w:val="nil"/>
                  <w:left w:val="nil"/>
                  <w:bottom w:val="single" w:sz="4" w:space="0" w:color="auto"/>
                  <w:right w:val="nil"/>
                </w:tcBorders>
                <w:shd w:val="clear" w:color="auto" w:fill="auto"/>
                <w:noWrap/>
                <w:hideMark/>
              </w:tcPr>
            </w:tcPrChange>
          </w:tcPr>
          <w:p w14:paraId="4ADD9C38" w14:textId="77777777" w:rsidR="00714627" w:rsidRPr="00714627" w:rsidRDefault="00714627">
            <w:pPr>
              <w:spacing w:after="0" w:line="240" w:lineRule="auto"/>
              <w:rPr>
                <w:ins w:id="963" w:author="Stefanie Lane" w:date="2021-11-06T15:07:00Z"/>
                <w:rFonts w:ascii="Calibri" w:eastAsia="Times New Roman" w:hAnsi="Calibri" w:cs="Calibri"/>
                <w:color w:val="000000"/>
                <w:rPrChange w:id="964" w:author="Stefanie Lane" w:date="2021-11-06T15:07:00Z">
                  <w:rPr>
                    <w:ins w:id="965" w:author="Stefanie Lane" w:date="2021-11-06T15:07:00Z"/>
                  </w:rPr>
                </w:rPrChange>
              </w:rPr>
              <w:pPrChange w:id="966" w:author="Stefanie Lane" w:date="2021-11-06T15:07:00Z">
                <w:pPr/>
              </w:pPrChange>
            </w:pPr>
            <w:ins w:id="967" w:author="Stefanie Lane" w:date="2021-11-06T15:07:00Z">
              <w:r w:rsidRPr="00714627">
                <w:rPr>
                  <w:rFonts w:ascii="Calibri" w:eastAsia="Times New Roman" w:hAnsi="Calibri" w:cs="Calibri"/>
                  <w:color w:val="000000"/>
                  <w:rPrChange w:id="968" w:author="Stefanie Lane" w:date="2021-11-06T15:07:00Z">
                    <w:rPr/>
                  </w:rPrChange>
                </w:rPr>
                <w:t> </w:t>
              </w:r>
            </w:ins>
          </w:p>
        </w:tc>
        <w:tc>
          <w:tcPr>
            <w:tcW w:w="300" w:type="dxa"/>
            <w:tcBorders>
              <w:top w:val="nil"/>
              <w:left w:val="nil"/>
              <w:bottom w:val="nil"/>
              <w:right w:val="nil"/>
            </w:tcBorders>
            <w:shd w:val="clear" w:color="auto" w:fill="auto"/>
            <w:noWrap/>
            <w:hideMark/>
            <w:tcPrChange w:id="969" w:author="Stefanie Lane" w:date="2021-11-06T15:08:00Z">
              <w:tcPr>
                <w:tcW w:w="300" w:type="dxa"/>
                <w:tcBorders>
                  <w:top w:val="nil"/>
                  <w:left w:val="nil"/>
                  <w:bottom w:val="nil"/>
                  <w:right w:val="nil"/>
                </w:tcBorders>
                <w:shd w:val="clear" w:color="auto" w:fill="auto"/>
                <w:noWrap/>
                <w:hideMark/>
              </w:tcPr>
            </w:tcPrChange>
          </w:tcPr>
          <w:p w14:paraId="32BEE131" w14:textId="77777777" w:rsidR="00714627" w:rsidRPr="00714627" w:rsidRDefault="00714627">
            <w:pPr>
              <w:spacing w:after="0" w:line="240" w:lineRule="auto"/>
              <w:rPr>
                <w:ins w:id="970" w:author="Stefanie Lane" w:date="2021-11-06T15:07:00Z"/>
                <w:rFonts w:ascii="Calibri" w:eastAsia="Times New Roman" w:hAnsi="Calibri" w:cs="Calibri"/>
                <w:color w:val="000000"/>
                <w:rPrChange w:id="971" w:author="Stefanie Lane" w:date="2021-11-06T15:07:00Z">
                  <w:rPr>
                    <w:ins w:id="972" w:author="Stefanie Lane" w:date="2021-11-06T15:07:00Z"/>
                  </w:rPr>
                </w:rPrChange>
              </w:rPr>
              <w:pPrChange w:id="973" w:author="Stefanie Lane" w:date="2021-11-06T15:07:00Z">
                <w:pPr/>
              </w:pPrChange>
            </w:pPr>
          </w:p>
        </w:tc>
        <w:tc>
          <w:tcPr>
            <w:tcW w:w="571" w:type="dxa"/>
            <w:tcBorders>
              <w:top w:val="nil"/>
              <w:left w:val="nil"/>
              <w:bottom w:val="single" w:sz="4" w:space="0" w:color="auto"/>
              <w:right w:val="nil"/>
            </w:tcBorders>
            <w:shd w:val="clear" w:color="auto" w:fill="auto"/>
            <w:noWrap/>
            <w:hideMark/>
            <w:tcPrChange w:id="974" w:author="Stefanie Lane" w:date="2021-11-06T15:08:00Z">
              <w:tcPr>
                <w:tcW w:w="500" w:type="dxa"/>
                <w:tcBorders>
                  <w:top w:val="nil"/>
                  <w:left w:val="nil"/>
                  <w:bottom w:val="single" w:sz="4" w:space="0" w:color="auto"/>
                  <w:right w:val="nil"/>
                </w:tcBorders>
                <w:shd w:val="clear" w:color="auto" w:fill="auto"/>
                <w:noWrap/>
                <w:hideMark/>
              </w:tcPr>
            </w:tcPrChange>
          </w:tcPr>
          <w:p w14:paraId="5FD1EE43" w14:textId="77777777" w:rsidR="00714627" w:rsidRPr="00714627" w:rsidRDefault="00714627">
            <w:pPr>
              <w:spacing w:after="0" w:line="240" w:lineRule="auto"/>
              <w:rPr>
                <w:ins w:id="975" w:author="Stefanie Lane" w:date="2021-11-06T15:07:00Z"/>
                <w:rFonts w:ascii="Calibri" w:eastAsia="Times New Roman" w:hAnsi="Calibri" w:cs="Calibri"/>
                <w:color w:val="000000"/>
                <w:rPrChange w:id="976" w:author="Stefanie Lane" w:date="2021-11-06T15:07:00Z">
                  <w:rPr>
                    <w:ins w:id="977" w:author="Stefanie Lane" w:date="2021-11-06T15:07:00Z"/>
                  </w:rPr>
                </w:rPrChange>
              </w:rPr>
              <w:pPrChange w:id="978" w:author="Stefanie Lane" w:date="2021-11-06T15:07:00Z">
                <w:pPr/>
              </w:pPrChange>
            </w:pPr>
            <w:ins w:id="979" w:author="Stefanie Lane" w:date="2021-11-06T15:07:00Z">
              <w:r w:rsidRPr="00714627">
                <w:rPr>
                  <w:rFonts w:ascii="Calibri" w:eastAsia="Times New Roman" w:hAnsi="Calibri" w:cs="Calibri"/>
                  <w:color w:val="000000"/>
                  <w:rPrChange w:id="980" w:author="Stefanie Lane" w:date="2021-11-06T15:07:00Z">
                    <w:rPr/>
                  </w:rPrChange>
                </w:rPr>
                <w:t> </w:t>
              </w:r>
            </w:ins>
          </w:p>
        </w:tc>
        <w:tc>
          <w:tcPr>
            <w:tcW w:w="710" w:type="dxa"/>
            <w:tcBorders>
              <w:top w:val="nil"/>
              <w:left w:val="nil"/>
              <w:bottom w:val="single" w:sz="4" w:space="0" w:color="auto"/>
              <w:right w:val="nil"/>
            </w:tcBorders>
            <w:shd w:val="clear" w:color="auto" w:fill="auto"/>
            <w:noWrap/>
            <w:hideMark/>
            <w:tcPrChange w:id="981" w:author="Stefanie Lane" w:date="2021-11-06T15:08:00Z">
              <w:tcPr>
                <w:tcW w:w="600" w:type="dxa"/>
                <w:tcBorders>
                  <w:top w:val="nil"/>
                  <w:left w:val="nil"/>
                  <w:bottom w:val="single" w:sz="4" w:space="0" w:color="auto"/>
                  <w:right w:val="nil"/>
                </w:tcBorders>
                <w:shd w:val="clear" w:color="auto" w:fill="auto"/>
                <w:noWrap/>
                <w:hideMark/>
              </w:tcPr>
            </w:tcPrChange>
          </w:tcPr>
          <w:p w14:paraId="13AE7BE6" w14:textId="77777777" w:rsidR="00714627" w:rsidRPr="00714627" w:rsidRDefault="00714627">
            <w:pPr>
              <w:spacing w:after="0" w:line="240" w:lineRule="auto"/>
              <w:rPr>
                <w:ins w:id="982" w:author="Stefanie Lane" w:date="2021-11-06T15:07:00Z"/>
                <w:rFonts w:ascii="Calibri" w:eastAsia="Times New Roman" w:hAnsi="Calibri" w:cs="Calibri"/>
                <w:color w:val="000000"/>
                <w:rPrChange w:id="983" w:author="Stefanie Lane" w:date="2021-11-06T15:07:00Z">
                  <w:rPr>
                    <w:ins w:id="984" w:author="Stefanie Lane" w:date="2021-11-06T15:07:00Z"/>
                  </w:rPr>
                </w:rPrChange>
              </w:rPr>
              <w:pPrChange w:id="985" w:author="Stefanie Lane" w:date="2021-11-06T15:07:00Z">
                <w:pPr/>
              </w:pPrChange>
            </w:pPr>
            <w:ins w:id="986" w:author="Stefanie Lane" w:date="2021-11-06T15:07:00Z">
              <w:r w:rsidRPr="00714627">
                <w:rPr>
                  <w:rFonts w:ascii="Calibri" w:eastAsia="Times New Roman" w:hAnsi="Calibri" w:cs="Calibri"/>
                  <w:color w:val="000000"/>
                  <w:rPrChange w:id="987" w:author="Stefanie Lane" w:date="2021-11-06T15:07:00Z">
                    <w:rPr/>
                  </w:rPrChange>
                </w:rPr>
                <w:t> </w:t>
              </w:r>
            </w:ins>
          </w:p>
        </w:tc>
        <w:tc>
          <w:tcPr>
            <w:tcW w:w="300" w:type="dxa"/>
            <w:tcBorders>
              <w:top w:val="nil"/>
              <w:left w:val="nil"/>
              <w:bottom w:val="single" w:sz="4" w:space="0" w:color="auto"/>
              <w:right w:val="nil"/>
            </w:tcBorders>
            <w:shd w:val="clear" w:color="auto" w:fill="auto"/>
            <w:noWrap/>
            <w:hideMark/>
            <w:tcPrChange w:id="988" w:author="Stefanie Lane" w:date="2021-11-06T15:08:00Z">
              <w:tcPr>
                <w:tcW w:w="300" w:type="dxa"/>
                <w:tcBorders>
                  <w:top w:val="nil"/>
                  <w:left w:val="nil"/>
                  <w:bottom w:val="single" w:sz="4" w:space="0" w:color="auto"/>
                  <w:right w:val="nil"/>
                </w:tcBorders>
                <w:shd w:val="clear" w:color="auto" w:fill="auto"/>
                <w:noWrap/>
                <w:hideMark/>
              </w:tcPr>
            </w:tcPrChange>
          </w:tcPr>
          <w:p w14:paraId="27D3EE30" w14:textId="77777777" w:rsidR="00714627" w:rsidRPr="00714627" w:rsidRDefault="00714627">
            <w:pPr>
              <w:spacing w:after="0" w:line="240" w:lineRule="auto"/>
              <w:rPr>
                <w:ins w:id="989" w:author="Stefanie Lane" w:date="2021-11-06T15:07:00Z"/>
                <w:rFonts w:ascii="Calibri" w:eastAsia="Times New Roman" w:hAnsi="Calibri" w:cs="Calibri"/>
                <w:color w:val="000000"/>
                <w:rPrChange w:id="990" w:author="Stefanie Lane" w:date="2021-11-06T15:07:00Z">
                  <w:rPr>
                    <w:ins w:id="991" w:author="Stefanie Lane" w:date="2021-11-06T15:07:00Z"/>
                  </w:rPr>
                </w:rPrChange>
              </w:rPr>
              <w:pPrChange w:id="992" w:author="Stefanie Lane" w:date="2021-11-06T15:07:00Z">
                <w:pPr/>
              </w:pPrChange>
            </w:pPr>
            <w:ins w:id="993" w:author="Stefanie Lane" w:date="2021-11-06T15:07:00Z">
              <w:r w:rsidRPr="00714627">
                <w:rPr>
                  <w:rFonts w:ascii="Calibri" w:eastAsia="Times New Roman" w:hAnsi="Calibri" w:cs="Calibri"/>
                  <w:color w:val="000000"/>
                  <w:rPrChange w:id="994" w:author="Stefanie Lane" w:date="2021-11-06T15:07:00Z">
                    <w:rPr/>
                  </w:rPrChange>
                </w:rPr>
                <w:t> </w:t>
              </w:r>
            </w:ins>
          </w:p>
        </w:tc>
        <w:tc>
          <w:tcPr>
            <w:tcW w:w="571" w:type="dxa"/>
            <w:tcBorders>
              <w:top w:val="nil"/>
              <w:left w:val="nil"/>
              <w:bottom w:val="single" w:sz="4" w:space="0" w:color="auto"/>
              <w:right w:val="nil"/>
            </w:tcBorders>
            <w:shd w:val="clear" w:color="auto" w:fill="auto"/>
            <w:noWrap/>
            <w:hideMark/>
            <w:tcPrChange w:id="995" w:author="Stefanie Lane" w:date="2021-11-06T15:08:00Z">
              <w:tcPr>
                <w:tcW w:w="500" w:type="dxa"/>
                <w:tcBorders>
                  <w:top w:val="nil"/>
                  <w:left w:val="nil"/>
                  <w:bottom w:val="single" w:sz="4" w:space="0" w:color="auto"/>
                  <w:right w:val="nil"/>
                </w:tcBorders>
                <w:shd w:val="clear" w:color="auto" w:fill="auto"/>
                <w:noWrap/>
                <w:hideMark/>
              </w:tcPr>
            </w:tcPrChange>
          </w:tcPr>
          <w:p w14:paraId="086573CB" w14:textId="77777777" w:rsidR="00714627" w:rsidRPr="00714627" w:rsidRDefault="00714627">
            <w:pPr>
              <w:spacing w:after="0" w:line="240" w:lineRule="auto"/>
              <w:rPr>
                <w:ins w:id="996" w:author="Stefanie Lane" w:date="2021-11-06T15:07:00Z"/>
                <w:rFonts w:ascii="Calibri" w:eastAsia="Times New Roman" w:hAnsi="Calibri" w:cs="Calibri"/>
                <w:color w:val="000000"/>
                <w:rPrChange w:id="997" w:author="Stefanie Lane" w:date="2021-11-06T15:07:00Z">
                  <w:rPr>
                    <w:ins w:id="998" w:author="Stefanie Lane" w:date="2021-11-06T15:07:00Z"/>
                  </w:rPr>
                </w:rPrChange>
              </w:rPr>
              <w:pPrChange w:id="999" w:author="Stefanie Lane" w:date="2021-11-06T15:07:00Z">
                <w:pPr/>
              </w:pPrChange>
            </w:pPr>
            <w:ins w:id="1000" w:author="Stefanie Lane" w:date="2021-11-06T15:07:00Z">
              <w:r w:rsidRPr="00714627">
                <w:rPr>
                  <w:rFonts w:ascii="Calibri" w:eastAsia="Times New Roman" w:hAnsi="Calibri" w:cs="Calibri"/>
                  <w:color w:val="000000"/>
                  <w:rPrChange w:id="1001" w:author="Stefanie Lane" w:date="2021-11-06T15:07:00Z">
                    <w:rPr/>
                  </w:rPrChange>
                </w:rPr>
                <w:t> </w:t>
              </w:r>
            </w:ins>
          </w:p>
        </w:tc>
        <w:tc>
          <w:tcPr>
            <w:tcW w:w="560" w:type="dxa"/>
            <w:tcBorders>
              <w:top w:val="nil"/>
              <w:left w:val="nil"/>
              <w:bottom w:val="single" w:sz="4" w:space="0" w:color="auto"/>
              <w:right w:val="nil"/>
            </w:tcBorders>
            <w:shd w:val="clear" w:color="auto" w:fill="auto"/>
            <w:noWrap/>
            <w:hideMark/>
            <w:tcPrChange w:id="1002" w:author="Stefanie Lane" w:date="2021-11-06T15:08:00Z">
              <w:tcPr>
                <w:tcW w:w="600" w:type="dxa"/>
                <w:tcBorders>
                  <w:top w:val="nil"/>
                  <w:left w:val="nil"/>
                  <w:bottom w:val="single" w:sz="4" w:space="0" w:color="auto"/>
                  <w:right w:val="nil"/>
                </w:tcBorders>
                <w:shd w:val="clear" w:color="auto" w:fill="auto"/>
                <w:noWrap/>
                <w:hideMark/>
              </w:tcPr>
            </w:tcPrChange>
          </w:tcPr>
          <w:p w14:paraId="3717E9BF" w14:textId="77777777" w:rsidR="00714627" w:rsidRPr="00714627" w:rsidRDefault="00714627">
            <w:pPr>
              <w:spacing w:after="0" w:line="240" w:lineRule="auto"/>
              <w:rPr>
                <w:ins w:id="1003" w:author="Stefanie Lane" w:date="2021-11-06T15:07:00Z"/>
                <w:rFonts w:ascii="Calibri" w:eastAsia="Times New Roman" w:hAnsi="Calibri" w:cs="Calibri"/>
                <w:color w:val="000000"/>
                <w:rPrChange w:id="1004" w:author="Stefanie Lane" w:date="2021-11-06T15:07:00Z">
                  <w:rPr>
                    <w:ins w:id="1005" w:author="Stefanie Lane" w:date="2021-11-06T15:07:00Z"/>
                  </w:rPr>
                </w:rPrChange>
              </w:rPr>
              <w:pPrChange w:id="1006" w:author="Stefanie Lane" w:date="2021-11-06T15:07:00Z">
                <w:pPr/>
              </w:pPrChange>
            </w:pPr>
            <w:ins w:id="1007" w:author="Stefanie Lane" w:date="2021-11-06T15:07:00Z">
              <w:r w:rsidRPr="00714627">
                <w:rPr>
                  <w:rFonts w:ascii="Calibri" w:eastAsia="Times New Roman" w:hAnsi="Calibri" w:cs="Calibri"/>
                  <w:color w:val="000000"/>
                  <w:rPrChange w:id="1008" w:author="Stefanie Lane" w:date="2021-11-06T15:07:00Z">
                    <w:rPr/>
                  </w:rPrChange>
                </w:rPr>
                <w:t> </w:t>
              </w:r>
            </w:ins>
          </w:p>
        </w:tc>
        <w:tc>
          <w:tcPr>
            <w:tcW w:w="822" w:type="dxa"/>
            <w:tcBorders>
              <w:top w:val="nil"/>
              <w:left w:val="nil"/>
              <w:bottom w:val="single" w:sz="4" w:space="0" w:color="auto"/>
              <w:right w:val="nil"/>
            </w:tcBorders>
            <w:shd w:val="clear" w:color="auto" w:fill="auto"/>
            <w:noWrap/>
            <w:hideMark/>
            <w:tcPrChange w:id="1009" w:author="Stefanie Lane" w:date="2021-11-06T15:08:00Z">
              <w:tcPr>
                <w:tcW w:w="700" w:type="dxa"/>
                <w:tcBorders>
                  <w:top w:val="nil"/>
                  <w:left w:val="nil"/>
                  <w:bottom w:val="single" w:sz="4" w:space="0" w:color="auto"/>
                  <w:right w:val="nil"/>
                </w:tcBorders>
                <w:shd w:val="clear" w:color="auto" w:fill="auto"/>
                <w:noWrap/>
                <w:hideMark/>
              </w:tcPr>
            </w:tcPrChange>
          </w:tcPr>
          <w:p w14:paraId="2B6F044D" w14:textId="77777777" w:rsidR="00714627" w:rsidRPr="00714627" w:rsidRDefault="00714627">
            <w:pPr>
              <w:spacing w:after="0" w:line="240" w:lineRule="auto"/>
              <w:rPr>
                <w:ins w:id="1010" w:author="Stefanie Lane" w:date="2021-11-06T15:07:00Z"/>
                <w:rFonts w:ascii="Calibri" w:eastAsia="Times New Roman" w:hAnsi="Calibri" w:cs="Calibri"/>
                <w:color w:val="000000"/>
                <w:rPrChange w:id="1011" w:author="Stefanie Lane" w:date="2021-11-06T15:07:00Z">
                  <w:rPr>
                    <w:ins w:id="1012" w:author="Stefanie Lane" w:date="2021-11-06T15:07:00Z"/>
                  </w:rPr>
                </w:rPrChange>
              </w:rPr>
              <w:pPrChange w:id="1013" w:author="Stefanie Lane" w:date="2021-11-06T15:07:00Z">
                <w:pPr/>
              </w:pPrChange>
            </w:pPr>
            <w:ins w:id="1014" w:author="Stefanie Lane" w:date="2021-11-06T15:07:00Z">
              <w:r w:rsidRPr="00714627">
                <w:rPr>
                  <w:rFonts w:ascii="Calibri" w:eastAsia="Times New Roman" w:hAnsi="Calibri" w:cs="Calibri"/>
                  <w:color w:val="000000"/>
                  <w:rPrChange w:id="1015" w:author="Stefanie Lane" w:date="2021-11-06T15:07:00Z">
                    <w:rPr/>
                  </w:rPrChange>
                </w:rPr>
                <w:t> </w:t>
              </w:r>
            </w:ins>
          </w:p>
        </w:tc>
      </w:tr>
      <w:tr w:rsidR="00714627" w:rsidRPr="00714627" w14:paraId="3A93C17A" w14:textId="77777777" w:rsidTr="00714627">
        <w:trPr>
          <w:trHeight w:val="300"/>
          <w:ins w:id="1016" w:author="Stefanie Lane" w:date="2021-11-06T15:07:00Z"/>
          <w:trPrChange w:id="1017" w:author="Stefanie Lane" w:date="2021-11-06T15:08:00Z">
            <w:trPr>
              <w:trHeight w:val="300"/>
            </w:trPr>
          </w:trPrChange>
        </w:trPr>
        <w:tc>
          <w:tcPr>
            <w:tcW w:w="1162" w:type="dxa"/>
            <w:tcBorders>
              <w:top w:val="nil"/>
              <w:left w:val="nil"/>
              <w:bottom w:val="nil"/>
              <w:right w:val="nil"/>
            </w:tcBorders>
            <w:shd w:val="clear" w:color="auto" w:fill="auto"/>
            <w:noWrap/>
            <w:vAlign w:val="center"/>
            <w:hideMark/>
            <w:tcPrChange w:id="1018" w:author="Stefanie Lane" w:date="2021-11-06T15:08:00Z">
              <w:tcPr>
                <w:tcW w:w="1060" w:type="dxa"/>
                <w:tcBorders>
                  <w:top w:val="nil"/>
                  <w:left w:val="nil"/>
                  <w:bottom w:val="nil"/>
                  <w:right w:val="nil"/>
                </w:tcBorders>
                <w:shd w:val="clear" w:color="auto" w:fill="auto"/>
                <w:noWrap/>
                <w:vAlign w:val="center"/>
                <w:hideMark/>
              </w:tcPr>
            </w:tcPrChange>
          </w:tcPr>
          <w:p w14:paraId="1D7EFC3F" w14:textId="77777777" w:rsidR="00714627" w:rsidRPr="00714627" w:rsidRDefault="00714627">
            <w:pPr>
              <w:spacing w:after="0" w:line="240" w:lineRule="auto"/>
              <w:jc w:val="right"/>
              <w:rPr>
                <w:ins w:id="1019" w:author="Stefanie Lane" w:date="2021-11-06T15:07:00Z"/>
                <w:rFonts w:ascii="Calibri" w:eastAsia="Times New Roman" w:hAnsi="Calibri" w:cs="Calibri"/>
                <w:b/>
                <w:bCs/>
                <w:color w:val="000000"/>
                <w:sz w:val="20"/>
                <w:szCs w:val="20"/>
                <w:rPrChange w:id="1020" w:author="Stefanie Lane" w:date="2021-11-06T15:07:00Z">
                  <w:rPr>
                    <w:ins w:id="1021" w:author="Stefanie Lane" w:date="2021-11-06T15:07:00Z"/>
                  </w:rPr>
                </w:rPrChange>
              </w:rPr>
              <w:pPrChange w:id="1022" w:author="Stefanie Lane" w:date="2021-11-06T15:07:00Z">
                <w:pPr>
                  <w:jc w:val="right"/>
                </w:pPr>
              </w:pPrChange>
            </w:pPr>
            <w:ins w:id="1023" w:author="Stefanie Lane" w:date="2021-11-06T15:07:00Z">
              <w:r w:rsidRPr="00714627">
                <w:rPr>
                  <w:rFonts w:ascii="Calibri" w:eastAsia="Times New Roman" w:hAnsi="Calibri" w:cs="Calibri"/>
                  <w:b/>
                  <w:bCs/>
                  <w:color w:val="000000"/>
                  <w:sz w:val="20"/>
                  <w:szCs w:val="20"/>
                  <w:rPrChange w:id="1024" w:author="Stefanie Lane" w:date="2021-11-06T15:07:00Z">
                    <w:rPr/>
                  </w:rPrChange>
                </w:rPr>
                <w:t>1979</w:t>
              </w:r>
            </w:ins>
          </w:p>
        </w:tc>
        <w:tc>
          <w:tcPr>
            <w:tcW w:w="956" w:type="dxa"/>
            <w:tcBorders>
              <w:top w:val="nil"/>
              <w:left w:val="nil"/>
              <w:bottom w:val="nil"/>
              <w:right w:val="nil"/>
            </w:tcBorders>
            <w:shd w:val="clear" w:color="auto" w:fill="auto"/>
            <w:noWrap/>
            <w:vAlign w:val="center"/>
            <w:hideMark/>
            <w:tcPrChange w:id="1025" w:author="Stefanie Lane" w:date="2021-11-06T15:08:00Z">
              <w:tcPr>
                <w:tcW w:w="840" w:type="dxa"/>
                <w:tcBorders>
                  <w:top w:val="nil"/>
                  <w:left w:val="nil"/>
                  <w:bottom w:val="nil"/>
                  <w:right w:val="nil"/>
                </w:tcBorders>
                <w:shd w:val="clear" w:color="auto" w:fill="auto"/>
                <w:noWrap/>
                <w:vAlign w:val="center"/>
                <w:hideMark/>
              </w:tcPr>
            </w:tcPrChange>
          </w:tcPr>
          <w:p w14:paraId="2B9FBC94" w14:textId="77777777" w:rsidR="00714627" w:rsidRPr="00714627" w:rsidRDefault="00714627">
            <w:pPr>
              <w:spacing w:after="0" w:line="240" w:lineRule="auto"/>
              <w:jc w:val="center"/>
              <w:rPr>
                <w:ins w:id="1026" w:author="Stefanie Lane" w:date="2021-11-06T15:07:00Z"/>
                <w:rFonts w:ascii="Calibri" w:eastAsia="Times New Roman" w:hAnsi="Calibri" w:cs="Calibri"/>
                <w:color w:val="000000"/>
                <w:sz w:val="20"/>
                <w:szCs w:val="20"/>
                <w:rPrChange w:id="1027" w:author="Stefanie Lane" w:date="2021-11-06T15:07:00Z">
                  <w:rPr>
                    <w:ins w:id="1028" w:author="Stefanie Lane" w:date="2021-11-06T15:07:00Z"/>
                  </w:rPr>
                </w:rPrChange>
              </w:rPr>
              <w:pPrChange w:id="1029" w:author="Stefanie Lane" w:date="2021-11-06T15:07:00Z">
                <w:pPr>
                  <w:jc w:val="center"/>
                </w:pPr>
              </w:pPrChange>
            </w:pPr>
            <w:ins w:id="1030" w:author="Stefanie Lane" w:date="2021-11-06T15:07:00Z">
              <w:r w:rsidRPr="00714627">
                <w:rPr>
                  <w:rFonts w:ascii="Calibri" w:eastAsia="Times New Roman" w:hAnsi="Calibri" w:cs="Calibri"/>
                  <w:color w:val="000000"/>
                  <w:sz w:val="20"/>
                  <w:szCs w:val="20"/>
                  <w:rPrChange w:id="1031" w:author="Stefanie Lane" w:date="2021-11-06T15:07:00Z">
                    <w:rPr/>
                  </w:rPrChange>
                </w:rPr>
                <w:t>29</w:t>
              </w:r>
            </w:ins>
          </w:p>
        </w:tc>
        <w:tc>
          <w:tcPr>
            <w:tcW w:w="840" w:type="dxa"/>
            <w:tcBorders>
              <w:top w:val="nil"/>
              <w:left w:val="nil"/>
              <w:bottom w:val="nil"/>
              <w:right w:val="nil"/>
            </w:tcBorders>
            <w:shd w:val="clear" w:color="auto" w:fill="auto"/>
            <w:noWrap/>
            <w:vAlign w:val="center"/>
            <w:hideMark/>
            <w:tcPrChange w:id="1032" w:author="Stefanie Lane" w:date="2021-11-06T15:08:00Z">
              <w:tcPr>
                <w:tcW w:w="840" w:type="dxa"/>
                <w:tcBorders>
                  <w:top w:val="nil"/>
                  <w:left w:val="nil"/>
                  <w:bottom w:val="nil"/>
                  <w:right w:val="nil"/>
                </w:tcBorders>
                <w:shd w:val="clear" w:color="auto" w:fill="auto"/>
                <w:noWrap/>
                <w:vAlign w:val="center"/>
                <w:hideMark/>
              </w:tcPr>
            </w:tcPrChange>
          </w:tcPr>
          <w:p w14:paraId="2A123C61" w14:textId="77777777" w:rsidR="00714627" w:rsidRPr="00714627" w:rsidRDefault="00714627">
            <w:pPr>
              <w:spacing w:after="0" w:line="240" w:lineRule="auto"/>
              <w:jc w:val="center"/>
              <w:rPr>
                <w:ins w:id="1033" w:author="Stefanie Lane" w:date="2021-11-06T15:07:00Z"/>
                <w:rFonts w:ascii="Calibri" w:eastAsia="Times New Roman" w:hAnsi="Calibri" w:cs="Calibri"/>
                <w:color w:val="000000"/>
                <w:sz w:val="20"/>
                <w:szCs w:val="20"/>
                <w:rPrChange w:id="1034" w:author="Stefanie Lane" w:date="2021-11-06T15:07:00Z">
                  <w:rPr>
                    <w:ins w:id="1035" w:author="Stefanie Lane" w:date="2021-11-06T15:07:00Z"/>
                  </w:rPr>
                </w:rPrChange>
              </w:rPr>
              <w:pPrChange w:id="1036" w:author="Stefanie Lane" w:date="2021-11-06T15:07:00Z">
                <w:pPr>
                  <w:jc w:val="center"/>
                </w:pPr>
              </w:pPrChange>
            </w:pPr>
            <w:ins w:id="1037" w:author="Stefanie Lane" w:date="2021-11-06T15:07:00Z">
              <w:r w:rsidRPr="00714627">
                <w:rPr>
                  <w:rFonts w:ascii="Calibri" w:eastAsia="Times New Roman" w:hAnsi="Calibri" w:cs="Calibri"/>
                  <w:color w:val="000000"/>
                  <w:sz w:val="20"/>
                  <w:szCs w:val="20"/>
                  <w:rPrChange w:id="1038" w:author="Stefanie Lane" w:date="2021-11-06T15:07:00Z">
                    <w:rPr/>
                  </w:rPrChange>
                </w:rPr>
                <w:t>47</w:t>
              </w:r>
            </w:ins>
          </w:p>
        </w:tc>
        <w:tc>
          <w:tcPr>
            <w:tcW w:w="300" w:type="dxa"/>
            <w:tcBorders>
              <w:top w:val="nil"/>
              <w:left w:val="nil"/>
              <w:bottom w:val="nil"/>
              <w:right w:val="nil"/>
            </w:tcBorders>
            <w:shd w:val="clear" w:color="auto" w:fill="auto"/>
            <w:noWrap/>
            <w:hideMark/>
            <w:tcPrChange w:id="1039" w:author="Stefanie Lane" w:date="2021-11-06T15:08:00Z">
              <w:tcPr>
                <w:tcW w:w="300" w:type="dxa"/>
                <w:tcBorders>
                  <w:top w:val="nil"/>
                  <w:left w:val="nil"/>
                  <w:bottom w:val="nil"/>
                  <w:right w:val="nil"/>
                </w:tcBorders>
                <w:shd w:val="clear" w:color="auto" w:fill="auto"/>
                <w:noWrap/>
                <w:hideMark/>
              </w:tcPr>
            </w:tcPrChange>
          </w:tcPr>
          <w:p w14:paraId="18A31B13" w14:textId="77777777" w:rsidR="00714627" w:rsidRPr="00714627" w:rsidRDefault="00714627">
            <w:pPr>
              <w:spacing w:after="0" w:line="240" w:lineRule="auto"/>
              <w:jc w:val="center"/>
              <w:rPr>
                <w:ins w:id="1040" w:author="Stefanie Lane" w:date="2021-11-06T15:07:00Z"/>
                <w:rFonts w:ascii="Calibri" w:eastAsia="Times New Roman" w:hAnsi="Calibri" w:cs="Calibri"/>
                <w:color w:val="000000"/>
                <w:sz w:val="20"/>
                <w:szCs w:val="20"/>
                <w:rPrChange w:id="1041" w:author="Stefanie Lane" w:date="2021-11-06T15:07:00Z">
                  <w:rPr>
                    <w:ins w:id="1042" w:author="Stefanie Lane" w:date="2021-11-06T15:07:00Z"/>
                  </w:rPr>
                </w:rPrChange>
              </w:rPr>
              <w:pPrChange w:id="1043" w:author="Stefanie Lane" w:date="2021-11-06T15:07:00Z">
                <w:pPr>
                  <w:jc w:val="center"/>
                </w:pPr>
              </w:pPrChange>
            </w:pPr>
          </w:p>
        </w:tc>
        <w:tc>
          <w:tcPr>
            <w:tcW w:w="960" w:type="dxa"/>
            <w:tcBorders>
              <w:top w:val="nil"/>
              <w:left w:val="nil"/>
              <w:bottom w:val="nil"/>
              <w:right w:val="nil"/>
            </w:tcBorders>
            <w:shd w:val="clear" w:color="auto" w:fill="auto"/>
            <w:noWrap/>
            <w:vAlign w:val="center"/>
            <w:hideMark/>
            <w:tcPrChange w:id="1044" w:author="Stefanie Lane" w:date="2021-11-06T15:08:00Z">
              <w:tcPr>
                <w:tcW w:w="960" w:type="dxa"/>
                <w:tcBorders>
                  <w:top w:val="nil"/>
                  <w:left w:val="nil"/>
                  <w:bottom w:val="nil"/>
                  <w:right w:val="nil"/>
                </w:tcBorders>
                <w:shd w:val="clear" w:color="auto" w:fill="auto"/>
                <w:noWrap/>
                <w:vAlign w:val="center"/>
                <w:hideMark/>
              </w:tcPr>
            </w:tcPrChange>
          </w:tcPr>
          <w:p w14:paraId="44526678" w14:textId="77777777" w:rsidR="00714627" w:rsidRPr="00714627" w:rsidRDefault="00714627">
            <w:pPr>
              <w:spacing w:after="0" w:line="240" w:lineRule="auto"/>
              <w:jc w:val="center"/>
              <w:rPr>
                <w:ins w:id="1045" w:author="Stefanie Lane" w:date="2021-11-06T15:07:00Z"/>
                <w:rFonts w:ascii="Calibri" w:eastAsia="Times New Roman" w:hAnsi="Calibri" w:cs="Calibri"/>
                <w:color w:val="000000"/>
                <w:sz w:val="20"/>
                <w:szCs w:val="20"/>
                <w:rPrChange w:id="1046" w:author="Stefanie Lane" w:date="2021-11-06T15:07:00Z">
                  <w:rPr>
                    <w:ins w:id="1047" w:author="Stefanie Lane" w:date="2021-11-06T15:07:00Z"/>
                  </w:rPr>
                </w:rPrChange>
              </w:rPr>
              <w:pPrChange w:id="1048" w:author="Stefanie Lane" w:date="2021-11-06T15:07:00Z">
                <w:pPr>
                  <w:jc w:val="center"/>
                </w:pPr>
              </w:pPrChange>
            </w:pPr>
            <w:ins w:id="1049" w:author="Stefanie Lane" w:date="2021-11-06T15:07:00Z">
              <w:r w:rsidRPr="00714627">
                <w:rPr>
                  <w:rFonts w:ascii="Calibri" w:eastAsia="Times New Roman" w:hAnsi="Calibri" w:cs="Calibri"/>
                  <w:color w:val="000000"/>
                  <w:sz w:val="20"/>
                  <w:szCs w:val="20"/>
                  <w:rPrChange w:id="1050" w:author="Stefanie Lane" w:date="2021-11-06T15:07:00Z">
                    <w:rPr/>
                  </w:rPrChange>
                </w:rPr>
                <w:t>12.8</w:t>
              </w:r>
            </w:ins>
          </w:p>
        </w:tc>
        <w:tc>
          <w:tcPr>
            <w:tcW w:w="960" w:type="dxa"/>
            <w:tcBorders>
              <w:top w:val="nil"/>
              <w:left w:val="nil"/>
              <w:bottom w:val="nil"/>
              <w:right w:val="nil"/>
            </w:tcBorders>
            <w:shd w:val="clear" w:color="auto" w:fill="auto"/>
            <w:noWrap/>
            <w:vAlign w:val="center"/>
            <w:hideMark/>
            <w:tcPrChange w:id="1051" w:author="Stefanie Lane" w:date="2021-11-06T15:08:00Z">
              <w:tcPr>
                <w:tcW w:w="960" w:type="dxa"/>
                <w:tcBorders>
                  <w:top w:val="nil"/>
                  <w:left w:val="nil"/>
                  <w:bottom w:val="nil"/>
                  <w:right w:val="nil"/>
                </w:tcBorders>
                <w:shd w:val="clear" w:color="auto" w:fill="auto"/>
                <w:noWrap/>
                <w:vAlign w:val="center"/>
                <w:hideMark/>
              </w:tcPr>
            </w:tcPrChange>
          </w:tcPr>
          <w:p w14:paraId="2831D6C6" w14:textId="77777777" w:rsidR="00714627" w:rsidRPr="00714627" w:rsidRDefault="00714627">
            <w:pPr>
              <w:spacing w:after="0" w:line="240" w:lineRule="auto"/>
              <w:jc w:val="center"/>
              <w:rPr>
                <w:ins w:id="1052" w:author="Stefanie Lane" w:date="2021-11-06T15:07:00Z"/>
                <w:rFonts w:ascii="Calibri" w:eastAsia="Times New Roman" w:hAnsi="Calibri" w:cs="Calibri"/>
                <w:color w:val="000000"/>
                <w:sz w:val="20"/>
                <w:szCs w:val="20"/>
                <w:rPrChange w:id="1053" w:author="Stefanie Lane" w:date="2021-11-06T15:07:00Z">
                  <w:rPr>
                    <w:ins w:id="1054" w:author="Stefanie Lane" w:date="2021-11-06T15:07:00Z"/>
                  </w:rPr>
                </w:rPrChange>
              </w:rPr>
              <w:pPrChange w:id="1055" w:author="Stefanie Lane" w:date="2021-11-06T15:07:00Z">
                <w:pPr>
                  <w:jc w:val="center"/>
                </w:pPr>
              </w:pPrChange>
            </w:pPr>
            <w:ins w:id="1056" w:author="Stefanie Lane" w:date="2021-11-06T15:07:00Z">
              <w:r w:rsidRPr="00714627">
                <w:rPr>
                  <w:rFonts w:ascii="Calibri" w:eastAsia="Times New Roman" w:hAnsi="Calibri" w:cs="Calibri"/>
                  <w:color w:val="000000"/>
                  <w:sz w:val="20"/>
                  <w:szCs w:val="20"/>
                  <w:rPrChange w:id="1057" w:author="Stefanie Lane" w:date="2021-11-06T15:07:00Z">
                    <w:rPr/>
                  </w:rPrChange>
                </w:rPr>
                <w:t>3.7</w:t>
              </w:r>
            </w:ins>
          </w:p>
        </w:tc>
        <w:tc>
          <w:tcPr>
            <w:tcW w:w="300" w:type="dxa"/>
            <w:tcBorders>
              <w:top w:val="nil"/>
              <w:left w:val="nil"/>
              <w:bottom w:val="nil"/>
              <w:right w:val="nil"/>
            </w:tcBorders>
            <w:shd w:val="clear" w:color="auto" w:fill="auto"/>
            <w:noWrap/>
            <w:hideMark/>
            <w:tcPrChange w:id="1058" w:author="Stefanie Lane" w:date="2021-11-06T15:08:00Z">
              <w:tcPr>
                <w:tcW w:w="300" w:type="dxa"/>
                <w:tcBorders>
                  <w:top w:val="nil"/>
                  <w:left w:val="nil"/>
                  <w:bottom w:val="nil"/>
                  <w:right w:val="nil"/>
                </w:tcBorders>
                <w:shd w:val="clear" w:color="auto" w:fill="auto"/>
                <w:noWrap/>
                <w:hideMark/>
              </w:tcPr>
            </w:tcPrChange>
          </w:tcPr>
          <w:p w14:paraId="1B0920DB" w14:textId="77777777" w:rsidR="00714627" w:rsidRPr="00714627" w:rsidRDefault="00714627">
            <w:pPr>
              <w:spacing w:after="0" w:line="240" w:lineRule="auto"/>
              <w:jc w:val="center"/>
              <w:rPr>
                <w:ins w:id="1059" w:author="Stefanie Lane" w:date="2021-11-06T15:07:00Z"/>
                <w:rFonts w:ascii="Calibri" w:eastAsia="Times New Roman" w:hAnsi="Calibri" w:cs="Calibri"/>
                <w:color w:val="000000"/>
                <w:sz w:val="20"/>
                <w:szCs w:val="20"/>
                <w:rPrChange w:id="1060" w:author="Stefanie Lane" w:date="2021-11-06T15:07:00Z">
                  <w:rPr>
                    <w:ins w:id="1061" w:author="Stefanie Lane" w:date="2021-11-06T15:07:00Z"/>
                  </w:rPr>
                </w:rPrChange>
              </w:rPr>
              <w:pPrChange w:id="1062" w:author="Stefanie Lane" w:date="2021-11-06T15:07:00Z">
                <w:pPr>
                  <w:jc w:val="center"/>
                </w:pPr>
              </w:pPrChange>
            </w:pPr>
          </w:p>
        </w:tc>
        <w:tc>
          <w:tcPr>
            <w:tcW w:w="571" w:type="dxa"/>
            <w:vMerge w:val="restart"/>
            <w:tcBorders>
              <w:top w:val="nil"/>
              <w:left w:val="nil"/>
              <w:bottom w:val="single" w:sz="8" w:space="0" w:color="7F7F7F"/>
              <w:right w:val="nil"/>
            </w:tcBorders>
            <w:shd w:val="clear" w:color="auto" w:fill="auto"/>
            <w:noWrap/>
            <w:vAlign w:val="center"/>
            <w:hideMark/>
            <w:tcPrChange w:id="1063" w:author="Stefanie Lane" w:date="2021-11-06T15:08:00Z">
              <w:tcPr>
                <w:tcW w:w="500" w:type="dxa"/>
                <w:vMerge w:val="restart"/>
                <w:tcBorders>
                  <w:top w:val="nil"/>
                  <w:left w:val="nil"/>
                  <w:bottom w:val="single" w:sz="8" w:space="0" w:color="7F7F7F"/>
                  <w:right w:val="nil"/>
                </w:tcBorders>
                <w:shd w:val="clear" w:color="auto" w:fill="auto"/>
                <w:noWrap/>
                <w:vAlign w:val="center"/>
                <w:hideMark/>
              </w:tcPr>
            </w:tcPrChange>
          </w:tcPr>
          <w:p w14:paraId="483E2A81" w14:textId="77777777" w:rsidR="00714627" w:rsidRPr="00714627" w:rsidRDefault="00714627">
            <w:pPr>
              <w:spacing w:after="0" w:line="240" w:lineRule="auto"/>
              <w:jc w:val="center"/>
              <w:rPr>
                <w:ins w:id="1064" w:author="Stefanie Lane" w:date="2021-11-06T15:07:00Z"/>
                <w:rFonts w:ascii="Calibri" w:eastAsia="Times New Roman" w:hAnsi="Calibri" w:cs="Calibri"/>
                <w:color w:val="000000"/>
                <w:sz w:val="20"/>
                <w:szCs w:val="20"/>
                <w:rPrChange w:id="1065" w:author="Stefanie Lane" w:date="2021-11-06T15:07:00Z">
                  <w:rPr>
                    <w:ins w:id="1066" w:author="Stefanie Lane" w:date="2021-11-06T15:07:00Z"/>
                  </w:rPr>
                </w:rPrChange>
              </w:rPr>
              <w:pPrChange w:id="1067" w:author="Stefanie Lane" w:date="2021-11-06T15:07:00Z">
                <w:pPr>
                  <w:jc w:val="center"/>
                </w:pPr>
              </w:pPrChange>
            </w:pPr>
            <w:ins w:id="1068" w:author="Stefanie Lane" w:date="2021-11-06T15:07:00Z">
              <w:r w:rsidRPr="00714627">
                <w:rPr>
                  <w:rFonts w:ascii="Calibri" w:eastAsia="Times New Roman" w:hAnsi="Calibri" w:cs="Calibri"/>
                  <w:color w:val="000000"/>
                  <w:sz w:val="20"/>
                  <w:szCs w:val="20"/>
                  <w:rPrChange w:id="1069" w:author="Stefanie Lane" w:date="2021-11-06T15:07:00Z">
                    <w:rPr/>
                  </w:rPrChange>
                </w:rPr>
                <w:t>1.29</w:t>
              </w:r>
            </w:ins>
          </w:p>
        </w:tc>
        <w:tc>
          <w:tcPr>
            <w:tcW w:w="710" w:type="dxa"/>
            <w:vMerge w:val="restart"/>
            <w:tcBorders>
              <w:top w:val="nil"/>
              <w:left w:val="nil"/>
              <w:bottom w:val="single" w:sz="8" w:space="0" w:color="7F7F7F"/>
              <w:right w:val="nil"/>
            </w:tcBorders>
            <w:shd w:val="clear" w:color="auto" w:fill="auto"/>
            <w:noWrap/>
            <w:vAlign w:val="center"/>
            <w:hideMark/>
            <w:tcPrChange w:id="1070" w:author="Stefanie Lane" w:date="2021-11-06T15:08:00Z">
              <w:tcPr>
                <w:tcW w:w="600" w:type="dxa"/>
                <w:vMerge w:val="restart"/>
                <w:tcBorders>
                  <w:top w:val="nil"/>
                  <w:left w:val="nil"/>
                  <w:bottom w:val="single" w:sz="8" w:space="0" w:color="7F7F7F"/>
                  <w:right w:val="nil"/>
                </w:tcBorders>
                <w:shd w:val="clear" w:color="auto" w:fill="auto"/>
                <w:noWrap/>
                <w:vAlign w:val="center"/>
                <w:hideMark/>
              </w:tcPr>
            </w:tcPrChange>
          </w:tcPr>
          <w:p w14:paraId="13F17281" w14:textId="77777777" w:rsidR="00714627" w:rsidRPr="00714627" w:rsidRDefault="00714627">
            <w:pPr>
              <w:spacing w:after="0" w:line="240" w:lineRule="auto"/>
              <w:jc w:val="center"/>
              <w:rPr>
                <w:ins w:id="1071" w:author="Stefanie Lane" w:date="2021-11-06T15:07:00Z"/>
                <w:rFonts w:ascii="Calibri" w:eastAsia="Times New Roman" w:hAnsi="Calibri" w:cs="Calibri"/>
                <w:color w:val="000000"/>
                <w:sz w:val="20"/>
                <w:szCs w:val="20"/>
                <w:rPrChange w:id="1072" w:author="Stefanie Lane" w:date="2021-11-06T15:07:00Z">
                  <w:rPr>
                    <w:ins w:id="1073" w:author="Stefanie Lane" w:date="2021-11-06T15:07:00Z"/>
                  </w:rPr>
                </w:rPrChange>
              </w:rPr>
              <w:pPrChange w:id="1074" w:author="Stefanie Lane" w:date="2021-11-06T15:07:00Z">
                <w:pPr>
                  <w:jc w:val="center"/>
                </w:pPr>
              </w:pPrChange>
            </w:pPr>
            <w:ins w:id="1075" w:author="Stefanie Lane" w:date="2021-11-06T15:07:00Z">
              <w:r w:rsidRPr="00714627">
                <w:rPr>
                  <w:rFonts w:ascii="Calibri" w:eastAsia="Times New Roman" w:hAnsi="Calibri" w:cs="Calibri"/>
                  <w:color w:val="000000"/>
                  <w:sz w:val="20"/>
                  <w:szCs w:val="20"/>
                  <w:rPrChange w:id="1076" w:author="Stefanie Lane" w:date="2021-11-06T15:07:00Z">
                    <w:rPr/>
                  </w:rPrChange>
                </w:rPr>
                <w:t>0.297</w:t>
              </w:r>
            </w:ins>
          </w:p>
        </w:tc>
        <w:tc>
          <w:tcPr>
            <w:tcW w:w="300" w:type="dxa"/>
            <w:tcBorders>
              <w:top w:val="nil"/>
              <w:left w:val="nil"/>
              <w:bottom w:val="nil"/>
              <w:right w:val="nil"/>
            </w:tcBorders>
            <w:shd w:val="clear" w:color="auto" w:fill="auto"/>
            <w:noWrap/>
            <w:hideMark/>
            <w:tcPrChange w:id="1077" w:author="Stefanie Lane" w:date="2021-11-06T15:08:00Z">
              <w:tcPr>
                <w:tcW w:w="300" w:type="dxa"/>
                <w:tcBorders>
                  <w:top w:val="nil"/>
                  <w:left w:val="nil"/>
                  <w:bottom w:val="nil"/>
                  <w:right w:val="nil"/>
                </w:tcBorders>
                <w:shd w:val="clear" w:color="auto" w:fill="auto"/>
                <w:noWrap/>
                <w:hideMark/>
              </w:tcPr>
            </w:tcPrChange>
          </w:tcPr>
          <w:p w14:paraId="30C277F6" w14:textId="77777777" w:rsidR="00714627" w:rsidRPr="00714627" w:rsidRDefault="00714627">
            <w:pPr>
              <w:spacing w:after="0" w:line="240" w:lineRule="auto"/>
              <w:jc w:val="center"/>
              <w:rPr>
                <w:ins w:id="1078" w:author="Stefanie Lane" w:date="2021-11-06T15:07:00Z"/>
                <w:rFonts w:ascii="Calibri" w:eastAsia="Times New Roman" w:hAnsi="Calibri" w:cs="Calibri"/>
                <w:color w:val="000000"/>
                <w:sz w:val="20"/>
                <w:szCs w:val="20"/>
                <w:rPrChange w:id="1079" w:author="Stefanie Lane" w:date="2021-11-06T15:07:00Z">
                  <w:rPr>
                    <w:ins w:id="1080" w:author="Stefanie Lane" w:date="2021-11-06T15:07:00Z"/>
                  </w:rPr>
                </w:rPrChange>
              </w:rPr>
              <w:pPrChange w:id="1081" w:author="Stefanie Lane" w:date="2021-11-06T15:07:00Z">
                <w:pPr>
                  <w:jc w:val="center"/>
                </w:pPr>
              </w:pPrChange>
            </w:pPr>
          </w:p>
        </w:tc>
        <w:tc>
          <w:tcPr>
            <w:tcW w:w="571" w:type="dxa"/>
            <w:vMerge w:val="restart"/>
            <w:tcBorders>
              <w:top w:val="nil"/>
              <w:left w:val="nil"/>
              <w:bottom w:val="single" w:sz="8" w:space="0" w:color="7F7F7F"/>
              <w:right w:val="nil"/>
            </w:tcBorders>
            <w:shd w:val="clear" w:color="auto" w:fill="auto"/>
            <w:noWrap/>
            <w:vAlign w:val="center"/>
            <w:hideMark/>
            <w:tcPrChange w:id="1082" w:author="Stefanie Lane" w:date="2021-11-06T15:08:00Z">
              <w:tcPr>
                <w:tcW w:w="500" w:type="dxa"/>
                <w:vMerge w:val="restart"/>
                <w:tcBorders>
                  <w:top w:val="nil"/>
                  <w:left w:val="nil"/>
                  <w:bottom w:val="single" w:sz="8" w:space="0" w:color="7F7F7F"/>
                  <w:right w:val="nil"/>
                </w:tcBorders>
                <w:shd w:val="clear" w:color="auto" w:fill="auto"/>
                <w:noWrap/>
                <w:vAlign w:val="center"/>
                <w:hideMark/>
              </w:tcPr>
            </w:tcPrChange>
          </w:tcPr>
          <w:p w14:paraId="2F80DB94" w14:textId="77777777" w:rsidR="00714627" w:rsidRPr="00714627" w:rsidRDefault="00714627">
            <w:pPr>
              <w:spacing w:after="0" w:line="240" w:lineRule="auto"/>
              <w:jc w:val="center"/>
              <w:rPr>
                <w:ins w:id="1083" w:author="Stefanie Lane" w:date="2021-11-06T15:07:00Z"/>
                <w:rFonts w:ascii="Calibri" w:eastAsia="Times New Roman" w:hAnsi="Calibri" w:cs="Calibri"/>
                <w:color w:val="000000"/>
                <w:sz w:val="20"/>
                <w:szCs w:val="20"/>
                <w:rPrChange w:id="1084" w:author="Stefanie Lane" w:date="2021-11-06T15:07:00Z">
                  <w:rPr>
                    <w:ins w:id="1085" w:author="Stefanie Lane" w:date="2021-11-06T15:07:00Z"/>
                  </w:rPr>
                </w:rPrChange>
              </w:rPr>
              <w:pPrChange w:id="1086" w:author="Stefanie Lane" w:date="2021-11-06T15:07:00Z">
                <w:pPr>
                  <w:jc w:val="center"/>
                </w:pPr>
              </w:pPrChange>
            </w:pPr>
            <w:ins w:id="1087" w:author="Stefanie Lane" w:date="2021-11-06T15:07:00Z">
              <w:r w:rsidRPr="00714627">
                <w:rPr>
                  <w:rFonts w:ascii="Calibri" w:eastAsia="Times New Roman" w:hAnsi="Calibri" w:cs="Calibri"/>
                  <w:color w:val="000000"/>
                  <w:sz w:val="20"/>
                  <w:szCs w:val="20"/>
                  <w:rPrChange w:id="1088" w:author="Stefanie Lane" w:date="2021-11-06T15:07:00Z">
                    <w:rPr/>
                  </w:rPrChange>
                </w:rPr>
                <w:t>0.09</w:t>
              </w:r>
            </w:ins>
          </w:p>
        </w:tc>
        <w:tc>
          <w:tcPr>
            <w:tcW w:w="560" w:type="dxa"/>
            <w:vMerge w:val="restart"/>
            <w:tcBorders>
              <w:top w:val="nil"/>
              <w:left w:val="nil"/>
              <w:bottom w:val="single" w:sz="8" w:space="0" w:color="7F7F7F"/>
              <w:right w:val="nil"/>
            </w:tcBorders>
            <w:shd w:val="clear" w:color="auto" w:fill="auto"/>
            <w:noWrap/>
            <w:vAlign w:val="center"/>
            <w:hideMark/>
            <w:tcPrChange w:id="1089" w:author="Stefanie Lane" w:date="2021-11-06T15:08:00Z">
              <w:tcPr>
                <w:tcW w:w="600" w:type="dxa"/>
                <w:vMerge w:val="restart"/>
                <w:tcBorders>
                  <w:top w:val="nil"/>
                  <w:left w:val="nil"/>
                  <w:bottom w:val="single" w:sz="8" w:space="0" w:color="7F7F7F"/>
                  <w:right w:val="nil"/>
                </w:tcBorders>
                <w:shd w:val="clear" w:color="auto" w:fill="auto"/>
                <w:noWrap/>
                <w:vAlign w:val="center"/>
                <w:hideMark/>
              </w:tcPr>
            </w:tcPrChange>
          </w:tcPr>
          <w:p w14:paraId="7D7493FB" w14:textId="77777777" w:rsidR="00714627" w:rsidRPr="00714627" w:rsidRDefault="00714627">
            <w:pPr>
              <w:spacing w:after="0" w:line="240" w:lineRule="auto"/>
              <w:jc w:val="center"/>
              <w:rPr>
                <w:ins w:id="1090" w:author="Stefanie Lane" w:date="2021-11-06T15:07:00Z"/>
                <w:rFonts w:ascii="Calibri" w:eastAsia="Times New Roman" w:hAnsi="Calibri" w:cs="Calibri"/>
                <w:color w:val="000000"/>
                <w:sz w:val="20"/>
                <w:szCs w:val="20"/>
                <w:rPrChange w:id="1091" w:author="Stefanie Lane" w:date="2021-11-06T15:07:00Z">
                  <w:rPr>
                    <w:ins w:id="1092" w:author="Stefanie Lane" w:date="2021-11-06T15:07:00Z"/>
                  </w:rPr>
                </w:rPrChange>
              </w:rPr>
              <w:pPrChange w:id="1093" w:author="Stefanie Lane" w:date="2021-11-06T15:07:00Z">
                <w:pPr>
                  <w:jc w:val="center"/>
                </w:pPr>
              </w:pPrChange>
            </w:pPr>
            <w:ins w:id="1094" w:author="Stefanie Lane" w:date="2021-11-06T15:07:00Z">
              <w:r w:rsidRPr="00714627">
                <w:rPr>
                  <w:rFonts w:ascii="Calibri" w:eastAsia="Times New Roman" w:hAnsi="Calibri" w:cs="Calibri"/>
                  <w:color w:val="000000"/>
                  <w:sz w:val="20"/>
                  <w:szCs w:val="20"/>
                  <w:rPrChange w:id="1095" w:author="Stefanie Lane" w:date="2021-11-06T15:07:00Z">
                    <w:rPr/>
                  </w:rPrChange>
                </w:rPr>
                <w:t>7.42</w:t>
              </w:r>
            </w:ins>
          </w:p>
        </w:tc>
        <w:tc>
          <w:tcPr>
            <w:tcW w:w="822" w:type="dxa"/>
            <w:vMerge w:val="restart"/>
            <w:tcBorders>
              <w:top w:val="nil"/>
              <w:left w:val="nil"/>
              <w:bottom w:val="single" w:sz="8" w:space="0" w:color="7F7F7F"/>
              <w:right w:val="nil"/>
            </w:tcBorders>
            <w:shd w:val="clear" w:color="auto" w:fill="auto"/>
            <w:noWrap/>
            <w:vAlign w:val="center"/>
            <w:hideMark/>
            <w:tcPrChange w:id="1096" w:author="Stefanie Lane" w:date="2021-11-06T15:08:00Z">
              <w:tcPr>
                <w:tcW w:w="700" w:type="dxa"/>
                <w:vMerge w:val="restart"/>
                <w:tcBorders>
                  <w:top w:val="nil"/>
                  <w:left w:val="nil"/>
                  <w:bottom w:val="single" w:sz="8" w:space="0" w:color="7F7F7F"/>
                  <w:right w:val="nil"/>
                </w:tcBorders>
                <w:shd w:val="clear" w:color="auto" w:fill="auto"/>
                <w:noWrap/>
                <w:vAlign w:val="center"/>
                <w:hideMark/>
              </w:tcPr>
            </w:tcPrChange>
          </w:tcPr>
          <w:p w14:paraId="7C5DEE81" w14:textId="77777777" w:rsidR="00714627" w:rsidRPr="00714627" w:rsidRDefault="00714627">
            <w:pPr>
              <w:spacing w:after="0" w:line="240" w:lineRule="auto"/>
              <w:jc w:val="center"/>
              <w:rPr>
                <w:ins w:id="1097" w:author="Stefanie Lane" w:date="2021-11-06T15:07:00Z"/>
                <w:rFonts w:ascii="Calibri" w:eastAsia="Times New Roman" w:hAnsi="Calibri" w:cs="Calibri"/>
                <w:color w:val="000000"/>
                <w:sz w:val="20"/>
                <w:szCs w:val="20"/>
                <w:rPrChange w:id="1098" w:author="Stefanie Lane" w:date="2021-11-06T15:07:00Z">
                  <w:rPr>
                    <w:ins w:id="1099" w:author="Stefanie Lane" w:date="2021-11-06T15:07:00Z"/>
                  </w:rPr>
                </w:rPrChange>
              </w:rPr>
              <w:pPrChange w:id="1100" w:author="Stefanie Lane" w:date="2021-11-06T15:07:00Z">
                <w:pPr>
                  <w:jc w:val="center"/>
                </w:pPr>
              </w:pPrChange>
            </w:pPr>
            <w:ins w:id="1101" w:author="Stefanie Lane" w:date="2021-11-06T15:07:00Z">
              <w:r w:rsidRPr="00714627">
                <w:rPr>
                  <w:rFonts w:ascii="Calibri" w:eastAsia="Times New Roman" w:hAnsi="Calibri" w:cs="Calibri"/>
                  <w:color w:val="000000"/>
                  <w:sz w:val="20"/>
                  <w:szCs w:val="20"/>
                  <w:rPrChange w:id="1102" w:author="Stefanie Lane" w:date="2021-11-06T15:07:00Z">
                    <w:rPr/>
                  </w:rPrChange>
                </w:rPr>
                <w:t>&lt; 0.001</w:t>
              </w:r>
            </w:ins>
          </w:p>
        </w:tc>
      </w:tr>
      <w:tr w:rsidR="00714627" w:rsidRPr="00714627" w14:paraId="4FE183C6" w14:textId="77777777" w:rsidTr="00714627">
        <w:trPr>
          <w:trHeight w:val="300"/>
          <w:ins w:id="1103" w:author="Stefanie Lane" w:date="2021-11-06T15:07:00Z"/>
          <w:trPrChange w:id="1104" w:author="Stefanie Lane" w:date="2021-11-06T15:08:00Z">
            <w:trPr>
              <w:trHeight w:val="300"/>
            </w:trPr>
          </w:trPrChange>
        </w:trPr>
        <w:tc>
          <w:tcPr>
            <w:tcW w:w="1162" w:type="dxa"/>
            <w:tcBorders>
              <w:top w:val="single" w:sz="8" w:space="0" w:color="7F7F7F"/>
              <w:left w:val="nil"/>
              <w:bottom w:val="single" w:sz="8" w:space="0" w:color="7F7F7F"/>
              <w:right w:val="nil"/>
            </w:tcBorders>
            <w:shd w:val="clear" w:color="auto" w:fill="auto"/>
            <w:noWrap/>
            <w:vAlign w:val="center"/>
            <w:hideMark/>
            <w:tcPrChange w:id="1105" w:author="Stefanie Lane" w:date="2021-11-06T15:08:00Z">
              <w:tcPr>
                <w:tcW w:w="1060" w:type="dxa"/>
                <w:tcBorders>
                  <w:top w:val="single" w:sz="8" w:space="0" w:color="7F7F7F"/>
                  <w:left w:val="nil"/>
                  <w:bottom w:val="single" w:sz="8" w:space="0" w:color="7F7F7F"/>
                  <w:right w:val="nil"/>
                </w:tcBorders>
                <w:shd w:val="clear" w:color="auto" w:fill="auto"/>
                <w:noWrap/>
                <w:vAlign w:val="center"/>
                <w:hideMark/>
              </w:tcPr>
            </w:tcPrChange>
          </w:tcPr>
          <w:p w14:paraId="51722D7A" w14:textId="77777777" w:rsidR="00714627" w:rsidRPr="00714627" w:rsidRDefault="00714627">
            <w:pPr>
              <w:spacing w:after="0" w:line="240" w:lineRule="auto"/>
              <w:jc w:val="right"/>
              <w:rPr>
                <w:ins w:id="1106" w:author="Stefanie Lane" w:date="2021-11-06T15:07:00Z"/>
                <w:rFonts w:ascii="Calibri" w:eastAsia="Times New Roman" w:hAnsi="Calibri" w:cs="Calibri"/>
                <w:b/>
                <w:bCs/>
                <w:color w:val="000000"/>
                <w:sz w:val="20"/>
                <w:szCs w:val="20"/>
                <w:rPrChange w:id="1107" w:author="Stefanie Lane" w:date="2021-11-06T15:07:00Z">
                  <w:rPr>
                    <w:ins w:id="1108" w:author="Stefanie Lane" w:date="2021-11-06T15:07:00Z"/>
                  </w:rPr>
                </w:rPrChange>
              </w:rPr>
              <w:pPrChange w:id="1109" w:author="Stefanie Lane" w:date="2021-11-06T15:07:00Z">
                <w:pPr>
                  <w:jc w:val="right"/>
                </w:pPr>
              </w:pPrChange>
            </w:pPr>
            <w:ins w:id="1110" w:author="Stefanie Lane" w:date="2021-11-06T15:07:00Z">
              <w:r w:rsidRPr="00714627">
                <w:rPr>
                  <w:rFonts w:ascii="Calibri" w:eastAsia="Times New Roman" w:hAnsi="Calibri" w:cs="Calibri"/>
                  <w:b/>
                  <w:bCs/>
                  <w:color w:val="000000"/>
                  <w:sz w:val="20"/>
                  <w:szCs w:val="20"/>
                  <w:rPrChange w:id="1111" w:author="Stefanie Lane" w:date="2021-11-06T15:07:00Z">
                    <w:rPr/>
                  </w:rPrChange>
                </w:rPr>
                <w:t>1999</w:t>
              </w:r>
            </w:ins>
          </w:p>
        </w:tc>
        <w:tc>
          <w:tcPr>
            <w:tcW w:w="956" w:type="dxa"/>
            <w:tcBorders>
              <w:top w:val="single" w:sz="8" w:space="0" w:color="7F7F7F"/>
              <w:left w:val="nil"/>
              <w:bottom w:val="single" w:sz="8" w:space="0" w:color="7F7F7F"/>
              <w:right w:val="nil"/>
            </w:tcBorders>
            <w:shd w:val="clear" w:color="auto" w:fill="auto"/>
            <w:noWrap/>
            <w:vAlign w:val="center"/>
            <w:hideMark/>
            <w:tcPrChange w:id="1112" w:author="Stefanie Lane" w:date="2021-11-06T15:08:00Z">
              <w:tcPr>
                <w:tcW w:w="840" w:type="dxa"/>
                <w:tcBorders>
                  <w:top w:val="single" w:sz="8" w:space="0" w:color="7F7F7F"/>
                  <w:left w:val="nil"/>
                  <w:bottom w:val="single" w:sz="8" w:space="0" w:color="7F7F7F"/>
                  <w:right w:val="nil"/>
                </w:tcBorders>
                <w:shd w:val="clear" w:color="auto" w:fill="auto"/>
                <w:noWrap/>
                <w:vAlign w:val="center"/>
                <w:hideMark/>
              </w:tcPr>
            </w:tcPrChange>
          </w:tcPr>
          <w:p w14:paraId="24477817" w14:textId="77777777" w:rsidR="00714627" w:rsidRPr="00714627" w:rsidRDefault="00714627">
            <w:pPr>
              <w:spacing w:after="0" w:line="240" w:lineRule="auto"/>
              <w:jc w:val="center"/>
              <w:rPr>
                <w:ins w:id="1113" w:author="Stefanie Lane" w:date="2021-11-06T15:07:00Z"/>
                <w:rFonts w:ascii="Calibri" w:eastAsia="Times New Roman" w:hAnsi="Calibri" w:cs="Calibri"/>
                <w:color w:val="000000"/>
                <w:sz w:val="20"/>
                <w:szCs w:val="20"/>
                <w:rPrChange w:id="1114" w:author="Stefanie Lane" w:date="2021-11-06T15:07:00Z">
                  <w:rPr>
                    <w:ins w:id="1115" w:author="Stefanie Lane" w:date="2021-11-06T15:07:00Z"/>
                  </w:rPr>
                </w:rPrChange>
              </w:rPr>
              <w:pPrChange w:id="1116" w:author="Stefanie Lane" w:date="2021-11-06T15:07:00Z">
                <w:pPr>
                  <w:jc w:val="center"/>
                </w:pPr>
              </w:pPrChange>
            </w:pPr>
            <w:ins w:id="1117" w:author="Stefanie Lane" w:date="2021-11-06T15:07:00Z">
              <w:r w:rsidRPr="00714627">
                <w:rPr>
                  <w:rFonts w:ascii="Calibri" w:eastAsia="Times New Roman" w:hAnsi="Calibri" w:cs="Calibri"/>
                  <w:color w:val="000000"/>
                  <w:sz w:val="20"/>
                  <w:szCs w:val="20"/>
                  <w:rPrChange w:id="1118" w:author="Stefanie Lane" w:date="2021-11-06T15:07:00Z">
                    <w:rPr/>
                  </w:rPrChange>
                </w:rPr>
                <w:t>33</w:t>
              </w:r>
            </w:ins>
          </w:p>
        </w:tc>
        <w:tc>
          <w:tcPr>
            <w:tcW w:w="840" w:type="dxa"/>
            <w:tcBorders>
              <w:top w:val="single" w:sz="8" w:space="0" w:color="7F7F7F"/>
              <w:left w:val="nil"/>
              <w:bottom w:val="single" w:sz="8" w:space="0" w:color="7F7F7F"/>
              <w:right w:val="nil"/>
            </w:tcBorders>
            <w:shd w:val="clear" w:color="auto" w:fill="auto"/>
            <w:noWrap/>
            <w:vAlign w:val="center"/>
            <w:hideMark/>
            <w:tcPrChange w:id="1119" w:author="Stefanie Lane" w:date="2021-11-06T15:08:00Z">
              <w:tcPr>
                <w:tcW w:w="840" w:type="dxa"/>
                <w:tcBorders>
                  <w:top w:val="single" w:sz="8" w:space="0" w:color="7F7F7F"/>
                  <w:left w:val="nil"/>
                  <w:bottom w:val="single" w:sz="8" w:space="0" w:color="7F7F7F"/>
                  <w:right w:val="nil"/>
                </w:tcBorders>
                <w:shd w:val="clear" w:color="auto" w:fill="auto"/>
                <w:noWrap/>
                <w:vAlign w:val="center"/>
                <w:hideMark/>
              </w:tcPr>
            </w:tcPrChange>
          </w:tcPr>
          <w:p w14:paraId="64D6CADE" w14:textId="77777777" w:rsidR="00714627" w:rsidRPr="00714627" w:rsidRDefault="00714627">
            <w:pPr>
              <w:spacing w:after="0" w:line="240" w:lineRule="auto"/>
              <w:jc w:val="center"/>
              <w:rPr>
                <w:ins w:id="1120" w:author="Stefanie Lane" w:date="2021-11-06T15:07:00Z"/>
                <w:rFonts w:ascii="Calibri" w:eastAsia="Times New Roman" w:hAnsi="Calibri" w:cs="Calibri"/>
                <w:color w:val="000000"/>
                <w:sz w:val="20"/>
                <w:szCs w:val="20"/>
                <w:rPrChange w:id="1121" w:author="Stefanie Lane" w:date="2021-11-06T15:07:00Z">
                  <w:rPr>
                    <w:ins w:id="1122" w:author="Stefanie Lane" w:date="2021-11-06T15:07:00Z"/>
                  </w:rPr>
                </w:rPrChange>
              </w:rPr>
              <w:pPrChange w:id="1123" w:author="Stefanie Lane" w:date="2021-11-06T15:07:00Z">
                <w:pPr>
                  <w:jc w:val="center"/>
                </w:pPr>
              </w:pPrChange>
            </w:pPr>
            <w:ins w:id="1124" w:author="Stefanie Lane" w:date="2021-11-06T15:07:00Z">
              <w:r w:rsidRPr="00714627">
                <w:rPr>
                  <w:rFonts w:ascii="Calibri" w:eastAsia="Times New Roman" w:hAnsi="Calibri" w:cs="Calibri"/>
                  <w:color w:val="000000"/>
                  <w:sz w:val="20"/>
                  <w:szCs w:val="20"/>
                  <w:rPrChange w:id="1125" w:author="Stefanie Lane" w:date="2021-11-06T15:07:00Z">
                    <w:rPr/>
                  </w:rPrChange>
                </w:rPr>
                <w:t>41</w:t>
              </w:r>
            </w:ins>
          </w:p>
        </w:tc>
        <w:tc>
          <w:tcPr>
            <w:tcW w:w="300" w:type="dxa"/>
            <w:tcBorders>
              <w:top w:val="nil"/>
              <w:left w:val="nil"/>
              <w:bottom w:val="nil"/>
              <w:right w:val="nil"/>
            </w:tcBorders>
            <w:shd w:val="clear" w:color="auto" w:fill="auto"/>
            <w:noWrap/>
            <w:hideMark/>
            <w:tcPrChange w:id="1126" w:author="Stefanie Lane" w:date="2021-11-06T15:08:00Z">
              <w:tcPr>
                <w:tcW w:w="300" w:type="dxa"/>
                <w:tcBorders>
                  <w:top w:val="nil"/>
                  <w:left w:val="nil"/>
                  <w:bottom w:val="nil"/>
                  <w:right w:val="nil"/>
                </w:tcBorders>
                <w:shd w:val="clear" w:color="auto" w:fill="auto"/>
                <w:noWrap/>
                <w:hideMark/>
              </w:tcPr>
            </w:tcPrChange>
          </w:tcPr>
          <w:p w14:paraId="1F318F8D" w14:textId="77777777" w:rsidR="00714627" w:rsidRPr="00714627" w:rsidRDefault="00714627">
            <w:pPr>
              <w:spacing w:after="0" w:line="240" w:lineRule="auto"/>
              <w:jc w:val="center"/>
              <w:rPr>
                <w:ins w:id="1127" w:author="Stefanie Lane" w:date="2021-11-06T15:07:00Z"/>
                <w:rFonts w:ascii="Calibri" w:eastAsia="Times New Roman" w:hAnsi="Calibri" w:cs="Calibri"/>
                <w:color w:val="000000"/>
                <w:sz w:val="20"/>
                <w:szCs w:val="20"/>
                <w:rPrChange w:id="1128" w:author="Stefanie Lane" w:date="2021-11-06T15:07:00Z">
                  <w:rPr>
                    <w:ins w:id="1129" w:author="Stefanie Lane" w:date="2021-11-06T15:07:00Z"/>
                  </w:rPr>
                </w:rPrChange>
              </w:rPr>
              <w:pPrChange w:id="1130" w:author="Stefanie Lane" w:date="2021-11-06T15:07:00Z">
                <w:pPr>
                  <w:jc w:val="center"/>
                </w:pPr>
              </w:pPrChange>
            </w:pPr>
          </w:p>
        </w:tc>
        <w:tc>
          <w:tcPr>
            <w:tcW w:w="960" w:type="dxa"/>
            <w:tcBorders>
              <w:top w:val="single" w:sz="8" w:space="0" w:color="7F7F7F"/>
              <w:left w:val="nil"/>
              <w:bottom w:val="single" w:sz="8" w:space="0" w:color="7F7F7F"/>
              <w:right w:val="nil"/>
            </w:tcBorders>
            <w:shd w:val="clear" w:color="auto" w:fill="auto"/>
            <w:noWrap/>
            <w:vAlign w:val="center"/>
            <w:hideMark/>
            <w:tcPrChange w:id="1131" w:author="Stefanie Lane" w:date="2021-11-06T15:08:00Z">
              <w:tcPr>
                <w:tcW w:w="960" w:type="dxa"/>
                <w:tcBorders>
                  <w:top w:val="single" w:sz="8" w:space="0" w:color="7F7F7F"/>
                  <w:left w:val="nil"/>
                  <w:bottom w:val="single" w:sz="8" w:space="0" w:color="7F7F7F"/>
                  <w:right w:val="nil"/>
                </w:tcBorders>
                <w:shd w:val="clear" w:color="auto" w:fill="auto"/>
                <w:noWrap/>
                <w:vAlign w:val="center"/>
                <w:hideMark/>
              </w:tcPr>
            </w:tcPrChange>
          </w:tcPr>
          <w:p w14:paraId="4B5CD316" w14:textId="77777777" w:rsidR="00714627" w:rsidRPr="00714627" w:rsidRDefault="00714627">
            <w:pPr>
              <w:spacing w:after="0" w:line="240" w:lineRule="auto"/>
              <w:jc w:val="center"/>
              <w:rPr>
                <w:ins w:id="1132" w:author="Stefanie Lane" w:date="2021-11-06T15:07:00Z"/>
                <w:rFonts w:ascii="Calibri" w:eastAsia="Times New Roman" w:hAnsi="Calibri" w:cs="Calibri"/>
                <w:color w:val="000000"/>
                <w:sz w:val="20"/>
                <w:szCs w:val="20"/>
                <w:rPrChange w:id="1133" w:author="Stefanie Lane" w:date="2021-11-06T15:07:00Z">
                  <w:rPr>
                    <w:ins w:id="1134" w:author="Stefanie Lane" w:date="2021-11-06T15:07:00Z"/>
                  </w:rPr>
                </w:rPrChange>
              </w:rPr>
              <w:pPrChange w:id="1135" w:author="Stefanie Lane" w:date="2021-11-06T15:07:00Z">
                <w:pPr>
                  <w:jc w:val="center"/>
                </w:pPr>
              </w:pPrChange>
            </w:pPr>
            <w:ins w:id="1136" w:author="Stefanie Lane" w:date="2021-11-06T15:07:00Z">
              <w:r w:rsidRPr="00714627">
                <w:rPr>
                  <w:rFonts w:ascii="Calibri" w:eastAsia="Times New Roman" w:hAnsi="Calibri" w:cs="Calibri"/>
                  <w:color w:val="000000"/>
                  <w:sz w:val="20"/>
                  <w:szCs w:val="20"/>
                  <w:rPrChange w:id="1137" w:author="Stefanie Lane" w:date="2021-11-06T15:07:00Z">
                    <w:rPr/>
                  </w:rPrChange>
                </w:rPr>
                <w:t>9.7</w:t>
              </w:r>
            </w:ins>
          </w:p>
        </w:tc>
        <w:tc>
          <w:tcPr>
            <w:tcW w:w="960" w:type="dxa"/>
            <w:tcBorders>
              <w:top w:val="single" w:sz="8" w:space="0" w:color="7F7F7F"/>
              <w:left w:val="nil"/>
              <w:bottom w:val="single" w:sz="8" w:space="0" w:color="7F7F7F"/>
              <w:right w:val="nil"/>
            </w:tcBorders>
            <w:shd w:val="clear" w:color="auto" w:fill="auto"/>
            <w:noWrap/>
            <w:vAlign w:val="center"/>
            <w:hideMark/>
            <w:tcPrChange w:id="1138" w:author="Stefanie Lane" w:date="2021-11-06T15:08:00Z">
              <w:tcPr>
                <w:tcW w:w="960" w:type="dxa"/>
                <w:tcBorders>
                  <w:top w:val="single" w:sz="8" w:space="0" w:color="7F7F7F"/>
                  <w:left w:val="nil"/>
                  <w:bottom w:val="single" w:sz="8" w:space="0" w:color="7F7F7F"/>
                  <w:right w:val="nil"/>
                </w:tcBorders>
                <w:shd w:val="clear" w:color="auto" w:fill="auto"/>
                <w:noWrap/>
                <w:vAlign w:val="center"/>
                <w:hideMark/>
              </w:tcPr>
            </w:tcPrChange>
          </w:tcPr>
          <w:p w14:paraId="431ADC0B" w14:textId="77777777" w:rsidR="00714627" w:rsidRPr="00714627" w:rsidRDefault="00714627">
            <w:pPr>
              <w:spacing w:after="0" w:line="240" w:lineRule="auto"/>
              <w:jc w:val="center"/>
              <w:rPr>
                <w:ins w:id="1139" w:author="Stefanie Lane" w:date="2021-11-06T15:07:00Z"/>
                <w:rFonts w:ascii="Calibri" w:eastAsia="Times New Roman" w:hAnsi="Calibri" w:cs="Calibri"/>
                <w:color w:val="000000"/>
                <w:sz w:val="20"/>
                <w:szCs w:val="20"/>
                <w:rPrChange w:id="1140" w:author="Stefanie Lane" w:date="2021-11-06T15:07:00Z">
                  <w:rPr>
                    <w:ins w:id="1141" w:author="Stefanie Lane" w:date="2021-11-06T15:07:00Z"/>
                  </w:rPr>
                </w:rPrChange>
              </w:rPr>
              <w:pPrChange w:id="1142" w:author="Stefanie Lane" w:date="2021-11-06T15:07:00Z">
                <w:pPr>
                  <w:jc w:val="center"/>
                </w:pPr>
              </w:pPrChange>
            </w:pPr>
            <w:ins w:id="1143" w:author="Stefanie Lane" w:date="2021-11-06T15:07:00Z">
              <w:r w:rsidRPr="00714627">
                <w:rPr>
                  <w:rFonts w:ascii="Calibri" w:eastAsia="Times New Roman" w:hAnsi="Calibri" w:cs="Calibri"/>
                  <w:color w:val="000000"/>
                  <w:sz w:val="20"/>
                  <w:szCs w:val="20"/>
                  <w:rPrChange w:id="1144" w:author="Stefanie Lane" w:date="2021-11-06T15:07:00Z">
                    <w:rPr/>
                  </w:rPrChange>
                </w:rPr>
                <w:t>4.2</w:t>
              </w:r>
            </w:ins>
          </w:p>
        </w:tc>
        <w:tc>
          <w:tcPr>
            <w:tcW w:w="300" w:type="dxa"/>
            <w:tcBorders>
              <w:top w:val="nil"/>
              <w:left w:val="nil"/>
              <w:bottom w:val="nil"/>
              <w:right w:val="nil"/>
            </w:tcBorders>
            <w:shd w:val="clear" w:color="auto" w:fill="auto"/>
            <w:noWrap/>
            <w:hideMark/>
            <w:tcPrChange w:id="1145" w:author="Stefanie Lane" w:date="2021-11-06T15:08:00Z">
              <w:tcPr>
                <w:tcW w:w="300" w:type="dxa"/>
                <w:tcBorders>
                  <w:top w:val="nil"/>
                  <w:left w:val="nil"/>
                  <w:bottom w:val="nil"/>
                  <w:right w:val="nil"/>
                </w:tcBorders>
                <w:shd w:val="clear" w:color="auto" w:fill="auto"/>
                <w:noWrap/>
                <w:hideMark/>
              </w:tcPr>
            </w:tcPrChange>
          </w:tcPr>
          <w:p w14:paraId="78785ECB" w14:textId="77777777" w:rsidR="00714627" w:rsidRPr="00714627" w:rsidRDefault="00714627">
            <w:pPr>
              <w:spacing w:after="0" w:line="240" w:lineRule="auto"/>
              <w:jc w:val="center"/>
              <w:rPr>
                <w:ins w:id="1146" w:author="Stefanie Lane" w:date="2021-11-06T15:07:00Z"/>
                <w:rFonts w:ascii="Calibri" w:eastAsia="Times New Roman" w:hAnsi="Calibri" w:cs="Calibri"/>
                <w:color w:val="000000"/>
                <w:sz w:val="20"/>
                <w:szCs w:val="20"/>
                <w:rPrChange w:id="1147" w:author="Stefanie Lane" w:date="2021-11-06T15:07:00Z">
                  <w:rPr>
                    <w:ins w:id="1148" w:author="Stefanie Lane" w:date="2021-11-06T15:07:00Z"/>
                  </w:rPr>
                </w:rPrChange>
              </w:rPr>
              <w:pPrChange w:id="1149" w:author="Stefanie Lane" w:date="2021-11-06T15:07:00Z">
                <w:pPr>
                  <w:jc w:val="center"/>
                </w:pPr>
              </w:pPrChange>
            </w:pPr>
          </w:p>
        </w:tc>
        <w:tc>
          <w:tcPr>
            <w:tcW w:w="571" w:type="dxa"/>
            <w:vMerge/>
            <w:tcBorders>
              <w:top w:val="nil"/>
              <w:left w:val="nil"/>
              <w:bottom w:val="single" w:sz="8" w:space="0" w:color="7F7F7F"/>
              <w:right w:val="nil"/>
            </w:tcBorders>
            <w:vAlign w:val="center"/>
            <w:hideMark/>
            <w:tcPrChange w:id="1150" w:author="Stefanie Lane" w:date="2021-11-06T15:08:00Z">
              <w:tcPr>
                <w:tcW w:w="500" w:type="dxa"/>
                <w:vMerge/>
                <w:tcBorders>
                  <w:top w:val="nil"/>
                  <w:left w:val="nil"/>
                  <w:bottom w:val="single" w:sz="8" w:space="0" w:color="7F7F7F"/>
                  <w:right w:val="nil"/>
                </w:tcBorders>
                <w:vAlign w:val="center"/>
                <w:hideMark/>
              </w:tcPr>
            </w:tcPrChange>
          </w:tcPr>
          <w:p w14:paraId="3CD998EB" w14:textId="77777777" w:rsidR="00714627" w:rsidRPr="00714627" w:rsidRDefault="00714627">
            <w:pPr>
              <w:spacing w:after="0" w:line="240" w:lineRule="auto"/>
              <w:rPr>
                <w:ins w:id="1151" w:author="Stefanie Lane" w:date="2021-11-06T15:07:00Z"/>
                <w:rFonts w:ascii="Calibri" w:eastAsia="Times New Roman" w:hAnsi="Calibri" w:cs="Calibri"/>
                <w:color w:val="000000"/>
                <w:sz w:val="20"/>
                <w:szCs w:val="20"/>
                <w:rPrChange w:id="1152" w:author="Stefanie Lane" w:date="2021-11-06T15:07:00Z">
                  <w:rPr>
                    <w:ins w:id="1153" w:author="Stefanie Lane" w:date="2021-11-06T15:07:00Z"/>
                  </w:rPr>
                </w:rPrChange>
              </w:rPr>
              <w:pPrChange w:id="1154" w:author="Stefanie Lane" w:date="2021-11-06T15:07:00Z">
                <w:pPr/>
              </w:pPrChange>
            </w:pPr>
          </w:p>
        </w:tc>
        <w:tc>
          <w:tcPr>
            <w:tcW w:w="710" w:type="dxa"/>
            <w:vMerge/>
            <w:tcBorders>
              <w:top w:val="nil"/>
              <w:left w:val="nil"/>
              <w:bottom w:val="single" w:sz="8" w:space="0" w:color="7F7F7F"/>
              <w:right w:val="nil"/>
            </w:tcBorders>
            <w:vAlign w:val="center"/>
            <w:hideMark/>
            <w:tcPrChange w:id="1155" w:author="Stefanie Lane" w:date="2021-11-06T15:08:00Z">
              <w:tcPr>
                <w:tcW w:w="600" w:type="dxa"/>
                <w:vMerge/>
                <w:tcBorders>
                  <w:top w:val="nil"/>
                  <w:left w:val="nil"/>
                  <w:bottom w:val="single" w:sz="8" w:space="0" w:color="7F7F7F"/>
                  <w:right w:val="nil"/>
                </w:tcBorders>
                <w:vAlign w:val="center"/>
                <w:hideMark/>
              </w:tcPr>
            </w:tcPrChange>
          </w:tcPr>
          <w:p w14:paraId="02CC3CED" w14:textId="77777777" w:rsidR="00714627" w:rsidRPr="00714627" w:rsidRDefault="00714627">
            <w:pPr>
              <w:spacing w:after="0" w:line="240" w:lineRule="auto"/>
              <w:rPr>
                <w:ins w:id="1156" w:author="Stefanie Lane" w:date="2021-11-06T15:07:00Z"/>
                <w:rFonts w:ascii="Calibri" w:eastAsia="Times New Roman" w:hAnsi="Calibri" w:cs="Calibri"/>
                <w:color w:val="000000"/>
                <w:sz w:val="20"/>
                <w:szCs w:val="20"/>
                <w:rPrChange w:id="1157" w:author="Stefanie Lane" w:date="2021-11-06T15:07:00Z">
                  <w:rPr>
                    <w:ins w:id="1158" w:author="Stefanie Lane" w:date="2021-11-06T15:07:00Z"/>
                  </w:rPr>
                </w:rPrChange>
              </w:rPr>
              <w:pPrChange w:id="1159" w:author="Stefanie Lane" w:date="2021-11-06T15:07:00Z">
                <w:pPr/>
              </w:pPrChange>
            </w:pPr>
          </w:p>
        </w:tc>
        <w:tc>
          <w:tcPr>
            <w:tcW w:w="300" w:type="dxa"/>
            <w:tcBorders>
              <w:top w:val="nil"/>
              <w:left w:val="nil"/>
              <w:bottom w:val="nil"/>
              <w:right w:val="nil"/>
            </w:tcBorders>
            <w:shd w:val="clear" w:color="auto" w:fill="auto"/>
            <w:noWrap/>
            <w:hideMark/>
            <w:tcPrChange w:id="1160" w:author="Stefanie Lane" w:date="2021-11-06T15:08:00Z">
              <w:tcPr>
                <w:tcW w:w="300" w:type="dxa"/>
                <w:tcBorders>
                  <w:top w:val="nil"/>
                  <w:left w:val="nil"/>
                  <w:bottom w:val="nil"/>
                  <w:right w:val="nil"/>
                </w:tcBorders>
                <w:shd w:val="clear" w:color="auto" w:fill="auto"/>
                <w:noWrap/>
                <w:hideMark/>
              </w:tcPr>
            </w:tcPrChange>
          </w:tcPr>
          <w:p w14:paraId="704A037F" w14:textId="77777777" w:rsidR="00714627" w:rsidRPr="00714627" w:rsidRDefault="00714627">
            <w:pPr>
              <w:spacing w:after="0" w:line="240" w:lineRule="auto"/>
              <w:rPr>
                <w:ins w:id="1161" w:author="Stefanie Lane" w:date="2021-11-06T15:07:00Z"/>
                <w:rFonts w:ascii="Times New Roman" w:eastAsia="Times New Roman" w:hAnsi="Times New Roman" w:cs="Times New Roman"/>
                <w:sz w:val="20"/>
                <w:szCs w:val="20"/>
                <w:rPrChange w:id="1162" w:author="Stefanie Lane" w:date="2021-11-06T15:07:00Z">
                  <w:rPr>
                    <w:ins w:id="1163" w:author="Stefanie Lane" w:date="2021-11-06T15:07:00Z"/>
                  </w:rPr>
                </w:rPrChange>
              </w:rPr>
              <w:pPrChange w:id="1164" w:author="Stefanie Lane" w:date="2021-11-06T15:07:00Z">
                <w:pPr/>
              </w:pPrChange>
            </w:pPr>
          </w:p>
        </w:tc>
        <w:tc>
          <w:tcPr>
            <w:tcW w:w="571" w:type="dxa"/>
            <w:vMerge/>
            <w:tcBorders>
              <w:top w:val="nil"/>
              <w:left w:val="nil"/>
              <w:bottom w:val="single" w:sz="8" w:space="0" w:color="7F7F7F"/>
              <w:right w:val="nil"/>
            </w:tcBorders>
            <w:vAlign w:val="center"/>
            <w:hideMark/>
            <w:tcPrChange w:id="1165" w:author="Stefanie Lane" w:date="2021-11-06T15:08:00Z">
              <w:tcPr>
                <w:tcW w:w="500" w:type="dxa"/>
                <w:vMerge/>
                <w:tcBorders>
                  <w:top w:val="nil"/>
                  <w:left w:val="nil"/>
                  <w:bottom w:val="single" w:sz="8" w:space="0" w:color="7F7F7F"/>
                  <w:right w:val="nil"/>
                </w:tcBorders>
                <w:vAlign w:val="center"/>
                <w:hideMark/>
              </w:tcPr>
            </w:tcPrChange>
          </w:tcPr>
          <w:p w14:paraId="62751034" w14:textId="77777777" w:rsidR="00714627" w:rsidRPr="00714627" w:rsidRDefault="00714627">
            <w:pPr>
              <w:spacing w:after="0" w:line="240" w:lineRule="auto"/>
              <w:rPr>
                <w:ins w:id="1166" w:author="Stefanie Lane" w:date="2021-11-06T15:07:00Z"/>
                <w:rFonts w:ascii="Calibri" w:eastAsia="Times New Roman" w:hAnsi="Calibri" w:cs="Calibri"/>
                <w:color w:val="000000"/>
                <w:sz w:val="20"/>
                <w:szCs w:val="20"/>
                <w:rPrChange w:id="1167" w:author="Stefanie Lane" w:date="2021-11-06T15:07:00Z">
                  <w:rPr>
                    <w:ins w:id="1168" w:author="Stefanie Lane" w:date="2021-11-06T15:07:00Z"/>
                  </w:rPr>
                </w:rPrChange>
              </w:rPr>
              <w:pPrChange w:id="1169" w:author="Stefanie Lane" w:date="2021-11-06T15:07:00Z">
                <w:pPr/>
              </w:pPrChange>
            </w:pPr>
          </w:p>
        </w:tc>
        <w:tc>
          <w:tcPr>
            <w:tcW w:w="560" w:type="dxa"/>
            <w:vMerge/>
            <w:tcBorders>
              <w:top w:val="nil"/>
              <w:left w:val="nil"/>
              <w:bottom w:val="single" w:sz="8" w:space="0" w:color="7F7F7F"/>
              <w:right w:val="nil"/>
            </w:tcBorders>
            <w:vAlign w:val="center"/>
            <w:hideMark/>
            <w:tcPrChange w:id="1170" w:author="Stefanie Lane" w:date="2021-11-06T15:08:00Z">
              <w:tcPr>
                <w:tcW w:w="600" w:type="dxa"/>
                <w:vMerge/>
                <w:tcBorders>
                  <w:top w:val="nil"/>
                  <w:left w:val="nil"/>
                  <w:bottom w:val="single" w:sz="8" w:space="0" w:color="7F7F7F"/>
                  <w:right w:val="nil"/>
                </w:tcBorders>
                <w:vAlign w:val="center"/>
                <w:hideMark/>
              </w:tcPr>
            </w:tcPrChange>
          </w:tcPr>
          <w:p w14:paraId="3FFB8F68" w14:textId="77777777" w:rsidR="00714627" w:rsidRPr="00714627" w:rsidRDefault="00714627">
            <w:pPr>
              <w:spacing w:after="0" w:line="240" w:lineRule="auto"/>
              <w:rPr>
                <w:ins w:id="1171" w:author="Stefanie Lane" w:date="2021-11-06T15:07:00Z"/>
                <w:rFonts w:ascii="Calibri" w:eastAsia="Times New Roman" w:hAnsi="Calibri" w:cs="Calibri"/>
                <w:color w:val="000000"/>
                <w:sz w:val="20"/>
                <w:szCs w:val="20"/>
                <w:rPrChange w:id="1172" w:author="Stefanie Lane" w:date="2021-11-06T15:07:00Z">
                  <w:rPr>
                    <w:ins w:id="1173" w:author="Stefanie Lane" w:date="2021-11-06T15:07:00Z"/>
                  </w:rPr>
                </w:rPrChange>
              </w:rPr>
              <w:pPrChange w:id="1174" w:author="Stefanie Lane" w:date="2021-11-06T15:07:00Z">
                <w:pPr/>
              </w:pPrChange>
            </w:pPr>
          </w:p>
        </w:tc>
        <w:tc>
          <w:tcPr>
            <w:tcW w:w="822" w:type="dxa"/>
            <w:vMerge/>
            <w:tcBorders>
              <w:top w:val="nil"/>
              <w:left w:val="nil"/>
              <w:bottom w:val="single" w:sz="8" w:space="0" w:color="7F7F7F"/>
              <w:right w:val="nil"/>
            </w:tcBorders>
            <w:vAlign w:val="center"/>
            <w:hideMark/>
            <w:tcPrChange w:id="1175" w:author="Stefanie Lane" w:date="2021-11-06T15:08:00Z">
              <w:tcPr>
                <w:tcW w:w="700" w:type="dxa"/>
                <w:vMerge/>
                <w:tcBorders>
                  <w:top w:val="nil"/>
                  <w:left w:val="nil"/>
                  <w:bottom w:val="single" w:sz="8" w:space="0" w:color="7F7F7F"/>
                  <w:right w:val="nil"/>
                </w:tcBorders>
                <w:vAlign w:val="center"/>
                <w:hideMark/>
              </w:tcPr>
            </w:tcPrChange>
          </w:tcPr>
          <w:p w14:paraId="30B94D91" w14:textId="77777777" w:rsidR="00714627" w:rsidRPr="00714627" w:rsidRDefault="00714627">
            <w:pPr>
              <w:spacing w:after="0" w:line="240" w:lineRule="auto"/>
              <w:rPr>
                <w:ins w:id="1176" w:author="Stefanie Lane" w:date="2021-11-06T15:07:00Z"/>
                <w:rFonts w:ascii="Calibri" w:eastAsia="Times New Roman" w:hAnsi="Calibri" w:cs="Calibri"/>
                <w:color w:val="000000"/>
                <w:sz w:val="20"/>
                <w:szCs w:val="20"/>
                <w:rPrChange w:id="1177" w:author="Stefanie Lane" w:date="2021-11-06T15:07:00Z">
                  <w:rPr>
                    <w:ins w:id="1178" w:author="Stefanie Lane" w:date="2021-11-06T15:07:00Z"/>
                  </w:rPr>
                </w:rPrChange>
              </w:rPr>
              <w:pPrChange w:id="1179" w:author="Stefanie Lane" w:date="2021-11-06T15:07:00Z">
                <w:pPr/>
              </w:pPrChange>
            </w:pPr>
          </w:p>
        </w:tc>
      </w:tr>
      <w:tr w:rsidR="00714627" w:rsidRPr="00714627" w14:paraId="513E9089" w14:textId="77777777" w:rsidTr="00714627">
        <w:trPr>
          <w:trHeight w:val="300"/>
          <w:ins w:id="1180" w:author="Stefanie Lane" w:date="2021-11-06T15:07:00Z"/>
          <w:trPrChange w:id="1181" w:author="Stefanie Lane" w:date="2021-11-06T15:08:00Z">
            <w:trPr>
              <w:trHeight w:val="300"/>
            </w:trPr>
          </w:trPrChange>
        </w:trPr>
        <w:tc>
          <w:tcPr>
            <w:tcW w:w="1162" w:type="dxa"/>
            <w:tcBorders>
              <w:top w:val="nil"/>
              <w:left w:val="nil"/>
              <w:bottom w:val="nil"/>
              <w:right w:val="nil"/>
            </w:tcBorders>
            <w:shd w:val="clear" w:color="auto" w:fill="auto"/>
            <w:noWrap/>
            <w:vAlign w:val="center"/>
            <w:hideMark/>
            <w:tcPrChange w:id="1182" w:author="Stefanie Lane" w:date="2021-11-06T15:08:00Z">
              <w:tcPr>
                <w:tcW w:w="1060" w:type="dxa"/>
                <w:tcBorders>
                  <w:top w:val="nil"/>
                  <w:left w:val="nil"/>
                  <w:bottom w:val="nil"/>
                  <w:right w:val="nil"/>
                </w:tcBorders>
                <w:shd w:val="clear" w:color="auto" w:fill="auto"/>
                <w:noWrap/>
                <w:vAlign w:val="center"/>
                <w:hideMark/>
              </w:tcPr>
            </w:tcPrChange>
          </w:tcPr>
          <w:p w14:paraId="19892371" w14:textId="77777777" w:rsidR="00714627" w:rsidRPr="00714627" w:rsidRDefault="00714627">
            <w:pPr>
              <w:spacing w:after="0" w:line="240" w:lineRule="auto"/>
              <w:jc w:val="right"/>
              <w:rPr>
                <w:ins w:id="1183" w:author="Stefanie Lane" w:date="2021-11-06T15:07:00Z"/>
                <w:rFonts w:ascii="Calibri" w:eastAsia="Times New Roman" w:hAnsi="Calibri" w:cs="Calibri"/>
                <w:b/>
                <w:bCs/>
                <w:color w:val="000000"/>
                <w:sz w:val="20"/>
                <w:szCs w:val="20"/>
                <w:rPrChange w:id="1184" w:author="Stefanie Lane" w:date="2021-11-06T15:07:00Z">
                  <w:rPr>
                    <w:ins w:id="1185" w:author="Stefanie Lane" w:date="2021-11-06T15:07:00Z"/>
                  </w:rPr>
                </w:rPrChange>
              </w:rPr>
              <w:pPrChange w:id="1186" w:author="Stefanie Lane" w:date="2021-11-06T15:07:00Z">
                <w:pPr>
                  <w:jc w:val="right"/>
                </w:pPr>
              </w:pPrChange>
            </w:pPr>
            <w:ins w:id="1187" w:author="Stefanie Lane" w:date="2021-11-06T15:07:00Z">
              <w:r w:rsidRPr="00714627">
                <w:rPr>
                  <w:rFonts w:ascii="Calibri" w:eastAsia="Times New Roman" w:hAnsi="Calibri" w:cs="Calibri"/>
                  <w:b/>
                  <w:bCs/>
                  <w:color w:val="000000"/>
                  <w:sz w:val="20"/>
                  <w:szCs w:val="20"/>
                  <w:rPrChange w:id="1188" w:author="Stefanie Lane" w:date="2021-11-06T15:07:00Z">
                    <w:rPr/>
                  </w:rPrChange>
                </w:rPr>
                <w:t>2019</w:t>
              </w:r>
            </w:ins>
          </w:p>
        </w:tc>
        <w:tc>
          <w:tcPr>
            <w:tcW w:w="956" w:type="dxa"/>
            <w:tcBorders>
              <w:top w:val="nil"/>
              <w:left w:val="nil"/>
              <w:bottom w:val="nil"/>
              <w:right w:val="nil"/>
            </w:tcBorders>
            <w:shd w:val="clear" w:color="auto" w:fill="auto"/>
            <w:noWrap/>
            <w:vAlign w:val="center"/>
            <w:hideMark/>
            <w:tcPrChange w:id="1189" w:author="Stefanie Lane" w:date="2021-11-06T15:08:00Z">
              <w:tcPr>
                <w:tcW w:w="840" w:type="dxa"/>
                <w:tcBorders>
                  <w:top w:val="nil"/>
                  <w:left w:val="nil"/>
                  <w:bottom w:val="nil"/>
                  <w:right w:val="nil"/>
                </w:tcBorders>
                <w:shd w:val="clear" w:color="auto" w:fill="auto"/>
                <w:noWrap/>
                <w:vAlign w:val="center"/>
                <w:hideMark/>
              </w:tcPr>
            </w:tcPrChange>
          </w:tcPr>
          <w:p w14:paraId="3D2157BB" w14:textId="77777777" w:rsidR="00714627" w:rsidRPr="00714627" w:rsidRDefault="00714627">
            <w:pPr>
              <w:spacing w:after="0" w:line="240" w:lineRule="auto"/>
              <w:jc w:val="center"/>
              <w:rPr>
                <w:ins w:id="1190" w:author="Stefanie Lane" w:date="2021-11-06T15:07:00Z"/>
                <w:rFonts w:ascii="Calibri" w:eastAsia="Times New Roman" w:hAnsi="Calibri" w:cs="Calibri"/>
                <w:color w:val="000000"/>
                <w:sz w:val="20"/>
                <w:szCs w:val="20"/>
                <w:rPrChange w:id="1191" w:author="Stefanie Lane" w:date="2021-11-06T15:07:00Z">
                  <w:rPr>
                    <w:ins w:id="1192" w:author="Stefanie Lane" w:date="2021-11-06T15:07:00Z"/>
                  </w:rPr>
                </w:rPrChange>
              </w:rPr>
              <w:pPrChange w:id="1193" w:author="Stefanie Lane" w:date="2021-11-06T15:07:00Z">
                <w:pPr>
                  <w:jc w:val="center"/>
                </w:pPr>
              </w:pPrChange>
            </w:pPr>
            <w:ins w:id="1194" w:author="Stefanie Lane" w:date="2021-11-06T15:07:00Z">
              <w:r w:rsidRPr="00714627">
                <w:rPr>
                  <w:rFonts w:ascii="Calibri" w:eastAsia="Times New Roman" w:hAnsi="Calibri" w:cs="Calibri"/>
                  <w:color w:val="000000"/>
                  <w:sz w:val="20"/>
                  <w:szCs w:val="20"/>
                  <w:rPrChange w:id="1195" w:author="Stefanie Lane" w:date="2021-11-06T15:07:00Z">
                    <w:rPr/>
                  </w:rPrChange>
                </w:rPr>
                <w:t>14</w:t>
              </w:r>
            </w:ins>
          </w:p>
        </w:tc>
        <w:tc>
          <w:tcPr>
            <w:tcW w:w="840" w:type="dxa"/>
            <w:tcBorders>
              <w:top w:val="nil"/>
              <w:left w:val="nil"/>
              <w:bottom w:val="nil"/>
              <w:right w:val="nil"/>
            </w:tcBorders>
            <w:shd w:val="clear" w:color="auto" w:fill="auto"/>
            <w:noWrap/>
            <w:vAlign w:val="center"/>
            <w:hideMark/>
            <w:tcPrChange w:id="1196" w:author="Stefanie Lane" w:date="2021-11-06T15:08:00Z">
              <w:tcPr>
                <w:tcW w:w="840" w:type="dxa"/>
                <w:tcBorders>
                  <w:top w:val="nil"/>
                  <w:left w:val="nil"/>
                  <w:bottom w:val="nil"/>
                  <w:right w:val="nil"/>
                </w:tcBorders>
                <w:shd w:val="clear" w:color="auto" w:fill="auto"/>
                <w:noWrap/>
                <w:vAlign w:val="center"/>
                <w:hideMark/>
              </w:tcPr>
            </w:tcPrChange>
          </w:tcPr>
          <w:p w14:paraId="432F64D2" w14:textId="77777777" w:rsidR="00714627" w:rsidRPr="00714627" w:rsidRDefault="00714627">
            <w:pPr>
              <w:spacing w:after="0" w:line="240" w:lineRule="auto"/>
              <w:jc w:val="center"/>
              <w:rPr>
                <w:ins w:id="1197" w:author="Stefanie Lane" w:date="2021-11-06T15:07:00Z"/>
                <w:rFonts w:ascii="Calibri" w:eastAsia="Times New Roman" w:hAnsi="Calibri" w:cs="Calibri"/>
                <w:color w:val="000000"/>
                <w:sz w:val="20"/>
                <w:szCs w:val="20"/>
                <w:rPrChange w:id="1198" w:author="Stefanie Lane" w:date="2021-11-06T15:07:00Z">
                  <w:rPr>
                    <w:ins w:id="1199" w:author="Stefanie Lane" w:date="2021-11-06T15:07:00Z"/>
                  </w:rPr>
                </w:rPrChange>
              </w:rPr>
              <w:pPrChange w:id="1200" w:author="Stefanie Lane" w:date="2021-11-06T15:07:00Z">
                <w:pPr>
                  <w:jc w:val="center"/>
                </w:pPr>
              </w:pPrChange>
            </w:pPr>
            <w:ins w:id="1201" w:author="Stefanie Lane" w:date="2021-11-06T15:07:00Z">
              <w:r w:rsidRPr="00714627">
                <w:rPr>
                  <w:rFonts w:ascii="Calibri" w:eastAsia="Times New Roman" w:hAnsi="Calibri" w:cs="Calibri"/>
                  <w:color w:val="000000"/>
                  <w:sz w:val="20"/>
                  <w:szCs w:val="20"/>
                  <w:rPrChange w:id="1202" w:author="Stefanie Lane" w:date="2021-11-06T15:07:00Z">
                    <w:rPr/>
                  </w:rPrChange>
                </w:rPr>
                <w:t>26</w:t>
              </w:r>
            </w:ins>
          </w:p>
        </w:tc>
        <w:tc>
          <w:tcPr>
            <w:tcW w:w="300" w:type="dxa"/>
            <w:tcBorders>
              <w:top w:val="nil"/>
              <w:left w:val="nil"/>
              <w:bottom w:val="nil"/>
              <w:right w:val="nil"/>
            </w:tcBorders>
            <w:shd w:val="clear" w:color="auto" w:fill="auto"/>
            <w:noWrap/>
            <w:hideMark/>
            <w:tcPrChange w:id="1203" w:author="Stefanie Lane" w:date="2021-11-06T15:08:00Z">
              <w:tcPr>
                <w:tcW w:w="300" w:type="dxa"/>
                <w:tcBorders>
                  <w:top w:val="nil"/>
                  <w:left w:val="nil"/>
                  <w:bottom w:val="nil"/>
                  <w:right w:val="nil"/>
                </w:tcBorders>
                <w:shd w:val="clear" w:color="auto" w:fill="auto"/>
                <w:noWrap/>
                <w:hideMark/>
              </w:tcPr>
            </w:tcPrChange>
          </w:tcPr>
          <w:p w14:paraId="0C3B957F" w14:textId="77777777" w:rsidR="00714627" w:rsidRPr="00714627" w:rsidRDefault="00714627">
            <w:pPr>
              <w:spacing w:after="0" w:line="240" w:lineRule="auto"/>
              <w:jc w:val="center"/>
              <w:rPr>
                <w:ins w:id="1204" w:author="Stefanie Lane" w:date="2021-11-06T15:07:00Z"/>
                <w:rFonts w:ascii="Calibri" w:eastAsia="Times New Roman" w:hAnsi="Calibri" w:cs="Calibri"/>
                <w:color w:val="000000"/>
                <w:sz w:val="20"/>
                <w:szCs w:val="20"/>
                <w:rPrChange w:id="1205" w:author="Stefanie Lane" w:date="2021-11-06T15:07:00Z">
                  <w:rPr>
                    <w:ins w:id="1206" w:author="Stefanie Lane" w:date="2021-11-06T15:07:00Z"/>
                  </w:rPr>
                </w:rPrChange>
              </w:rPr>
              <w:pPrChange w:id="1207" w:author="Stefanie Lane" w:date="2021-11-06T15:07:00Z">
                <w:pPr>
                  <w:jc w:val="center"/>
                </w:pPr>
              </w:pPrChange>
            </w:pPr>
          </w:p>
        </w:tc>
        <w:tc>
          <w:tcPr>
            <w:tcW w:w="960" w:type="dxa"/>
            <w:tcBorders>
              <w:top w:val="nil"/>
              <w:left w:val="nil"/>
              <w:bottom w:val="nil"/>
              <w:right w:val="nil"/>
            </w:tcBorders>
            <w:shd w:val="clear" w:color="auto" w:fill="auto"/>
            <w:noWrap/>
            <w:vAlign w:val="center"/>
            <w:hideMark/>
            <w:tcPrChange w:id="1208" w:author="Stefanie Lane" w:date="2021-11-06T15:08:00Z">
              <w:tcPr>
                <w:tcW w:w="960" w:type="dxa"/>
                <w:tcBorders>
                  <w:top w:val="nil"/>
                  <w:left w:val="nil"/>
                  <w:bottom w:val="nil"/>
                  <w:right w:val="nil"/>
                </w:tcBorders>
                <w:shd w:val="clear" w:color="auto" w:fill="auto"/>
                <w:noWrap/>
                <w:vAlign w:val="center"/>
                <w:hideMark/>
              </w:tcPr>
            </w:tcPrChange>
          </w:tcPr>
          <w:p w14:paraId="64E2EE5E" w14:textId="77777777" w:rsidR="00714627" w:rsidRPr="00714627" w:rsidRDefault="00714627">
            <w:pPr>
              <w:spacing w:after="0" w:line="240" w:lineRule="auto"/>
              <w:jc w:val="center"/>
              <w:rPr>
                <w:ins w:id="1209" w:author="Stefanie Lane" w:date="2021-11-06T15:07:00Z"/>
                <w:rFonts w:ascii="Calibri" w:eastAsia="Times New Roman" w:hAnsi="Calibri" w:cs="Calibri"/>
                <w:color w:val="000000"/>
                <w:sz w:val="20"/>
                <w:szCs w:val="20"/>
                <w:rPrChange w:id="1210" w:author="Stefanie Lane" w:date="2021-11-06T15:07:00Z">
                  <w:rPr>
                    <w:ins w:id="1211" w:author="Stefanie Lane" w:date="2021-11-06T15:07:00Z"/>
                  </w:rPr>
                </w:rPrChange>
              </w:rPr>
              <w:pPrChange w:id="1212" w:author="Stefanie Lane" w:date="2021-11-06T15:07:00Z">
                <w:pPr>
                  <w:jc w:val="center"/>
                </w:pPr>
              </w:pPrChange>
            </w:pPr>
            <w:ins w:id="1213" w:author="Stefanie Lane" w:date="2021-11-06T15:07:00Z">
              <w:r w:rsidRPr="00714627">
                <w:rPr>
                  <w:rFonts w:ascii="Calibri" w:eastAsia="Times New Roman" w:hAnsi="Calibri" w:cs="Calibri"/>
                  <w:color w:val="000000"/>
                  <w:sz w:val="20"/>
                  <w:szCs w:val="20"/>
                  <w:rPrChange w:id="1214" w:author="Stefanie Lane" w:date="2021-11-06T15:07:00Z">
                    <w:rPr/>
                  </w:rPrChange>
                </w:rPr>
                <w:t>6.6</w:t>
              </w:r>
            </w:ins>
          </w:p>
        </w:tc>
        <w:tc>
          <w:tcPr>
            <w:tcW w:w="960" w:type="dxa"/>
            <w:tcBorders>
              <w:top w:val="nil"/>
              <w:left w:val="nil"/>
              <w:bottom w:val="nil"/>
              <w:right w:val="nil"/>
            </w:tcBorders>
            <w:shd w:val="clear" w:color="auto" w:fill="auto"/>
            <w:noWrap/>
            <w:vAlign w:val="center"/>
            <w:hideMark/>
            <w:tcPrChange w:id="1215" w:author="Stefanie Lane" w:date="2021-11-06T15:08:00Z">
              <w:tcPr>
                <w:tcW w:w="960" w:type="dxa"/>
                <w:tcBorders>
                  <w:top w:val="nil"/>
                  <w:left w:val="nil"/>
                  <w:bottom w:val="nil"/>
                  <w:right w:val="nil"/>
                </w:tcBorders>
                <w:shd w:val="clear" w:color="auto" w:fill="auto"/>
                <w:noWrap/>
                <w:vAlign w:val="center"/>
                <w:hideMark/>
              </w:tcPr>
            </w:tcPrChange>
          </w:tcPr>
          <w:p w14:paraId="70DF860E" w14:textId="77777777" w:rsidR="00714627" w:rsidRPr="00714627" w:rsidRDefault="00714627">
            <w:pPr>
              <w:spacing w:after="0" w:line="240" w:lineRule="auto"/>
              <w:jc w:val="center"/>
              <w:rPr>
                <w:ins w:id="1216" w:author="Stefanie Lane" w:date="2021-11-06T15:07:00Z"/>
                <w:rFonts w:ascii="Calibri" w:eastAsia="Times New Roman" w:hAnsi="Calibri" w:cs="Calibri"/>
                <w:color w:val="000000"/>
                <w:sz w:val="20"/>
                <w:szCs w:val="20"/>
                <w:rPrChange w:id="1217" w:author="Stefanie Lane" w:date="2021-11-06T15:07:00Z">
                  <w:rPr>
                    <w:ins w:id="1218" w:author="Stefanie Lane" w:date="2021-11-06T15:07:00Z"/>
                  </w:rPr>
                </w:rPrChange>
              </w:rPr>
              <w:pPrChange w:id="1219" w:author="Stefanie Lane" w:date="2021-11-06T15:07:00Z">
                <w:pPr>
                  <w:jc w:val="center"/>
                </w:pPr>
              </w:pPrChange>
            </w:pPr>
            <w:ins w:id="1220" w:author="Stefanie Lane" w:date="2021-11-06T15:07:00Z">
              <w:r w:rsidRPr="00714627">
                <w:rPr>
                  <w:rFonts w:ascii="Calibri" w:eastAsia="Times New Roman" w:hAnsi="Calibri" w:cs="Calibri"/>
                  <w:color w:val="000000"/>
                  <w:sz w:val="20"/>
                  <w:szCs w:val="20"/>
                  <w:rPrChange w:id="1221" w:author="Stefanie Lane" w:date="2021-11-06T15:07:00Z">
                    <w:rPr/>
                  </w:rPrChange>
                </w:rPr>
                <w:t>3.9</w:t>
              </w:r>
            </w:ins>
          </w:p>
        </w:tc>
        <w:tc>
          <w:tcPr>
            <w:tcW w:w="300" w:type="dxa"/>
            <w:tcBorders>
              <w:top w:val="nil"/>
              <w:left w:val="nil"/>
              <w:bottom w:val="nil"/>
              <w:right w:val="nil"/>
            </w:tcBorders>
            <w:shd w:val="clear" w:color="auto" w:fill="auto"/>
            <w:noWrap/>
            <w:hideMark/>
            <w:tcPrChange w:id="1222" w:author="Stefanie Lane" w:date="2021-11-06T15:08:00Z">
              <w:tcPr>
                <w:tcW w:w="300" w:type="dxa"/>
                <w:tcBorders>
                  <w:top w:val="nil"/>
                  <w:left w:val="nil"/>
                  <w:bottom w:val="nil"/>
                  <w:right w:val="nil"/>
                </w:tcBorders>
                <w:shd w:val="clear" w:color="auto" w:fill="auto"/>
                <w:noWrap/>
                <w:hideMark/>
              </w:tcPr>
            </w:tcPrChange>
          </w:tcPr>
          <w:p w14:paraId="4A26B53B" w14:textId="77777777" w:rsidR="00714627" w:rsidRPr="00714627" w:rsidRDefault="00714627">
            <w:pPr>
              <w:spacing w:after="0" w:line="240" w:lineRule="auto"/>
              <w:jc w:val="center"/>
              <w:rPr>
                <w:ins w:id="1223" w:author="Stefanie Lane" w:date="2021-11-06T15:07:00Z"/>
                <w:rFonts w:ascii="Calibri" w:eastAsia="Times New Roman" w:hAnsi="Calibri" w:cs="Calibri"/>
                <w:color w:val="000000"/>
                <w:sz w:val="20"/>
                <w:szCs w:val="20"/>
                <w:rPrChange w:id="1224" w:author="Stefanie Lane" w:date="2021-11-06T15:07:00Z">
                  <w:rPr>
                    <w:ins w:id="1225" w:author="Stefanie Lane" w:date="2021-11-06T15:07:00Z"/>
                  </w:rPr>
                </w:rPrChange>
              </w:rPr>
              <w:pPrChange w:id="1226" w:author="Stefanie Lane" w:date="2021-11-06T15:07:00Z">
                <w:pPr>
                  <w:jc w:val="center"/>
                </w:pPr>
              </w:pPrChange>
            </w:pPr>
          </w:p>
        </w:tc>
        <w:tc>
          <w:tcPr>
            <w:tcW w:w="571" w:type="dxa"/>
            <w:vMerge/>
            <w:tcBorders>
              <w:top w:val="nil"/>
              <w:left w:val="nil"/>
              <w:bottom w:val="single" w:sz="8" w:space="0" w:color="7F7F7F"/>
              <w:right w:val="nil"/>
            </w:tcBorders>
            <w:vAlign w:val="center"/>
            <w:hideMark/>
            <w:tcPrChange w:id="1227" w:author="Stefanie Lane" w:date="2021-11-06T15:08:00Z">
              <w:tcPr>
                <w:tcW w:w="500" w:type="dxa"/>
                <w:vMerge/>
                <w:tcBorders>
                  <w:top w:val="nil"/>
                  <w:left w:val="nil"/>
                  <w:bottom w:val="single" w:sz="8" w:space="0" w:color="7F7F7F"/>
                  <w:right w:val="nil"/>
                </w:tcBorders>
                <w:vAlign w:val="center"/>
                <w:hideMark/>
              </w:tcPr>
            </w:tcPrChange>
          </w:tcPr>
          <w:p w14:paraId="4A0372DF" w14:textId="77777777" w:rsidR="00714627" w:rsidRPr="00714627" w:rsidRDefault="00714627">
            <w:pPr>
              <w:spacing w:after="0" w:line="240" w:lineRule="auto"/>
              <w:rPr>
                <w:ins w:id="1228" w:author="Stefanie Lane" w:date="2021-11-06T15:07:00Z"/>
                <w:rFonts w:ascii="Calibri" w:eastAsia="Times New Roman" w:hAnsi="Calibri" w:cs="Calibri"/>
                <w:color w:val="000000"/>
                <w:sz w:val="20"/>
                <w:szCs w:val="20"/>
                <w:rPrChange w:id="1229" w:author="Stefanie Lane" w:date="2021-11-06T15:07:00Z">
                  <w:rPr>
                    <w:ins w:id="1230" w:author="Stefanie Lane" w:date="2021-11-06T15:07:00Z"/>
                  </w:rPr>
                </w:rPrChange>
              </w:rPr>
              <w:pPrChange w:id="1231" w:author="Stefanie Lane" w:date="2021-11-06T15:07:00Z">
                <w:pPr/>
              </w:pPrChange>
            </w:pPr>
          </w:p>
        </w:tc>
        <w:tc>
          <w:tcPr>
            <w:tcW w:w="710" w:type="dxa"/>
            <w:vMerge/>
            <w:tcBorders>
              <w:top w:val="nil"/>
              <w:left w:val="nil"/>
              <w:bottom w:val="single" w:sz="8" w:space="0" w:color="7F7F7F"/>
              <w:right w:val="nil"/>
            </w:tcBorders>
            <w:vAlign w:val="center"/>
            <w:hideMark/>
            <w:tcPrChange w:id="1232" w:author="Stefanie Lane" w:date="2021-11-06T15:08:00Z">
              <w:tcPr>
                <w:tcW w:w="600" w:type="dxa"/>
                <w:vMerge/>
                <w:tcBorders>
                  <w:top w:val="nil"/>
                  <w:left w:val="nil"/>
                  <w:bottom w:val="single" w:sz="8" w:space="0" w:color="7F7F7F"/>
                  <w:right w:val="nil"/>
                </w:tcBorders>
                <w:vAlign w:val="center"/>
                <w:hideMark/>
              </w:tcPr>
            </w:tcPrChange>
          </w:tcPr>
          <w:p w14:paraId="015AB812" w14:textId="77777777" w:rsidR="00714627" w:rsidRPr="00714627" w:rsidRDefault="00714627">
            <w:pPr>
              <w:spacing w:after="0" w:line="240" w:lineRule="auto"/>
              <w:rPr>
                <w:ins w:id="1233" w:author="Stefanie Lane" w:date="2021-11-06T15:07:00Z"/>
                <w:rFonts w:ascii="Calibri" w:eastAsia="Times New Roman" w:hAnsi="Calibri" w:cs="Calibri"/>
                <w:color w:val="000000"/>
                <w:sz w:val="20"/>
                <w:szCs w:val="20"/>
                <w:rPrChange w:id="1234" w:author="Stefanie Lane" w:date="2021-11-06T15:07:00Z">
                  <w:rPr>
                    <w:ins w:id="1235" w:author="Stefanie Lane" w:date="2021-11-06T15:07:00Z"/>
                  </w:rPr>
                </w:rPrChange>
              </w:rPr>
              <w:pPrChange w:id="1236" w:author="Stefanie Lane" w:date="2021-11-06T15:07:00Z">
                <w:pPr/>
              </w:pPrChange>
            </w:pPr>
          </w:p>
        </w:tc>
        <w:tc>
          <w:tcPr>
            <w:tcW w:w="300" w:type="dxa"/>
            <w:tcBorders>
              <w:top w:val="nil"/>
              <w:left w:val="nil"/>
              <w:bottom w:val="nil"/>
              <w:right w:val="nil"/>
            </w:tcBorders>
            <w:shd w:val="clear" w:color="auto" w:fill="auto"/>
            <w:noWrap/>
            <w:hideMark/>
            <w:tcPrChange w:id="1237" w:author="Stefanie Lane" w:date="2021-11-06T15:08:00Z">
              <w:tcPr>
                <w:tcW w:w="300" w:type="dxa"/>
                <w:tcBorders>
                  <w:top w:val="nil"/>
                  <w:left w:val="nil"/>
                  <w:bottom w:val="nil"/>
                  <w:right w:val="nil"/>
                </w:tcBorders>
                <w:shd w:val="clear" w:color="auto" w:fill="auto"/>
                <w:noWrap/>
                <w:hideMark/>
              </w:tcPr>
            </w:tcPrChange>
          </w:tcPr>
          <w:p w14:paraId="105442F7" w14:textId="77777777" w:rsidR="00714627" w:rsidRPr="00714627" w:rsidRDefault="00714627">
            <w:pPr>
              <w:spacing w:after="0" w:line="240" w:lineRule="auto"/>
              <w:rPr>
                <w:ins w:id="1238" w:author="Stefanie Lane" w:date="2021-11-06T15:07:00Z"/>
                <w:rFonts w:ascii="Times New Roman" w:eastAsia="Times New Roman" w:hAnsi="Times New Roman" w:cs="Times New Roman"/>
                <w:sz w:val="20"/>
                <w:szCs w:val="20"/>
                <w:rPrChange w:id="1239" w:author="Stefanie Lane" w:date="2021-11-06T15:07:00Z">
                  <w:rPr>
                    <w:ins w:id="1240" w:author="Stefanie Lane" w:date="2021-11-06T15:07:00Z"/>
                  </w:rPr>
                </w:rPrChange>
              </w:rPr>
              <w:pPrChange w:id="1241" w:author="Stefanie Lane" w:date="2021-11-06T15:07:00Z">
                <w:pPr/>
              </w:pPrChange>
            </w:pPr>
          </w:p>
        </w:tc>
        <w:tc>
          <w:tcPr>
            <w:tcW w:w="571" w:type="dxa"/>
            <w:vMerge/>
            <w:tcBorders>
              <w:top w:val="nil"/>
              <w:left w:val="nil"/>
              <w:bottom w:val="single" w:sz="8" w:space="0" w:color="7F7F7F"/>
              <w:right w:val="nil"/>
            </w:tcBorders>
            <w:vAlign w:val="center"/>
            <w:hideMark/>
            <w:tcPrChange w:id="1242" w:author="Stefanie Lane" w:date="2021-11-06T15:08:00Z">
              <w:tcPr>
                <w:tcW w:w="500" w:type="dxa"/>
                <w:vMerge/>
                <w:tcBorders>
                  <w:top w:val="nil"/>
                  <w:left w:val="nil"/>
                  <w:bottom w:val="single" w:sz="8" w:space="0" w:color="7F7F7F"/>
                  <w:right w:val="nil"/>
                </w:tcBorders>
                <w:vAlign w:val="center"/>
                <w:hideMark/>
              </w:tcPr>
            </w:tcPrChange>
          </w:tcPr>
          <w:p w14:paraId="0B99A898" w14:textId="77777777" w:rsidR="00714627" w:rsidRPr="00714627" w:rsidRDefault="00714627">
            <w:pPr>
              <w:spacing w:after="0" w:line="240" w:lineRule="auto"/>
              <w:rPr>
                <w:ins w:id="1243" w:author="Stefanie Lane" w:date="2021-11-06T15:07:00Z"/>
                <w:rFonts w:ascii="Calibri" w:eastAsia="Times New Roman" w:hAnsi="Calibri" w:cs="Calibri"/>
                <w:color w:val="000000"/>
                <w:sz w:val="20"/>
                <w:szCs w:val="20"/>
                <w:rPrChange w:id="1244" w:author="Stefanie Lane" w:date="2021-11-06T15:07:00Z">
                  <w:rPr>
                    <w:ins w:id="1245" w:author="Stefanie Lane" w:date="2021-11-06T15:07:00Z"/>
                  </w:rPr>
                </w:rPrChange>
              </w:rPr>
              <w:pPrChange w:id="1246" w:author="Stefanie Lane" w:date="2021-11-06T15:07:00Z">
                <w:pPr/>
              </w:pPrChange>
            </w:pPr>
          </w:p>
        </w:tc>
        <w:tc>
          <w:tcPr>
            <w:tcW w:w="560" w:type="dxa"/>
            <w:vMerge/>
            <w:tcBorders>
              <w:top w:val="nil"/>
              <w:left w:val="nil"/>
              <w:bottom w:val="single" w:sz="8" w:space="0" w:color="7F7F7F"/>
              <w:right w:val="nil"/>
            </w:tcBorders>
            <w:vAlign w:val="center"/>
            <w:hideMark/>
            <w:tcPrChange w:id="1247" w:author="Stefanie Lane" w:date="2021-11-06T15:08:00Z">
              <w:tcPr>
                <w:tcW w:w="600" w:type="dxa"/>
                <w:vMerge/>
                <w:tcBorders>
                  <w:top w:val="nil"/>
                  <w:left w:val="nil"/>
                  <w:bottom w:val="single" w:sz="8" w:space="0" w:color="7F7F7F"/>
                  <w:right w:val="nil"/>
                </w:tcBorders>
                <w:vAlign w:val="center"/>
                <w:hideMark/>
              </w:tcPr>
            </w:tcPrChange>
          </w:tcPr>
          <w:p w14:paraId="20E58A4D" w14:textId="77777777" w:rsidR="00714627" w:rsidRPr="00714627" w:rsidRDefault="00714627">
            <w:pPr>
              <w:spacing w:after="0" w:line="240" w:lineRule="auto"/>
              <w:rPr>
                <w:ins w:id="1248" w:author="Stefanie Lane" w:date="2021-11-06T15:07:00Z"/>
                <w:rFonts w:ascii="Calibri" w:eastAsia="Times New Roman" w:hAnsi="Calibri" w:cs="Calibri"/>
                <w:color w:val="000000"/>
                <w:sz w:val="20"/>
                <w:szCs w:val="20"/>
                <w:rPrChange w:id="1249" w:author="Stefanie Lane" w:date="2021-11-06T15:07:00Z">
                  <w:rPr>
                    <w:ins w:id="1250" w:author="Stefanie Lane" w:date="2021-11-06T15:07:00Z"/>
                  </w:rPr>
                </w:rPrChange>
              </w:rPr>
              <w:pPrChange w:id="1251" w:author="Stefanie Lane" w:date="2021-11-06T15:07:00Z">
                <w:pPr/>
              </w:pPrChange>
            </w:pPr>
          </w:p>
        </w:tc>
        <w:tc>
          <w:tcPr>
            <w:tcW w:w="822" w:type="dxa"/>
            <w:vMerge/>
            <w:tcBorders>
              <w:top w:val="nil"/>
              <w:left w:val="nil"/>
              <w:bottom w:val="single" w:sz="8" w:space="0" w:color="7F7F7F"/>
              <w:right w:val="nil"/>
            </w:tcBorders>
            <w:vAlign w:val="center"/>
            <w:hideMark/>
            <w:tcPrChange w:id="1252" w:author="Stefanie Lane" w:date="2021-11-06T15:08:00Z">
              <w:tcPr>
                <w:tcW w:w="700" w:type="dxa"/>
                <w:vMerge/>
                <w:tcBorders>
                  <w:top w:val="nil"/>
                  <w:left w:val="nil"/>
                  <w:bottom w:val="single" w:sz="8" w:space="0" w:color="7F7F7F"/>
                  <w:right w:val="nil"/>
                </w:tcBorders>
                <w:vAlign w:val="center"/>
                <w:hideMark/>
              </w:tcPr>
            </w:tcPrChange>
          </w:tcPr>
          <w:p w14:paraId="20F77B36" w14:textId="77777777" w:rsidR="00714627" w:rsidRPr="00714627" w:rsidRDefault="00714627">
            <w:pPr>
              <w:spacing w:after="0" w:line="240" w:lineRule="auto"/>
              <w:rPr>
                <w:ins w:id="1253" w:author="Stefanie Lane" w:date="2021-11-06T15:07:00Z"/>
                <w:rFonts w:ascii="Calibri" w:eastAsia="Times New Roman" w:hAnsi="Calibri" w:cs="Calibri"/>
                <w:color w:val="000000"/>
                <w:sz w:val="20"/>
                <w:szCs w:val="20"/>
                <w:rPrChange w:id="1254" w:author="Stefanie Lane" w:date="2021-11-06T15:07:00Z">
                  <w:rPr>
                    <w:ins w:id="1255" w:author="Stefanie Lane" w:date="2021-11-06T15:07:00Z"/>
                  </w:rPr>
                </w:rPrChange>
              </w:rPr>
              <w:pPrChange w:id="1256" w:author="Stefanie Lane" w:date="2021-11-06T15:07:00Z">
                <w:pPr/>
              </w:pPrChange>
            </w:pPr>
          </w:p>
        </w:tc>
      </w:tr>
      <w:tr w:rsidR="00714627" w:rsidRPr="00714627" w14:paraId="4D9D595A" w14:textId="77777777" w:rsidTr="00714627">
        <w:trPr>
          <w:trHeight w:val="290"/>
          <w:ins w:id="1257" w:author="Stefanie Lane" w:date="2021-11-06T15:07:00Z"/>
          <w:trPrChange w:id="1258" w:author="Stefanie Lane" w:date="2021-11-06T15:08:00Z">
            <w:trPr>
              <w:trHeight w:val="290"/>
            </w:trPr>
          </w:trPrChange>
        </w:trPr>
        <w:tc>
          <w:tcPr>
            <w:tcW w:w="1162" w:type="dxa"/>
            <w:tcBorders>
              <w:top w:val="single" w:sz="8" w:space="0" w:color="7F7F7F"/>
              <w:left w:val="nil"/>
              <w:bottom w:val="nil"/>
              <w:right w:val="nil"/>
            </w:tcBorders>
            <w:shd w:val="clear" w:color="auto" w:fill="auto"/>
            <w:noWrap/>
            <w:hideMark/>
            <w:tcPrChange w:id="1259" w:author="Stefanie Lane" w:date="2021-11-06T15:08:00Z">
              <w:tcPr>
                <w:tcW w:w="1060" w:type="dxa"/>
                <w:tcBorders>
                  <w:top w:val="single" w:sz="8" w:space="0" w:color="7F7F7F"/>
                  <w:left w:val="nil"/>
                  <w:bottom w:val="nil"/>
                  <w:right w:val="nil"/>
                </w:tcBorders>
                <w:shd w:val="clear" w:color="auto" w:fill="auto"/>
                <w:noWrap/>
                <w:hideMark/>
              </w:tcPr>
            </w:tcPrChange>
          </w:tcPr>
          <w:p w14:paraId="683BA5A8" w14:textId="77777777" w:rsidR="00714627" w:rsidRPr="00714627" w:rsidRDefault="00714627">
            <w:pPr>
              <w:spacing w:after="0" w:line="240" w:lineRule="auto"/>
              <w:rPr>
                <w:ins w:id="1260" w:author="Stefanie Lane" w:date="2021-11-06T15:07:00Z"/>
                <w:rFonts w:ascii="Calibri" w:eastAsia="Times New Roman" w:hAnsi="Calibri" w:cs="Calibri"/>
                <w:color w:val="000000"/>
                <w:rPrChange w:id="1261" w:author="Stefanie Lane" w:date="2021-11-06T15:07:00Z">
                  <w:rPr>
                    <w:ins w:id="1262" w:author="Stefanie Lane" w:date="2021-11-06T15:07:00Z"/>
                  </w:rPr>
                </w:rPrChange>
              </w:rPr>
              <w:pPrChange w:id="1263" w:author="Stefanie Lane" w:date="2021-11-06T15:07:00Z">
                <w:pPr/>
              </w:pPrChange>
            </w:pPr>
            <w:ins w:id="1264" w:author="Stefanie Lane" w:date="2021-11-06T15:07:00Z">
              <w:r w:rsidRPr="00714627">
                <w:rPr>
                  <w:rFonts w:ascii="Calibri" w:eastAsia="Times New Roman" w:hAnsi="Calibri" w:cs="Calibri"/>
                  <w:color w:val="000000"/>
                  <w:rPrChange w:id="1265" w:author="Stefanie Lane" w:date="2021-11-06T15:07:00Z">
                    <w:rPr/>
                  </w:rPrChange>
                </w:rPr>
                <w:t> </w:t>
              </w:r>
            </w:ins>
          </w:p>
        </w:tc>
        <w:tc>
          <w:tcPr>
            <w:tcW w:w="956" w:type="dxa"/>
            <w:tcBorders>
              <w:top w:val="single" w:sz="8" w:space="0" w:color="7F7F7F"/>
              <w:left w:val="nil"/>
              <w:bottom w:val="nil"/>
              <w:right w:val="nil"/>
            </w:tcBorders>
            <w:shd w:val="clear" w:color="auto" w:fill="auto"/>
            <w:noWrap/>
            <w:hideMark/>
            <w:tcPrChange w:id="1266" w:author="Stefanie Lane" w:date="2021-11-06T15:08:00Z">
              <w:tcPr>
                <w:tcW w:w="840" w:type="dxa"/>
                <w:tcBorders>
                  <w:top w:val="single" w:sz="8" w:space="0" w:color="7F7F7F"/>
                  <w:left w:val="nil"/>
                  <w:bottom w:val="nil"/>
                  <w:right w:val="nil"/>
                </w:tcBorders>
                <w:shd w:val="clear" w:color="auto" w:fill="auto"/>
                <w:noWrap/>
                <w:hideMark/>
              </w:tcPr>
            </w:tcPrChange>
          </w:tcPr>
          <w:p w14:paraId="534F03EF" w14:textId="77777777" w:rsidR="00714627" w:rsidRPr="00714627" w:rsidRDefault="00714627">
            <w:pPr>
              <w:spacing w:after="0" w:line="240" w:lineRule="auto"/>
              <w:rPr>
                <w:ins w:id="1267" w:author="Stefanie Lane" w:date="2021-11-06T15:07:00Z"/>
                <w:rFonts w:ascii="Calibri" w:eastAsia="Times New Roman" w:hAnsi="Calibri" w:cs="Calibri"/>
                <w:color w:val="000000"/>
                <w:rPrChange w:id="1268" w:author="Stefanie Lane" w:date="2021-11-06T15:07:00Z">
                  <w:rPr>
                    <w:ins w:id="1269" w:author="Stefanie Lane" w:date="2021-11-06T15:07:00Z"/>
                  </w:rPr>
                </w:rPrChange>
              </w:rPr>
              <w:pPrChange w:id="1270" w:author="Stefanie Lane" w:date="2021-11-06T15:07:00Z">
                <w:pPr/>
              </w:pPrChange>
            </w:pPr>
            <w:ins w:id="1271" w:author="Stefanie Lane" w:date="2021-11-06T15:07:00Z">
              <w:r w:rsidRPr="00714627">
                <w:rPr>
                  <w:rFonts w:ascii="Calibri" w:eastAsia="Times New Roman" w:hAnsi="Calibri" w:cs="Calibri"/>
                  <w:color w:val="000000"/>
                  <w:rPrChange w:id="1272" w:author="Stefanie Lane" w:date="2021-11-06T15:07:00Z">
                    <w:rPr/>
                  </w:rPrChange>
                </w:rPr>
                <w:t> </w:t>
              </w:r>
            </w:ins>
          </w:p>
        </w:tc>
        <w:tc>
          <w:tcPr>
            <w:tcW w:w="840" w:type="dxa"/>
            <w:tcBorders>
              <w:top w:val="single" w:sz="8" w:space="0" w:color="7F7F7F"/>
              <w:left w:val="nil"/>
              <w:bottom w:val="nil"/>
              <w:right w:val="nil"/>
            </w:tcBorders>
            <w:shd w:val="clear" w:color="auto" w:fill="auto"/>
            <w:noWrap/>
            <w:hideMark/>
            <w:tcPrChange w:id="1273" w:author="Stefanie Lane" w:date="2021-11-06T15:08:00Z">
              <w:tcPr>
                <w:tcW w:w="840" w:type="dxa"/>
                <w:tcBorders>
                  <w:top w:val="single" w:sz="8" w:space="0" w:color="7F7F7F"/>
                  <w:left w:val="nil"/>
                  <w:bottom w:val="nil"/>
                  <w:right w:val="nil"/>
                </w:tcBorders>
                <w:shd w:val="clear" w:color="auto" w:fill="auto"/>
                <w:noWrap/>
                <w:hideMark/>
              </w:tcPr>
            </w:tcPrChange>
          </w:tcPr>
          <w:p w14:paraId="1956C2DD" w14:textId="77777777" w:rsidR="00714627" w:rsidRPr="00714627" w:rsidRDefault="00714627">
            <w:pPr>
              <w:spacing w:after="0" w:line="240" w:lineRule="auto"/>
              <w:rPr>
                <w:ins w:id="1274" w:author="Stefanie Lane" w:date="2021-11-06T15:07:00Z"/>
                <w:rFonts w:ascii="Calibri" w:eastAsia="Times New Roman" w:hAnsi="Calibri" w:cs="Calibri"/>
                <w:color w:val="000000"/>
                <w:rPrChange w:id="1275" w:author="Stefanie Lane" w:date="2021-11-06T15:07:00Z">
                  <w:rPr>
                    <w:ins w:id="1276" w:author="Stefanie Lane" w:date="2021-11-06T15:07:00Z"/>
                  </w:rPr>
                </w:rPrChange>
              </w:rPr>
              <w:pPrChange w:id="1277" w:author="Stefanie Lane" w:date="2021-11-06T15:07:00Z">
                <w:pPr/>
              </w:pPrChange>
            </w:pPr>
            <w:ins w:id="1278" w:author="Stefanie Lane" w:date="2021-11-06T15:07:00Z">
              <w:r w:rsidRPr="00714627">
                <w:rPr>
                  <w:rFonts w:ascii="Calibri" w:eastAsia="Times New Roman" w:hAnsi="Calibri" w:cs="Calibri"/>
                  <w:color w:val="000000"/>
                  <w:rPrChange w:id="1279" w:author="Stefanie Lane" w:date="2021-11-06T15:07:00Z">
                    <w:rPr/>
                  </w:rPrChange>
                </w:rPr>
                <w:t> </w:t>
              </w:r>
            </w:ins>
          </w:p>
        </w:tc>
        <w:tc>
          <w:tcPr>
            <w:tcW w:w="300" w:type="dxa"/>
            <w:tcBorders>
              <w:top w:val="nil"/>
              <w:left w:val="nil"/>
              <w:bottom w:val="nil"/>
              <w:right w:val="nil"/>
            </w:tcBorders>
            <w:shd w:val="clear" w:color="auto" w:fill="auto"/>
            <w:noWrap/>
            <w:hideMark/>
            <w:tcPrChange w:id="1280" w:author="Stefanie Lane" w:date="2021-11-06T15:08:00Z">
              <w:tcPr>
                <w:tcW w:w="300" w:type="dxa"/>
                <w:tcBorders>
                  <w:top w:val="nil"/>
                  <w:left w:val="nil"/>
                  <w:bottom w:val="nil"/>
                  <w:right w:val="nil"/>
                </w:tcBorders>
                <w:shd w:val="clear" w:color="auto" w:fill="auto"/>
                <w:noWrap/>
                <w:hideMark/>
              </w:tcPr>
            </w:tcPrChange>
          </w:tcPr>
          <w:p w14:paraId="307E665D" w14:textId="77777777" w:rsidR="00714627" w:rsidRPr="00714627" w:rsidRDefault="00714627">
            <w:pPr>
              <w:spacing w:after="0" w:line="240" w:lineRule="auto"/>
              <w:rPr>
                <w:ins w:id="1281" w:author="Stefanie Lane" w:date="2021-11-06T15:07:00Z"/>
                <w:rFonts w:ascii="Calibri" w:eastAsia="Times New Roman" w:hAnsi="Calibri" w:cs="Calibri"/>
                <w:color w:val="000000"/>
                <w:rPrChange w:id="1282" w:author="Stefanie Lane" w:date="2021-11-06T15:07:00Z">
                  <w:rPr>
                    <w:ins w:id="1283" w:author="Stefanie Lane" w:date="2021-11-06T15:07:00Z"/>
                  </w:rPr>
                </w:rPrChange>
              </w:rPr>
              <w:pPrChange w:id="1284" w:author="Stefanie Lane" w:date="2021-11-06T15:07:00Z">
                <w:pPr/>
              </w:pPrChange>
            </w:pPr>
          </w:p>
        </w:tc>
        <w:tc>
          <w:tcPr>
            <w:tcW w:w="960" w:type="dxa"/>
            <w:tcBorders>
              <w:top w:val="single" w:sz="8" w:space="0" w:color="7F7F7F"/>
              <w:left w:val="nil"/>
              <w:bottom w:val="nil"/>
              <w:right w:val="nil"/>
            </w:tcBorders>
            <w:shd w:val="clear" w:color="auto" w:fill="auto"/>
            <w:noWrap/>
            <w:hideMark/>
            <w:tcPrChange w:id="1285" w:author="Stefanie Lane" w:date="2021-11-06T15:08:00Z">
              <w:tcPr>
                <w:tcW w:w="960" w:type="dxa"/>
                <w:tcBorders>
                  <w:top w:val="single" w:sz="8" w:space="0" w:color="7F7F7F"/>
                  <w:left w:val="nil"/>
                  <w:bottom w:val="nil"/>
                  <w:right w:val="nil"/>
                </w:tcBorders>
                <w:shd w:val="clear" w:color="auto" w:fill="auto"/>
                <w:noWrap/>
                <w:hideMark/>
              </w:tcPr>
            </w:tcPrChange>
          </w:tcPr>
          <w:p w14:paraId="7C29BB99" w14:textId="77777777" w:rsidR="00714627" w:rsidRPr="00714627" w:rsidRDefault="00714627">
            <w:pPr>
              <w:spacing w:after="0" w:line="240" w:lineRule="auto"/>
              <w:rPr>
                <w:ins w:id="1286" w:author="Stefanie Lane" w:date="2021-11-06T15:07:00Z"/>
                <w:rFonts w:ascii="Calibri" w:eastAsia="Times New Roman" w:hAnsi="Calibri" w:cs="Calibri"/>
                <w:color w:val="000000"/>
                <w:rPrChange w:id="1287" w:author="Stefanie Lane" w:date="2021-11-06T15:07:00Z">
                  <w:rPr>
                    <w:ins w:id="1288" w:author="Stefanie Lane" w:date="2021-11-06T15:07:00Z"/>
                  </w:rPr>
                </w:rPrChange>
              </w:rPr>
              <w:pPrChange w:id="1289" w:author="Stefanie Lane" w:date="2021-11-06T15:07:00Z">
                <w:pPr/>
              </w:pPrChange>
            </w:pPr>
            <w:ins w:id="1290" w:author="Stefanie Lane" w:date="2021-11-06T15:07:00Z">
              <w:r w:rsidRPr="00714627">
                <w:rPr>
                  <w:rFonts w:ascii="Calibri" w:eastAsia="Times New Roman" w:hAnsi="Calibri" w:cs="Calibri"/>
                  <w:color w:val="000000"/>
                  <w:rPrChange w:id="1291" w:author="Stefanie Lane" w:date="2021-11-06T15:07:00Z">
                    <w:rPr/>
                  </w:rPrChange>
                </w:rPr>
                <w:t> </w:t>
              </w:r>
            </w:ins>
          </w:p>
        </w:tc>
        <w:tc>
          <w:tcPr>
            <w:tcW w:w="960" w:type="dxa"/>
            <w:tcBorders>
              <w:top w:val="single" w:sz="8" w:space="0" w:color="7F7F7F"/>
              <w:left w:val="nil"/>
              <w:bottom w:val="nil"/>
              <w:right w:val="nil"/>
            </w:tcBorders>
            <w:shd w:val="clear" w:color="auto" w:fill="auto"/>
            <w:noWrap/>
            <w:hideMark/>
            <w:tcPrChange w:id="1292" w:author="Stefanie Lane" w:date="2021-11-06T15:08:00Z">
              <w:tcPr>
                <w:tcW w:w="960" w:type="dxa"/>
                <w:tcBorders>
                  <w:top w:val="single" w:sz="8" w:space="0" w:color="7F7F7F"/>
                  <w:left w:val="nil"/>
                  <w:bottom w:val="nil"/>
                  <w:right w:val="nil"/>
                </w:tcBorders>
                <w:shd w:val="clear" w:color="auto" w:fill="auto"/>
                <w:noWrap/>
                <w:hideMark/>
              </w:tcPr>
            </w:tcPrChange>
          </w:tcPr>
          <w:p w14:paraId="680ED72A" w14:textId="77777777" w:rsidR="00714627" w:rsidRPr="00714627" w:rsidRDefault="00714627">
            <w:pPr>
              <w:spacing w:after="0" w:line="240" w:lineRule="auto"/>
              <w:rPr>
                <w:ins w:id="1293" w:author="Stefanie Lane" w:date="2021-11-06T15:07:00Z"/>
                <w:rFonts w:ascii="Calibri" w:eastAsia="Times New Roman" w:hAnsi="Calibri" w:cs="Calibri"/>
                <w:color w:val="000000"/>
                <w:rPrChange w:id="1294" w:author="Stefanie Lane" w:date="2021-11-06T15:07:00Z">
                  <w:rPr>
                    <w:ins w:id="1295" w:author="Stefanie Lane" w:date="2021-11-06T15:07:00Z"/>
                  </w:rPr>
                </w:rPrChange>
              </w:rPr>
              <w:pPrChange w:id="1296" w:author="Stefanie Lane" w:date="2021-11-06T15:07:00Z">
                <w:pPr/>
              </w:pPrChange>
            </w:pPr>
            <w:ins w:id="1297" w:author="Stefanie Lane" w:date="2021-11-06T15:07:00Z">
              <w:r w:rsidRPr="00714627">
                <w:rPr>
                  <w:rFonts w:ascii="Calibri" w:eastAsia="Times New Roman" w:hAnsi="Calibri" w:cs="Calibri"/>
                  <w:color w:val="000000"/>
                  <w:rPrChange w:id="1298" w:author="Stefanie Lane" w:date="2021-11-06T15:07:00Z">
                    <w:rPr/>
                  </w:rPrChange>
                </w:rPr>
                <w:t> </w:t>
              </w:r>
            </w:ins>
          </w:p>
        </w:tc>
        <w:tc>
          <w:tcPr>
            <w:tcW w:w="300" w:type="dxa"/>
            <w:tcBorders>
              <w:top w:val="nil"/>
              <w:left w:val="nil"/>
              <w:bottom w:val="nil"/>
              <w:right w:val="nil"/>
            </w:tcBorders>
            <w:shd w:val="clear" w:color="auto" w:fill="auto"/>
            <w:noWrap/>
            <w:hideMark/>
            <w:tcPrChange w:id="1299" w:author="Stefanie Lane" w:date="2021-11-06T15:08:00Z">
              <w:tcPr>
                <w:tcW w:w="300" w:type="dxa"/>
                <w:tcBorders>
                  <w:top w:val="nil"/>
                  <w:left w:val="nil"/>
                  <w:bottom w:val="nil"/>
                  <w:right w:val="nil"/>
                </w:tcBorders>
                <w:shd w:val="clear" w:color="auto" w:fill="auto"/>
                <w:noWrap/>
                <w:hideMark/>
              </w:tcPr>
            </w:tcPrChange>
          </w:tcPr>
          <w:p w14:paraId="1C614665" w14:textId="77777777" w:rsidR="00714627" w:rsidRPr="00714627" w:rsidRDefault="00714627">
            <w:pPr>
              <w:spacing w:after="0" w:line="240" w:lineRule="auto"/>
              <w:rPr>
                <w:ins w:id="1300" w:author="Stefanie Lane" w:date="2021-11-06T15:07:00Z"/>
                <w:rFonts w:ascii="Calibri" w:eastAsia="Times New Roman" w:hAnsi="Calibri" w:cs="Calibri"/>
                <w:color w:val="000000"/>
                <w:rPrChange w:id="1301" w:author="Stefanie Lane" w:date="2021-11-06T15:07:00Z">
                  <w:rPr>
                    <w:ins w:id="1302" w:author="Stefanie Lane" w:date="2021-11-06T15:07:00Z"/>
                  </w:rPr>
                </w:rPrChange>
              </w:rPr>
              <w:pPrChange w:id="1303" w:author="Stefanie Lane" w:date="2021-11-06T15:07:00Z">
                <w:pPr/>
              </w:pPrChange>
            </w:pPr>
          </w:p>
        </w:tc>
        <w:tc>
          <w:tcPr>
            <w:tcW w:w="571" w:type="dxa"/>
            <w:tcBorders>
              <w:top w:val="nil"/>
              <w:left w:val="nil"/>
              <w:bottom w:val="nil"/>
              <w:right w:val="nil"/>
            </w:tcBorders>
            <w:shd w:val="clear" w:color="auto" w:fill="auto"/>
            <w:noWrap/>
            <w:hideMark/>
            <w:tcPrChange w:id="1304" w:author="Stefanie Lane" w:date="2021-11-06T15:08:00Z">
              <w:tcPr>
                <w:tcW w:w="500" w:type="dxa"/>
                <w:tcBorders>
                  <w:top w:val="nil"/>
                  <w:left w:val="nil"/>
                  <w:bottom w:val="nil"/>
                  <w:right w:val="nil"/>
                </w:tcBorders>
                <w:shd w:val="clear" w:color="auto" w:fill="auto"/>
                <w:noWrap/>
                <w:hideMark/>
              </w:tcPr>
            </w:tcPrChange>
          </w:tcPr>
          <w:p w14:paraId="5AD645E4" w14:textId="77777777" w:rsidR="00714627" w:rsidRPr="00714627" w:rsidRDefault="00714627">
            <w:pPr>
              <w:spacing w:after="0" w:line="240" w:lineRule="auto"/>
              <w:rPr>
                <w:ins w:id="1305" w:author="Stefanie Lane" w:date="2021-11-06T15:07:00Z"/>
                <w:rFonts w:ascii="Calibri" w:eastAsia="Times New Roman" w:hAnsi="Calibri" w:cs="Calibri"/>
                <w:color w:val="000000"/>
                <w:rPrChange w:id="1306" w:author="Stefanie Lane" w:date="2021-11-06T15:07:00Z">
                  <w:rPr>
                    <w:ins w:id="1307" w:author="Stefanie Lane" w:date="2021-11-06T15:07:00Z"/>
                  </w:rPr>
                </w:rPrChange>
              </w:rPr>
              <w:pPrChange w:id="1308" w:author="Stefanie Lane" w:date="2021-11-06T15:07:00Z">
                <w:pPr/>
              </w:pPrChange>
            </w:pPr>
            <w:ins w:id="1309" w:author="Stefanie Lane" w:date="2021-11-06T15:07:00Z">
              <w:r w:rsidRPr="00714627">
                <w:rPr>
                  <w:rFonts w:ascii="Calibri" w:eastAsia="Times New Roman" w:hAnsi="Calibri" w:cs="Calibri"/>
                  <w:color w:val="000000"/>
                  <w:rPrChange w:id="1310" w:author="Stefanie Lane" w:date="2021-11-06T15:07:00Z">
                    <w:rPr/>
                  </w:rPrChange>
                </w:rPr>
                <w:t> </w:t>
              </w:r>
            </w:ins>
          </w:p>
        </w:tc>
        <w:tc>
          <w:tcPr>
            <w:tcW w:w="710" w:type="dxa"/>
            <w:tcBorders>
              <w:top w:val="nil"/>
              <w:left w:val="nil"/>
              <w:bottom w:val="nil"/>
              <w:right w:val="nil"/>
            </w:tcBorders>
            <w:shd w:val="clear" w:color="auto" w:fill="auto"/>
            <w:noWrap/>
            <w:hideMark/>
            <w:tcPrChange w:id="1311" w:author="Stefanie Lane" w:date="2021-11-06T15:08:00Z">
              <w:tcPr>
                <w:tcW w:w="600" w:type="dxa"/>
                <w:tcBorders>
                  <w:top w:val="nil"/>
                  <w:left w:val="nil"/>
                  <w:bottom w:val="nil"/>
                  <w:right w:val="nil"/>
                </w:tcBorders>
                <w:shd w:val="clear" w:color="auto" w:fill="auto"/>
                <w:noWrap/>
                <w:hideMark/>
              </w:tcPr>
            </w:tcPrChange>
          </w:tcPr>
          <w:p w14:paraId="69441451" w14:textId="77777777" w:rsidR="00714627" w:rsidRPr="00714627" w:rsidRDefault="00714627">
            <w:pPr>
              <w:spacing w:after="0" w:line="240" w:lineRule="auto"/>
              <w:rPr>
                <w:ins w:id="1312" w:author="Stefanie Lane" w:date="2021-11-06T15:07:00Z"/>
                <w:rFonts w:ascii="Calibri" w:eastAsia="Times New Roman" w:hAnsi="Calibri" w:cs="Calibri"/>
                <w:color w:val="000000"/>
                <w:rPrChange w:id="1313" w:author="Stefanie Lane" w:date="2021-11-06T15:07:00Z">
                  <w:rPr>
                    <w:ins w:id="1314" w:author="Stefanie Lane" w:date="2021-11-06T15:07:00Z"/>
                  </w:rPr>
                </w:rPrChange>
              </w:rPr>
              <w:pPrChange w:id="1315" w:author="Stefanie Lane" w:date="2021-11-06T15:07:00Z">
                <w:pPr/>
              </w:pPrChange>
            </w:pPr>
            <w:ins w:id="1316" w:author="Stefanie Lane" w:date="2021-11-06T15:07:00Z">
              <w:r w:rsidRPr="00714627">
                <w:rPr>
                  <w:rFonts w:ascii="Calibri" w:eastAsia="Times New Roman" w:hAnsi="Calibri" w:cs="Calibri"/>
                  <w:color w:val="000000"/>
                  <w:rPrChange w:id="1317" w:author="Stefanie Lane" w:date="2021-11-06T15:07:00Z">
                    <w:rPr/>
                  </w:rPrChange>
                </w:rPr>
                <w:t> </w:t>
              </w:r>
            </w:ins>
          </w:p>
        </w:tc>
        <w:tc>
          <w:tcPr>
            <w:tcW w:w="300" w:type="dxa"/>
            <w:tcBorders>
              <w:top w:val="nil"/>
              <w:left w:val="nil"/>
              <w:bottom w:val="nil"/>
              <w:right w:val="nil"/>
            </w:tcBorders>
            <w:shd w:val="clear" w:color="auto" w:fill="auto"/>
            <w:noWrap/>
            <w:hideMark/>
            <w:tcPrChange w:id="1318" w:author="Stefanie Lane" w:date="2021-11-06T15:08:00Z">
              <w:tcPr>
                <w:tcW w:w="300" w:type="dxa"/>
                <w:tcBorders>
                  <w:top w:val="nil"/>
                  <w:left w:val="nil"/>
                  <w:bottom w:val="nil"/>
                  <w:right w:val="nil"/>
                </w:tcBorders>
                <w:shd w:val="clear" w:color="auto" w:fill="auto"/>
                <w:noWrap/>
                <w:hideMark/>
              </w:tcPr>
            </w:tcPrChange>
          </w:tcPr>
          <w:p w14:paraId="73CC551E" w14:textId="77777777" w:rsidR="00714627" w:rsidRPr="00714627" w:rsidRDefault="00714627">
            <w:pPr>
              <w:spacing w:after="0" w:line="240" w:lineRule="auto"/>
              <w:rPr>
                <w:ins w:id="1319" w:author="Stefanie Lane" w:date="2021-11-06T15:07:00Z"/>
                <w:rFonts w:ascii="Calibri" w:eastAsia="Times New Roman" w:hAnsi="Calibri" w:cs="Calibri"/>
                <w:color w:val="000000"/>
                <w:rPrChange w:id="1320" w:author="Stefanie Lane" w:date="2021-11-06T15:07:00Z">
                  <w:rPr>
                    <w:ins w:id="1321" w:author="Stefanie Lane" w:date="2021-11-06T15:07:00Z"/>
                  </w:rPr>
                </w:rPrChange>
              </w:rPr>
              <w:pPrChange w:id="1322" w:author="Stefanie Lane" w:date="2021-11-06T15:07:00Z">
                <w:pPr/>
              </w:pPrChange>
            </w:pPr>
          </w:p>
        </w:tc>
        <w:tc>
          <w:tcPr>
            <w:tcW w:w="571" w:type="dxa"/>
            <w:tcBorders>
              <w:top w:val="nil"/>
              <w:left w:val="nil"/>
              <w:bottom w:val="nil"/>
              <w:right w:val="nil"/>
            </w:tcBorders>
            <w:shd w:val="clear" w:color="auto" w:fill="auto"/>
            <w:noWrap/>
            <w:hideMark/>
            <w:tcPrChange w:id="1323" w:author="Stefanie Lane" w:date="2021-11-06T15:08:00Z">
              <w:tcPr>
                <w:tcW w:w="500" w:type="dxa"/>
                <w:tcBorders>
                  <w:top w:val="nil"/>
                  <w:left w:val="nil"/>
                  <w:bottom w:val="nil"/>
                  <w:right w:val="nil"/>
                </w:tcBorders>
                <w:shd w:val="clear" w:color="auto" w:fill="auto"/>
                <w:noWrap/>
                <w:hideMark/>
              </w:tcPr>
            </w:tcPrChange>
          </w:tcPr>
          <w:p w14:paraId="00EA5D1C" w14:textId="77777777" w:rsidR="00714627" w:rsidRPr="00714627" w:rsidRDefault="00714627">
            <w:pPr>
              <w:spacing w:after="0" w:line="240" w:lineRule="auto"/>
              <w:rPr>
                <w:ins w:id="1324" w:author="Stefanie Lane" w:date="2021-11-06T15:07:00Z"/>
                <w:rFonts w:ascii="Calibri" w:eastAsia="Times New Roman" w:hAnsi="Calibri" w:cs="Calibri"/>
                <w:color w:val="000000"/>
                <w:rPrChange w:id="1325" w:author="Stefanie Lane" w:date="2021-11-06T15:07:00Z">
                  <w:rPr>
                    <w:ins w:id="1326" w:author="Stefanie Lane" w:date="2021-11-06T15:07:00Z"/>
                  </w:rPr>
                </w:rPrChange>
              </w:rPr>
              <w:pPrChange w:id="1327" w:author="Stefanie Lane" w:date="2021-11-06T15:07:00Z">
                <w:pPr/>
              </w:pPrChange>
            </w:pPr>
            <w:ins w:id="1328" w:author="Stefanie Lane" w:date="2021-11-06T15:07:00Z">
              <w:r w:rsidRPr="00714627">
                <w:rPr>
                  <w:rFonts w:ascii="Calibri" w:eastAsia="Times New Roman" w:hAnsi="Calibri" w:cs="Calibri"/>
                  <w:color w:val="000000"/>
                  <w:rPrChange w:id="1329" w:author="Stefanie Lane" w:date="2021-11-06T15:07:00Z">
                    <w:rPr/>
                  </w:rPrChange>
                </w:rPr>
                <w:t> </w:t>
              </w:r>
            </w:ins>
          </w:p>
        </w:tc>
        <w:tc>
          <w:tcPr>
            <w:tcW w:w="560" w:type="dxa"/>
            <w:tcBorders>
              <w:top w:val="nil"/>
              <w:left w:val="nil"/>
              <w:bottom w:val="nil"/>
              <w:right w:val="nil"/>
            </w:tcBorders>
            <w:shd w:val="clear" w:color="auto" w:fill="auto"/>
            <w:noWrap/>
            <w:hideMark/>
            <w:tcPrChange w:id="1330" w:author="Stefanie Lane" w:date="2021-11-06T15:08:00Z">
              <w:tcPr>
                <w:tcW w:w="600" w:type="dxa"/>
                <w:tcBorders>
                  <w:top w:val="nil"/>
                  <w:left w:val="nil"/>
                  <w:bottom w:val="nil"/>
                  <w:right w:val="nil"/>
                </w:tcBorders>
                <w:shd w:val="clear" w:color="auto" w:fill="auto"/>
                <w:noWrap/>
                <w:hideMark/>
              </w:tcPr>
            </w:tcPrChange>
          </w:tcPr>
          <w:p w14:paraId="3A029C5E" w14:textId="77777777" w:rsidR="00714627" w:rsidRPr="00714627" w:rsidRDefault="00714627">
            <w:pPr>
              <w:spacing w:after="0" w:line="240" w:lineRule="auto"/>
              <w:rPr>
                <w:ins w:id="1331" w:author="Stefanie Lane" w:date="2021-11-06T15:07:00Z"/>
                <w:rFonts w:ascii="Calibri" w:eastAsia="Times New Roman" w:hAnsi="Calibri" w:cs="Calibri"/>
                <w:color w:val="000000"/>
                <w:rPrChange w:id="1332" w:author="Stefanie Lane" w:date="2021-11-06T15:07:00Z">
                  <w:rPr>
                    <w:ins w:id="1333" w:author="Stefanie Lane" w:date="2021-11-06T15:07:00Z"/>
                  </w:rPr>
                </w:rPrChange>
              </w:rPr>
              <w:pPrChange w:id="1334" w:author="Stefanie Lane" w:date="2021-11-06T15:07:00Z">
                <w:pPr/>
              </w:pPrChange>
            </w:pPr>
            <w:ins w:id="1335" w:author="Stefanie Lane" w:date="2021-11-06T15:07:00Z">
              <w:r w:rsidRPr="00714627">
                <w:rPr>
                  <w:rFonts w:ascii="Calibri" w:eastAsia="Times New Roman" w:hAnsi="Calibri" w:cs="Calibri"/>
                  <w:color w:val="000000"/>
                  <w:rPrChange w:id="1336" w:author="Stefanie Lane" w:date="2021-11-06T15:07:00Z">
                    <w:rPr/>
                  </w:rPrChange>
                </w:rPr>
                <w:t> </w:t>
              </w:r>
            </w:ins>
          </w:p>
        </w:tc>
        <w:tc>
          <w:tcPr>
            <w:tcW w:w="822" w:type="dxa"/>
            <w:tcBorders>
              <w:top w:val="nil"/>
              <w:left w:val="nil"/>
              <w:bottom w:val="nil"/>
              <w:right w:val="nil"/>
            </w:tcBorders>
            <w:shd w:val="clear" w:color="auto" w:fill="auto"/>
            <w:noWrap/>
            <w:hideMark/>
            <w:tcPrChange w:id="1337" w:author="Stefanie Lane" w:date="2021-11-06T15:08:00Z">
              <w:tcPr>
                <w:tcW w:w="700" w:type="dxa"/>
                <w:tcBorders>
                  <w:top w:val="nil"/>
                  <w:left w:val="nil"/>
                  <w:bottom w:val="nil"/>
                  <w:right w:val="nil"/>
                </w:tcBorders>
                <w:shd w:val="clear" w:color="auto" w:fill="auto"/>
                <w:noWrap/>
                <w:hideMark/>
              </w:tcPr>
            </w:tcPrChange>
          </w:tcPr>
          <w:p w14:paraId="11358789" w14:textId="77777777" w:rsidR="00714627" w:rsidRPr="00714627" w:rsidRDefault="00714627">
            <w:pPr>
              <w:spacing w:after="0" w:line="240" w:lineRule="auto"/>
              <w:rPr>
                <w:ins w:id="1338" w:author="Stefanie Lane" w:date="2021-11-06T15:07:00Z"/>
                <w:rFonts w:ascii="Calibri" w:eastAsia="Times New Roman" w:hAnsi="Calibri" w:cs="Calibri"/>
                <w:color w:val="000000"/>
                <w:rPrChange w:id="1339" w:author="Stefanie Lane" w:date="2021-11-06T15:07:00Z">
                  <w:rPr>
                    <w:ins w:id="1340" w:author="Stefanie Lane" w:date="2021-11-06T15:07:00Z"/>
                  </w:rPr>
                </w:rPrChange>
              </w:rPr>
              <w:pPrChange w:id="1341" w:author="Stefanie Lane" w:date="2021-11-06T15:07:00Z">
                <w:pPr/>
              </w:pPrChange>
            </w:pPr>
            <w:ins w:id="1342" w:author="Stefanie Lane" w:date="2021-11-06T15:07:00Z">
              <w:r w:rsidRPr="00714627">
                <w:rPr>
                  <w:rFonts w:ascii="Calibri" w:eastAsia="Times New Roman" w:hAnsi="Calibri" w:cs="Calibri"/>
                  <w:color w:val="000000"/>
                  <w:rPrChange w:id="1343" w:author="Stefanie Lane" w:date="2021-11-06T15:07:00Z">
                    <w:rPr/>
                  </w:rPrChange>
                </w:rPr>
                <w:t> </w:t>
              </w:r>
            </w:ins>
          </w:p>
        </w:tc>
      </w:tr>
      <w:tr w:rsidR="00714627" w:rsidRPr="00714627" w14:paraId="515DBCFE" w14:textId="77777777" w:rsidTr="00714627">
        <w:trPr>
          <w:trHeight w:val="290"/>
          <w:ins w:id="1344" w:author="Stefanie Lane" w:date="2021-11-06T15:07:00Z"/>
          <w:trPrChange w:id="1345" w:author="Stefanie Lane" w:date="2021-11-06T15:08:00Z">
            <w:trPr>
              <w:trHeight w:val="290"/>
            </w:trPr>
          </w:trPrChange>
        </w:trPr>
        <w:tc>
          <w:tcPr>
            <w:tcW w:w="1162" w:type="dxa"/>
            <w:tcBorders>
              <w:top w:val="nil"/>
              <w:left w:val="nil"/>
              <w:bottom w:val="single" w:sz="4" w:space="0" w:color="auto"/>
              <w:right w:val="nil"/>
            </w:tcBorders>
            <w:shd w:val="clear" w:color="auto" w:fill="auto"/>
            <w:noWrap/>
            <w:vAlign w:val="center"/>
            <w:hideMark/>
            <w:tcPrChange w:id="1346" w:author="Stefanie Lane" w:date="2021-11-06T15:08:00Z">
              <w:tcPr>
                <w:tcW w:w="1060" w:type="dxa"/>
                <w:tcBorders>
                  <w:top w:val="nil"/>
                  <w:left w:val="nil"/>
                  <w:bottom w:val="single" w:sz="4" w:space="0" w:color="auto"/>
                  <w:right w:val="nil"/>
                </w:tcBorders>
                <w:shd w:val="clear" w:color="auto" w:fill="auto"/>
                <w:noWrap/>
                <w:vAlign w:val="center"/>
                <w:hideMark/>
              </w:tcPr>
            </w:tcPrChange>
          </w:tcPr>
          <w:p w14:paraId="2879AF95" w14:textId="77777777" w:rsidR="00714627" w:rsidRPr="00714627" w:rsidRDefault="00714627">
            <w:pPr>
              <w:spacing w:after="0" w:line="240" w:lineRule="auto"/>
              <w:rPr>
                <w:ins w:id="1347" w:author="Stefanie Lane" w:date="2021-11-06T15:07:00Z"/>
                <w:rFonts w:ascii="Calibri" w:eastAsia="Times New Roman" w:hAnsi="Calibri" w:cs="Calibri"/>
                <w:color w:val="000000"/>
                <w:sz w:val="20"/>
                <w:szCs w:val="20"/>
                <w:rPrChange w:id="1348" w:author="Stefanie Lane" w:date="2021-11-06T15:07:00Z">
                  <w:rPr>
                    <w:ins w:id="1349" w:author="Stefanie Lane" w:date="2021-11-06T15:07:00Z"/>
                  </w:rPr>
                </w:rPrChange>
              </w:rPr>
              <w:pPrChange w:id="1350" w:author="Stefanie Lane" w:date="2021-11-06T15:07:00Z">
                <w:pPr/>
              </w:pPrChange>
            </w:pPr>
            <w:ins w:id="1351" w:author="Stefanie Lane" w:date="2021-11-06T15:07:00Z">
              <w:r w:rsidRPr="00714627">
                <w:rPr>
                  <w:rFonts w:ascii="Calibri" w:eastAsia="Times New Roman" w:hAnsi="Calibri" w:cs="Calibri"/>
                  <w:color w:val="000000"/>
                  <w:sz w:val="20"/>
                  <w:szCs w:val="20"/>
                  <w:rPrChange w:id="1352" w:author="Stefanie Lane" w:date="2021-11-06T15:07:00Z">
                    <w:rPr/>
                  </w:rPrChange>
                </w:rPr>
                <w:t>Bogbean</w:t>
              </w:r>
            </w:ins>
          </w:p>
        </w:tc>
        <w:tc>
          <w:tcPr>
            <w:tcW w:w="956" w:type="dxa"/>
            <w:tcBorders>
              <w:top w:val="nil"/>
              <w:left w:val="nil"/>
              <w:bottom w:val="single" w:sz="4" w:space="0" w:color="auto"/>
              <w:right w:val="nil"/>
            </w:tcBorders>
            <w:shd w:val="clear" w:color="auto" w:fill="auto"/>
            <w:noWrap/>
            <w:hideMark/>
            <w:tcPrChange w:id="1353" w:author="Stefanie Lane" w:date="2021-11-06T15:08:00Z">
              <w:tcPr>
                <w:tcW w:w="840" w:type="dxa"/>
                <w:tcBorders>
                  <w:top w:val="nil"/>
                  <w:left w:val="nil"/>
                  <w:bottom w:val="single" w:sz="4" w:space="0" w:color="auto"/>
                  <w:right w:val="nil"/>
                </w:tcBorders>
                <w:shd w:val="clear" w:color="auto" w:fill="auto"/>
                <w:noWrap/>
                <w:hideMark/>
              </w:tcPr>
            </w:tcPrChange>
          </w:tcPr>
          <w:p w14:paraId="5F51B175" w14:textId="77777777" w:rsidR="00714627" w:rsidRPr="00714627" w:rsidRDefault="00714627">
            <w:pPr>
              <w:spacing w:after="0" w:line="240" w:lineRule="auto"/>
              <w:rPr>
                <w:ins w:id="1354" w:author="Stefanie Lane" w:date="2021-11-06T15:07:00Z"/>
                <w:rFonts w:ascii="Calibri" w:eastAsia="Times New Roman" w:hAnsi="Calibri" w:cs="Calibri"/>
                <w:color w:val="000000"/>
                <w:rPrChange w:id="1355" w:author="Stefanie Lane" w:date="2021-11-06T15:07:00Z">
                  <w:rPr>
                    <w:ins w:id="1356" w:author="Stefanie Lane" w:date="2021-11-06T15:07:00Z"/>
                  </w:rPr>
                </w:rPrChange>
              </w:rPr>
              <w:pPrChange w:id="1357" w:author="Stefanie Lane" w:date="2021-11-06T15:07:00Z">
                <w:pPr/>
              </w:pPrChange>
            </w:pPr>
            <w:ins w:id="1358" w:author="Stefanie Lane" w:date="2021-11-06T15:07:00Z">
              <w:r w:rsidRPr="00714627">
                <w:rPr>
                  <w:rFonts w:ascii="Calibri" w:eastAsia="Times New Roman" w:hAnsi="Calibri" w:cs="Calibri"/>
                  <w:color w:val="000000"/>
                  <w:rPrChange w:id="1359" w:author="Stefanie Lane" w:date="2021-11-06T15:07:00Z">
                    <w:rPr/>
                  </w:rPrChange>
                </w:rPr>
                <w:t> </w:t>
              </w:r>
            </w:ins>
          </w:p>
        </w:tc>
        <w:tc>
          <w:tcPr>
            <w:tcW w:w="840" w:type="dxa"/>
            <w:tcBorders>
              <w:top w:val="nil"/>
              <w:left w:val="nil"/>
              <w:bottom w:val="single" w:sz="4" w:space="0" w:color="auto"/>
              <w:right w:val="nil"/>
            </w:tcBorders>
            <w:shd w:val="clear" w:color="auto" w:fill="auto"/>
            <w:noWrap/>
            <w:hideMark/>
            <w:tcPrChange w:id="1360" w:author="Stefanie Lane" w:date="2021-11-06T15:08:00Z">
              <w:tcPr>
                <w:tcW w:w="840" w:type="dxa"/>
                <w:tcBorders>
                  <w:top w:val="nil"/>
                  <w:left w:val="nil"/>
                  <w:bottom w:val="single" w:sz="4" w:space="0" w:color="auto"/>
                  <w:right w:val="nil"/>
                </w:tcBorders>
                <w:shd w:val="clear" w:color="auto" w:fill="auto"/>
                <w:noWrap/>
                <w:hideMark/>
              </w:tcPr>
            </w:tcPrChange>
          </w:tcPr>
          <w:p w14:paraId="5C11B689" w14:textId="77777777" w:rsidR="00714627" w:rsidRPr="00714627" w:rsidRDefault="00714627">
            <w:pPr>
              <w:spacing w:after="0" w:line="240" w:lineRule="auto"/>
              <w:rPr>
                <w:ins w:id="1361" w:author="Stefanie Lane" w:date="2021-11-06T15:07:00Z"/>
                <w:rFonts w:ascii="Calibri" w:eastAsia="Times New Roman" w:hAnsi="Calibri" w:cs="Calibri"/>
                <w:color w:val="000000"/>
                <w:rPrChange w:id="1362" w:author="Stefanie Lane" w:date="2021-11-06T15:07:00Z">
                  <w:rPr>
                    <w:ins w:id="1363" w:author="Stefanie Lane" w:date="2021-11-06T15:07:00Z"/>
                  </w:rPr>
                </w:rPrChange>
              </w:rPr>
              <w:pPrChange w:id="1364" w:author="Stefanie Lane" w:date="2021-11-06T15:07:00Z">
                <w:pPr/>
              </w:pPrChange>
            </w:pPr>
            <w:ins w:id="1365" w:author="Stefanie Lane" w:date="2021-11-06T15:07:00Z">
              <w:r w:rsidRPr="00714627">
                <w:rPr>
                  <w:rFonts w:ascii="Calibri" w:eastAsia="Times New Roman" w:hAnsi="Calibri" w:cs="Calibri"/>
                  <w:color w:val="000000"/>
                  <w:rPrChange w:id="1366" w:author="Stefanie Lane" w:date="2021-11-06T15:07:00Z">
                    <w:rPr/>
                  </w:rPrChange>
                </w:rPr>
                <w:t> </w:t>
              </w:r>
            </w:ins>
          </w:p>
        </w:tc>
        <w:tc>
          <w:tcPr>
            <w:tcW w:w="300" w:type="dxa"/>
            <w:tcBorders>
              <w:top w:val="nil"/>
              <w:left w:val="nil"/>
              <w:bottom w:val="nil"/>
              <w:right w:val="nil"/>
            </w:tcBorders>
            <w:shd w:val="clear" w:color="auto" w:fill="auto"/>
            <w:noWrap/>
            <w:hideMark/>
            <w:tcPrChange w:id="1367" w:author="Stefanie Lane" w:date="2021-11-06T15:08:00Z">
              <w:tcPr>
                <w:tcW w:w="300" w:type="dxa"/>
                <w:tcBorders>
                  <w:top w:val="nil"/>
                  <w:left w:val="nil"/>
                  <w:bottom w:val="nil"/>
                  <w:right w:val="nil"/>
                </w:tcBorders>
                <w:shd w:val="clear" w:color="auto" w:fill="auto"/>
                <w:noWrap/>
                <w:hideMark/>
              </w:tcPr>
            </w:tcPrChange>
          </w:tcPr>
          <w:p w14:paraId="2E94883A" w14:textId="77777777" w:rsidR="00714627" w:rsidRPr="00714627" w:rsidRDefault="00714627">
            <w:pPr>
              <w:spacing w:after="0" w:line="240" w:lineRule="auto"/>
              <w:rPr>
                <w:ins w:id="1368" w:author="Stefanie Lane" w:date="2021-11-06T15:07:00Z"/>
                <w:rFonts w:ascii="Calibri" w:eastAsia="Times New Roman" w:hAnsi="Calibri" w:cs="Calibri"/>
                <w:color w:val="000000"/>
                <w:rPrChange w:id="1369" w:author="Stefanie Lane" w:date="2021-11-06T15:07:00Z">
                  <w:rPr>
                    <w:ins w:id="1370" w:author="Stefanie Lane" w:date="2021-11-06T15:07:00Z"/>
                  </w:rPr>
                </w:rPrChange>
              </w:rPr>
              <w:pPrChange w:id="1371" w:author="Stefanie Lane" w:date="2021-11-06T15:07:00Z">
                <w:pPr/>
              </w:pPrChange>
            </w:pPr>
          </w:p>
        </w:tc>
        <w:tc>
          <w:tcPr>
            <w:tcW w:w="960" w:type="dxa"/>
            <w:tcBorders>
              <w:top w:val="nil"/>
              <w:left w:val="nil"/>
              <w:bottom w:val="single" w:sz="4" w:space="0" w:color="auto"/>
              <w:right w:val="nil"/>
            </w:tcBorders>
            <w:shd w:val="clear" w:color="auto" w:fill="auto"/>
            <w:noWrap/>
            <w:hideMark/>
            <w:tcPrChange w:id="1372" w:author="Stefanie Lane" w:date="2021-11-06T15:08:00Z">
              <w:tcPr>
                <w:tcW w:w="960" w:type="dxa"/>
                <w:tcBorders>
                  <w:top w:val="nil"/>
                  <w:left w:val="nil"/>
                  <w:bottom w:val="single" w:sz="4" w:space="0" w:color="auto"/>
                  <w:right w:val="nil"/>
                </w:tcBorders>
                <w:shd w:val="clear" w:color="auto" w:fill="auto"/>
                <w:noWrap/>
                <w:hideMark/>
              </w:tcPr>
            </w:tcPrChange>
          </w:tcPr>
          <w:p w14:paraId="133AE679" w14:textId="77777777" w:rsidR="00714627" w:rsidRPr="00714627" w:rsidRDefault="00714627">
            <w:pPr>
              <w:spacing w:after="0" w:line="240" w:lineRule="auto"/>
              <w:rPr>
                <w:ins w:id="1373" w:author="Stefanie Lane" w:date="2021-11-06T15:07:00Z"/>
                <w:rFonts w:ascii="Calibri" w:eastAsia="Times New Roman" w:hAnsi="Calibri" w:cs="Calibri"/>
                <w:color w:val="000000"/>
                <w:rPrChange w:id="1374" w:author="Stefanie Lane" w:date="2021-11-06T15:07:00Z">
                  <w:rPr>
                    <w:ins w:id="1375" w:author="Stefanie Lane" w:date="2021-11-06T15:07:00Z"/>
                  </w:rPr>
                </w:rPrChange>
              </w:rPr>
              <w:pPrChange w:id="1376" w:author="Stefanie Lane" w:date="2021-11-06T15:07:00Z">
                <w:pPr/>
              </w:pPrChange>
            </w:pPr>
            <w:ins w:id="1377" w:author="Stefanie Lane" w:date="2021-11-06T15:07:00Z">
              <w:r w:rsidRPr="00714627">
                <w:rPr>
                  <w:rFonts w:ascii="Calibri" w:eastAsia="Times New Roman" w:hAnsi="Calibri" w:cs="Calibri"/>
                  <w:color w:val="000000"/>
                  <w:rPrChange w:id="1378" w:author="Stefanie Lane" w:date="2021-11-06T15:07:00Z">
                    <w:rPr/>
                  </w:rPrChange>
                </w:rPr>
                <w:t> </w:t>
              </w:r>
            </w:ins>
          </w:p>
        </w:tc>
        <w:tc>
          <w:tcPr>
            <w:tcW w:w="960" w:type="dxa"/>
            <w:tcBorders>
              <w:top w:val="nil"/>
              <w:left w:val="nil"/>
              <w:bottom w:val="single" w:sz="4" w:space="0" w:color="auto"/>
              <w:right w:val="nil"/>
            </w:tcBorders>
            <w:shd w:val="clear" w:color="auto" w:fill="auto"/>
            <w:noWrap/>
            <w:hideMark/>
            <w:tcPrChange w:id="1379" w:author="Stefanie Lane" w:date="2021-11-06T15:08:00Z">
              <w:tcPr>
                <w:tcW w:w="960" w:type="dxa"/>
                <w:tcBorders>
                  <w:top w:val="nil"/>
                  <w:left w:val="nil"/>
                  <w:bottom w:val="single" w:sz="4" w:space="0" w:color="auto"/>
                  <w:right w:val="nil"/>
                </w:tcBorders>
                <w:shd w:val="clear" w:color="auto" w:fill="auto"/>
                <w:noWrap/>
                <w:hideMark/>
              </w:tcPr>
            </w:tcPrChange>
          </w:tcPr>
          <w:p w14:paraId="55A87BC9" w14:textId="77777777" w:rsidR="00714627" w:rsidRPr="00714627" w:rsidRDefault="00714627">
            <w:pPr>
              <w:spacing w:after="0" w:line="240" w:lineRule="auto"/>
              <w:rPr>
                <w:ins w:id="1380" w:author="Stefanie Lane" w:date="2021-11-06T15:07:00Z"/>
                <w:rFonts w:ascii="Calibri" w:eastAsia="Times New Roman" w:hAnsi="Calibri" w:cs="Calibri"/>
                <w:color w:val="000000"/>
                <w:rPrChange w:id="1381" w:author="Stefanie Lane" w:date="2021-11-06T15:07:00Z">
                  <w:rPr>
                    <w:ins w:id="1382" w:author="Stefanie Lane" w:date="2021-11-06T15:07:00Z"/>
                  </w:rPr>
                </w:rPrChange>
              </w:rPr>
              <w:pPrChange w:id="1383" w:author="Stefanie Lane" w:date="2021-11-06T15:07:00Z">
                <w:pPr/>
              </w:pPrChange>
            </w:pPr>
            <w:ins w:id="1384" w:author="Stefanie Lane" w:date="2021-11-06T15:07:00Z">
              <w:r w:rsidRPr="00714627">
                <w:rPr>
                  <w:rFonts w:ascii="Calibri" w:eastAsia="Times New Roman" w:hAnsi="Calibri" w:cs="Calibri"/>
                  <w:color w:val="000000"/>
                  <w:rPrChange w:id="1385" w:author="Stefanie Lane" w:date="2021-11-06T15:07:00Z">
                    <w:rPr/>
                  </w:rPrChange>
                </w:rPr>
                <w:t> </w:t>
              </w:r>
            </w:ins>
          </w:p>
        </w:tc>
        <w:tc>
          <w:tcPr>
            <w:tcW w:w="300" w:type="dxa"/>
            <w:tcBorders>
              <w:top w:val="nil"/>
              <w:left w:val="nil"/>
              <w:bottom w:val="nil"/>
              <w:right w:val="nil"/>
            </w:tcBorders>
            <w:shd w:val="clear" w:color="auto" w:fill="auto"/>
            <w:noWrap/>
            <w:hideMark/>
            <w:tcPrChange w:id="1386" w:author="Stefanie Lane" w:date="2021-11-06T15:08:00Z">
              <w:tcPr>
                <w:tcW w:w="300" w:type="dxa"/>
                <w:tcBorders>
                  <w:top w:val="nil"/>
                  <w:left w:val="nil"/>
                  <w:bottom w:val="nil"/>
                  <w:right w:val="nil"/>
                </w:tcBorders>
                <w:shd w:val="clear" w:color="auto" w:fill="auto"/>
                <w:noWrap/>
                <w:hideMark/>
              </w:tcPr>
            </w:tcPrChange>
          </w:tcPr>
          <w:p w14:paraId="3BA1A0F7" w14:textId="77777777" w:rsidR="00714627" w:rsidRPr="00714627" w:rsidRDefault="00714627">
            <w:pPr>
              <w:spacing w:after="0" w:line="240" w:lineRule="auto"/>
              <w:rPr>
                <w:ins w:id="1387" w:author="Stefanie Lane" w:date="2021-11-06T15:07:00Z"/>
                <w:rFonts w:ascii="Calibri" w:eastAsia="Times New Roman" w:hAnsi="Calibri" w:cs="Calibri"/>
                <w:color w:val="000000"/>
                <w:rPrChange w:id="1388" w:author="Stefanie Lane" w:date="2021-11-06T15:07:00Z">
                  <w:rPr>
                    <w:ins w:id="1389" w:author="Stefanie Lane" w:date="2021-11-06T15:07:00Z"/>
                  </w:rPr>
                </w:rPrChange>
              </w:rPr>
              <w:pPrChange w:id="1390" w:author="Stefanie Lane" w:date="2021-11-06T15:07:00Z">
                <w:pPr/>
              </w:pPrChange>
            </w:pPr>
          </w:p>
        </w:tc>
        <w:tc>
          <w:tcPr>
            <w:tcW w:w="571" w:type="dxa"/>
            <w:tcBorders>
              <w:top w:val="nil"/>
              <w:left w:val="nil"/>
              <w:bottom w:val="single" w:sz="4" w:space="0" w:color="auto"/>
              <w:right w:val="nil"/>
            </w:tcBorders>
            <w:shd w:val="clear" w:color="auto" w:fill="auto"/>
            <w:noWrap/>
            <w:vAlign w:val="bottom"/>
            <w:hideMark/>
            <w:tcPrChange w:id="1391" w:author="Stefanie Lane" w:date="2021-11-06T15:08:00Z">
              <w:tcPr>
                <w:tcW w:w="500" w:type="dxa"/>
                <w:tcBorders>
                  <w:top w:val="nil"/>
                  <w:left w:val="nil"/>
                  <w:bottom w:val="single" w:sz="4" w:space="0" w:color="auto"/>
                  <w:right w:val="nil"/>
                </w:tcBorders>
                <w:shd w:val="clear" w:color="auto" w:fill="auto"/>
                <w:noWrap/>
                <w:vAlign w:val="bottom"/>
                <w:hideMark/>
              </w:tcPr>
            </w:tcPrChange>
          </w:tcPr>
          <w:p w14:paraId="42A9007E" w14:textId="77777777" w:rsidR="00714627" w:rsidRPr="00714627" w:rsidRDefault="00714627">
            <w:pPr>
              <w:spacing w:after="0" w:line="240" w:lineRule="auto"/>
              <w:rPr>
                <w:ins w:id="1392" w:author="Stefanie Lane" w:date="2021-11-06T15:07:00Z"/>
                <w:rFonts w:ascii="Calibri" w:eastAsia="Times New Roman" w:hAnsi="Calibri" w:cs="Calibri"/>
                <w:color w:val="000000"/>
                <w:rPrChange w:id="1393" w:author="Stefanie Lane" w:date="2021-11-06T15:07:00Z">
                  <w:rPr>
                    <w:ins w:id="1394" w:author="Stefanie Lane" w:date="2021-11-06T15:07:00Z"/>
                  </w:rPr>
                </w:rPrChange>
              </w:rPr>
              <w:pPrChange w:id="1395" w:author="Stefanie Lane" w:date="2021-11-06T15:07:00Z">
                <w:pPr/>
              </w:pPrChange>
            </w:pPr>
            <w:ins w:id="1396" w:author="Stefanie Lane" w:date="2021-11-06T15:07:00Z">
              <w:r w:rsidRPr="00714627">
                <w:rPr>
                  <w:rFonts w:ascii="Calibri" w:eastAsia="Times New Roman" w:hAnsi="Calibri" w:cs="Calibri"/>
                  <w:color w:val="000000"/>
                  <w:rPrChange w:id="1397" w:author="Stefanie Lane" w:date="2021-11-06T15:07:00Z">
                    <w:rPr/>
                  </w:rPrChange>
                </w:rPr>
                <w:t> </w:t>
              </w:r>
            </w:ins>
          </w:p>
        </w:tc>
        <w:tc>
          <w:tcPr>
            <w:tcW w:w="710" w:type="dxa"/>
            <w:tcBorders>
              <w:top w:val="nil"/>
              <w:left w:val="nil"/>
              <w:bottom w:val="single" w:sz="4" w:space="0" w:color="auto"/>
              <w:right w:val="nil"/>
            </w:tcBorders>
            <w:shd w:val="clear" w:color="auto" w:fill="auto"/>
            <w:noWrap/>
            <w:hideMark/>
            <w:tcPrChange w:id="1398" w:author="Stefanie Lane" w:date="2021-11-06T15:08:00Z">
              <w:tcPr>
                <w:tcW w:w="600" w:type="dxa"/>
                <w:tcBorders>
                  <w:top w:val="nil"/>
                  <w:left w:val="nil"/>
                  <w:bottom w:val="single" w:sz="4" w:space="0" w:color="auto"/>
                  <w:right w:val="nil"/>
                </w:tcBorders>
                <w:shd w:val="clear" w:color="auto" w:fill="auto"/>
                <w:noWrap/>
                <w:hideMark/>
              </w:tcPr>
            </w:tcPrChange>
          </w:tcPr>
          <w:p w14:paraId="6884B6AA" w14:textId="77777777" w:rsidR="00714627" w:rsidRPr="00714627" w:rsidRDefault="00714627">
            <w:pPr>
              <w:spacing w:after="0" w:line="240" w:lineRule="auto"/>
              <w:rPr>
                <w:ins w:id="1399" w:author="Stefanie Lane" w:date="2021-11-06T15:07:00Z"/>
                <w:rFonts w:ascii="Calibri" w:eastAsia="Times New Roman" w:hAnsi="Calibri" w:cs="Calibri"/>
                <w:color w:val="000000"/>
                <w:rPrChange w:id="1400" w:author="Stefanie Lane" w:date="2021-11-06T15:07:00Z">
                  <w:rPr>
                    <w:ins w:id="1401" w:author="Stefanie Lane" w:date="2021-11-06T15:07:00Z"/>
                  </w:rPr>
                </w:rPrChange>
              </w:rPr>
              <w:pPrChange w:id="1402" w:author="Stefanie Lane" w:date="2021-11-06T15:07:00Z">
                <w:pPr/>
              </w:pPrChange>
            </w:pPr>
            <w:ins w:id="1403" w:author="Stefanie Lane" w:date="2021-11-06T15:07:00Z">
              <w:r w:rsidRPr="00714627">
                <w:rPr>
                  <w:rFonts w:ascii="Calibri" w:eastAsia="Times New Roman" w:hAnsi="Calibri" w:cs="Calibri"/>
                  <w:color w:val="000000"/>
                  <w:rPrChange w:id="1404" w:author="Stefanie Lane" w:date="2021-11-06T15:07:00Z">
                    <w:rPr/>
                  </w:rPrChange>
                </w:rPr>
                <w:t> </w:t>
              </w:r>
            </w:ins>
          </w:p>
        </w:tc>
        <w:tc>
          <w:tcPr>
            <w:tcW w:w="300" w:type="dxa"/>
            <w:tcBorders>
              <w:top w:val="nil"/>
              <w:left w:val="nil"/>
              <w:bottom w:val="single" w:sz="4" w:space="0" w:color="auto"/>
              <w:right w:val="nil"/>
            </w:tcBorders>
            <w:shd w:val="clear" w:color="auto" w:fill="auto"/>
            <w:noWrap/>
            <w:hideMark/>
            <w:tcPrChange w:id="1405" w:author="Stefanie Lane" w:date="2021-11-06T15:08:00Z">
              <w:tcPr>
                <w:tcW w:w="300" w:type="dxa"/>
                <w:tcBorders>
                  <w:top w:val="nil"/>
                  <w:left w:val="nil"/>
                  <w:bottom w:val="single" w:sz="4" w:space="0" w:color="auto"/>
                  <w:right w:val="nil"/>
                </w:tcBorders>
                <w:shd w:val="clear" w:color="auto" w:fill="auto"/>
                <w:noWrap/>
                <w:hideMark/>
              </w:tcPr>
            </w:tcPrChange>
          </w:tcPr>
          <w:p w14:paraId="4660903E" w14:textId="77777777" w:rsidR="00714627" w:rsidRPr="00714627" w:rsidRDefault="00714627">
            <w:pPr>
              <w:spacing w:after="0" w:line="240" w:lineRule="auto"/>
              <w:rPr>
                <w:ins w:id="1406" w:author="Stefanie Lane" w:date="2021-11-06T15:07:00Z"/>
                <w:rFonts w:ascii="Calibri" w:eastAsia="Times New Roman" w:hAnsi="Calibri" w:cs="Calibri"/>
                <w:color w:val="000000"/>
                <w:rPrChange w:id="1407" w:author="Stefanie Lane" w:date="2021-11-06T15:07:00Z">
                  <w:rPr>
                    <w:ins w:id="1408" w:author="Stefanie Lane" w:date="2021-11-06T15:07:00Z"/>
                  </w:rPr>
                </w:rPrChange>
              </w:rPr>
              <w:pPrChange w:id="1409" w:author="Stefanie Lane" w:date="2021-11-06T15:07:00Z">
                <w:pPr/>
              </w:pPrChange>
            </w:pPr>
            <w:ins w:id="1410" w:author="Stefanie Lane" w:date="2021-11-06T15:07:00Z">
              <w:r w:rsidRPr="00714627">
                <w:rPr>
                  <w:rFonts w:ascii="Calibri" w:eastAsia="Times New Roman" w:hAnsi="Calibri" w:cs="Calibri"/>
                  <w:color w:val="000000"/>
                  <w:rPrChange w:id="1411" w:author="Stefanie Lane" w:date="2021-11-06T15:07:00Z">
                    <w:rPr/>
                  </w:rPrChange>
                </w:rPr>
                <w:t> </w:t>
              </w:r>
            </w:ins>
          </w:p>
        </w:tc>
        <w:tc>
          <w:tcPr>
            <w:tcW w:w="571" w:type="dxa"/>
            <w:tcBorders>
              <w:top w:val="nil"/>
              <w:left w:val="nil"/>
              <w:bottom w:val="single" w:sz="4" w:space="0" w:color="auto"/>
              <w:right w:val="nil"/>
            </w:tcBorders>
            <w:shd w:val="clear" w:color="auto" w:fill="auto"/>
            <w:noWrap/>
            <w:hideMark/>
            <w:tcPrChange w:id="1412" w:author="Stefanie Lane" w:date="2021-11-06T15:08:00Z">
              <w:tcPr>
                <w:tcW w:w="500" w:type="dxa"/>
                <w:tcBorders>
                  <w:top w:val="nil"/>
                  <w:left w:val="nil"/>
                  <w:bottom w:val="single" w:sz="4" w:space="0" w:color="auto"/>
                  <w:right w:val="nil"/>
                </w:tcBorders>
                <w:shd w:val="clear" w:color="auto" w:fill="auto"/>
                <w:noWrap/>
                <w:hideMark/>
              </w:tcPr>
            </w:tcPrChange>
          </w:tcPr>
          <w:p w14:paraId="018A775D" w14:textId="77777777" w:rsidR="00714627" w:rsidRPr="00714627" w:rsidRDefault="00714627">
            <w:pPr>
              <w:spacing w:after="0" w:line="240" w:lineRule="auto"/>
              <w:rPr>
                <w:ins w:id="1413" w:author="Stefanie Lane" w:date="2021-11-06T15:07:00Z"/>
                <w:rFonts w:ascii="Calibri" w:eastAsia="Times New Roman" w:hAnsi="Calibri" w:cs="Calibri"/>
                <w:color w:val="000000"/>
                <w:rPrChange w:id="1414" w:author="Stefanie Lane" w:date="2021-11-06T15:07:00Z">
                  <w:rPr>
                    <w:ins w:id="1415" w:author="Stefanie Lane" w:date="2021-11-06T15:07:00Z"/>
                  </w:rPr>
                </w:rPrChange>
              </w:rPr>
              <w:pPrChange w:id="1416" w:author="Stefanie Lane" w:date="2021-11-06T15:07:00Z">
                <w:pPr/>
              </w:pPrChange>
            </w:pPr>
            <w:ins w:id="1417" w:author="Stefanie Lane" w:date="2021-11-06T15:07:00Z">
              <w:r w:rsidRPr="00714627">
                <w:rPr>
                  <w:rFonts w:ascii="Calibri" w:eastAsia="Times New Roman" w:hAnsi="Calibri" w:cs="Calibri"/>
                  <w:color w:val="000000"/>
                  <w:rPrChange w:id="1418" w:author="Stefanie Lane" w:date="2021-11-06T15:07:00Z">
                    <w:rPr/>
                  </w:rPrChange>
                </w:rPr>
                <w:t> </w:t>
              </w:r>
            </w:ins>
          </w:p>
        </w:tc>
        <w:tc>
          <w:tcPr>
            <w:tcW w:w="560" w:type="dxa"/>
            <w:tcBorders>
              <w:top w:val="nil"/>
              <w:left w:val="nil"/>
              <w:bottom w:val="single" w:sz="4" w:space="0" w:color="auto"/>
              <w:right w:val="nil"/>
            </w:tcBorders>
            <w:shd w:val="clear" w:color="auto" w:fill="auto"/>
            <w:noWrap/>
            <w:hideMark/>
            <w:tcPrChange w:id="1419" w:author="Stefanie Lane" w:date="2021-11-06T15:08:00Z">
              <w:tcPr>
                <w:tcW w:w="600" w:type="dxa"/>
                <w:tcBorders>
                  <w:top w:val="nil"/>
                  <w:left w:val="nil"/>
                  <w:bottom w:val="single" w:sz="4" w:space="0" w:color="auto"/>
                  <w:right w:val="nil"/>
                </w:tcBorders>
                <w:shd w:val="clear" w:color="auto" w:fill="auto"/>
                <w:noWrap/>
                <w:hideMark/>
              </w:tcPr>
            </w:tcPrChange>
          </w:tcPr>
          <w:p w14:paraId="3811E049" w14:textId="77777777" w:rsidR="00714627" w:rsidRPr="00714627" w:rsidRDefault="00714627">
            <w:pPr>
              <w:spacing w:after="0" w:line="240" w:lineRule="auto"/>
              <w:rPr>
                <w:ins w:id="1420" w:author="Stefanie Lane" w:date="2021-11-06T15:07:00Z"/>
                <w:rFonts w:ascii="Calibri" w:eastAsia="Times New Roman" w:hAnsi="Calibri" w:cs="Calibri"/>
                <w:color w:val="000000"/>
                <w:rPrChange w:id="1421" w:author="Stefanie Lane" w:date="2021-11-06T15:07:00Z">
                  <w:rPr>
                    <w:ins w:id="1422" w:author="Stefanie Lane" w:date="2021-11-06T15:07:00Z"/>
                  </w:rPr>
                </w:rPrChange>
              </w:rPr>
              <w:pPrChange w:id="1423" w:author="Stefanie Lane" w:date="2021-11-06T15:07:00Z">
                <w:pPr/>
              </w:pPrChange>
            </w:pPr>
            <w:ins w:id="1424" w:author="Stefanie Lane" w:date="2021-11-06T15:07:00Z">
              <w:r w:rsidRPr="00714627">
                <w:rPr>
                  <w:rFonts w:ascii="Calibri" w:eastAsia="Times New Roman" w:hAnsi="Calibri" w:cs="Calibri"/>
                  <w:color w:val="000000"/>
                  <w:rPrChange w:id="1425" w:author="Stefanie Lane" w:date="2021-11-06T15:07:00Z">
                    <w:rPr/>
                  </w:rPrChange>
                </w:rPr>
                <w:t> </w:t>
              </w:r>
            </w:ins>
          </w:p>
        </w:tc>
        <w:tc>
          <w:tcPr>
            <w:tcW w:w="822" w:type="dxa"/>
            <w:tcBorders>
              <w:top w:val="nil"/>
              <w:left w:val="nil"/>
              <w:bottom w:val="single" w:sz="4" w:space="0" w:color="auto"/>
              <w:right w:val="nil"/>
            </w:tcBorders>
            <w:shd w:val="clear" w:color="auto" w:fill="auto"/>
            <w:noWrap/>
            <w:hideMark/>
            <w:tcPrChange w:id="1426" w:author="Stefanie Lane" w:date="2021-11-06T15:08:00Z">
              <w:tcPr>
                <w:tcW w:w="700" w:type="dxa"/>
                <w:tcBorders>
                  <w:top w:val="nil"/>
                  <w:left w:val="nil"/>
                  <w:bottom w:val="single" w:sz="4" w:space="0" w:color="auto"/>
                  <w:right w:val="nil"/>
                </w:tcBorders>
                <w:shd w:val="clear" w:color="auto" w:fill="auto"/>
                <w:noWrap/>
                <w:hideMark/>
              </w:tcPr>
            </w:tcPrChange>
          </w:tcPr>
          <w:p w14:paraId="20D61E86" w14:textId="77777777" w:rsidR="00714627" w:rsidRPr="00714627" w:rsidRDefault="00714627">
            <w:pPr>
              <w:spacing w:after="0" w:line="240" w:lineRule="auto"/>
              <w:rPr>
                <w:ins w:id="1427" w:author="Stefanie Lane" w:date="2021-11-06T15:07:00Z"/>
                <w:rFonts w:ascii="Calibri" w:eastAsia="Times New Roman" w:hAnsi="Calibri" w:cs="Calibri"/>
                <w:color w:val="000000"/>
                <w:rPrChange w:id="1428" w:author="Stefanie Lane" w:date="2021-11-06T15:07:00Z">
                  <w:rPr>
                    <w:ins w:id="1429" w:author="Stefanie Lane" w:date="2021-11-06T15:07:00Z"/>
                  </w:rPr>
                </w:rPrChange>
              </w:rPr>
              <w:pPrChange w:id="1430" w:author="Stefanie Lane" w:date="2021-11-06T15:07:00Z">
                <w:pPr/>
              </w:pPrChange>
            </w:pPr>
            <w:ins w:id="1431" w:author="Stefanie Lane" w:date="2021-11-06T15:07:00Z">
              <w:r w:rsidRPr="00714627">
                <w:rPr>
                  <w:rFonts w:ascii="Calibri" w:eastAsia="Times New Roman" w:hAnsi="Calibri" w:cs="Calibri"/>
                  <w:color w:val="000000"/>
                  <w:rPrChange w:id="1432" w:author="Stefanie Lane" w:date="2021-11-06T15:07:00Z">
                    <w:rPr/>
                  </w:rPrChange>
                </w:rPr>
                <w:t> </w:t>
              </w:r>
            </w:ins>
          </w:p>
        </w:tc>
      </w:tr>
      <w:tr w:rsidR="00714627" w:rsidRPr="00714627" w14:paraId="32EEFE77" w14:textId="77777777" w:rsidTr="00714627">
        <w:trPr>
          <w:trHeight w:val="300"/>
          <w:ins w:id="1433" w:author="Stefanie Lane" w:date="2021-11-06T15:07:00Z"/>
          <w:trPrChange w:id="1434" w:author="Stefanie Lane" w:date="2021-11-06T15:08:00Z">
            <w:trPr>
              <w:trHeight w:val="300"/>
            </w:trPr>
          </w:trPrChange>
        </w:trPr>
        <w:tc>
          <w:tcPr>
            <w:tcW w:w="1162" w:type="dxa"/>
            <w:tcBorders>
              <w:top w:val="nil"/>
              <w:left w:val="nil"/>
              <w:bottom w:val="single" w:sz="8" w:space="0" w:color="7F7F7F"/>
              <w:right w:val="nil"/>
            </w:tcBorders>
            <w:shd w:val="clear" w:color="auto" w:fill="auto"/>
            <w:noWrap/>
            <w:vAlign w:val="center"/>
            <w:hideMark/>
            <w:tcPrChange w:id="1435" w:author="Stefanie Lane" w:date="2021-11-06T15:08:00Z">
              <w:tcPr>
                <w:tcW w:w="1060" w:type="dxa"/>
                <w:tcBorders>
                  <w:top w:val="nil"/>
                  <w:left w:val="nil"/>
                  <w:bottom w:val="single" w:sz="8" w:space="0" w:color="7F7F7F"/>
                  <w:right w:val="nil"/>
                </w:tcBorders>
                <w:shd w:val="clear" w:color="auto" w:fill="auto"/>
                <w:noWrap/>
                <w:vAlign w:val="center"/>
                <w:hideMark/>
              </w:tcPr>
            </w:tcPrChange>
          </w:tcPr>
          <w:p w14:paraId="14282C99" w14:textId="77777777" w:rsidR="00714627" w:rsidRPr="00714627" w:rsidRDefault="00714627">
            <w:pPr>
              <w:spacing w:after="0" w:line="240" w:lineRule="auto"/>
              <w:jc w:val="right"/>
              <w:rPr>
                <w:ins w:id="1436" w:author="Stefanie Lane" w:date="2021-11-06T15:07:00Z"/>
                <w:rFonts w:ascii="Calibri" w:eastAsia="Times New Roman" w:hAnsi="Calibri" w:cs="Calibri"/>
                <w:b/>
                <w:bCs/>
                <w:color w:val="000000"/>
                <w:sz w:val="20"/>
                <w:szCs w:val="20"/>
                <w:rPrChange w:id="1437" w:author="Stefanie Lane" w:date="2021-11-06T15:07:00Z">
                  <w:rPr>
                    <w:ins w:id="1438" w:author="Stefanie Lane" w:date="2021-11-06T15:07:00Z"/>
                  </w:rPr>
                </w:rPrChange>
              </w:rPr>
              <w:pPrChange w:id="1439" w:author="Stefanie Lane" w:date="2021-11-06T15:07:00Z">
                <w:pPr>
                  <w:jc w:val="right"/>
                </w:pPr>
              </w:pPrChange>
            </w:pPr>
            <w:ins w:id="1440" w:author="Stefanie Lane" w:date="2021-11-06T15:07:00Z">
              <w:r w:rsidRPr="00714627">
                <w:rPr>
                  <w:rFonts w:ascii="Calibri" w:eastAsia="Times New Roman" w:hAnsi="Calibri" w:cs="Calibri"/>
                  <w:b/>
                  <w:bCs/>
                  <w:color w:val="000000"/>
                  <w:sz w:val="20"/>
                  <w:szCs w:val="20"/>
                  <w:rPrChange w:id="1441" w:author="Stefanie Lane" w:date="2021-11-06T15:07:00Z">
                    <w:rPr/>
                  </w:rPrChange>
                </w:rPr>
                <w:t>1979</w:t>
              </w:r>
            </w:ins>
          </w:p>
        </w:tc>
        <w:tc>
          <w:tcPr>
            <w:tcW w:w="956" w:type="dxa"/>
            <w:tcBorders>
              <w:top w:val="nil"/>
              <w:left w:val="nil"/>
              <w:bottom w:val="single" w:sz="8" w:space="0" w:color="7F7F7F"/>
              <w:right w:val="nil"/>
            </w:tcBorders>
            <w:shd w:val="clear" w:color="auto" w:fill="auto"/>
            <w:noWrap/>
            <w:vAlign w:val="center"/>
            <w:hideMark/>
            <w:tcPrChange w:id="1442" w:author="Stefanie Lane" w:date="2021-11-06T15:08:00Z">
              <w:tcPr>
                <w:tcW w:w="840" w:type="dxa"/>
                <w:tcBorders>
                  <w:top w:val="nil"/>
                  <w:left w:val="nil"/>
                  <w:bottom w:val="single" w:sz="8" w:space="0" w:color="7F7F7F"/>
                  <w:right w:val="nil"/>
                </w:tcBorders>
                <w:shd w:val="clear" w:color="auto" w:fill="auto"/>
                <w:noWrap/>
                <w:vAlign w:val="center"/>
                <w:hideMark/>
              </w:tcPr>
            </w:tcPrChange>
          </w:tcPr>
          <w:p w14:paraId="6443B8A1" w14:textId="77777777" w:rsidR="00714627" w:rsidRPr="00714627" w:rsidRDefault="00714627">
            <w:pPr>
              <w:spacing w:after="0" w:line="240" w:lineRule="auto"/>
              <w:jc w:val="center"/>
              <w:rPr>
                <w:ins w:id="1443" w:author="Stefanie Lane" w:date="2021-11-06T15:07:00Z"/>
                <w:rFonts w:ascii="Calibri" w:eastAsia="Times New Roman" w:hAnsi="Calibri" w:cs="Calibri"/>
                <w:color w:val="000000"/>
                <w:sz w:val="20"/>
                <w:szCs w:val="20"/>
                <w:rPrChange w:id="1444" w:author="Stefanie Lane" w:date="2021-11-06T15:07:00Z">
                  <w:rPr>
                    <w:ins w:id="1445" w:author="Stefanie Lane" w:date="2021-11-06T15:07:00Z"/>
                  </w:rPr>
                </w:rPrChange>
              </w:rPr>
              <w:pPrChange w:id="1446" w:author="Stefanie Lane" w:date="2021-11-06T15:07:00Z">
                <w:pPr>
                  <w:jc w:val="center"/>
                </w:pPr>
              </w:pPrChange>
            </w:pPr>
            <w:ins w:id="1447" w:author="Stefanie Lane" w:date="2021-11-06T15:07:00Z">
              <w:r w:rsidRPr="00714627">
                <w:rPr>
                  <w:rFonts w:ascii="Calibri" w:eastAsia="Times New Roman" w:hAnsi="Calibri" w:cs="Calibri"/>
                  <w:color w:val="000000"/>
                  <w:sz w:val="20"/>
                  <w:szCs w:val="20"/>
                  <w:rPrChange w:id="1448" w:author="Stefanie Lane" w:date="2021-11-06T15:07:00Z">
                    <w:rPr/>
                  </w:rPrChange>
                </w:rPr>
                <w:t>19</w:t>
              </w:r>
            </w:ins>
          </w:p>
        </w:tc>
        <w:tc>
          <w:tcPr>
            <w:tcW w:w="840" w:type="dxa"/>
            <w:tcBorders>
              <w:top w:val="nil"/>
              <w:left w:val="nil"/>
              <w:bottom w:val="single" w:sz="8" w:space="0" w:color="7F7F7F"/>
              <w:right w:val="nil"/>
            </w:tcBorders>
            <w:shd w:val="clear" w:color="auto" w:fill="auto"/>
            <w:noWrap/>
            <w:vAlign w:val="center"/>
            <w:hideMark/>
            <w:tcPrChange w:id="1449" w:author="Stefanie Lane" w:date="2021-11-06T15:08:00Z">
              <w:tcPr>
                <w:tcW w:w="840" w:type="dxa"/>
                <w:tcBorders>
                  <w:top w:val="nil"/>
                  <w:left w:val="nil"/>
                  <w:bottom w:val="single" w:sz="8" w:space="0" w:color="7F7F7F"/>
                  <w:right w:val="nil"/>
                </w:tcBorders>
                <w:shd w:val="clear" w:color="auto" w:fill="auto"/>
                <w:noWrap/>
                <w:vAlign w:val="center"/>
                <w:hideMark/>
              </w:tcPr>
            </w:tcPrChange>
          </w:tcPr>
          <w:p w14:paraId="150EEA88" w14:textId="77777777" w:rsidR="00714627" w:rsidRPr="00714627" w:rsidRDefault="00714627">
            <w:pPr>
              <w:spacing w:after="0" w:line="240" w:lineRule="auto"/>
              <w:jc w:val="center"/>
              <w:rPr>
                <w:ins w:id="1450" w:author="Stefanie Lane" w:date="2021-11-06T15:07:00Z"/>
                <w:rFonts w:ascii="Calibri" w:eastAsia="Times New Roman" w:hAnsi="Calibri" w:cs="Calibri"/>
                <w:color w:val="000000"/>
                <w:sz w:val="20"/>
                <w:szCs w:val="20"/>
                <w:rPrChange w:id="1451" w:author="Stefanie Lane" w:date="2021-11-06T15:07:00Z">
                  <w:rPr>
                    <w:ins w:id="1452" w:author="Stefanie Lane" w:date="2021-11-06T15:07:00Z"/>
                  </w:rPr>
                </w:rPrChange>
              </w:rPr>
              <w:pPrChange w:id="1453" w:author="Stefanie Lane" w:date="2021-11-06T15:07:00Z">
                <w:pPr>
                  <w:jc w:val="center"/>
                </w:pPr>
              </w:pPrChange>
            </w:pPr>
            <w:ins w:id="1454" w:author="Stefanie Lane" w:date="2021-11-06T15:07:00Z">
              <w:r w:rsidRPr="00714627">
                <w:rPr>
                  <w:rFonts w:ascii="Calibri" w:eastAsia="Times New Roman" w:hAnsi="Calibri" w:cs="Calibri"/>
                  <w:color w:val="000000"/>
                  <w:sz w:val="20"/>
                  <w:szCs w:val="20"/>
                  <w:rPrChange w:id="1455" w:author="Stefanie Lane" w:date="2021-11-06T15:07:00Z">
                    <w:rPr/>
                  </w:rPrChange>
                </w:rPr>
                <w:t>32</w:t>
              </w:r>
            </w:ins>
          </w:p>
        </w:tc>
        <w:tc>
          <w:tcPr>
            <w:tcW w:w="300" w:type="dxa"/>
            <w:tcBorders>
              <w:top w:val="nil"/>
              <w:left w:val="nil"/>
              <w:bottom w:val="nil"/>
              <w:right w:val="nil"/>
            </w:tcBorders>
            <w:shd w:val="clear" w:color="auto" w:fill="auto"/>
            <w:noWrap/>
            <w:hideMark/>
            <w:tcPrChange w:id="1456" w:author="Stefanie Lane" w:date="2021-11-06T15:08:00Z">
              <w:tcPr>
                <w:tcW w:w="300" w:type="dxa"/>
                <w:tcBorders>
                  <w:top w:val="nil"/>
                  <w:left w:val="nil"/>
                  <w:bottom w:val="nil"/>
                  <w:right w:val="nil"/>
                </w:tcBorders>
                <w:shd w:val="clear" w:color="auto" w:fill="auto"/>
                <w:noWrap/>
                <w:hideMark/>
              </w:tcPr>
            </w:tcPrChange>
          </w:tcPr>
          <w:p w14:paraId="78482869" w14:textId="77777777" w:rsidR="00714627" w:rsidRPr="00714627" w:rsidRDefault="00714627">
            <w:pPr>
              <w:spacing w:after="0" w:line="240" w:lineRule="auto"/>
              <w:jc w:val="center"/>
              <w:rPr>
                <w:ins w:id="1457" w:author="Stefanie Lane" w:date="2021-11-06T15:07:00Z"/>
                <w:rFonts w:ascii="Calibri" w:eastAsia="Times New Roman" w:hAnsi="Calibri" w:cs="Calibri"/>
                <w:color w:val="000000"/>
                <w:sz w:val="20"/>
                <w:szCs w:val="20"/>
                <w:rPrChange w:id="1458" w:author="Stefanie Lane" w:date="2021-11-06T15:07:00Z">
                  <w:rPr>
                    <w:ins w:id="1459" w:author="Stefanie Lane" w:date="2021-11-06T15:07:00Z"/>
                  </w:rPr>
                </w:rPrChange>
              </w:rPr>
              <w:pPrChange w:id="1460" w:author="Stefanie Lane" w:date="2021-11-06T15:07:00Z">
                <w:pPr>
                  <w:jc w:val="center"/>
                </w:pPr>
              </w:pPrChange>
            </w:pPr>
          </w:p>
        </w:tc>
        <w:tc>
          <w:tcPr>
            <w:tcW w:w="960" w:type="dxa"/>
            <w:tcBorders>
              <w:top w:val="nil"/>
              <w:left w:val="nil"/>
              <w:bottom w:val="single" w:sz="8" w:space="0" w:color="7F7F7F"/>
              <w:right w:val="nil"/>
            </w:tcBorders>
            <w:shd w:val="clear" w:color="auto" w:fill="auto"/>
            <w:noWrap/>
            <w:vAlign w:val="center"/>
            <w:hideMark/>
            <w:tcPrChange w:id="1461" w:author="Stefanie Lane" w:date="2021-11-06T15:08:00Z">
              <w:tcPr>
                <w:tcW w:w="960" w:type="dxa"/>
                <w:tcBorders>
                  <w:top w:val="nil"/>
                  <w:left w:val="nil"/>
                  <w:bottom w:val="single" w:sz="8" w:space="0" w:color="7F7F7F"/>
                  <w:right w:val="nil"/>
                </w:tcBorders>
                <w:shd w:val="clear" w:color="auto" w:fill="auto"/>
                <w:noWrap/>
                <w:vAlign w:val="center"/>
                <w:hideMark/>
              </w:tcPr>
            </w:tcPrChange>
          </w:tcPr>
          <w:p w14:paraId="03434F84" w14:textId="77777777" w:rsidR="00714627" w:rsidRPr="00714627" w:rsidRDefault="00714627">
            <w:pPr>
              <w:spacing w:after="0" w:line="240" w:lineRule="auto"/>
              <w:jc w:val="center"/>
              <w:rPr>
                <w:ins w:id="1462" w:author="Stefanie Lane" w:date="2021-11-06T15:07:00Z"/>
                <w:rFonts w:ascii="Calibri" w:eastAsia="Times New Roman" w:hAnsi="Calibri" w:cs="Calibri"/>
                <w:color w:val="000000"/>
                <w:sz w:val="20"/>
                <w:szCs w:val="20"/>
                <w:rPrChange w:id="1463" w:author="Stefanie Lane" w:date="2021-11-06T15:07:00Z">
                  <w:rPr>
                    <w:ins w:id="1464" w:author="Stefanie Lane" w:date="2021-11-06T15:07:00Z"/>
                  </w:rPr>
                </w:rPrChange>
              </w:rPr>
              <w:pPrChange w:id="1465" w:author="Stefanie Lane" w:date="2021-11-06T15:07:00Z">
                <w:pPr>
                  <w:jc w:val="center"/>
                </w:pPr>
              </w:pPrChange>
            </w:pPr>
            <w:ins w:id="1466" w:author="Stefanie Lane" w:date="2021-11-06T15:07:00Z">
              <w:r w:rsidRPr="00714627">
                <w:rPr>
                  <w:rFonts w:ascii="Calibri" w:eastAsia="Times New Roman" w:hAnsi="Calibri" w:cs="Calibri"/>
                  <w:color w:val="000000"/>
                  <w:sz w:val="20"/>
                  <w:szCs w:val="20"/>
                  <w:rPrChange w:id="1467" w:author="Stefanie Lane" w:date="2021-11-06T15:07:00Z">
                    <w:rPr/>
                  </w:rPrChange>
                </w:rPr>
                <w:t>12.8</w:t>
              </w:r>
            </w:ins>
          </w:p>
        </w:tc>
        <w:tc>
          <w:tcPr>
            <w:tcW w:w="960" w:type="dxa"/>
            <w:tcBorders>
              <w:top w:val="nil"/>
              <w:left w:val="nil"/>
              <w:bottom w:val="single" w:sz="8" w:space="0" w:color="7F7F7F"/>
              <w:right w:val="nil"/>
            </w:tcBorders>
            <w:shd w:val="clear" w:color="auto" w:fill="auto"/>
            <w:noWrap/>
            <w:vAlign w:val="center"/>
            <w:hideMark/>
            <w:tcPrChange w:id="1468" w:author="Stefanie Lane" w:date="2021-11-06T15:08:00Z">
              <w:tcPr>
                <w:tcW w:w="960" w:type="dxa"/>
                <w:tcBorders>
                  <w:top w:val="nil"/>
                  <w:left w:val="nil"/>
                  <w:bottom w:val="single" w:sz="8" w:space="0" w:color="7F7F7F"/>
                  <w:right w:val="nil"/>
                </w:tcBorders>
                <w:shd w:val="clear" w:color="auto" w:fill="auto"/>
                <w:noWrap/>
                <w:vAlign w:val="center"/>
                <w:hideMark/>
              </w:tcPr>
            </w:tcPrChange>
          </w:tcPr>
          <w:p w14:paraId="484E28BC" w14:textId="77777777" w:rsidR="00714627" w:rsidRPr="00714627" w:rsidRDefault="00714627">
            <w:pPr>
              <w:spacing w:after="0" w:line="240" w:lineRule="auto"/>
              <w:jc w:val="center"/>
              <w:rPr>
                <w:ins w:id="1469" w:author="Stefanie Lane" w:date="2021-11-06T15:07:00Z"/>
                <w:rFonts w:ascii="Calibri" w:eastAsia="Times New Roman" w:hAnsi="Calibri" w:cs="Calibri"/>
                <w:color w:val="000000"/>
                <w:sz w:val="20"/>
                <w:szCs w:val="20"/>
                <w:rPrChange w:id="1470" w:author="Stefanie Lane" w:date="2021-11-06T15:07:00Z">
                  <w:rPr>
                    <w:ins w:id="1471" w:author="Stefanie Lane" w:date="2021-11-06T15:07:00Z"/>
                  </w:rPr>
                </w:rPrChange>
              </w:rPr>
              <w:pPrChange w:id="1472" w:author="Stefanie Lane" w:date="2021-11-06T15:07:00Z">
                <w:pPr>
                  <w:jc w:val="center"/>
                </w:pPr>
              </w:pPrChange>
            </w:pPr>
            <w:ins w:id="1473" w:author="Stefanie Lane" w:date="2021-11-06T15:07:00Z">
              <w:r w:rsidRPr="00714627">
                <w:rPr>
                  <w:rFonts w:ascii="Calibri" w:eastAsia="Times New Roman" w:hAnsi="Calibri" w:cs="Calibri"/>
                  <w:color w:val="000000"/>
                  <w:sz w:val="20"/>
                  <w:szCs w:val="20"/>
                  <w:rPrChange w:id="1474" w:author="Stefanie Lane" w:date="2021-11-06T15:07:00Z">
                    <w:rPr/>
                  </w:rPrChange>
                </w:rPr>
                <w:t>2.5</w:t>
              </w:r>
            </w:ins>
          </w:p>
        </w:tc>
        <w:tc>
          <w:tcPr>
            <w:tcW w:w="300" w:type="dxa"/>
            <w:tcBorders>
              <w:top w:val="nil"/>
              <w:left w:val="nil"/>
              <w:bottom w:val="nil"/>
              <w:right w:val="nil"/>
            </w:tcBorders>
            <w:shd w:val="clear" w:color="auto" w:fill="auto"/>
            <w:noWrap/>
            <w:hideMark/>
            <w:tcPrChange w:id="1475" w:author="Stefanie Lane" w:date="2021-11-06T15:08:00Z">
              <w:tcPr>
                <w:tcW w:w="300" w:type="dxa"/>
                <w:tcBorders>
                  <w:top w:val="nil"/>
                  <w:left w:val="nil"/>
                  <w:bottom w:val="nil"/>
                  <w:right w:val="nil"/>
                </w:tcBorders>
                <w:shd w:val="clear" w:color="auto" w:fill="auto"/>
                <w:noWrap/>
                <w:hideMark/>
              </w:tcPr>
            </w:tcPrChange>
          </w:tcPr>
          <w:p w14:paraId="797D8D76" w14:textId="77777777" w:rsidR="00714627" w:rsidRPr="00714627" w:rsidRDefault="00714627">
            <w:pPr>
              <w:spacing w:after="0" w:line="240" w:lineRule="auto"/>
              <w:jc w:val="center"/>
              <w:rPr>
                <w:ins w:id="1476" w:author="Stefanie Lane" w:date="2021-11-06T15:07:00Z"/>
                <w:rFonts w:ascii="Calibri" w:eastAsia="Times New Roman" w:hAnsi="Calibri" w:cs="Calibri"/>
                <w:color w:val="000000"/>
                <w:sz w:val="20"/>
                <w:szCs w:val="20"/>
                <w:rPrChange w:id="1477" w:author="Stefanie Lane" w:date="2021-11-06T15:07:00Z">
                  <w:rPr>
                    <w:ins w:id="1478" w:author="Stefanie Lane" w:date="2021-11-06T15:07:00Z"/>
                  </w:rPr>
                </w:rPrChange>
              </w:rPr>
              <w:pPrChange w:id="1479" w:author="Stefanie Lane" w:date="2021-11-06T15:07:00Z">
                <w:pPr>
                  <w:jc w:val="center"/>
                </w:pPr>
              </w:pPrChange>
            </w:pPr>
          </w:p>
        </w:tc>
        <w:tc>
          <w:tcPr>
            <w:tcW w:w="571" w:type="dxa"/>
            <w:vMerge w:val="restart"/>
            <w:tcBorders>
              <w:top w:val="nil"/>
              <w:left w:val="nil"/>
              <w:bottom w:val="single" w:sz="8" w:space="0" w:color="7F7F7F"/>
              <w:right w:val="nil"/>
            </w:tcBorders>
            <w:shd w:val="clear" w:color="auto" w:fill="auto"/>
            <w:noWrap/>
            <w:vAlign w:val="center"/>
            <w:hideMark/>
            <w:tcPrChange w:id="1480" w:author="Stefanie Lane" w:date="2021-11-06T15:08:00Z">
              <w:tcPr>
                <w:tcW w:w="500" w:type="dxa"/>
                <w:vMerge w:val="restart"/>
                <w:tcBorders>
                  <w:top w:val="nil"/>
                  <w:left w:val="nil"/>
                  <w:bottom w:val="single" w:sz="8" w:space="0" w:color="7F7F7F"/>
                  <w:right w:val="nil"/>
                </w:tcBorders>
                <w:shd w:val="clear" w:color="auto" w:fill="auto"/>
                <w:noWrap/>
                <w:vAlign w:val="center"/>
                <w:hideMark/>
              </w:tcPr>
            </w:tcPrChange>
          </w:tcPr>
          <w:p w14:paraId="60A8DE8D" w14:textId="77777777" w:rsidR="00714627" w:rsidRPr="00714627" w:rsidRDefault="00714627">
            <w:pPr>
              <w:spacing w:after="0" w:line="240" w:lineRule="auto"/>
              <w:jc w:val="center"/>
              <w:rPr>
                <w:ins w:id="1481" w:author="Stefanie Lane" w:date="2021-11-06T15:07:00Z"/>
                <w:rFonts w:ascii="Calibri" w:eastAsia="Times New Roman" w:hAnsi="Calibri" w:cs="Calibri"/>
                <w:color w:val="000000"/>
                <w:sz w:val="20"/>
                <w:szCs w:val="20"/>
                <w:rPrChange w:id="1482" w:author="Stefanie Lane" w:date="2021-11-06T15:07:00Z">
                  <w:rPr>
                    <w:ins w:id="1483" w:author="Stefanie Lane" w:date="2021-11-06T15:07:00Z"/>
                  </w:rPr>
                </w:rPrChange>
              </w:rPr>
              <w:pPrChange w:id="1484" w:author="Stefanie Lane" w:date="2021-11-06T15:07:00Z">
                <w:pPr>
                  <w:jc w:val="center"/>
                </w:pPr>
              </w:pPrChange>
            </w:pPr>
            <w:ins w:id="1485" w:author="Stefanie Lane" w:date="2021-11-06T15:07:00Z">
              <w:r w:rsidRPr="00714627">
                <w:rPr>
                  <w:rFonts w:ascii="Calibri" w:eastAsia="Times New Roman" w:hAnsi="Calibri" w:cs="Calibri"/>
                  <w:color w:val="000000"/>
                  <w:sz w:val="20"/>
                  <w:szCs w:val="20"/>
                  <w:rPrChange w:id="1486" w:author="Stefanie Lane" w:date="2021-11-06T15:07:00Z">
                    <w:rPr/>
                  </w:rPrChange>
                </w:rPr>
                <w:t>2.61</w:t>
              </w:r>
            </w:ins>
          </w:p>
        </w:tc>
        <w:tc>
          <w:tcPr>
            <w:tcW w:w="710" w:type="dxa"/>
            <w:vMerge w:val="restart"/>
            <w:tcBorders>
              <w:top w:val="nil"/>
              <w:left w:val="nil"/>
              <w:bottom w:val="single" w:sz="8" w:space="0" w:color="7F7F7F"/>
              <w:right w:val="nil"/>
            </w:tcBorders>
            <w:shd w:val="clear" w:color="auto" w:fill="auto"/>
            <w:noWrap/>
            <w:vAlign w:val="center"/>
            <w:hideMark/>
            <w:tcPrChange w:id="1487" w:author="Stefanie Lane" w:date="2021-11-06T15:08:00Z">
              <w:tcPr>
                <w:tcW w:w="600" w:type="dxa"/>
                <w:vMerge w:val="restart"/>
                <w:tcBorders>
                  <w:top w:val="nil"/>
                  <w:left w:val="nil"/>
                  <w:bottom w:val="single" w:sz="8" w:space="0" w:color="7F7F7F"/>
                  <w:right w:val="nil"/>
                </w:tcBorders>
                <w:shd w:val="clear" w:color="auto" w:fill="auto"/>
                <w:noWrap/>
                <w:vAlign w:val="center"/>
                <w:hideMark/>
              </w:tcPr>
            </w:tcPrChange>
          </w:tcPr>
          <w:p w14:paraId="496EBCA3" w14:textId="77777777" w:rsidR="00714627" w:rsidRPr="00714627" w:rsidRDefault="00714627">
            <w:pPr>
              <w:spacing w:after="0" w:line="240" w:lineRule="auto"/>
              <w:jc w:val="center"/>
              <w:rPr>
                <w:ins w:id="1488" w:author="Stefanie Lane" w:date="2021-11-06T15:07:00Z"/>
                <w:rFonts w:ascii="Calibri" w:eastAsia="Times New Roman" w:hAnsi="Calibri" w:cs="Calibri"/>
                <w:color w:val="000000"/>
                <w:sz w:val="20"/>
                <w:szCs w:val="20"/>
                <w:rPrChange w:id="1489" w:author="Stefanie Lane" w:date="2021-11-06T15:07:00Z">
                  <w:rPr>
                    <w:ins w:id="1490" w:author="Stefanie Lane" w:date="2021-11-06T15:07:00Z"/>
                  </w:rPr>
                </w:rPrChange>
              </w:rPr>
              <w:pPrChange w:id="1491" w:author="Stefanie Lane" w:date="2021-11-06T15:07:00Z">
                <w:pPr>
                  <w:jc w:val="center"/>
                </w:pPr>
              </w:pPrChange>
            </w:pPr>
            <w:ins w:id="1492" w:author="Stefanie Lane" w:date="2021-11-06T15:07:00Z">
              <w:r w:rsidRPr="00714627">
                <w:rPr>
                  <w:rFonts w:ascii="Calibri" w:eastAsia="Times New Roman" w:hAnsi="Calibri" w:cs="Calibri"/>
                  <w:color w:val="000000"/>
                  <w:sz w:val="20"/>
                  <w:szCs w:val="20"/>
                  <w:rPrChange w:id="1493" w:author="Stefanie Lane" w:date="2021-11-06T15:07:00Z">
                    <w:rPr/>
                  </w:rPrChange>
                </w:rPr>
                <w:t>0.094</w:t>
              </w:r>
            </w:ins>
          </w:p>
        </w:tc>
        <w:tc>
          <w:tcPr>
            <w:tcW w:w="300" w:type="dxa"/>
            <w:tcBorders>
              <w:top w:val="nil"/>
              <w:left w:val="nil"/>
              <w:bottom w:val="nil"/>
              <w:right w:val="nil"/>
            </w:tcBorders>
            <w:shd w:val="clear" w:color="auto" w:fill="auto"/>
            <w:noWrap/>
            <w:hideMark/>
            <w:tcPrChange w:id="1494" w:author="Stefanie Lane" w:date="2021-11-06T15:08:00Z">
              <w:tcPr>
                <w:tcW w:w="300" w:type="dxa"/>
                <w:tcBorders>
                  <w:top w:val="nil"/>
                  <w:left w:val="nil"/>
                  <w:bottom w:val="nil"/>
                  <w:right w:val="nil"/>
                </w:tcBorders>
                <w:shd w:val="clear" w:color="auto" w:fill="auto"/>
                <w:noWrap/>
                <w:hideMark/>
              </w:tcPr>
            </w:tcPrChange>
          </w:tcPr>
          <w:p w14:paraId="384784E5" w14:textId="77777777" w:rsidR="00714627" w:rsidRPr="00714627" w:rsidRDefault="00714627">
            <w:pPr>
              <w:spacing w:after="0" w:line="240" w:lineRule="auto"/>
              <w:jc w:val="center"/>
              <w:rPr>
                <w:ins w:id="1495" w:author="Stefanie Lane" w:date="2021-11-06T15:07:00Z"/>
                <w:rFonts w:ascii="Calibri" w:eastAsia="Times New Roman" w:hAnsi="Calibri" w:cs="Calibri"/>
                <w:color w:val="000000"/>
                <w:sz w:val="20"/>
                <w:szCs w:val="20"/>
                <w:rPrChange w:id="1496" w:author="Stefanie Lane" w:date="2021-11-06T15:07:00Z">
                  <w:rPr>
                    <w:ins w:id="1497" w:author="Stefanie Lane" w:date="2021-11-06T15:07:00Z"/>
                  </w:rPr>
                </w:rPrChange>
              </w:rPr>
              <w:pPrChange w:id="1498" w:author="Stefanie Lane" w:date="2021-11-06T15:07:00Z">
                <w:pPr>
                  <w:jc w:val="center"/>
                </w:pPr>
              </w:pPrChange>
            </w:pPr>
          </w:p>
        </w:tc>
        <w:tc>
          <w:tcPr>
            <w:tcW w:w="571" w:type="dxa"/>
            <w:vMerge w:val="restart"/>
            <w:tcBorders>
              <w:top w:val="nil"/>
              <w:left w:val="nil"/>
              <w:bottom w:val="single" w:sz="8" w:space="0" w:color="7F7F7F"/>
              <w:right w:val="nil"/>
            </w:tcBorders>
            <w:shd w:val="clear" w:color="auto" w:fill="auto"/>
            <w:noWrap/>
            <w:vAlign w:val="center"/>
            <w:hideMark/>
            <w:tcPrChange w:id="1499" w:author="Stefanie Lane" w:date="2021-11-06T15:08:00Z">
              <w:tcPr>
                <w:tcW w:w="500" w:type="dxa"/>
                <w:vMerge w:val="restart"/>
                <w:tcBorders>
                  <w:top w:val="nil"/>
                  <w:left w:val="nil"/>
                  <w:bottom w:val="single" w:sz="8" w:space="0" w:color="7F7F7F"/>
                  <w:right w:val="nil"/>
                </w:tcBorders>
                <w:shd w:val="clear" w:color="auto" w:fill="auto"/>
                <w:noWrap/>
                <w:vAlign w:val="center"/>
                <w:hideMark/>
              </w:tcPr>
            </w:tcPrChange>
          </w:tcPr>
          <w:p w14:paraId="2AC20A34" w14:textId="77777777" w:rsidR="00714627" w:rsidRPr="00714627" w:rsidRDefault="00714627">
            <w:pPr>
              <w:spacing w:after="0" w:line="240" w:lineRule="auto"/>
              <w:jc w:val="center"/>
              <w:rPr>
                <w:ins w:id="1500" w:author="Stefanie Lane" w:date="2021-11-06T15:07:00Z"/>
                <w:rFonts w:ascii="Calibri" w:eastAsia="Times New Roman" w:hAnsi="Calibri" w:cs="Calibri"/>
                <w:color w:val="000000"/>
                <w:sz w:val="20"/>
                <w:szCs w:val="20"/>
                <w:rPrChange w:id="1501" w:author="Stefanie Lane" w:date="2021-11-06T15:07:00Z">
                  <w:rPr>
                    <w:ins w:id="1502" w:author="Stefanie Lane" w:date="2021-11-06T15:07:00Z"/>
                  </w:rPr>
                </w:rPrChange>
              </w:rPr>
              <w:pPrChange w:id="1503" w:author="Stefanie Lane" w:date="2021-11-06T15:07:00Z">
                <w:pPr>
                  <w:jc w:val="center"/>
                </w:pPr>
              </w:pPrChange>
            </w:pPr>
            <w:ins w:id="1504" w:author="Stefanie Lane" w:date="2021-11-06T15:07:00Z">
              <w:r w:rsidRPr="00714627">
                <w:rPr>
                  <w:rFonts w:ascii="Calibri" w:eastAsia="Times New Roman" w:hAnsi="Calibri" w:cs="Calibri"/>
                  <w:color w:val="000000"/>
                  <w:sz w:val="20"/>
                  <w:szCs w:val="20"/>
                  <w:rPrChange w:id="1505" w:author="Stefanie Lane" w:date="2021-11-06T15:07:00Z">
                    <w:rPr/>
                  </w:rPrChange>
                </w:rPr>
                <w:t>0.25</w:t>
              </w:r>
            </w:ins>
          </w:p>
        </w:tc>
        <w:tc>
          <w:tcPr>
            <w:tcW w:w="560" w:type="dxa"/>
            <w:vMerge w:val="restart"/>
            <w:tcBorders>
              <w:top w:val="nil"/>
              <w:left w:val="nil"/>
              <w:bottom w:val="single" w:sz="8" w:space="0" w:color="7F7F7F"/>
              <w:right w:val="nil"/>
            </w:tcBorders>
            <w:shd w:val="clear" w:color="auto" w:fill="auto"/>
            <w:noWrap/>
            <w:vAlign w:val="center"/>
            <w:hideMark/>
            <w:tcPrChange w:id="1506" w:author="Stefanie Lane" w:date="2021-11-06T15:08:00Z">
              <w:tcPr>
                <w:tcW w:w="600" w:type="dxa"/>
                <w:vMerge w:val="restart"/>
                <w:tcBorders>
                  <w:top w:val="nil"/>
                  <w:left w:val="nil"/>
                  <w:bottom w:val="single" w:sz="8" w:space="0" w:color="7F7F7F"/>
                  <w:right w:val="nil"/>
                </w:tcBorders>
                <w:shd w:val="clear" w:color="auto" w:fill="auto"/>
                <w:noWrap/>
                <w:vAlign w:val="center"/>
                <w:hideMark/>
              </w:tcPr>
            </w:tcPrChange>
          </w:tcPr>
          <w:p w14:paraId="710E2B87" w14:textId="77777777" w:rsidR="00714627" w:rsidRPr="00714627" w:rsidRDefault="00714627">
            <w:pPr>
              <w:spacing w:after="0" w:line="240" w:lineRule="auto"/>
              <w:jc w:val="center"/>
              <w:rPr>
                <w:ins w:id="1507" w:author="Stefanie Lane" w:date="2021-11-06T15:07:00Z"/>
                <w:rFonts w:ascii="Calibri" w:eastAsia="Times New Roman" w:hAnsi="Calibri" w:cs="Calibri"/>
                <w:color w:val="000000"/>
                <w:sz w:val="20"/>
                <w:szCs w:val="20"/>
                <w:rPrChange w:id="1508" w:author="Stefanie Lane" w:date="2021-11-06T15:07:00Z">
                  <w:rPr>
                    <w:ins w:id="1509" w:author="Stefanie Lane" w:date="2021-11-06T15:07:00Z"/>
                  </w:rPr>
                </w:rPrChange>
              </w:rPr>
              <w:pPrChange w:id="1510" w:author="Stefanie Lane" w:date="2021-11-06T15:07:00Z">
                <w:pPr>
                  <w:jc w:val="center"/>
                </w:pPr>
              </w:pPrChange>
            </w:pPr>
            <w:ins w:id="1511" w:author="Stefanie Lane" w:date="2021-11-06T15:07:00Z">
              <w:r w:rsidRPr="00714627">
                <w:rPr>
                  <w:rFonts w:ascii="Calibri" w:eastAsia="Times New Roman" w:hAnsi="Calibri" w:cs="Calibri"/>
                  <w:color w:val="000000"/>
                  <w:sz w:val="20"/>
                  <w:szCs w:val="20"/>
                  <w:rPrChange w:id="1512" w:author="Stefanie Lane" w:date="2021-11-06T15:07:00Z">
                    <w:rPr/>
                  </w:rPrChange>
                </w:rPr>
                <w:t>20.72</w:t>
              </w:r>
            </w:ins>
          </w:p>
        </w:tc>
        <w:tc>
          <w:tcPr>
            <w:tcW w:w="822" w:type="dxa"/>
            <w:vMerge w:val="restart"/>
            <w:tcBorders>
              <w:top w:val="nil"/>
              <w:left w:val="nil"/>
              <w:bottom w:val="single" w:sz="8" w:space="0" w:color="7F7F7F"/>
              <w:right w:val="nil"/>
            </w:tcBorders>
            <w:shd w:val="clear" w:color="auto" w:fill="auto"/>
            <w:noWrap/>
            <w:vAlign w:val="center"/>
            <w:hideMark/>
            <w:tcPrChange w:id="1513" w:author="Stefanie Lane" w:date="2021-11-06T15:08:00Z">
              <w:tcPr>
                <w:tcW w:w="700" w:type="dxa"/>
                <w:vMerge w:val="restart"/>
                <w:tcBorders>
                  <w:top w:val="nil"/>
                  <w:left w:val="nil"/>
                  <w:bottom w:val="single" w:sz="8" w:space="0" w:color="7F7F7F"/>
                  <w:right w:val="nil"/>
                </w:tcBorders>
                <w:shd w:val="clear" w:color="auto" w:fill="auto"/>
                <w:noWrap/>
                <w:vAlign w:val="center"/>
                <w:hideMark/>
              </w:tcPr>
            </w:tcPrChange>
          </w:tcPr>
          <w:p w14:paraId="47A8D48D" w14:textId="77777777" w:rsidR="00714627" w:rsidRPr="00714627" w:rsidRDefault="00714627">
            <w:pPr>
              <w:spacing w:after="0" w:line="240" w:lineRule="auto"/>
              <w:jc w:val="center"/>
              <w:rPr>
                <w:ins w:id="1514" w:author="Stefanie Lane" w:date="2021-11-06T15:07:00Z"/>
                <w:rFonts w:ascii="Calibri" w:eastAsia="Times New Roman" w:hAnsi="Calibri" w:cs="Calibri"/>
                <w:color w:val="000000"/>
                <w:sz w:val="20"/>
                <w:szCs w:val="20"/>
                <w:rPrChange w:id="1515" w:author="Stefanie Lane" w:date="2021-11-06T15:07:00Z">
                  <w:rPr>
                    <w:ins w:id="1516" w:author="Stefanie Lane" w:date="2021-11-06T15:07:00Z"/>
                  </w:rPr>
                </w:rPrChange>
              </w:rPr>
              <w:pPrChange w:id="1517" w:author="Stefanie Lane" w:date="2021-11-06T15:07:00Z">
                <w:pPr>
                  <w:jc w:val="center"/>
                </w:pPr>
              </w:pPrChange>
            </w:pPr>
            <w:ins w:id="1518" w:author="Stefanie Lane" w:date="2021-11-06T15:07:00Z">
              <w:r w:rsidRPr="00714627">
                <w:rPr>
                  <w:rFonts w:ascii="Calibri" w:eastAsia="Times New Roman" w:hAnsi="Calibri" w:cs="Calibri"/>
                  <w:color w:val="000000"/>
                  <w:sz w:val="20"/>
                  <w:szCs w:val="20"/>
                  <w:rPrChange w:id="1519" w:author="Stefanie Lane" w:date="2021-11-06T15:07:00Z">
                    <w:rPr/>
                  </w:rPrChange>
                </w:rPr>
                <w:t>&lt; 0.001</w:t>
              </w:r>
            </w:ins>
          </w:p>
        </w:tc>
      </w:tr>
      <w:tr w:rsidR="00714627" w:rsidRPr="00714627" w14:paraId="057A2B97" w14:textId="77777777" w:rsidTr="00714627">
        <w:trPr>
          <w:trHeight w:val="300"/>
          <w:ins w:id="1520" w:author="Stefanie Lane" w:date="2021-11-06T15:07:00Z"/>
          <w:trPrChange w:id="1521" w:author="Stefanie Lane" w:date="2021-11-06T15:08:00Z">
            <w:trPr>
              <w:trHeight w:val="300"/>
            </w:trPr>
          </w:trPrChange>
        </w:trPr>
        <w:tc>
          <w:tcPr>
            <w:tcW w:w="1162" w:type="dxa"/>
            <w:tcBorders>
              <w:top w:val="nil"/>
              <w:left w:val="nil"/>
              <w:bottom w:val="nil"/>
              <w:right w:val="nil"/>
            </w:tcBorders>
            <w:shd w:val="clear" w:color="auto" w:fill="auto"/>
            <w:noWrap/>
            <w:vAlign w:val="center"/>
            <w:hideMark/>
            <w:tcPrChange w:id="1522" w:author="Stefanie Lane" w:date="2021-11-06T15:08:00Z">
              <w:tcPr>
                <w:tcW w:w="1060" w:type="dxa"/>
                <w:tcBorders>
                  <w:top w:val="nil"/>
                  <w:left w:val="nil"/>
                  <w:bottom w:val="nil"/>
                  <w:right w:val="nil"/>
                </w:tcBorders>
                <w:shd w:val="clear" w:color="auto" w:fill="auto"/>
                <w:noWrap/>
                <w:vAlign w:val="center"/>
                <w:hideMark/>
              </w:tcPr>
            </w:tcPrChange>
          </w:tcPr>
          <w:p w14:paraId="15A4DB86" w14:textId="77777777" w:rsidR="00714627" w:rsidRPr="00714627" w:rsidRDefault="00714627">
            <w:pPr>
              <w:spacing w:after="0" w:line="240" w:lineRule="auto"/>
              <w:jc w:val="right"/>
              <w:rPr>
                <w:ins w:id="1523" w:author="Stefanie Lane" w:date="2021-11-06T15:07:00Z"/>
                <w:rFonts w:ascii="Calibri" w:eastAsia="Times New Roman" w:hAnsi="Calibri" w:cs="Calibri"/>
                <w:b/>
                <w:bCs/>
                <w:color w:val="000000"/>
                <w:sz w:val="20"/>
                <w:szCs w:val="20"/>
                <w:rPrChange w:id="1524" w:author="Stefanie Lane" w:date="2021-11-06T15:07:00Z">
                  <w:rPr>
                    <w:ins w:id="1525" w:author="Stefanie Lane" w:date="2021-11-06T15:07:00Z"/>
                  </w:rPr>
                </w:rPrChange>
              </w:rPr>
              <w:pPrChange w:id="1526" w:author="Stefanie Lane" w:date="2021-11-06T15:07:00Z">
                <w:pPr>
                  <w:jc w:val="right"/>
                </w:pPr>
              </w:pPrChange>
            </w:pPr>
            <w:ins w:id="1527" w:author="Stefanie Lane" w:date="2021-11-06T15:07:00Z">
              <w:r w:rsidRPr="00714627">
                <w:rPr>
                  <w:rFonts w:ascii="Calibri" w:eastAsia="Times New Roman" w:hAnsi="Calibri" w:cs="Calibri"/>
                  <w:b/>
                  <w:bCs/>
                  <w:color w:val="000000"/>
                  <w:sz w:val="20"/>
                  <w:szCs w:val="20"/>
                  <w:rPrChange w:id="1528" w:author="Stefanie Lane" w:date="2021-11-06T15:07:00Z">
                    <w:rPr/>
                  </w:rPrChange>
                </w:rPr>
                <w:t>1999</w:t>
              </w:r>
            </w:ins>
          </w:p>
        </w:tc>
        <w:tc>
          <w:tcPr>
            <w:tcW w:w="956" w:type="dxa"/>
            <w:tcBorders>
              <w:top w:val="nil"/>
              <w:left w:val="nil"/>
              <w:bottom w:val="nil"/>
              <w:right w:val="nil"/>
            </w:tcBorders>
            <w:shd w:val="clear" w:color="auto" w:fill="auto"/>
            <w:noWrap/>
            <w:vAlign w:val="center"/>
            <w:hideMark/>
            <w:tcPrChange w:id="1529" w:author="Stefanie Lane" w:date="2021-11-06T15:08:00Z">
              <w:tcPr>
                <w:tcW w:w="840" w:type="dxa"/>
                <w:tcBorders>
                  <w:top w:val="nil"/>
                  <w:left w:val="nil"/>
                  <w:bottom w:val="nil"/>
                  <w:right w:val="nil"/>
                </w:tcBorders>
                <w:shd w:val="clear" w:color="auto" w:fill="auto"/>
                <w:noWrap/>
                <w:vAlign w:val="center"/>
                <w:hideMark/>
              </w:tcPr>
            </w:tcPrChange>
          </w:tcPr>
          <w:p w14:paraId="7086514F" w14:textId="77777777" w:rsidR="00714627" w:rsidRPr="00714627" w:rsidRDefault="00714627">
            <w:pPr>
              <w:spacing w:after="0" w:line="240" w:lineRule="auto"/>
              <w:jc w:val="center"/>
              <w:rPr>
                <w:ins w:id="1530" w:author="Stefanie Lane" w:date="2021-11-06T15:07:00Z"/>
                <w:rFonts w:ascii="Calibri" w:eastAsia="Times New Roman" w:hAnsi="Calibri" w:cs="Calibri"/>
                <w:color w:val="000000"/>
                <w:sz w:val="20"/>
                <w:szCs w:val="20"/>
                <w:rPrChange w:id="1531" w:author="Stefanie Lane" w:date="2021-11-06T15:07:00Z">
                  <w:rPr>
                    <w:ins w:id="1532" w:author="Stefanie Lane" w:date="2021-11-06T15:07:00Z"/>
                  </w:rPr>
                </w:rPrChange>
              </w:rPr>
              <w:pPrChange w:id="1533" w:author="Stefanie Lane" w:date="2021-11-06T15:07:00Z">
                <w:pPr>
                  <w:jc w:val="center"/>
                </w:pPr>
              </w:pPrChange>
            </w:pPr>
            <w:ins w:id="1534" w:author="Stefanie Lane" w:date="2021-11-06T15:07:00Z">
              <w:r w:rsidRPr="00714627">
                <w:rPr>
                  <w:rFonts w:ascii="Calibri" w:eastAsia="Times New Roman" w:hAnsi="Calibri" w:cs="Calibri"/>
                  <w:color w:val="000000"/>
                  <w:sz w:val="20"/>
                  <w:szCs w:val="20"/>
                  <w:rPrChange w:id="1535" w:author="Stefanie Lane" w:date="2021-11-06T15:07:00Z">
                    <w:rPr/>
                  </w:rPrChange>
                </w:rPr>
                <w:t>18</w:t>
              </w:r>
            </w:ins>
          </w:p>
        </w:tc>
        <w:tc>
          <w:tcPr>
            <w:tcW w:w="840" w:type="dxa"/>
            <w:tcBorders>
              <w:top w:val="nil"/>
              <w:left w:val="nil"/>
              <w:bottom w:val="nil"/>
              <w:right w:val="nil"/>
            </w:tcBorders>
            <w:shd w:val="clear" w:color="auto" w:fill="auto"/>
            <w:noWrap/>
            <w:vAlign w:val="center"/>
            <w:hideMark/>
            <w:tcPrChange w:id="1536" w:author="Stefanie Lane" w:date="2021-11-06T15:08:00Z">
              <w:tcPr>
                <w:tcW w:w="840" w:type="dxa"/>
                <w:tcBorders>
                  <w:top w:val="nil"/>
                  <w:left w:val="nil"/>
                  <w:bottom w:val="nil"/>
                  <w:right w:val="nil"/>
                </w:tcBorders>
                <w:shd w:val="clear" w:color="auto" w:fill="auto"/>
                <w:noWrap/>
                <w:vAlign w:val="center"/>
                <w:hideMark/>
              </w:tcPr>
            </w:tcPrChange>
          </w:tcPr>
          <w:p w14:paraId="6BEA354A" w14:textId="77777777" w:rsidR="00714627" w:rsidRPr="00714627" w:rsidRDefault="00714627">
            <w:pPr>
              <w:spacing w:after="0" w:line="240" w:lineRule="auto"/>
              <w:jc w:val="center"/>
              <w:rPr>
                <w:ins w:id="1537" w:author="Stefanie Lane" w:date="2021-11-06T15:07:00Z"/>
                <w:rFonts w:ascii="Calibri" w:eastAsia="Times New Roman" w:hAnsi="Calibri" w:cs="Calibri"/>
                <w:color w:val="000000"/>
                <w:sz w:val="20"/>
                <w:szCs w:val="20"/>
                <w:rPrChange w:id="1538" w:author="Stefanie Lane" w:date="2021-11-06T15:07:00Z">
                  <w:rPr>
                    <w:ins w:id="1539" w:author="Stefanie Lane" w:date="2021-11-06T15:07:00Z"/>
                  </w:rPr>
                </w:rPrChange>
              </w:rPr>
              <w:pPrChange w:id="1540" w:author="Stefanie Lane" w:date="2021-11-06T15:07:00Z">
                <w:pPr>
                  <w:jc w:val="center"/>
                </w:pPr>
              </w:pPrChange>
            </w:pPr>
            <w:ins w:id="1541" w:author="Stefanie Lane" w:date="2021-11-06T15:07:00Z">
              <w:r w:rsidRPr="00714627">
                <w:rPr>
                  <w:rFonts w:ascii="Calibri" w:eastAsia="Times New Roman" w:hAnsi="Calibri" w:cs="Calibri"/>
                  <w:color w:val="000000"/>
                  <w:sz w:val="20"/>
                  <w:szCs w:val="20"/>
                  <w:rPrChange w:id="1542" w:author="Stefanie Lane" w:date="2021-11-06T15:07:00Z">
                    <w:rPr/>
                  </w:rPrChange>
                </w:rPr>
                <w:t>36</w:t>
              </w:r>
            </w:ins>
          </w:p>
        </w:tc>
        <w:tc>
          <w:tcPr>
            <w:tcW w:w="300" w:type="dxa"/>
            <w:tcBorders>
              <w:top w:val="nil"/>
              <w:left w:val="nil"/>
              <w:bottom w:val="nil"/>
              <w:right w:val="nil"/>
            </w:tcBorders>
            <w:shd w:val="clear" w:color="auto" w:fill="auto"/>
            <w:noWrap/>
            <w:hideMark/>
            <w:tcPrChange w:id="1543" w:author="Stefanie Lane" w:date="2021-11-06T15:08:00Z">
              <w:tcPr>
                <w:tcW w:w="300" w:type="dxa"/>
                <w:tcBorders>
                  <w:top w:val="nil"/>
                  <w:left w:val="nil"/>
                  <w:bottom w:val="nil"/>
                  <w:right w:val="nil"/>
                </w:tcBorders>
                <w:shd w:val="clear" w:color="auto" w:fill="auto"/>
                <w:noWrap/>
                <w:hideMark/>
              </w:tcPr>
            </w:tcPrChange>
          </w:tcPr>
          <w:p w14:paraId="130B3FD0" w14:textId="77777777" w:rsidR="00714627" w:rsidRPr="00714627" w:rsidRDefault="00714627">
            <w:pPr>
              <w:spacing w:after="0" w:line="240" w:lineRule="auto"/>
              <w:jc w:val="center"/>
              <w:rPr>
                <w:ins w:id="1544" w:author="Stefanie Lane" w:date="2021-11-06T15:07:00Z"/>
                <w:rFonts w:ascii="Calibri" w:eastAsia="Times New Roman" w:hAnsi="Calibri" w:cs="Calibri"/>
                <w:color w:val="000000"/>
                <w:sz w:val="20"/>
                <w:szCs w:val="20"/>
                <w:rPrChange w:id="1545" w:author="Stefanie Lane" w:date="2021-11-06T15:07:00Z">
                  <w:rPr>
                    <w:ins w:id="1546" w:author="Stefanie Lane" w:date="2021-11-06T15:07:00Z"/>
                  </w:rPr>
                </w:rPrChange>
              </w:rPr>
              <w:pPrChange w:id="1547" w:author="Stefanie Lane" w:date="2021-11-06T15:07:00Z">
                <w:pPr>
                  <w:jc w:val="center"/>
                </w:pPr>
              </w:pPrChange>
            </w:pPr>
          </w:p>
        </w:tc>
        <w:tc>
          <w:tcPr>
            <w:tcW w:w="960" w:type="dxa"/>
            <w:tcBorders>
              <w:top w:val="nil"/>
              <w:left w:val="nil"/>
              <w:bottom w:val="nil"/>
              <w:right w:val="nil"/>
            </w:tcBorders>
            <w:shd w:val="clear" w:color="auto" w:fill="auto"/>
            <w:noWrap/>
            <w:vAlign w:val="center"/>
            <w:hideMark/>
            <w:tcPrChange w:id="1548" w:author="Stefanie Lane" w:date="2021-11-06T15:08:00Z">
              <w:tcPr>
                <w:tcW w:w="960" w:type="dxa"/>
                <w:tcBorders>
                  <w:top w:val="nil"/>
                  <w:left w:val="nil"/>
                  <w:bottom w:val="nil"/>
                  <w:right w:val="nil"/>
                </w:tcBorders>
                <w:shd w:val="clear" w:color="auto" w:fill="auto"/>
                <w:noWrap/>
                <w:vAlign w:val="center"/>
                <w:hideMark/>
              </w:tcPr>
            </w:tcPrChange>
          </w:tcPr>
          <w:p w14:paraId="319BBFA4" w14:textId="77777777" w:rsidR="00714627" w:rsidRPr="00714627" w:rsidRDefault="00714627">
            <w:pPr>
              <w:spacing w:after="0" w:line="240" w:lineRule="auto"/>
              <w:jc w:val="center"/>
              <w:rPr>
                <w:ins w:id="1549" w:author="Stefanie Lane" w:date="2021-11-06T15:07:00Z"/>
                <w:rFonts w:ascii="Calibri" w:eastAsia="Times New Roman" w:hAnsi="Calibri" w:cs="Calibri"/>
                <w:color w:val="000000"/>
                <w:sz w:val="20"/>
                <w:szCs w:val="20"/>
                <w:rPrChange w:id="1550" w:author="Stefanie Lane" w:date="2021-11-06T15:07:00Z">
                  <w:rPr>
                    <w:ins w:id="1551" w:author="Stefanie Lane" w:date="2021-11-06T15:07:00Z"/>
                  </w:rPr>
                </w:rPrChange>
              </w:rPr>
              <w:pPrChange w:id="1552" w:author="Stefanie Lane" w:date="2021-11-06T15:07:00Z">
                <w:pPr>
                  <w:jc w:val="center"/>
                </w:pPr>
              </w:pPrChange>
            </w:pPr>
            <w:ins w:id="1553" w:author="Stefanie Lane" w:date="2021-11-06T15:07:00Z">
              <w:r w:rsidRPr="00714627">
                <w:rPr>
                  <w:rFonts w:ascii="Calibri" w:eastAsia="Times New Roman" w:hAnsi="Calibri" w:cs="Calibri"/>
                  <w:color w:val="000000"/>
                  <w:sz w:val="20"/>
                  <w:szCs w:val="20"/>
                  <w:rPrChange w:id="1554" w:author="Stefanie Lane" w:date="2021-11-06T15:07:00Z">
                    <w:rPr/>
                  </w:rPrChange>
                </w:rPr>
                <w:t>11.5</w:t>
              </w:r>
            </w:ins>
          </w:p>
        </w:tc>
        <w:tc>
          <w:tcPr>
            <w:tcW w:w="960" w:type="dxa"/>
            <w:tcBorders>
              <w:top w:val="nil"/>
              <w:left w:val="nil"/>
              <w:bottom w:val="nil"/>
              <w:right w:val="nil"/>
            </w:tcBorders>
            <w:shd w:val="clear" w:color="auto" w:fill="auto"/>
            <w:noWrap/>
            <w:vAlign w:val="center"/>
            <w:hideMark/>
            <w:tcPrChange w:id="1555" w:author="Stefanie Lane" w:date="2021-11-06T15:08:00Z">
              <w:tcPr>
                <w:tcW w:w="960" w:type="dxa"/>
                <w:tcBorders>
                  <w:top w:val="nil"/>
                  <w:left w:val="nil"/>
                  <w:bottom w:val="nil"/>
                  <w:right w:val="nil"/>
                </w:tcBorders>
                <w:shd w:val="clear" w:color="auto" w:fill="auto"/>
                <w:noWrap/>
                <w:vAlign w:val="center"/>
                <w:hideMark/>
              </w:tcPr>
            </w:tcPrChange>
          </w:tcPr>
          <w:p w14:paraId="3F13CF72" w14:textId="77777777" w:rsidR="00714627" w:rsidRPr="00714627" w:rsidRDefault="00714627">
            <w:pPr>
              <w:spacing w:after="0" w:line="240" w:lineRule="auto"/>
              <w:jc w:val="center"/>
              <w:rPr>
                <w:ins w:id="1556" w:author="Stefanie Lane" w:date="2021-11-06T15:07:00Z"/>
                <w:rFonts w:ascii="Calibri" w:eastAsia="Times New Roman" w:hAnsi="Calibri" w:cs="Calibri"/>
                <w:color w:val="000000"/>
                <w:sz w:val="20"/>
                <w:szCs w:val="20"/>
                <w:rPrChange w:id="1557" w:author="Stefanie Lane" w:date="2021-11-06T15:07:00Z">
                  <w:rPr>
                    <w:ins w:id="1558" w:author="Stefanie Lane" w:date="2021-11-06T15:07:00Z"/>
                  </w:rPr>
                </w:rPrChange>
              </w:rPr>
              <w:pPrChange w:id="1559" w:author="Stefanie Lane" w:date="2021-11-06T15:07:00Z">
                <w:pPr>
                  <w:jc w:val="center"/>
                </w:pPr>
              </w:pPrChange>
            </w:pPr>
            <w:ins w:id="1560" w:author="Stefanie Lane" w:date="2021-11-06T15:07:00Z">
              <w:r w:rsidRPr="00714627">
                <w:rPr>
                  <w:rFonts w:ascii="Calibri" w:eastAsia="Times New Roman" w:hAnsi="Calibri" w:cs="Calibri"/>
                  <w:color w:val="000000"/>
                  <w:sz w:val="20"/>
                  <w:szCs w:val="20"/>
                  <w:rPrChange w:id="1561" w:author="Stefanie Lane" w:date="2021-11-06T15:07:00Z">
                    <w:rPr/>
                  </w:rPrChange>
                </w:rPr>
                <w:t>3.1</w:t>
              </w:r>
            </w:ins>
          </w:p>
        </w:tc>
        <w:tc>
          <w:tcPr>
            <w:tcW w:w="300" w:type="dxa"/>
            <w:tcBorders>
              <w:top w:val="nil"/>
              <w:left w:val="nil"/>
              <w:bottom w:val="nil"/>
              <w:right w:val="nil"/>
            </w:tcBorders>
            <w:shd w:val="clear" w:color="auto" w:fill="auto"/>
            <w:noWrap/>
            <w:hideMark/>
            <w:tcPrChange w:id="1562" w:author="Stefanie Lane" w:date="2021-11-06T15:08:00Z">
              <w:tcPr>
                <w:tcW w:w="300" w:type="dxa"/>
                <w:tcBorders>
                  <w:top w:val="nil"/>
                  <w:left w:val="nil"/>
                  <w:bottom w:val="nil"/>
                  <w:right w:val="nil"/>
                </w:tcBorders>
                <w:shd w:val="clear" w:color="auto" w:fill="auto"/>
                <w:noWrap/>
                <w:hideMark/>
              </w:tcPr>
            </w:tcPrChange>
          </w:tcPr>
          <w:p w14:paraId="760A0C39" w14:textId="77777777" w:rsidR="00714627" w:rsidRPr="00714627" w:rsidRDefault="00714627">
            <w:pPr>
              <w:spacing w:after="0" w:line="240" w:lineRule="auto"/>
              <w:jc w:val="center"/>
              <w:rPr>
                <w:ins w:id="1563" w:author="Stefanie Lane" w:date="2021-11-06T15:07:00Z"/>
                <w:rFonts w:ascii="Calibri" w:eastAsia="Times New Roman" w:hAnsi="Calibri" w:cs="Calibri"/>
                <w:color w:val="000000"/>
                <w:sz w:val="20"/>
                <w:szCs w:val="20"/>
                <w:rPrChange w:id="1564" w:author="Stefanie Lane" w:date="2021-11-06T15:07:00Z">
                  <w:rPr>
                    <w:ins w:id="1565" w:author="Stefanie Lane" w:date="2021-11-06T15:07:00Z"/>
                  </w:rPr>
                </w:rPrChange>
              </w:rPr>
              <w:pPrChange w:id="1566" w:author="Stefanie Lane" w:date="2021-11-06T15:07:00Z">
                <w:pPr>
                  <w:jc w:val="center"/>
                </w:pPr>
              </w:pPrChange>
            </w:pPr>
          </w:p>
        </w:tc>
        <w:tc>
          <w:tcPr>
            <w:tcW w:w="571" w:type="dxa"/>
            <w:vMerge/>
            <w:tcBorders>
              <w:top w:val="nil"/>
              <w:left w:val="nil"/>
              <w:bottom w:val="single" w:sz="8" w:space="0" w:color="7F7F7F"/>
              <w:right w:val="nil"/>
            </w:tcBorders>
            <w:vAlign w:val="center"/>
            <w:hideMark/>
            <w:tcPrChange w:id="1567" w:author="Stefanie Lane" w:date="2021-11-06T15:08:00Z">
              <w:tcPr>
                <w:tcW w:w="500" w:type="dxa"/>
                <w:vMerge/>
                <w:tcBorders>
                  <w:top w:val="nil"/>
                  <w:left w:val="nil"/>
                  <w:bottom w:val="single" w:sz="8" w:space="0" w:color="7F7F7F"/>
                  <w:right w:val="nil"/>
                </w:tcBorders>
                <w:vAlign w:val="center"/>
                <w:hideMark/>
              </w:tcPr>
            </w:tcPrChange>
          </w:tcPr>
          <w:p w14:paraId="7A83CF4E" w14:textId="77777777" w:rsidR="00714627" w:rsidRPr="00714627" w:rsidRDefault="00714627">
            <w:pPr>
              <w:spacing w:after="0" w:line="240" w:lineRule="auto"/>
              <w:rPr>
                <w:ins w:id="1568" w:author="Stefanie Lane" w:date="2021-11-06T15:07:00Z"/>
                <w:rFonts w:ascii="Calibri" w:eastAsia="Times New Roman" w:hAnsi="Calibri" w:cs="Calibri"/>
                <w:color w:val="000000"/>
                <w:sz w:val="20"/>
                <w:szCs w:val="20"/>
                <w:rPrChange w:id="1569" w:author="Stefanie Lane" w:date="2021-11-06T15:07:00Z">
                  <w:rPr>
                    <w:ins w:id="1570" w:author="Stefanie Lane" w:date="2021-11-06T15:07:00Z"/>
                  </w:rPr>
                </w:rPrChange>
              </w:rPr>
              <w:pPrChange w:id="1571" w:author="Stefanie Lane" w:date="2021-11-06T15:07:00Z">
                <w:pPr/>
              </w:pPrChange>
            </w:pPr>
          </w:p>
        </w:tc>
        <w:tc>
          <w:tcPr>
            <w:tcW w:w="710" w:type="dxa"/>
            <w:vMerge/>
            <w:tcBorders>
              <w:top w:val="nil"/>
              <w:left w:val="nil"/>
              <w:bottom w:val="single" w:sz="8" w:space="0" w:color="7F7F7F"/>
              <w:right w:val="nil"/>
            </w:tcBorders>
            <w:vAlign w:val="center"/>
            <w:hideMark/>
            <w:tcPrChange w:id="1572" w:author="Stefanie Lane" w:date="2021-11-06T15:08:00Z">
              <w:tcPr>
                <w:tcW w:w="600" w:type="dxa"/>
                <w:vMerge/>
                <w:tcBorders>
                  <w:top w:val="nil"/>
                  <w:left w:val="nil"/>
                  <w:bottom w:val="single" w:sz="8" w:space="0" w:color="7F7F7F"/>
                  <w:right w:val="nil"/>
                </w:tcBorders>
                <w:vAlign w:val="center"/>
                <w:hideMark/>
              </w:tcPr>
            </w:tcPrChange>
          </w:tcPr>
          <w:p w14:paraId="2DB4D30E" w14:textId="77777777" w:rsidR="00714627" w:rsidRPr="00714627" w:rsidRDefault="00714627">
            <w:pPr>
              <w:spacing w:after="0" w:line="240" w:lineRule="auto"/>
              <w:rPr>
                <w:ins w:id="1573" w:author="Stefanie Lane" w:date="2021-11-06T15:07:00Z"/>
                <w:rFonts w:ascii="Calibri" w:eastAsia="Times New Roman" w:hAnsi="Calibri" w:cs="Calibri"/>
                <w:color w:val="000000"/>
                <w:sz w:val="20"/>
                <w:szCs w:val="20"/>
                <w:rPrChange w:id="1574" w:author="Stefanie Lane" w:date="2021-11-06T15:07:00Z">
                  <w:rPr>
                    <w:ins w:id="1575" w:author="Stefanie Lane" w:date="2021-11-06T15:07:00Z"/>
                  </w:rPr>
                </w:rPrChange>
              </w:rPr>
              <w:pPrChange w:id="1576" w:author="Stefanie Lane" w:date="2021-11-06T15:07:00Z">
                <w:pPr/>
              </w:pPrChange>
            </w:pPr>
          </w:p>
        </w:tc>
        <w:tc>
          <w:tcPr>
            <w:tcW w:w="300" w:type="dxa"/>
            <w:tcBorders>
              <w:top w:val="nil"/>
              <w:left w:val="nil"/>
              <w:bottom w:val="nil"/>
              <w:right w:val="nil"/>
            </w:tcBorders>
            <w:shd w:val="clear" w:color="auto" w:fill="auto"/>
            <w:noWrap/>
            <w:hideMark/>
            <w:tcPrChange w:id="1577" w:author="Stefanie Lane" w:date="2021-11-06T15:08:00Z">
              <w:tcPr>
                <w:tcW w:w="300" w:type="dxa"/>
                <w:tcBorders>
                  <w:top w:val="nil"/>
                  <w:left w:val="nil"/>
                  <w:bottom w:val="nil"/>
                  <w:right w:val="nil"/>
                </w:tcBorders>
                <w:shd w:val="clear" w:color="auto" w:fill="auto"/>
                <w:noWrap/>
                <w:hideMark/>
              </w:tcPr>
            </w:tcPrChange>
          </w:tcPr>
          <w:p w14:paraId="0D119356" w14:textId="77777777" w:rsidR="00714627" w:rsidRPr="00714627" w:rsidRDefault="00714627">
            <w:pPr>
              <w:spacing w:after="0" w:line="240" w:lineRule="auto"/>
              <w:rPr>
                <w:ins w:id="1578" w:author="Stefanie Lane" w:date="2021-11-06T15:07:00Z"/>
                <w:rFonts w:ascii="Times New Roman" w:eastAsia="Times New Roman" w:hAnsi="Times New Roman" w:cs="Times New Roman"/>
                <w:sz w:val="20"/>
                <w:szCs w:val="20"/>
                <w:rPrChange w:id="1579" w:author="Stefanie Lane" w:date="2021-11-06T15:07:00Z">
                  <w:rPr>
                    <w:ins w:id="1580" w:author="Stefanie Lane" w:date="2021-11-06T15:07:00Z"/>
                  </w:rPr>
                </w:rPrChange>
              </w:rPr>
              <w:pPrChange w:id="1581" w:author="Stefanie Lane" w:date="2021-11-06T15:07:00Z">
                <w:pPr/>
              </w:pPrChange>
            </w:pPr>
          </w:p>
        </w:tc>
        <w:tc>
          <w:tcPr>
            <w:tcW w:w="571" w:type="dxa"/>
            <w:vMerge/>
            <w:tcBorders>
              <w:top w:val="nil"/>
              <w:left w:val="nil"/>
              <w:bottom w:val="single" w:sz="8" w:space="0" w:color="7F7F7F"/>
              <w:right w:val="nil"/>
            </w:tcBorders>
            <w:vAlign w:val="center"/>
            <w:hideMark/>
            <w:tcPrChange w:id="1582" w:author="Stefanie Lane" w:date="2021-11-06T15:08:00Z">
              <w:tcPr>
                <w:tcW w:w="500" w:type="dxa"/>
                <w:vMerge/>
                <w:tcBorders>
                  <w:top w:val="nil"/>
                  <w:left w:val="nil"/>
                  <w:bottom w:val="single" w:sz="8" w:space="0" w:color="7F7F7F"/>
                  <w:right w:val="nil"/>
                </w:tcBorders>
                <w:vAlign w:val="center"/>
                <w:hideMark/>
              </w:tcPr>
            </w:tcPrChange>
          </w:tcPr>
          <w:p w14:paraId="764DF626" w14:textId="77777777" w:rsidR="00714627" w:rsidRPr="00714627" w:rsidRDefault="00714627">
            <w:pPr>
              <w:spacing w:after="0" w:line="240" w:lineRule="auto"/>
              <w:rPr>
                <w:ins w:id="1583" w:author="Stefanie Lane" w:date="2021-11-06T15:07:00Z"/>
                <w:rFonts w:ascii="Calibri" w:eastAsia="Times New Roman" w:hAnsi="Calibri" w:cs="Calibri"/>
                <w:color w:val="000000"/>
                <w:sz w:val="20"/>
                <w:szCs w:val="20"/>
                <w:rPrChange w:id="1584" w:author="Stefanie Lane" w:date="2021-11-06T15:07:00Z">
                  <w:rPr>
                    <w:ins w:id="1585" w:author="Stefanie Lane" w:date="2021-11-06T15:07:00Z"/>
                  </w:rPr>
                </w:rPrChange>
              </w:rPr>
              <w:pPrChange w:id="1586" w:author="Stefanie Lane" w:date="2021-11-06T15:07:00Z">
                <w:pPr/>
              </w:pPrChange>
            </w:pPr>
          </w:p>
        </w:tc>
        <w:tc>
          <w:tcPr>
            <w:tcW w:w="560" w:type="dxa"/>
            <w:vMerge/>
            <w:tcBorders>
              <w:top w:val="nil"/>
              <w:left w:val="nil"/>
              <w:bottom w:val="single" w:sz="8" w:space="0" w:color="7F7F7F"/>
              <w:right w:val="nil"/>
            </w:tcBorders>
            <w:vAlign w:val="center"/>
            <w:hideMark/>
            <w:tcPrChange w:id="1587" w:author="Stefanie Lane" w:date="2021-11-06T15:08:00Z">
              <w:tcPr>
                <w:tcW w:w="600" w:type="dxa"/>
                <w:vMerge/>
                <w:tcBorders>
                  <w:top w:val="nil"/>
                  <w:left w:val="nil"/>
                  <w:bottom w:val="single" w:sz="8" w:space="0" w:color="7F7F7F"/>
                  <w:right w:val="nil"/>
                </w:tcBorders>
                <w:vAlign w:val="center"/>
                <w:hideMark/>
              </w:tcPr>
            </w:tcPrChange>
          </w:tcPr>
          <w:p w14:paraId="27E8FA94" w14:textId="77777777" w:rsidR="00714627" w:rsidRPr="00714627" w:rsidRDefault="00714627">
            <w:pPr>
              <w:spacing w:after="0" w:line="240" w:lineRule="auto"/>
              <w:rPr>
                <w:ins w:id="1588" w:author="Stefanie Lane" w:date="2021-11-06T15:07:00Z"/>
                <w:rFonts w:ascii="Calibri" w:eastAsia="Times New Roman" w:hAnsi="Calibri" w:cs="Calibri"/>
                <w:color w:val="000000"/>
                <w:sz w:val="20"/>
                <w:szCs w:val="20"/>
                <w:rPrChange w:id="1589" w:author="Stefanie Lane" w:date="2021-11-06T15:07:00Z">
                  <w:rPr>
                    <w:ins w:id="1590" w:author="Stefanie Lane" w:date="2021-11-06T15:07:00Z"/>
                  </w:rPr>
                </w:rPrChange>
              </w:rPr>
              <w:pPrChange w:id="1591" w:author="Stefanie Lane" w:date="2021-11-06T15:07:00Z">
                <w:pPr/>
              </w:pPrChange>
            </w:pPr>
          </w:p>
        </w:tc>
        <w:tc>
          <w:tcPr>
            <w:tcW w:w="822" w:type="dxa"/>
            <w:vMerge/>
            <w:tcBorders>
              <w:top w:val="nil"/>
              <w:left w:val="nil"/>
              <w:bottom w:val="single" w:sz="8" w:space="0" w:color="7F7F7F"/>
              <w:right w:val="nil"/>
            </w:tcBorders>
            <w:vAlign w:val="center"/>
            <w:hideMark/>
            <w:tcPrChange w:id="1592" w:author="Stefanie Lane" w:date="2021-11-06T15:08:00Z">
              <w:tcPr>
                <w:tcW w:w="700" w:type="dxa"/>
                <w:vMerge/>
                <w:tcBorders>
                  <w:top w:val="nil"/>
                  <w:left w:val="nil"/>
                  <w:bottom w:val="single" w:sz="8" w:space="0" w:color="7F7F7F"/>
                  <w:right w:val="nil"/>
                </w:tcBorders>
                <w:vAlign w:val="center"/>
                <w:hideMark/>
              </w:tcPr>
            </w:tcPrChange>
          </w:tcPr>
          <w:p w14:paraId="2FE1D376" w14:textId="77777777" w:rsidR="00714627" w:rsidRPr="00714627" w:rsidRDefault="00714627">
            <w:pPr>
              <w:spacing w:after="0" w:line="240" w:lineRule="auto"/>
              <w:rPr>
                <w:ins w:id="1593" w:author="Stefanie Lane" w:date="2021-11-06T15:07:00Z"/>
                <w:rFonts w:ascii="Calibri" w:eastAsia="Times New Roman" w:hAnsi="Calibri" w:cs="Calibri"/>
                <w:color w:val="000000"/>
                <w:sz w:val="20"/>
                <w:szCs w:val="20"/>
                <w:rPrChange w:id="1594" w:author="Stefanie Lane" w:date="2021-11-06T15:07:00Z">
                  <w:rPr>
                    <w:ins w:id="1595" w:author="Stefanie Lane" w:date="2021-11-06T15:07:00Z"/>
                  </w:rPr>
                </w:rPrChange>
              </w:rPr>
              <w:pPrChange w:id="1596" w:author="Stefanie Lane" w:date="2021-11-06T15:07:00Z">
                <w:pPr/>
              </w:pPrChange>
            </w:pPr>
          </w:p>
        </w:tc>
      </w:tr>
      <w:tr w:rsidR="00714627" w:rsidRPr="00714627" w14:paraId="0409ED4B" w14:textId="77777777" w:rsidTr="00714627">
        <w:trPr>
          <w:trHeight w:val="300"/>
          <w:ins w:id="1597" w:author="Stefanie Lane" w:date="2021-11-06T15:07:00Z"/>
          <w:trPrChange w:id="1598" w:author="Stefanie Lane" w:date="2021-11-06T15:08:00Z">
            <w:trPr>
              <w:trHeight w:val="300"/>
            </w:trPr>
          </w:trPrChange>
        </w:trPr>
        <w:tc>
          <w:tcPr>
            <w:tcW w:w="1162" w:type="dxa"/>
            <w:tcBorders>
              <w:top w:val="single" w:sz="8" w:space="0" w:color="7F7F7F"/>
              <w:left w:val="nil"/>
              <w:bottom w:val="single" w:sz="8" w:space="0" w:color="7F7F7F"/>
              <w:right w:val="nil"/>
            </w:tcBorders>
            <w:shd w:val="clear" w:color="auto" w:fill="auto"/>
            <w:noWrap/>
            <w:vAlign w:val="center"/>
            <w:hideMark/>
            <w:tcPrChange w:id="1599" w:author="Stefanie Lane" w:date="2021-11-06T15:08:00Z">
              <w:tcPr>
                <w:tcW w:w="1060" w:type="dxa"/>
                <w:tcBorders>
                  <w:top w:val="single" w:sz="8" w:space="0" w:color="7F7F7F"/>
                  <w:left w:val="nil"/>
                  <w:bottom w:val="single" w:sz="8" w:space="0" w:color="7F7F7F"/>
                  <w:right w:val="nil"/>
                </w:tcBorders>
                <w:shd w:val="clear" w:color="auto" w:fill="auto"/>
                <w:noWrap/>
                <w:vAlign w:val="center"/>
                <w:hideMark/>
              </w:tcPr>
            </w:tcPrChange>
          </w:tcPr>
          <w:p w14:paraId="3AE6EB8A" w14:textId="77777777" w:rsidR="00714627" w:rsidRPr="00714627" w:rsidRDefault="00714627">
            <w:pPr>
              <w:spacing w:after="0" w:line="240" w:lineRule="auto"/>
              <w:jc w:val="right"/>
              <w:rPr>
                <w:ins w:id="1600" w:author="Stefanie Lane" w:date="2021-11-06T15:07:00Z"/>
                <w:rFonts w:ascii="Calibri" w:eastAsia="Times New Roman" w:hAnsi="Calibri" w:cs="Calibri"/>
                <w:b/>
                <w:bCs/>
                <w:color w:val="000000"/>
                <w:sz w:val="20"/>
                <w:szCs w:val="20"/>
                <w:rPrChange w:id="1601" w:author="Stefanie Lane" w:date="2021-11-06T15:07:00Z">
                  <w:rPr>
                    <w:ins w:id="1602" w:author="Stefanie Lane" w:date="2021-11-06T15:07:00Z"/>
                  </w:rPr>
                </w:rPrChange>
              </w:rPr>
              <w:pPrChange w:id="1603" w:author="Stefanie Lane" w:date="2021-11-06T15:07:00Z">
                <w:pPr>
                  <w:jc w:val="right"/>
                </w:pPr>
              </w:pPrChange>
            </w:pPr>
            <w:ins w:id="1604" w:author="Stefanie Lane" w:date="2021-11-06T15:07:00Z">
              <w:r w:rsidRPr="00714627">
                <w:rPr>
                  <w:rFonts w:ascii="Calibri" w:eastAsia="Times New Roman" w:hAnsi="Calibri" w:cs="Calibri"/>
                  <w:b/>
                  <w:bCs/>
                  <w:color w:val="000000"/>
                  <w:sz w:val="20"/>
                  <w:szCs w:val="20"/>
                  <w:rPrChange w:id="1605" w:author="Stefanie Lane" w:date="2021-11-06T15:07:00Z">
                    <w:rPr/>
                  </w:rPrChange>
                </w:rPr>
                <w:t>2019</w:t>
              </w:r>
            </w:ins>
          </w:p>
        </w:tc>
        <w:tc>
          <w:tcPr>
            <w:tcW w:w="956" w:type="dxa"/>
            <w:tcBorders>
              <w:top w:val="single" w:sz="8" w:space="0" w:color="7F7F7F"/>
              <w:left w:val="nil"/>
              <w:bottom w:val="single" w:sz="8" w:space="0" w:color="7F7F7F"/>
              <w:right w:val="nil"/>
            </w:tcBorders>
            <w:shd w:val="clear" w:color="auto" w:fill="auto"/>
            <w:noWrap/>
            <w:vAlign w:val="center"/>
            <w:hideMark/>
            <w:tcPrChange w:id="1606" w:author="Stefanie Lane" w:date="2021-11-06T15:08:00Z">
              <w:tcPr>
                <w:tcW w:w="840" w:type="dxa"/>
                <w:tcBorders>
                  <w:top w:val="single" w:sz="8" w:space="0" w:color="7F7F7F"/>
                  <w:left w:val="nil"/>
                  <w:bottom w:val="single" w:sz="8" w:space="0" w:color="7F7F7F"/>
                  <w:right w:val="nil"/>
                </w:tcBorders>
                <w:shd w:val="clear" w:color="auto" w:fill="auto"/>
                <w:noWrap/>
                <w:vAlign w:val="center"/>
                <w:hideMark/>
              </w:tcPr>
            </w:tcPrChange>
          </w:tcPr>
          <w:p w14:paraId="47E6E300" w14:textId="77777777" w:rsidR="00714627" w:rsidRPr="00714627" w:rsidRDefault="00714627">
            <w:pPr>
              <w:spacing w:after="0" w:line="240" w:lineRule="auto"/>
              <w:jc w:val="center"/>
              <w:rPr>
                <w:ins w:id="1607" w:author="Stefanie Lane" w:date="2021-11-06T15:07:00Z"/>
                <w:rFonts w:ascii="Calibri" w:eastAsia="Times New Roman" w:hAnsi="Calibri" w:cs="Calibri"/>
                <w:color w:val="000000"/>
                <w:sz w:val="20"/>
                <w:szCs w:val="20"/>
                <w:rPrChange w:id="1608" w:author="Stefanie Lane" w:date="2021-11-06T15:07:00Z">
                  <w:rPr>
                    <w:ins w:id="1609" w:author="Stefanie Lane" w:date="2021-11-06T15:07:00Z"/>
                  </w:rPr>
                </w:rPrChange>
              </w:rPr>
              <w:pPrChange w:id="1610" w:author="Stefanie Lane" w:date="2021-11-06T15:07:00Z">
                <w:pPr>
                  <w:jc w:val="center"/>
                </w:pPr>
              </w:pPrChange>
            </w:pPr>
            <w:ins w:id="1611" w:author="Stefanie Lane" w:date="2021-11-06T15:07:00Z">
              <w:r w:rsidRPr="00714627">
                <w:rPr>
                  <w:rFonts w:ascii="Calibri" w:eastAsia="Times New Roman" w:hAnsi="Calibri" w:cs="Calibri"/>
                  <w:color w:val="000000"/>
                  <w:sz w:val="20"/>
                  <w:szCs w:val="20"/>
                  <w:rPrChange w:id="1612" w:author="Stefanie Lane" w:date="2021-11-06T15:07:00Z">
                    <w:rPr/>
                  </w:rPrChange>
                </w:rPr>
                <w:t>28</w:t>
              </w:r>
            </w:ins>
          </w:p>
        </w:tc>
        <w:tc>
          <w:tcPr>
            <w:tcW w:w="840" w:type="dxa"/>
            <w:tcBorders>
              <w:top w:val="single" w:sz="8" w:space="0" w:color="7F7F7F"/>
              <w:left w:val="nil"/>
              <w:bottom w:val="single" w:sz="8" w:space="0" w:color="7F7F7F"/>
              <w:right w:val="nil"/>
            </w:tcBorders>
            <w:shd w:val="clear" w:color="auto" w:fill="auto"/>
            <w:noWrap/>
            <w:vAlign w:val="center"/>
            <w:hideMark/>
            <w:tcPrChange w:id="1613" w:author="Stefanie Lane" w:date="2021-11-06T15:08:00Z">
              <w:tcPr>
                <w:tcW w:w="840" w:type="dxa"/>
                <w:tcBorders>
                  <w:top w:val="single" w:sz="8" w:space="0" w:color="7F7F7F"/>
                  <w:left w:val="nil"/>
                  <w:bottom w:val="single" w:sz="8" w:space="0" w:color="7F7F7F"/>
                  <w:right w:val="nil"/>
                </w:tcBorders>
                <w:shd w:val="clear" w:color="auto" w:fill="auto"/>
                <w:noWrap/>
                <w:vAlign w:val="center"/>
                <w:hideMark/>
              </w:tcPr>
            </w:tcPrChange>
          </w:tcPr>
          <w:p w14:paraId="7F9F56FB" w14:textId="77777777" w:rsidR="00714627" w:rsidRPr="00714627" w:rsidRDefault="00714627">
            <w:pPr>
              <w:spacing w:after="0" w:line="240" w:lineRule="auto"/>
              <w:jc w:val="center"/>
              <w:rPr>
                <w:ins w:id="1614" w:author="Stefanie Lane" w:date="2021-11-06T15:07:00Z"/>
                <w:rFonts w:ascii="Calibri" w:eastAsia="Times New Roman" w:hAnsi="Calibri" w:cs="Calibri"/>
                <w:color w:val="000000"/>
                <w:sz w:val="20"/>
                <w:szCs w:val="20"/>
                <w:rPrChange w:id="1615" w:author="Stefanie Lane" w:date="2021-11-06T15:07:00Z">
                  <w:rPr>
                    <w:ins w:id="1616" w:author="Stefanie Lane" w:date="2021-11-06T15:07:00Z"/>
                  </w:rPr>
                </w:rPrChange>
              </w:rPr>
              <w:pPrChange w:id="1617" w:author="Stefanie Lane" w:date="2021-11-06T15:07:00Z">
                <w:pPr>
                  <w:jc w:val="center"/>
                </w:pPr>
              </w:pPrChange>
            </w:pPr>
            <w:ins w:id="1618" w:author="Stefanie Lane" w:date="2021-11-06T15:07:00Z">
              <w:r w:rsidRPr="00714627">
                <w:rPr>
                  <w:rFonts w:ascii="Calibri" w:eastAsia="Times New Roman" w:hAnsi="Calibri" w:cs="Calibri"/>
                  <w:color w:val="000000"/>
                  <w:sz w:val="20"/>
                  <w:szCs w:val="20"/>
                  <w:rPrChange w:id="1619" w:author="Stefanie Lane" w:date="2021-11-06T15:07:00Z">
                    <w:rPr/>
                  </w:rPrChange>
                </w:rPr>
                <w:t>34</w:t>
              </w:r>
            </w:ins>
          </w:p>
        </w:tc>
        <w:tc>
          <w:tcPr>
            <w:tcW w:w="300" w:type="dxa"/>
            <w:tcBorders>
              <w:top w:val="nil"/>
              <w:left w:val="nil"/>
              <w:bottom w:val="nil"/>
              <w:right w:val="nil"/>
            </w:tcBorders>
            <w:shd w:val="clear" w:color="auto" w:fill="auto"/>
            <w:noWrap/>
            <w:hideMark/>
            <w:tcPrChange w:id="1620" w:author="Stefanie Lane" w:date="2021-11-06T15:08:00Z">
              <w:tcPr>
                <w:tcW w:w="300" w:type="dxa"/>
                <w:tcBorders>
                  <w:top w:val="nil"/>
                  <w:left w:val="nil"/>
                  <w:bottom w:val="nil"/>
                  <w:right w:val="nil"/>
                </w:tcBorders>
                <w:shd w:val="clear" w:color="auto" w:fill="auto"/>
                <w:noWrap/>
                <w:hideMark/>
              </w:tcPr>
            </w:tcPrChange>
          </w:tcPr>
          <w:p w14:paraId="1ED8CF2D" w14:textId="77777777" w:rsidR="00714627" w:rsidRPr="00714627" w:rsidRDefault="00714627">
            <w:pPr>
              <w:spacing w:after="0" w:line="240" w:lineRule="auto"/>
              <w:jc w:val="center"/>
              <w:rPr>
                <w:ins w:id="1621" w:author="Stefanie Lane" w:date="2021-11-06T15:07:00Z"/>
                <w:rFonts w:ascii="Calibri" w:eastAsia="Times New Roman" w:hAnsi="Calibri" w:cs="Calibri"/>
                <w:color w:val="000000"/>
                <w:sz w:val="20"/>
                <w:szCs w:val="20"/>
                <w:rPrChange w:id="1622" w:author="Stefanie Lane" w:date="2021-11-06T15:07:00Z">
                  <w:rPr>
                    <w:ins w:id="1623" w:author="Stefanie Lane" w:date="2021-11-06T15:07:00Z"/>
                  </w:rPr>
                </w:rPrChange>
              </w:rPr>
              <w:pPrChange w:id="1624" w:author="Stefanie Lane" w:date="2021-11-06T15:07:00Z">
                <w:pPr>
                  <w:jc w:val="center"/>
                </w:pPr>
              </w:pPrChange>
            </w:pPr>
          </w:p>
        </w:tc>
        <w:tc>
          <w:tcPr>
            <w:tcW w:w="960" w:type="dxa"/>
            <w:tcBorders>
              <w:top w:val="single" w:sz="8" w:space="0" w:color="7F7F7F"/>
              <w:left w:val="nil"/>
              <w:bottom w:val="single" w:sz="8" w:space="0" w:color="7F7F7F"/>
              <w:right w:val="nil"/>
            </w:tcBorders>
            <w:shd w:val="clear" w:color="auto" w:fill="auto"/>
            <w:noWrap/>
            <w:vAlign w:val="center"/>
            <w:hideMark/>
            <w:tcPrChange w:id="1625" w:author="Stefanie Lane" w:date="2021-11-06T15:08:00Z">
              <w:tcPr>
                <w:tcW w:w="960" w:type="dxa"/>
                <w:tcBorders>
                  <w:top w:val="single" w:sz="8" w:space="0" w:color="7F7F7F"/>
                  <w:left w:val="nil"/>
                  <w:bottom w:val="single" w:sz="8" w:space="0" w:color="7F7F7F"/>
                  <w:right w:val="nil"/>
                </w:tcBorders>
                <w:shd w:val="clear" w:color="auto" w:fill="auto"/>
                <w:noWrap/>
                <w:vAlign w:val="center"/>
                <w:hideMark/>
              </w:tcPr>
            </w:tcPrChange>
          </w:tcPr>
          <w:p w14:paraId="7E90ABB7" w14:textId="77777777" w:rsidR="00714627" w:rsidRPr="00714627" w:rsidRDefault="00714627">
            <w:pPr>
              <w:spacing w:after="0" w:line="240" w:lineRule="auto"/>
              <w:jc w:val="center"/>
              <w:rPr>
                <w:ins w:id="1626" w:author="Stefanie Lane" w:date="2021-11-06T15:07:00Z"/>
                <w:rFonts w:ascii="Calibri" w:eastAsia="Times New Roman" w:hAnsi="Calibri" w:cs="Calibri"/>
                <w:color w:val="000000"/>
                <w:sz w:val="20"/>
                <w:szCs w:val="20"/>
                <w:rPrChange w:id="1627" w:author="Stefanie Lane" w:date="2021-11-06T15:07:00Z">
                  <w:rPr>
                    <w:ins w:id="1628" w:author="Stefanie Lane" w:date="2021-11-06T15:07:00Z"/>
                  </w:rPr>
                </w:rPrChange>
              </w:rPr>
              <w:pPrChange w:id="1629" w:author="Stefanie Lane" w:date="2021-11-06T15:07:00Z">
                <w:pPr>
                  <w:jc w:val="center"/>
                </w:pPr>
              </w:pPrChange>
            </w:pPr>
            <w:ins w:id="1630" w:author="Stefanie Lane" w:date="2021-11-06T15:07:00Z">
              <w:r w:rsidRPr="00714627">
                <w:rPr>
                  <w:rFonts w:ascii="Calibri" w:eastAsia="Times New Roman" w:hAnsi="Calibri" w:cs="Calibri"/>
                  <w:color w:val="000000"/>
                  <w:sz w:val="20"/>
                  <w:szCs w:val="20"/>
                  <w:rPrChange w:id="1631" w:author="Stefanie Lane" w:date="2021-11-06T15:07:00Z">
                    <w:rPr/>
                  </w:rPrChange>
                </w:rPr>
                <w:t>10.5</w:t>
              </w:r>
            </w:ins>
          </w:p>
        </w:tc>
        <w:tc>
          <w:tcPr>
            <w:tcW w:w="960" w:type="dxa"/>
            <w:tcBorders>
              <w:top w:val="single" w:sz="8" w:space="0" w:color="7F7F7F"/>
              <w:left w:val="nil"/>
              <w:bottom w:val="single" w:sz="8" w:space="0" w:color="7F7F7F"/>
              <w:right w:val="nil"/>
            </w:tcBorders>
            <w:shd w:val="clear" w:color="auto" w:fill="auto"/>
            <w:noWrap/>
            <w:vAlign w:val="center"/>
            <w:hideMark/>
            <w:tcPrChange w:id="1632" w:author="Stefanie Lane" w:date="2021-11-06T15:08:00Z">
              <w:tcPr>
                <w:tcW w:w="960" w:type="dxa"/>
                <w:tcBorders>
                  <w:top w:val="single" w:sz="8" w:space="0" w:color="7F7F7F"/>
                  <w:left w:val="nil"/>
                  <w:bottom w:val="single" w:sz="8" w:space="0" w:color="7F7F7F"/>
                  <w:right w:val="nil"/>
                </w:tcBorders>
                <w:shd w:val="clear" w:color="auto" w:fill="auto"/>
                <w:noWrap/>
                <w:vAlign w:val="center"/>
                <w:hideMark/>
              </w:tcPr>
            </w:tcPrChange>
          </w:tcPr>
          <w:p w14:paraId="0F18786E" w14:textId="77777777" w:rsidR="00714627" w:rsidRPr="00714627" w:rsidRDefault="00714627">
            <w:pPr>
              <w:spacing w:after="0" w:line="240" w:lineRule="auto"/>
              <w:jc w:val="center"/>
              <w:rPr>
                <w:ins w:id="1633" w:author="Stefanie Lane" w:date="2021-11-06T15:07:00Z"/>
                <w:rFonts w:ascii="Calibri" w:eastAsia="Times New Roman" w:hAnsi="Calibri" w:cs="Calibri"/>
                <w:color w:val="000000"/>
                <w:sz w:val="20"/>
                <w:szCs w:val="20"/>
                <w:rPrChange w:id="1634" w:author="Stefanie Lane" w:date="2021-11-06T15:07:00Z">
                  <w:rPr>
                    <w:ins w:id="1635" w:author="Stefanie Lane" w:date="2021-11-06T15:07:00Z"/>
                  </w:rPr>
                </w:rPrChange>
              </w:rPr>
              <w:pPrChange w:id="1636" w:author="Stefanie Lane" w:date="2021-11-06T15:07:00Z">
                <w:pPr>
                  <w:jc w:val="center"/>
                </w:pPr>
              </w:pPrChange>
            </w:pPr>
            <w:ins w:id="1637" w:author="Stefanie Lane" w:date="2021-11-06T15:07:00Z">
              <w:r w:rsidRPr="00714627">
                <w:rPr>
                  <w:rFonts w:ascii="Calibri" w:eastAsia="Times New Roman" w:hAnsi="Calibri" w:cs="Calibri"/>
                  <w:color w:val="000000"/>
                  <w:sz w:val="20"/>
                  <w:szCs w:val="20"/>
                  <w:rPrChange w:id="1638" w:author="Stefanie Lane" w:date="2021-11-06T15:07:00Z">
                    <w:rPr/>
                  </w:rPrChange>
                </w:rPr>
                <w:t>3.2</w:t>
              </w:r>
            </w:ins>
          </w:p>
        </w:tc>
        <w:tc>
          <w:tcPr>
            <w:tcW w:w="300" w:type="dxa"/>
            <w:tcBorders>
              <w:top w:val="nil"/>
              <w:left w:val="nil"/>
              <w:bottom w:val="nil"/>
              <w:right w:val="nil"/>
            </w:tcBorders>
            <w:shd w:val="clear" w:color="auto" w:fill="auto"/>
            <w:noWrap/>
            <w:hideMark/>
            <w:tcPrChange w:id="1639" w:author="Stefanie Lane" w:date="2021-11-06T15:08:00Z">
              <w:tcPr>
                <w:tcW w:w="300" w:type="dxa"/>
                <w:tcBorders>
                  <w:top w:val="nil"/>
                  <w:left w:val="nil"/>
                  <w:bottom w:val="nil"/>
                  <w:right w:val="nil"/>
                </w:tcBorders>
                <w:shd w:val="clear" w:color="auto" w:fill="auto"/>
                <w:noWrap/>
                <w:hideMark/>
              </w:tcPr>
            </w:tcPrChange>
          </w:tcPr>
          <w:p w14:paraId="38D0CBA2" w14:textId="77777777" w:rsidR="00714627" w:rsidRPr="00714627" w:rsidRDefault="00714627">
            <w:pPr>
              <w:spacing w:after="0" w:line="240" w:lineRule="auto"/>
              <w:jc w:val="center"/>
              <w:rPr>
                <w:ins w:id="1640" w:author="Stefanie Lane" w:date="2021-11-06T15:07:00Z"/>
                <w:rFonts w:ascii="Calibri" w:eastAsia="Times New Roman" w:hAnsi="Calibri" w:cs="Calibri"/>
                <w:color w:val="000000"/>
                <w:sz w:val="20"/>
                <w:szCs w:val="20"/>
                <w:rPrChange w:id="1641" w:author="Stefanie Lane" w:date="2021-11-06T15:07:00Z">
                  <w:rPr>
                    <w:ins w:id="1642" w:author="Stefanie Lane" w:date="2021-11-06T15:07:00Z"/>
                  </w:rPr>
                </w:rPrChange>
              </w:rPr>
              <w:pPrChange w:id="1643" w:author="Stefanie Lane" w:date="2021-11-06T15:07:00Z">
                <w:pPr>
                  <w:jc w:val="center"/>
                </w:pPr>
              </w:pPrChange>
            </w:pPr>
          </w:p>
        </w:tc>
        <w:tc>
          <w:tcPr>
            <w:tcW w:w="571" w:type="dxa"/>
            <w:vMerge/>
            <w:tcBorders>
              <w:top w:val="nil"/>
              <w:left w:val="nil"/>
              <w:bottom w:val="single" w:sz="8" w:space="0" w:color="7F7F7F"/>
              <w:right w:val="nil"/>
            </w:tcBorders>
            <w:vAlign w:val="center"/>
            <w:hideMark/>
            <w:tcPrChange w:id="1644" w:author="Stefanie Lane" w:date="2021-11-06T15:08:00Z">
              <w:tcPr>
                <w:tcW w:w="500" w:type="dxa"/>
                <w:vMerge/>
                <w:tcBorders>
                  <w:top w:val="nil"/>
                  <w:left w:val="nil"/>
                  <w:bottom w:val="single" w:sz="8" w:space="0" w:color="7F7F7F"/>
                  <w:right w:val="nil"/>
                </w:tcBorders>
                <w:vAlign w:val="center"/>
                <w:hideMark/>
              </w:tcPr>
            </w:tcPrChange>
          </w:tcPr>
          <w:p w14:paraId="3D20DE1E" w14:textId="77777777" w:rsidR="00714627" w:rsidRPr="00714627" w:rsidRDefault="00714627">
            <w:pPr>
              <w:spacing w:after="0" w:line="240" w:lineRule="auto"/>
              <w:rPr>
                <w:ins w:id="1645" w:author="Stefanie Lane" w:date="2021-11-06T15:07:00Z"/>
                <w:rFonts w:ascii="Calibri" w:eastAsia="Times New Roman" w:hAnsi="Calibri" w:cs="Calibri"/>
                <w:color w:val="000000"/>
                <w:sz w:val="20"/>
                <w:szCs w:val="20"/>
                <w:rPrChange w:id="1646" w:author="Stefanie Lane" w:date="2021-11-06T15:07:00Z">
                  <w:rPr>
                    <w:ins w:id="1647" w:author="Stefanie Lane" w:date="2021-11-06T15:07:00Z"/>
                  </w:rPr>
                </w:rPrChange>
              </w:rPr>
              <w:pPrChange w:id="1648" w:author="Stefanie Lane" w:date="2021-11-06T15:07:00Z">
                <w:pPr/>
              </w:pPrChange>
            </w:pPr>
          </w:p>
        </w:tc>
        <w:tc>
          <w:tcPr>
            <w:tcW w:w="710" w:type="dxa"/>
            <w:vMerge/>
            <w:tcBorders>
              <w:top w:val="nil"/>
              <w:left w:val="nil"/>
              <w:bottom w:val="single" w:sz="8" w:space="0" w:color="7F7F7F"/>
              <w:right w:val="nil"/>
            </w:tcBorders>
            <w:vAlign w:val="center"/>
            <w:hideMark/>
            <w:tcPrChange w:id="1649" w:author="Stefanie Lane" w:date="2021-11-06T15:08:00Z">
              <w:tcPr>
                <w:tcW w:w="600" w:type="dxa"/>
                <w:vMerge/>
                <w:tcBorders>
                  <w:top w:val="nil"/>
                  <w:left w:val="nil"/>
                  <w:bottom w:val="single" w:sz="8" w:space="0" w:color="7F7F7F"/>
                  <w:right w:val="nil"/>
                </w:tcBorders>
                <w:vAlign w:val="center"/>
                <w:hideMark/>
              </w:tcPr>
            </w:tcPrChange>
          </w:tcPr>
          <w:p w14:paraId="30F5FDB1" w14:textId="77777777" w:rsidR="00714627" w:rsidRPr="00714627" w:rsidRDefault="00714627">
            <w:pPr>
              <w:spacing w:after="0" w:line="240" w:lineRule="auto"/>
              <w:rPr>
                <w:ins w:id="1650" w:author="Stefanie Lane" w:date="2021-11-06T15:07:00Z"/>
                <w:rFonts w:ascii="Calibri" w:eastAsia="Times New Roman" w:hAnsi="Calibri" w:cs="Calibri"/>
                <w:color w:val="000000"/>
                <w:sz w:val="20"/>
                <w:szCs w:val="20"/>
                <w:rPrChange w:id="1651" w:author="Stefanie Lane" w:date="2021-11-06T15:07:00Z">
                  <w:rPr>
                    <w:ins w:id="1652" w:author="Stefanie Lane" w:date="2021-11-06T15:07:00Z"/>
                  </w:rPr>
                </w:rPrChange>
              </w:rPr>
              <w:pPrChange w:id="1653" w:author="Stefanie Lane" w:date="2021-11-06T15:07:00Z">
                <w:pPr/>
              </w:pPrChange>
            </w:pPr>
          </w:p>
        </w:tc>
        <w:tc>
          <w:tcPr>
            <w:tcW w:w="300" w:type="dxa"/>
            <w:tcBorders>
              <w:top w:val="nil"/>
              <w:left w:val="nil"/>
              <w:bottom w:val="nil"/>
              <w:right w:val="nil"/>
            </w:tcBorders>
            <w:shd w:val="clear" w:color="auto" w:fill="auto"/>
            <w:noWrap/>
            <w:hideMark/>
            <w:tcPrChange w:id="1654" w:author="Stefanie Lane" w:date="2021-11-06T15:08:00Z">
              <w:tcPr>
                <w:tcW w:w="300" w:type="dxa"/>
                <w:tcBorders>
                  <w:top w:val="nil"/>
                  <w:left w:val="nil"/>
                  <w:bottom w:val="nil"/>
                  <w:right w:val="nil"/>
                </w:tcBorders>
                <w:shd w:val="clear" w:color="auto" w:fill="auto"/>
                <w:noWrap/>
                <w:hideMark/>
              </w:tcPr>
            </w:tcPrChange>
          </w:tcPr>
          <w:p w14:paraId="68122C24" w14:textId="77777777" w:rsidR="00714627" w:rsidRPr="00714627" w:rsidRDefault="00714627">
            <w:pPr>
              <w:spacing w:after="0" w:line="240" w:lineRule="auto"/>
              <w:rPr>
                <w:ins w:id="1655" w:author="Stefanie Lane" w:date="2021-11-06T15:07:00Z"/>
                <w:rFonts w:ascii="Times New Roman" w:eastAsia="Times New Roman" w:hAnsi="Times New Roman" w:cs="Times New Roman"/>
                <w:sz w:val="20"/>
                <w:szCs w:val="20"/>
                <w:rPrChange w:id="1656" w:author="Stefanie Lane" w:date="2021-11-06T15:07:00Z">
                  <w:rPr>
                    <w:ins w:id="1657" w:author="Stefanie Lane" w:date="2021-11-06T15:07:00Z"/>
                  </w:rPr>
                </w:rPrChange>
              </w:rPr>
              <w:pPrChange w:id="1658" w:author="Stefanie Lane" w:date="2021-11-06T15:07:00Z">
                <w:pPr/>
              </w:pPrChange>
            </w:pPr>
          </w:p>
        </w:tc>
        <w:tc>
          <w:tcPr>
            <w:tcW w:w="571" w:type="dxa"/>
            <w:vMerge/>
            <w:tcBorders>
              <w:top w:val="nil"/>
              <w:left w:val="nil"/>
              <w:bottom w:val="single" w:sz="8" w:space="0" w:color="7F7F7F"/>
              <w:right w:val="nil"/>
            </w:tcBorders>
            <w:vAlign w:val="center"/>
            <w:hideMark/>
            <w:tcPrChange w:id="1659" w:author="Stefanie Lane" w:date="2021-11-06T15:08:00Z">
              <w:tcPr>
                <w:tcW w:w="500" w:type="dxa"/>
                <w:vMerge/>
                <w:tcBorders>
                  <w:top w:val="nil"/>
                  <w:left w:val="nil"/>
                  <w:bottom w:val="single" w:sz="8" w:space="0" w:color="7F7F7F"/>
                  <w:right w:val="nil"/>
                </w:tcBorders>
                <w:vAlign w:val="center"/>
                <w:hideMark/>
              </w:tcPr>
            </w:tcPrChange>
          </w:tcPr>
          <w:p w14:paraId="1C344DCD" w14:textId="77777777" w:rsidR="00714627" w:rsidRPr="00714627" w:rsidRDefault="00714627">
            <w:pPr>
              <w:spacing w:after="0" w:line="240" w:lineRule="auto"/>
              <w:rPr>
                <w:ins w:id="1660" w:author="Stefanie Lane" w:date="2021-11-06T15:07:00Z"/>
                <w:rFonts w:ascii="Calibri" w:eastAsia="Times New Roman" w:hAnsi="Calibri" w:cs="Calibri"/>
                <w:color w:val="000000"/>
                <w:sz w:val="20"/>
                <w:szCs w:val="20"/>
                <w:rPrChange w:id="1661" w:author="Stefanie Lane" w:date="2021-11-06T15:07:00Z">
                  <w:rPr>
                    <w:ins w:id="1662" w:author="Stefanie Lane" w:date="2021-11-06T15:07:00Z"/>
                  </w:rPr>
                </w:rPrChange>
              </w:rPr>
              <w:pPrChange w:id="1663" w:author="Stefanie Lane" w:date="2021-11-06T15:07:00Z">
                <w:pPr/>
              </w:pPrChange>
            </w:pPr>
          </w:p>
        </w:tc>
        <w:tc>
          <w:tcPr>
            <w:tcW w:w="560" w:type="dxa"/>
            <w:vMerge/>
            <w:tcBorders>
              <w:top w:val="nil"/>
              <w:left w:val="nil"/>
              <w:bottom w:val="single" w:sz="8" w:space="0" w:color="7F7F7F"/>
              <w:right w:val="nil"/>
            </w:tcBorders>
            <w:vAlign w:val="center"/>
            <w:hideMark/>
            <w:tcPrChange w:id="1664" w:author="Stefanie Lane" w:date="2021-11-06T15:08:00Z">
              <w:tcPr>
                <w:tcW w:w="600" w:type="dxa"/>
                <w:vMerge/>
                <w:tcBorders>
                  <w:top w:val="nil"/>
                  <w:left w:val="nil"/>
                  <w:bottom w:val="single" w:sz="8" w:space="0" w:color="7F7F7F"/>
                  <w:right w:val="nil"/>
                </w:tcBorders>
                <w:vAlign w:val="center"/>
                <w:hideMark/>
              </w:tcPr>
            </w:tcPrChange>
          </w:tcPr>
          <w:p w14:paraId="1D997A75" w14:textId="77777777" w:rsidR="00714627" w:rsidRPr="00714627" w:rsidRDefault="00714627">
            <w:pPr>
              <w:spacing w:after="0" w:line="240" w:lineRule="auto"/>
              <w:rPr>
                <w:ins w:id="1665" w:author="Stefanie Lane" w:date="2021-11-06T15:07:00Z"/>
                <w:rFonts w:ascii="Calibri" w:eastAsia="Times New Roman" w:hAnsi="Calibri" w:cs="Calibri"/>
                <w:color w:val="000000"/>
                <w:sz w:val="20"/>
                <w:szCs w:val="20"/>
                <w:rPrChange w:id="1666" w:author="Stefanie Lane" w:date="2021-11-06T15:07:00Z">
                  <w:rPr>
                    <w:ins w:id="1667" w:author="Stefanie Lane" w:date="2021-11-06T15:07:00Z"/>
                  </w:rPr>
                </w:rPrChange>
              </w:rPr>
              <w:pPrChange w:id="1668" w:author="Stefanie Lane" w:date="2021-11-06T15:07:00Z">
                <w:pPr/>
              </w:pPrChange>
            </w:pPr>
          </w:p>
        </w:tc>
        <w:tc>
          <w:tcPr>
            <w:tcW w:w="822" w:type="dxa"/>
            <w:vMerge/>
            <w:tcBorders>
              <w:top w:val="nil"/>
              <w:left w:val="nil"/>
              <w:bottom w:val="single" w:sz="8" w:space="0" w:color="7F7F7F"/>
              <w:right w:val="nil"/>
            </w:tcBorders>
            <w:vAlign w:val="center"/>
            <w:hideMark/>
            <w:tcPrChange w:id="1669" w:author="Stefanie Lane" w:date="2021-11-06T15:08:00Z">
              <w:tcPr>
                <w:tcW w:w="700" w:type="dxa"/>
                <w:vMerge/>
                <w:tcBorders>
                  <w:top w:val="nil"/>
                  <w:left w:val="nil"/>
                  <w:bottom w:val="single" w:sz="8" w:space="0" w:color="7F7F7F"/>
                  <w:right w:val="nil"/>
                </w:tcBorders>
                <w:vAlign w:val="center"/>
                <w:hideMark/>
              </w:tcPr>
            </w:tcPrChange>
          </w:tcPr>
          <w:p w14:paraId="23FB8AD6" w14:textId="77777777" w:rsidR="00714627" w:rsidRPr="00714627" w:rsidRDefault="00714627">
            <w:pPr>
              <w:spacing w:after="0" w:line="240" w:lineRule="auto"/>
              <w:rPr>
                <w:ins w:id="1670" w:author="Stefanie Lane" w:date="2021-11-06T15:07:00Z"/>
                <w:rFonts w:ascii="Calibri" w:eastAsia="Times New Roman" w:hAnsi="Calibri" w:cs="Calibri"/>
                <w:color w:val="000000"/>
                <w:sz w:val="20"/>
                <w:szCs w:val="20"/>
                <w:rPrChange w:id="1671" w:author="Stefanie Lane" w:date="2021-11-06T15:07:00Z">
                  <w:rPr>
                    <w:ins w:id="1672" w:author="Stefanie Lane" w:date="2021-11-06T15:07:00Z"/>
                  </w:rPr>
                </w:rPrChange>
              </w:rPr>
              <w:pPrChange w:id="1673" w:author="Stefanie Lane" w:date="2021-11-06T15:07:00Z">
                <w:pPr/>
              </w:pPrChange>
            </w:pPr>
          </w:p>
        </w:tc>
      </w:tr>
    </w:tbl>
    <w:p w14:paraId="2E86D32D" w14:textId="50E08F4D" w:rsidR="008F570B" w:rsidRDefault="00714627">
      <w:ins w:id="1674" w:author="Stefanie Lane" w:date="2021-11-06T15:07:00Z">
        <w:r>
          <w:fldChar w:fldCharType="end"/>
        </w:r>
      </w:ins>
      <w:ins w:id="1675" w:author="Stefanie Lane" w:date="2021-11-06T13:46:00Z">
        <w:r w:rsidR="008F570B">
          <w:fldChar w:fldCharType="begin"/>
        </w:r>
        <w:r w:rsidR="008F570B">
          <w:instrText xml:space="preserve"> LINK Excel.Sheet.12 "https://ubcca-my.sharepoint.com/personal/stefanie_lane_ubc_ca/Documents/Documents/Thesis-related/2019_Field/2019_Analysis/2019_Tables.xlsx" "DiversityMeasures!R1C1:R16C13" \a \f 4 \h </w:instrText>
        </w:r>
      </w:ins>
      <w:r w:rsidR="00A13E55">
        <w:instrText xml:space="preserve"> \* MERGEFORMAT </w:instrText>
      </w:r>
      <w:ins w:id="1676" w:author="Stefanie Lane" w:date="2021-11-06T13:46:00Z">
        <w:r w:rsidR="008F570B">
          <w:fldChar w:fldCharType="separate"/>
        </w:r>
      </w:ins>
    </w:p>
    <w:p w14:paraId="51810A60" w14:textId="6BB35B03" w:rsidR="00D40116" w:rsidRDefault="008F570B" w:rsidP="00D40116">
      <w:ins w:id="1677" w:author="Stefanie Lane" w:date="2021-11-06T13:46:00Z">
        <w:r>
          <w:fldChar w:fldCharType="end"/>
        </w:r>
      </w:ins>
      <w:bookmarkEnd w:id="386"/>
      <w:r w:rsidR="00D40116">
        <w:fldChar w:fldCharType="begin"/>
      </w:r>
      <w:r w:rsidR="00D40116">
        <w:instrText xml:space="preserve"> LINK Excel.Sheet.12 "https://ubcca-my.sharepoint.com/personal/stefanie_lane_ubc_ca/Documents/Documents/Thesis-related/2019_Field/2019_Analysis/2019_Tables.xlsx" "DiversityMeasures!R4C1:R19C13" \a \f 4 \h </w:instrText>
      </w:r>
      <w:r w:rsidR="004374FD">
        <w:instrText xml:space="preserve"> \* MERGEFORMAT </w:instrText>
      </w:r>
      <w:r w:rsidR="00D40116">
        <w:fldChar w:fldCharType="separate"/>
      </w:r>
    </w:p>
    <w:tbl>
      <w:tblPr>
        <w:tblStyle w:val="PlainTable2"/>
        <w:tblW w:w="5000" w:type="pct"/>
        <w:tblLayout w:type="fixed"/>
        <w:tblLook w:val="04A0" w:firstRow="1" w:lastRow="0" w:firstColumn="1" w:lastColumn="0" w:noHBand="0" w:noVBand="1"/>
        <w:tblPrChange w:id="1678" w:author="Stefanie Lane" w:date="2021-11-06T13:41:00Z">
          <w:tblPr>
            <w:tblStyle w:val="PlainTable2"/>
            <w:tblW w:w="5000" w:type="pct"/>
            <w:tblLayout w:type="fixed"/>
            <w:tblLook w:val="04A0" w:firstRow="1" w:lastRow="0" w:firstColumn="1" w:lastColumn="0" w:noHBand="0" w:noVBand="1"/>
          </w:tblPr>
        </w:tblPrChange>
      </w:tblPr>
      <w:tblGrid>
        <w:gridCol w:w="1054"/>
        <w:gridCol w:w="867"/>
        <w:gridCol w:w="365"/>
        <w:gridCol w:w="236"/>
        <w:gridCol w:w="236"/>
        <w:gridCol w:w="1442"/>
        <w:gridCol w:w="236"/>
        <w:gridCol w:w="236"/>
        <w:gridCol w:w="1613"/>
        <w:gridCol w:w="236"/>
        <w:gridCol w:w="236"/>
        <w:gridCol w:w="236"/>
        <w:gridCol w:w="2367"/>
        <w:tblGridChange w:id="1679">
          <w:tblGrid>
            <w:gridCol w:w="1047"/>
            <w:gridCol w:w="7"/>
            <w:gridCol w:w="867"/>
            <w:gridCol w:w="365"/>
            <w:gridCol w:w="236"/>
            <w:gridCol w:w="135"/>
            <w:gridCol w:w="101"/>
            <w:gridCol w:w="135"/>
            <w:gridCol w:w="1307"/>
            <w:gridCol w:w="236"/>
            <w:gridCol w:w="145"/>
            <w:gridCol w:w="91"/>
            <w:gridCol w:w="145"/>
            <w:gridCol w:w="1468"/>
            <w:gridCol w:w="236"/>
            <w:gridCol w:w="152"/>
            <w:gridCol w:w="84"/>
            <w:gridCol w:w="152"/>
            <w:gridCol w:w="84"/>
            <w:gridCol w:w="2367"/>
          </w:tblGrid>
        </w:tblGridChange>
      </w:tblGrid>
      <w:tr w:rsidR="002E5154" w:rsidRPr="00E80F5B" w:rsidDel="002C7AC3" w14:paraId="7ABDCA73" w14:textId="187AB794" w:rsidTr="002E5154">
        <w:trPr>
          <w:cnfStyle w:val="100000000000" w:firstRow="1" w:lastRow="0" w:firstColumn="0" w:lastColumn="0" w:oddVBand="0" w:evenVBand="0" w:oddHBand="0" w:evenHBand="0" w:firstRowFirstColumn="0" w:firstRowLastColumn="0" w:lastRowFirstColumn="0" w:lastRowLastColumn="0"/>
          <w:trHeight w:val="500"/>
          <w:del w:id="1680" w:author="Stefanie Lane" w:date="2021-11-06T13:44:00Z"/>
          <w:trPrChange w:id="1681" w:author="Stefanie Lane" w:date="2021-11-06T13:41:00Z">
            <w:trPr>
              <w:trHeight w:val="500"/>
            </w:trPr>
          </w:trPrChange>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Change w:id="1682" w:author="Stefanie Lane" w:date="2021-11-06T13:41:00Z">
              <w:tcPr>
                <w:tcW w:w="561" w:type="pct"/>
                <w:shd w:val="clear" w:color="auto" w:fill="auto"/>
                <w:noWrap/>
                <w:hideMark/>
              </w:tcPr>
            </w:tcPrChange>
          </w:tcPr>
          <w:p w14:paraId="5E77D9EB" w14:textId="50A9C968" w:rsidR="00D40116" w:rsidRPr="00E80F5B" w:rsidDel="002C7AC3" w:rsidRDefault="00D40116" w:rsidP="003715CB">
            <w:pPr>
              <w:cnfStyle w:val="101000000000" w:firstRow="1" w:lastRow="0" w:firstColumn="1" w:lastColumn="0" w:oddVBand="0" w:evenVBand="0" w:oddHBand="0" w:evenHBand="0" w:firstRowFirstColumn="0" w:firstRowLastColumn="0" w:lastRowFirstColumn="0" w:lastRowLastColumn="0"/>
              <w:rPr>
                <w:del w:id="1683" w:author="Stefanie Lane" w:date="2021-11-06T13:44:00Z"/>
                <w:rFonts w:ascii="Times New Roman" w:eastAsia="Times New Roman" w:hAnsi="Times New Roman" w:cs="Times New Roman"/>
                <w:sz w:val="20"/>
                <w:szCs w:val="20"/>
                <w:rPrChange w:id="1684" w:author="Stefanie Lane" w:date="2021-11-06T13:40:00Z">
                  <w:rPr>
                    <w:del w:id="1685" w:author="Stefanie Lane" w:date="2021-11-06T13:44:00Z"/>
                    <w:rFonts w:ascii="Times New Roman" w:eastAsia="Times New Roman" w:hAnsi="Times New Roman" w:cs="Times New Roman"/>
                    <w:sz w:val="24"/>
                    <w:szCs w:val="24"/>
                  </w:rPr>
                </w:rPrChange>
              </w:rPr>
            </w:pPr>
          </w:p>
        </w:tc>
        <w:tc>
          <w:tcPr>
            <w:tcW w:w="795" w:type="pct"/>
            <w:gridSpan w:val="2"/>
            <w:shd w:val="clear" w:color="auto" w:fill="auto"/>
            <w:hideMark/>
            <w:tcPrChange w:id="1686" w:author="Stefanie Lane" w:date="2021-11-06T13:41:00Z">
              <w:tcPr>
                <w:tcW w:w="863" w:type="pct"/>
                <w:gridSpan w:val="5"/>
                <w:shd w:val="clear" w:color="auto" w:fill="auto"/>
                <w:hideMark/>
              </w:tcPr>
            </w:tcPrChange>
          </w:tcPr>
          <w:p w14:paraId="36EFEC6E" w14:textId="1CA073F3" w:rsidR="00D40116" w:rsidRPr="00E80F5B" w:rsidDel="002C7AC3" w:rsidRDefault="00D40116" w:rsidP="003715CB">
            <w:pPr>
              <w:jc w:val="center"/>
              <w:cnfStyle w:val="100000000000" w:firstRow="1" w:lastRow="0" w:firstColumn="0" w:lastColumn="0" w:oddVBand="0" w:evenVBand="0" w:oddHBand="0" w:evenHBand="0" w:firstRowFirstColumn="0" w:firstRowLastColumn="0" w:lastRowFirstColumn="0" w:lastRowLastColumn="0"/>
              <w:rPr>
                <w:del w:id="1687" w:author="Stefanie Lane" w:date="2021-11-06T13:44:00Z"/>
                <w:rFonts w:ascii="Calibri" w:eastAsia="Times New Roman" w:hAnsi="Calibri" w:cs="Calibri"/>
                <w:b w:val="0"/>
                <w:bCs w:val="0"/>
                <w:color w:val="000000"/>
                <w:sz w:val="20"/>
                <w:szCs w:val="20"/>
                <w:rPrChange w:id="1688" w:author="Stefanie Lane" w:date="2021-11-06T13:40:00Z">
                  <w:rPr>
                    <w:del w:id="1689" w:author="Stefanie Lane" w:date="2021-11-06T13:44:00Z"/>
                    <w:rFonts w:ascii="Calibri" w:eastAsia="Times New Roman" w:hAnsi="Calibri" w:cs="Calibri"/>
                    <w:b w:val="0"/>
                    <w:bCs w:val="0"/>
                    <w:color w:val="000000"/>
                  </w:rPr>
                </w:rPrChange>
              </w:rPr>
            </w:pPr>
            <w:del w:id="1690" w:author="Stefanie Lane" w:date="2021-11-06T13:44:00Z">
              <w:r w:rsidRPr="00E80F5B" w:rsidDel="002C7AC3">
                <w:rPr>
                  <w:rFonts w:ascii="Calibri" w:eastAsia="Times New Roman" w:hAnsi="Calibri" w:cs="Calibri"/>
                  <w:color w:val="000000"/>
                  <w:sz w:val="20"/>
                  <w:szCs w:val="20"/>
                  <w:rPrChange w:id="1691" w:author="Stefanie Lane" w:date="2021-11-06T13:40:00Z">
                    <w:rPr>
                      <w:rFonts w:ascii="Calibri" w:eastAsia="Times New Roman" w:hAnsi="Calibri" w:cs="Calibri"/>
                      <w:color w:val="000000"/>
                    </w:rPr>
                  </w:rPrChange>
                </w:rPr>
                <w:delText>Plot-level components</w:delText>
              </w:r>
            </w:del>
          </w:p>
        </w:tc>
        <w:tc>
          <w:tcPr>
            <w:tcW w:w="126" w:type="pct"/>
            <w:shd w:val="clear" w:color="auto" w:fill="auto"/>
            <w:hideMark/>
            <w:tcPrChange w:id="1692" w:author="Stefanie Lane" w:date="2021-11-06T13:41:00Z">
              <w:tcPr>
                <w:tcW w:w="118" w:type="pct"/>
                <w:gridSpan w:val="2"/>
                <w:shd w:val="clear" w:color="auto" w:fill="auto"/>
                <w:hideMark/>
              </w:tcPr>
            </w:tcPrChange>
          </w:tcPr>
          <w:p w14:paraId="2D4E0C8E" w14:textId="528CEA99" w:rsidR="00D40116" w:rsidRPr="00E80F5B" w:rsidDel="002C7AC3" w:rsidRDefault="00D40116" w:rsidP="003715CB">
            <w:pPr>
              <w:jc w:val="center"/>
              <w:cnfStyle w:val="100000000000" w:firstRow="1" w:lastRow="0" w:firstColumn="0" w:lastColumn="0" w:oddVBand="0" w:evenVBand="0" w:oddHBand="0" w:evenHBand="0" w:firstRowFirstColumn="0" w:firstRowLastColumn="0" w:lastRowFirstColumn="0" w:lastRowLastColumn="0"/>
              <w:rPr>
                <w:del w:id="1693" w:author="Stefanie Lane" w:date="2021-11-06T13:44:00Z"/>
                <w:rFonts w:ascii="Calibri" w:eastAsia="Times New Roman" w:hAnsi="Calibri" w:cs="Calibri"/>
                <w:b w:val="0"/>
                <w:bCs w:val="0"/>
                <w:color w:val="000000"/>
                <w:sz w:val="20"/>
                <w:szCs w:val="20"/>
                <w:rPrChange w:id="1694" w:author="Stefanie Lane" w:date="2021-11-06T13:40:00Z">
                  <w:rPr>
                    <w:del w:id="1695" w:author="Stefanie Lane" w:date="2021-11-06T13:44:00Z"/>
                    <w:rFonts w:ascii="Calibri" w:eastAsia="Times New Roman" w:hAnsi="Calibri" w:cs="Calibri"/>
                    <w:b w:val="0"/>
                    <w:bCs w:val="0"/>
                    <w:color w:val="000000"/>
                  </w:rPr>
                </w:rPrChange>
              </w:rPr>
            </w:pPr>
          </w:p>
        </w:tc>
        <w:tc>
          <w:tcPr>
            <w:tcW w:w="902" w:type="pct"/>
            <w:gridSpan w:val="2"/>
            <w:shd w:val="clear" w:color="auto" w:fill="auto"/>
            <w:hideMark/>
            <w:tcPrChange w:id="1696" w:author="Stefanie Lane" w:date="2021-11-06T13:41:00Z">
              <w:tcPr>
                <w:tcW w:w="905" w:type="pct"/>
                <w:gridSpan w:val="3"/>
                <w:shd w:val="clear" w:color="auto" w:fill="auto"/>
                <w:hideMark/>
              </w:tcPr>
            </w:tcPrChange>
          </w:tcPr>
          <w:p w14:paraId="26448033" w14:textId="0310C7B4" w:rsidR="00D40116" w:rsidRPr="00E80F5B" w:rsidDel="002C7AC3" w:rsidRDefault="00D40116" w:rsidP="003715CB">
            <w:pPr>
              <w:jc w:val="center"/>
              <w:cnfStyle w:val="100000000000" w:firstRow="1" w:lastRow="0" w:firstColumn="0" w:lastColumn="0" w:oddVBand="0" w:evenVBand="0" w:oddHBand="0" w:evenHBand="0" w:firstRowFirstColumn="0" w:firstRowLastColumn="0" w:lastRowFirstColumn="0" w:lastRowLastColumn="0"/>
              <w:rPr>
                <w:del w:id="1697" w:author="Stefanie Lane" w:date="2021-11-06T13:44:00Z"/>
                <w:rFonts w:ascii="Calibri" w:eastAsia="Times New Roman" w:hAnsi="Calibri" w:cs="Calibri"/>
                <w:b w:val="0"/>
                <w:bCs w:val="0"/>
                <w:color w:val="000000"/>
                <w:sz w:val="20"/>
                <w:szCs w:val="20"/>
                <w:rPrChange w:id="1698" w:author="Stefanie Lane" w:date="2021-11-06T13:40:00Z">
                  <w:rPr>
                    <w:del w:id="1699" w:author="Stefanie Lane" w:date="2021-11-06T13:44:00Z"/>
                    <w:rFonts w:ascii="Calibri" w:eastAsia="Times New Roman" w:hAnsi="Calibri" w:cs="Calibri"/>
                    <w:b w:val="0"/>
                    <w:bCs w:val="0"/>
                    <w:color w:val="000000"/>
                  </w:rPr>
                </w:rPrChange>
              </w:rPr>
            </w:pPr>
            <w:del w:id="1700" w:author="Stefanie Lane" w:date="2021-11-06T13:44:00Z">
              <w:r w:rsidRPr="00E80F5B" w:rsidDel="002C7AC3">
                <w:rPr>
                  <w:rFonts w:ascii="Calibri" w:eastAsia="Times New Roman" w:hAnsi="Calibri" w:cs="Calibri"/>
                  <w:color w:val="000000"/>
                  <w:sz w:val="20"/>
                  <w:szCs w:val="20"/>
                  <w:rPrChange w:id="1701" w:author="Stefanie Lane" w:date="2021-11-06T13:40:00Z">
                    <w:rPr>
                      <w:rFonts w:ascii="Calibri" w:eastAsia="Times New Roman" w:hAnsi="Calibri" w:cs="Calibri"/>
                      <w:color w:val="000000"/>
                    </w:rPr>
                  </w:rPrChange>
                </w:rPr>
                <w:delText>Diversity components</w:delText>
              </w:r>
            </w:del>
          </w:p>
        </w:tc>
        <w:tc>
          <w:tcPr>
            <w:tcW w:w="126" w:type="pct"/>
            <w:shd w:val="clear" w:color="auto" w:fill="auto"/>
            <w:noWrap/>
            <w:hideMark/>
            <w:tcPrChange w:id="1702" w:author="Stefanie Lane" w:date="2021-11-06T13:41:00Z">
              <w:tcPr>
                <w:tcW w:w="118" w:type="pct"/>
                <w:gridSpan w:val="2"/>
                <w:shd w:val="clear" w:color="auto" w:fill="auto"/>
                <w:noWrap/>
                <w:hideMark/>
              </w:tcPr>
            </w:tcPrChange>
          </w:tcPr>
          <w:p w14:paraId="2CF6EB7C" w14:textId="35C9E8E2" w:rsidR="00D40116" w:rsidRPr="00E80F5B" w:rsidDel="002C7AC3" w:rsidRDefault="00D40116" w:rsidP="003715CB">
            <w:pPr>
              <w:jc w:val="center"/>
              <w:cnfStyle w:val="100000000000" w:firstRow="1" w:lastRow="0" w:firstColumn="0" w:lastColumn="0" w:oddVBand="0" w:evenVBand="0" w:oddHBand="0" w:evenHBand="0" w:firstRowFirstColumn="0" w:firstRowLastColumn="0" w:lastRowFirstColumn="0" w:lastRowLastColumn="0"/>
              <w:rPr>
                <w:del w:id="1703" w:author="Stefanie Lane" w:date="2021-11-06T13:44:00Z"/>
                <w:rFonts w:ascii="Calibri" w:eastAsia="Times New Roman" w:hAnsi="Calibri" w:cs="Calibri"/>
                <w:b w:val="0"/>
                <w:bCs w:val="0"/>
                <w:color w:val="000000"/>
                <w:sz w:val="20"/>
                <w:szCs w:val="20"/>
                <w:rPrChange w:id="1704" w:author="Stefanie Lane" w:date="2021-11-06T13:40:00Z">
                  <w:rPr>
                    <w:del w:id="1705" w:author="Stefanie Lane" w:date="2021-11-06T13:44:00Z"/>
                    <w:rFonts w:ascii="Calibri" w:eastAsia="Times New Roman" w:hAnsi="Calibri" w:cs="Calibri"/>
                    <w:b w:val="0"/>
                    <w:bCs w:val="0"/>
                    <w:color w:val="000000"/>
                  </w:rPr>
                </w:rPrChange>
              </w:rPr>
            </w:pPr>
          </w:p>
        </w:tc>
        <w:tc>
          <w:tcPr>
            <w:tcW w:w="991" w:type="pct"/>
            <w:gridSpan w:val="2"/>
            <w:shd w:val="clear" w:color="auto" w:fill="auto"/>
            <w:noWrap/>
            <w:hideMark/>
            <w:tcPrChange w:id="1706" w:author="Stefanie Lane" w:date="2021-11-06T13:41:00Z">
              <w:tcPr>
                <w:tcW w:w="995" w:type="pct"/>
                <w:gridSpan w:val="3"/>
                <w:shd w:val="clear" w:color="auto" w:fill="auto"/>
                <w:noWrap/>
                <w:hideMark/>
              </w:tcPr>
            </w:tcPrChange>
          </w:tcPr>
          <w:p w14:paraId="17B4CE6A" w14:textId="1DF7EB31" w:rsidR="00D40116" w:rsidRPr="00E80F5B" w:rsidDel="002C7AC3" w:rsidRDefault="00D40116" w:rsidP="003715CB">
            <w:pPr>
              <w:jc w:val="center"/>
              <w:cnfStyle w:val="100000000000" w:firstRow="1" w:lastRow="0" w:firstColumn="0" w:lastColumn="0" w:oddVBand="0" w:evenVBand="0" w:oddHBand="0" w:evenHBand="0" w:firstRowFirstColumn="0" w:firstRowLastColumn="0" w:lastRowFirstColumn="0" w:lastRowLastColumn="0"/>
              <w:rPr>
                <w:del w:id="1707" w:author="Stefanie Lane" w:date="2021-11-06T13:44:00Z"/>
                <w:rFonts w:ascii="Calibri" w:eastAsia="Times New Roman" w:hAnsi="Calibri" w:cs="Calibri"/>
                <w:b w:val="0"/>
                <w:bCs w:val="0"/>
                <w:color w:val="000000"/>
                <w:sz w:val="20"/>
                <w:szCs w:val="20"/>
                <w:rPrChange w:id="1708" w:author="Stefanie Lane" w:date="2021-11-06T13:40:00Z">
                  <w:rPr>
                    <w:del w:id="1709" w:author="Stefanie Lane" w:date="2021-11-06T13:44:00Z"/>
                    <w:rFonts w:ascii="Calibri" w:eastAsia="Times New Roman" w:hAnsi="Calibri" w:cs="Calibri"/>
                    <w:b w:val="0"/>
                    <w:bCs w:val="0"/>
                    <w:color w:val="000000"/>
                  </w:rPr>
                </w:rPrChange>
              </w:rPr>
            </w:pPr>
            <w:del w:id="1710" w:author="Stefanie Lane" w:date="2021-11-06T13:44:00Z">
              <w:r w:rsidRPr="00E80F5B" w:rsidDel="002C7AC3">
                <w:rPr>
                  <w:rFonts w:ascii="Calibri" w:eastAsia="Times New Roman" w:hAnsi="Calibri" w:cs="Calibri"/>
                  <w:color w:val="000000"/>
                  <w:sz w:val="20"/>
                  <w:szCs w:val="20"/>
                  <w:rPrChange w:id="1711" w:author="Stefanie Lane" w:date="2021-11-06T13:40:00Z">
                    <w:rPr>
                      <w:rFonts w:ascii="Calibri" w:eastAsia="Times New Roman" w:hAnsi="Calibri" w:cs="Calibri"/>
                      <w:color w:val="000000"/>
                    </w:rPr>
                  </w:rPrChange>
                </w:rPr>
                <w:delText>PERMDISP</w:delText>
              </w:r>
            </w:del>
          </w:p>
        </w:tc>
        <w:tc>
          <w:tcPr>
            <w:tcW w:w="0" w:type="pct"/>
            <w:shd w:val="clear" w:color="auto" w:fill="auto"/>
            <w:noWrap/>
            <w:hideMark/>
            <w:tcPrChange w:id="1712" w:author="Stefanie Lane" w:date="2021-11-06T13:41:00Z">
              <w:tcPr>
                <w:tcW w:w="126" w:type="pct"/>
                <w:gridSpan w:val="2"/>
                <w:shd w:val="clear" w:color="auto" w:fill="auto"/>
                <w:noWrap/>
                <w:hideMark/>
              </w:tcPr>
            </w:tcPrChange>
          </w:tcPr>
          <w:p w14:paraId="0E5F6E3C" w14:textId="4B066D0C" w:rsidR="00D40116" w:rsidRPr="00E80F5B" w:rsidDel="002C7AC3" w:rsidRDefault="00D40116" w:rsidP="003715CB">
            <w:pPr>
              <w:jc w:val="center"/>
              <w:cnfStyle w:val="100000000000" w:firstRow="1" w:lastRow="0" w:firstColumn="0" w:lastColumn="0" w:oddVBand="0" w:evenVBand="0" w:oddHBand="0" w:evenHBand="0" w:firstRowFirstColumn="0" w:firstRowLastColumn="0" w:lastRowFirstColumn="0" w:lastRowLastColumn="0"/>
              <w:rPr>
                <w:del w:id="1713" w:author="Stefanie Lane" w:date="2021-11-06T13:44:00Z"/>
                <w:rFonts w:ascii="Calibri" w:eastAsia="Times New Roman" w:hAnsi="Calibri" w:cs="Calibri"/>
                <w:b w:val="0"/>
                <w:bCs w:val="0"/>
                <w:color w:val="000000"/>
                <w:sz w:val="20"/>
                <w:szCs w:val="20"/>
                <w:rPrChange w:id="1714" w:author="Stefanie Lane" w:date="2021-11-06T13:40:00Z">
                  <w:rPr>
                    <w:del w:id="1715" w:author="Stefanie Lane" w:date="2021-11-06T13:44:00Z"/>
                    <w:rFonts w:ascii="Calibri" w:eastAsia="Times New Roman" w:hAnsi="Calibri" w:cs="Calibri"/>
                    <w:b w:val="0"/>
                    <w:bCs w:val="0"/>
                    <w:color w:val="000000"/>
                  </w:rPr>
                </w:rPrChange>
              </w:rPr>
            </w:pPr>
          </w:p>
        </w:tc>
        <w:tc>
          <w:tcPr>
            <w:tcW w:w="1309" w:type="pct"/>
            <w:gridSpan w:val="3"/>
            <w:shd w:val="clear" w:color="auto" w:fill="auto"/>
            <w:hideMark/>
            <w:tcPrChange w:id="1716" w:author="Stefanie Lane" w:date="2021-11-06T13:41:00Z">
              <w:tcPr>
                <w:tcW w:w="1314" w:type="pct"/>
                <w:gridSpan w:val="2"/>
                <w:shd w:val="clear" w:color="auto" w:fill="auto"/>
                <w:hideMark/>
              </w:tcPr>
            </w:tcPrChange>
          </w:tcPr>
          <w:p w14:paraId="7E14B056" w14:textId="509252AE" w:rsidR="00D40116" w:rsidRPr="00E80F5B" w:rsidDel="002C7AC3" w:rsidRDefault="00D40116" w:rsidP="003715CB">
            <w:pPr>
              <w:jc w:val="center"/>
              <w:cnfStyle w:val="100000000000" w:firstRow="1" w:lastRow="0" w:firstColumn="0" w:lastColumn="0" w:oddVBand="0" w:evenVBand="0" w:oddHBand="0" w:evenHBand="0" w:firstRowFirstColumn="0" w:firstRowLastColumn="0" w:lastRowFirstColumn="0" w:lastRowLastColumn="0"/>
              <w:rPr>
                <w:del w:id="1717" w:author="Stefanie Lane" w:date="2021-11-06T13:44:00Z"/>
                <w:rFonts w:ascii="Calibri" w:eastAsia="Times New Roman" w:hAnsi="Calibri" w:cs="Calibri"/>
                <w:b w:val="0"/>
                <w:bCs w:val="0"/>
                <w:color w:val="000000"/>
                <w:sz w:val="20"/>
                <w:szCs w:val="20"/>
                <w:rPrChange w:id="1718" w:author="Stefanie Lane" w:date="2021-11-06T13:40:00Z">
                  <w:rPr>
                    <w:del w:id="1719" w:author="Stefanie Lane" w:date="2021-11-06T13:44:00Z"/>
                    <w:rFonts w:ascii="Calibri" w:eastAsia="Times New Roman" w:hAnsi="Calibri" w:cs="Calibri"/>
                    <w:b w:val="0"/>
                    <w:bCs w:val="0"/>
                    <w:color w:val="000000"/>
                  </w:rPr>
                </w:rPrChange>
              </w:rPr>
            </w:pPr>
            <w:del w:id="1720" w:author="Stefanie Lane" w:date="2021-11-06T13:44:00Z">
              <w:r w:rsidRPr="00E80F5B" w:rsidDel="002C7AC3">
                <w:rPr>
                  <w:rFonts w:ascii="Calibri" w:eastAsia="Times New Roman" w:hAnsi="Calibri" w:cs="Calibri"/>
                  <w:color w:val="000000"/>
                  <w:sz w:val="20"/>
                  <w:szCs w:val="20"/>
                  <w:rPrChange w:id="1721" w:author="Stefanie Lane" w:date="2021-11-06T13:40:00Z">
                    <w:rPr>
                      <w:rFonts w:ascii="Calibri" w:eastAsia="Times New Roman" w:hAnsi="Calibri" w:cs="Calibri"/>
                      <w:color w:val="000000"/>
                    </w:rPr>
                  </w:rPrChange>
                </w:rPr>
                <w:delText>Community composition (PERMANOVA)</w:delText>
              </w:r>
            </w:del>
          </w:p>
        </w:tc>
      </w:tr>
      <w:tr w:rsidR="007D721E" w:rsidRPr="00E80F5B" w:rsidDel="002C7AC3" w14:paraId="7F263759" w14:textId="2FEC8752" w:rsidTr="002E5154">
        <w:trPr>
          <w:cnfStyle w:val="000000100000" w:firstRow="0" w:lastRow="0" w:firstColumn="0" w:lastColumn="0" w:oddVBand="0" w:evenVBand="0" w:oddHBand="1" w:evenHBand="0" w:firstRowFirstColumn="0" w:firstRowLastColumn="0" w:lastRowFirstColumn="0" w:lastRowLastColumn="0"/>
          <w:trHeight w:val="580"/>
          <w:del w:id="1722"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hideMark/>
          </w:tcPr>
          <w:p w14:paraId="5E0C9DAE" w14:textId="36E15E7D" w:rsidR="00D40116" w:rsidRPr="00E80F5B" w:rsidDel="002C7AC3" w:rsidRDefault="00D40116" w:rsidP="003715CB">
            <w:pPr>
              <w:jc w:val="center"/>
              <w:rPr>
                <w:del w:id="1723" w:author="Stefanie Lane" w:date="2021-11-06T13:44:00Z"/>
                <w:rFonts w:ascii="Calibri" w:eastAsia="Times New Roman" w:hAnsi="Calibri" w:cs="Calibri"/>
                <w:b w:val="0"/>
                <w:bCs w:val="0"/>
                <w:color w:val="000000"/>
                <w:sz w:val="20"/>
                <w:szCs w:val="20"/>
                <w:rPrChange w:id="1724" w:author="Stefanie Lane" w:date="2021-11-06T13:40:00Z">
                  <w:rPr>
                    <w:del w:id="1725" w:author="Stefanie Lane" w:date="2021-11-06T13:44:00Z"/>
                    <w:rFonts w:ascii="Calibri" w:eastAsia="Times New Roman" w:hAnsi="Calibri" w:cs="Calibri"/>
                    <w:b w:val="0"/>
                    <w:bCs w:val="0"/>
                    <w:color w:val="000000"/>
                  </w:rPr>
                </w:rPrChange>
              </w:rPr>
            </w:pPr>
            <w:del w:id="1726" w:author="Stefanie Lane" w:date="2021-11-06T13:44:00Z">
              <w:r w:rsidRPr="00E80F5B" w:rsidDel="002C7AC3">
                <w:rPr>
                  <w:rFonts w:ascii="Calibri" w:eastAsia="Times New Roman" w:hAnsi="Calibri" w:cs="Calibri"/>
                  <w:color w:val="000000"/>
                  <w:sz w:val="20"/>
                  <w:szCs w:val="20"/>
                  <w:rPrChange w:id="1727" w:author="Stefanie Lane" w:date="2021-11-06T13:40:00Z">
                    <w:rPr>
                      <w:rFonts w:ascii="Calibri" w:eastAsia="Times New Roman" w:hAnsi="Calibri" w:cs="Calibri"/>
                      <w:color w:val="000000"/>
                    </w:rPr>
                  </w:rPrChange>
                </w:rPr>
                <w:delText>Community Group</w:delText>
              </w:r>
            </w:del>
          </w:p>
        </w:tc>
        <w:tc>
          <w:tcPr>
            <w:tcW w:w="528" w:type="pct"/>
            <w:shd w:val="clear" w:color="auto" w:fill="auto"/>
            <w:hideMark/>
          </w:tcPr>
          <w:p w14:paraId="2509F873" w14:textId="7EF2C450"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28" w:author="Stefanie Lane" w:date="2021-11-06T13:44:00Z"/>
                <w:rFonts w:ascii="Calibri" w:eastAsia="Times New Roman" w:hAnsi="Calibri" w:cs="Calibri"/>
                <w:b/>
                <w:bCs/>
                <w:color w:val="000000"/>
                <w:sz w:val="20"/>
                <w:szCs w:val="20"/>
                <w:rPrChange w:id="1729" w:author="Stefanie Lane" w:date="2021-11-06T13:40:00Z">
                  <w:rPr>
                    <w:del w:id="1730" w:author="Stefanie Lane" w:date="2021-11-06T13:44:00Z"/>
                    <w:rFonts w:ascii="Calibri" w:eastAsia="Times New Roman" w:hAnsi="Calibri" w:cs="Calibri"/>
                    <w:b/>
                    <w:bCs/>
                    <w:color w:val="000000"/>
                  </w:rPr>
                </w:rPrChange>
              </w:rPr>
            </w:pPr>
            <w:del w:id="1731" w:author="Stefanie Lane" w:date="2021-11-06T13:44:00Z">
              <w:r w:rsidRPr="00E80F5B" w:rsidDel="002C7AC3">
                <w:rPr>
                  <w:rFonts w:ascii="Calibri" w:eastAsia="Times New Roman" w:hAnsi="Calibri" w:cs="Calibri"/>
                  <w:b/>
                  <w:bCs/>
                  <w:color w:val="000000"/>
                  <w:sz w:val="20"/>
                  <w:szCs w:val="20"/>
                  <w:rPrChange w:id="1732" w:author="Stefanie Lane" w:date="2021-11-06T13:40:00Z">
                    <w:rPr>
                      <w:rFonts w:ascii="Calibri" w:eastAsia="Times New Roman" w:hAnsi="Calibri" w:cs="Calibri"/>
                      <w:b/>
                      <w:bCs/>
                      <w:color w:val="000000"/>
                    </w:rPr>
                  </w:rPrChange>
                </w:rPr>
                <w:delText>No. quadrats</w:delText>
              </w:r>
            </w:del>
          </w:p>
        </w:tc>
        <w:tc>
          <w:tcPr>
            <w:tcW w:w="267" w:type="pct"/>
            <w:shd w:val="clear" w:color="auto" w:fill="auto"/>
            <w:hideMark/>
          </w:tcPr>
          <w:p w14:paraId="0A8D1E42" w14:textId="4E714842" w:rsidR="00D40116" w:rsidRPr="00E80F5B" w:rsidDel="002C7AC3" w:rsidRDefault="00803758" w:rsidP="003715CB">
            <w:pPr>
              <w:jc w:val="center"/>
              <w:cnfStyle w:val="000000100000" w:firstRow="0" w:lastRow="0" w:firstColumn="0" w:lastColumn="0" w:oddVBand="0" w:evenVBand="0" w:oddHBand="1" w:evenHBand="0" w:firstRowFirstColumn="0" w:firstRowLastColumn="0" w:lastRowFirstColumn="0" w:lastRowLastColumn="0"/>
              <w:rPr>
                <w:del w:id="1733" w:author="Stefanie Lane" w:date="2021-11-06T13:44:00Z"/>
                <w:rFonts w:ascii="Calibri" w:eastAsia="Times New Roman" w:hAnsi="Calibri" w:cs="Calibri"/>
                <w:b/>
                <w:bCs/>
                <w:color w:val="000000"/>
                <w:sz w:val="20"/>
                <w:szCs w:val="20"/>
                <w:rPrChange w:id="1734" w:author="Stefanie Lane" w:date="2021-11-06T13:40:00Z">
                  <w:rPr>
                    <w:del w:id="1735" w:author="Stefanie Lane" w:date="2021-11-06T13:44:00Z"/>
                    <w:rFonts w:ascii="Calibri" w:eastAsia="Times New Roman" w:hAnsi="Calibri" w:cs="Calibri"/>
                    <w:b/>
                    <w:bCs/>
                    <w:color w:val="000000"/>
                  </w:rPr>
                </w:rPrChange>
              </w:rPr>
            </w:pPr>
            <w:del w:id="1736" w:author="Stefanie Lane" w:date="2021-11-06T13:32:00Z">
              <w:r w:rsidRPr="00E80F5B" w:rsidDel="00585255">
                <w:rPr>
                  <w:rFonts w:ascii="Calibri" w:eastAsia="Times New Roman" w:hAnsi="Calibri" w:cs="Calibri"/>
                  <w:b/>
                  <w:bCs/>
                  <w:color w:val="000000"/>
                  <w:sz w:val="20"/>
                  <w:szCs w:val="20"/>
                  <w:rPrChange w:id="1737" w:author="Stefanie Lane" w:date="2021-11-06T13:40:00Z">
                    <w:rPr>
                      <w:rFonts w:ascii="Calibri" w:eastAsia="Times New Roman" w:hAnsi="Calibri" w:cs="Calibri"/>
                      <w:b/>
                      <w:bCs/>
                      <w:color w:val="000000"/>
                    </w:rPr>
                  </w:rPrChange>
                </w:rPr>
                <w:delText>µ</w:delText>
              </w:r>
            </w:del>
            <w:del w:id="1738" w:author="Stefanie Lane" w:date="2021-11-06T13:44:00Z">
              <w:r w:rsidRPr="00E80F5B" w:rsidDel="002C7AC3">
                <w:rPr>
                  <w:rFonts w:ascii="Calibri" w:eastAsia="Times New Roman" w:hAnsi="Calibri" w:cs="Calibri"/>
                  <w:b/>
                  <w:bCs/>
                  <w:color w:val="000000"/>
                  <w:sz w:val="20"/>
                  <w:szCs w:val="20"/>
                  <w:rPrChange w:id="1739" w:author="Stefanie Lane" w:date="2021-11-06T13:40:00Z">
                    <w:rPr>
                      <w:rFonts w:ascii="Calibri" w:eastAsia="Times New Roman" w:hAnsi="Calibri" w:cs="Calibri"/>
                      <w:b/>
                      <w:bCs/>
                      <w:color w:val="000000"/>
                    </w:rPr>
                  </w:rPrChange>
                </w:rPr>
                <w:delText xml:space="preserve"> n</w:delText>
              </w:r>
              <w:r w:rsidR="00D40116" w:rsidRPr="00E80F5B" w:rsidDel="002C7AC3">
                <w:rPr>
                  <w:rFonts w:ascii="Calibri" w:eastAsia="Times New Roman" w:hAnsi="Calibri" w:cs="Calibri"/>
                  <w:b/>
                  <w:bCs/>
                  <w:color w:val="000000"/>
                  <w:sz w:val="20"/>
                  <w:szCs w:val="20"/>
                  <w:rPrChange w:id="1740" w:author="Stefanie Lane" w:date="2021-11-06T13:40:00Z">
                    <w:rPr>
                      <w:rFonts w:ascii="Calibri" w:eastAsia="Times New Roman" w:hAnsi="Calibri" w:cs="Calibri"/>
                      <w:b/>
                      <w:bCs/>
                      <w:color w:val="000000"/>
                    </w:rPr>
                  </w:rPrChange>
                </w:rPr>
                <w:delText>o. species</w:delText>
              </w:r>
            </w:del>
          </w:p>
        </w:tc>
        <w:tc>
          <w:tcPr>
            <w:tcW w:w="0" w:type="pct"/>
            <w:shd w:val="clear" w:color="auto" w:fill="auto"/>
            <w:hideMark/>
          </w:tcPr>
          <w:p w14:paraId="62CE9295" w14:textId="6AEDE55D"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41" w:author="Stefanie Lane" w:date="2021-11-06T13:44:00Z"/>
                <w:rFonts w:ascii="Calibri" w:eastAsia="Times New Roman" w:hAnsi="Calibri" w:cs="Calibri"/>
                <w:b/>
                <w:bCs/>
                <w:color w:val="000000"/>
                <w:sz w:val="20"/>
                <w:szCs w:val="20"/>
                <w:rPrChange w:id="1742" w:author="Stefanie Lane" w:date="2021-11-06T13:40:00Z">
                  <w:rPr>
                    <w:del w:id="1743" w:author="Stefanie Lane" w:date="2021-11-06T13:44:00Z"/>
                    <w:rFonts w:ascii="Calibri" w:eastAsia="Times New Roman" w:hAnsi="Calibri" w:cs="Calibri"/>
                    <w:b/>
                    <w:bCs/>
                    <w:color w:val="000000"/>
                  </w:rPr>
                </w:rPrChange>
              </w:rPr>
            </w:pPr>
          </w:p>
        </w:tc>
        <w:tc>
          <w:tcPr>
            <w:tcW w:w="0" w:type="pct"/>
            <w:shd w:val="clear" w:color="auto" w:fill="auto"/>
            <w:hideMark/>
          </w:tcPr>
          <w:p w14:paraId="29DA3858" w14:textId="43851560"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44" w:author="Stefanie Lane" w:date="2021-11-06T13:44:00Z"/>
                <w:rFonts w:ascii="Calibri" w:eastAsia="Times New Roman" w:hAnsi="Calibri" w:cs="Calibri"/>
                <w:b/>
                <w:bCs/>
                <w:color w:val="000000"/>
                <w:sz w:val="20"/>
                <w:szCs w:val="20"/>
                <w:rPrChange w:id="1745" w:author="Stefanie Lane" w:date="2021-11-06T13:40:00Z">
                  <w:rPr>
                    <w:del w:id="1746" w:author="Stefanie Lane" w:date="2021-11-06T13:44:00Z"/>
                    <w:rFonts w:ascii="Calibri" w:eastAsia="Times New Roman" w:hAnsi="Calibri" w:cs="Calibri"/>
                    <w:b/>
                    <w:bCs/>
                    <w:color w:val="000000"/>
                  </w:rPr>
                </w:rPrChange>
              </w:rPr>
            </w:pPr>
            <w:del w:id="1747" w:author="Stefanie Lane" w:date="2021-11-06T13:44:00Z">
              <w:r w:rsidRPr="00E80F5B" w:rsidDel="002C7AC3">
                <w:rPr>
                  <w:rFonts w:ascii="Calibri" w:eastAsia="Times New Roman" w:hAnsi="Calibri" w:cs="Calibri"/>
                  <w:b/>
                  <w:bCs/>
                  <w:color w:val="000000"/>
                  <w:sz w:val="20"/>
                  <w:szCs w:val="20"/>
                  <w:rPrChange w:id="1748" w:author="Stefanie Lane" w:date="2021-11-06T13:40:00Z">
                    <w:rPr>
                      <w:rFonts w:ascii="Calibri" w:eastAsia="Times New Roman" w:hAnsi="Calibri" w:cs="Calibri"/>
                      <w:b/>
                      <w:bCs/>
                      <w:color w:val="000000"/>
                    </w:rPr>
                  </w:rPrChange>
                </w:rPr>
                <w:delText>α diversity</w:delText>
              </w:r>
            </w:del>
          </w:p>
        </w:tc>
        <w:tc>
          <w:tcPr>
            <w:tcW w:w="452" w:type="pct"/>
            <w:shd w:val="clear" w:color="auto" w:fill="auto"/>
            <w:hideMark/>
          </w:tcPr>
          <w:p w14:paraId="33B0561F" w14:textId="6391CFA0"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49" w:author="Stefanie Lane" w:date="2021-11-06T13:44:00Z"/>
                <w:rFonts w:ascii="Calibri" w:eastAsia="Times New Roman" w:hAnsi="Calibri" w:cs="Calibri"/>
                <w:b/>
                <w:bCs/>
                <w:color w:val="000000"/>
                <w:sz w:val="20"/>
                <w:szCs w:val="20"/>
                <w:rPrChange w:id="1750" w:author="Stefanie Lane" w:date="2021-11-06T13:40:00Z">
                  <w:rPr>
                    <w:del w:id="1751" w:author="Stefanie Lane" w:date="2021-11-06T13:44:00Z"/>
                    <w:rFonts w:ascii="Calibri" w:eastAsia="Times New Roman" w:hAnsi="Calibri" w:cs="Calibri"/>
                    <w:b/>
                    <w:bCs/>
                    <w:color w:val="000000"/>
                  </w:rPr>
                </w:rPrChange>
              </w:rPr>
            </w:pPr>
            <w:del w:id="1752" w:author="Stefanie Lane" w:date="2021-11-06T13:44:00Z">
              <w:r w:rsidRPr="00E80F5B" w:rsidDel="002C7AC3">
                <w:rPr>
                  <w:rFonts w:ascii="Calibri" w:eastAsia="Times New Roman" w:hAnsi="Calibri" w:cs="Calibri"/>
                  <w:b/>
                  <w:bCs/>
                  <w:color w:val="000000"/>
                  <w:sz w:val="20"/>
                  <w:szCs w:val="20"/>
                  <w:rPrChange w:id="1753" w:author="Stefanie Lane" w:date="2021-11-06T13:40:00Z">
                    <w:rPr>
                      <w:rFonts w:ascii="Calibri" w:eastAsia="Times New Roman" w:hAnsi="Calibri" w:cs="Calibri"/>
                      <w:b/>
                      <w:bCs/>
                      <w:color w:val="000000"/>
                    </w:rPr>
                  </w:rPrChange>
                </w:rPr>
                <w:delText>β diversity</w:delText>
              </w:r>
            </w:del>
          </w:p>
        </w:tc>
        <w:tc>
          <w:tcPr>
            <w:tcW w:w="0" w:type="pct"/>
            <w:shd w:val="clear" w:color="auto" w:fill="auto"/>
            <w:hideMark/>
          </w:tcPr>
          <w:p w14:paraId="0EE4A80D" w14:textId="6BD71F77"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54" w:author="Stefanie Lane" w:date="2021-11-06T13:44:00Z"/>
                <w:rFonts w:ascii="Calibri" w:eastAsia="Times New Roman" w:hAnsi="Calibri" w:cs="Calibri"/>
                <w:b/>
                <w:bCs/>
                <w:color w:val="000000"/>
                <w:sz w:val="20"/>
                <w:szCs w:val="20"/>
                <w:rPrChange w:id="1755" w:author="Stefanie Lane" w:date="2021-11-06T13:40:00Z">
                  <w:rPr>
                    <w:del w:id="1756" w:author="Stefanie Lane" w:date="2021-11-06T13:44:00Z"/>
                    <w:rFonts w:ascii="Calibri" w:eastAsia="Times New Roman" w:hAnsi="Calibri" w:cs="Calibri"/>
                    <w:b/>
                    <w:bCs/>
                    <w:color w:val="000000"/>
                  </w:rPr>
                </w:rPrChange>
              </w:rPr>
            </w:pPr>
          </w:p>
        </w:tc>
        <w:tc>
          <w:tcPr>
            <w:tcW w:w="0" w:type="pct"/>
            <w:shd w:val="clear" w:color="auto" w:fill="auto"/>
            <w:hideMark/>
          </w:tcPr>
          <w:p w14:paraId="750FA474" w14:textId="36DEF91D"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57" w:author="Stefanie Lane" w:date="2021-11-06T13:44:00Z"/>
                <w:rFonts w:ascii="Calibri" w:eastAsia="Times New Roman" w:hAnsi="Calibri" w:cs="Calibri"/>
                <w:b/>
                <w:bCs/>
                <w:color w:val="000000"/>
                <w:sz w:val="20"/>
                <w:szCs w:val="20"/>
                <w:rPrChange w:id="1758" w:author="Stefanie Lane" w:date="2021-11-06T13:40:00Z">
                  <w:rPr>
                    <w:del w:id="1759" w:author="Stefanie Lane" w:date="2021-11-06T13:44:00Z"/>
                    <w:rFonts w:ascii="Calibri" w:eastAsia="Times New Roman" w:hAnsi="Calibri" w:cs="Calibri"/>
                    <w:b/>
                    <w:bCs/>
                    <w:color w:val="000000"/>
                  </w:rPr>
                </w:rPrChange>
              </w:rPr>
            </w:pPr>
            <w:del w:id="1760" w:author="Stefanie Lane" w:date="2021-11-06T13:44:00Z">
              <w:r w:rsidRPr="00E80F5B" w:rsidDel="002C7AC3">
                <w:rPr>
                  <w:rFonts w:ascii="Calibri" w:eastAsia="Times New Roman" w:hAnsi="Calibri" w:cs="Calibri"/>
                  <w:b/>
                  <w:bCs/>
                  <w:color w:val="000000"/>
                  <w:sz w:val="20"/>
                  <w:szCs w:val="20"/>
                  <w:rPrChange w:id="1761" w:author="Stefanie Lane" w:date="2021-11-06T13:40:00Z">
                    <w:rPr>
                      <w:rFonts w:ascii="Calibri" w:eastAsia="Times New Roman" w:hAnsi="Calibri" w:cs="Calibri"/>
                      <w:b/>
                      <w:bCs/>
                      <w:color w:val="000000"/>
                    </w:rPr>
                  </w:rPrChange>
                </w:rPr>
                <w:delText>F</w:delText>
              </w:r>
            </w:del>
          </w:p>
        </w:tc>
        <w:tc>
          <w:tcPr>
            <w:tcW w:w="0" w:type="pct"/>
            <w:shd w:val="clear" w:color="auto" w:fill="auto"/>
            <w:hideMark/>
          </w:tcPr>
          <w:p w14:paraId="7424FD02" w14:textId="2307A222"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62" w:author="Stefanie Lane" w:date="2021-11-06T13:44:00Z"/>
                <w:rFonts w:ascii="Calibri" w:eastAsia="Times New Roman" w:hAnsi="Calibri" w:cs="Calibri"/>
                <w:b/>
                <w:bCs/>
                <w:color w:val="000000"/>
                <w:sz w:val="20"/>
                <w:szCs w:val="20"/>
                <w:rPrChange w:id="1763" w:author="Stefanie Lane" w:date="2021-11-06T13:40:00Z">
                  <w:rPr>
                    <w:del w:id="1764" w:author="Stefanie Lane" w:date="2021-11-06T13:44:00Z"/>
                    <w:rFonts w:ascii="Calibri" w:eastAsia="Times New Roman" w:hAnsi="Calibri" w:cs="Calibri"/>
                    <w:b/>
                    <w:bCs/>
                    <w:color w:val="000000"/>
                  </w:rPr>
                </w:rPrChange>
              </w:rPr>
            </w:pPr>
            <w:del w:id="1765" w:author="Stefanie Lane" w:date="2021-11-06T13:44:00Z">
              <w:r w:rsidRPr="00E80F5B" w:rsidDel="002C7AC3">
                <w:rPr>
                  <w:rFonts w:ascii="Calibri" w:eastAsia="Times New Roman" w:hAnsi="Calibri" w:cs="Calibri"/>
                  <w:b/>
                  <w:bCs/>
                  <w:color w:val="000000"/>
                  <w:sz w:val="20"/>
                  <w:szCs w:val="20"/>
                  <w:rPrChange w:id="1766" w:author="Stefanie Lane" w:date="2021-11-06T13:40:00Z">
                    <w:rPr>
                      <w:rFonts w:ascii="Calibri" w:eastAsia="Times New Roman" w:hAnsi="Calibri" w:cs="Calibri"/>
                      <w:b/>
                      <w:bCs/>
                      <w:color w:val="000000"/>
                    </w:rPr>
                  </w:rPrChange>
                </w:rPr>
                <w:delText>Pr(&lt;F)</w:delText>
              </w:r>
            </w:del>
          </w:p>
        </w:tc>
        <w:tc>
          <w:tcPr>
            <w:tcW w:w="0" w:type="pct"/>
            <w:shd w:val="clear" w:color="auto" w:fill="auto"/>
            <w:hideMark/>
          </w:tcPr>
          <w:p w14:paraId="4A0B3421" w14:textId="76E3A899"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67" w:author="Stefanie Lane" w:date="2021-11-06T13:44:00Z"/>
                <w:rFonts w:ascii="Calibri" w:eastAsia="Times New Roman" w:hAnsi="Calibri" w:cs="Calibri"/>
                <w:b/>
                <w:bCs/>
                <w:color w:val="000000"/>
                <w:sz w:val="20"/>
                <w:szCs w:val="20"/>
                <w:rPrChange w:id="1768" w:author="Stefanie Lane" w:date="2021-11-06T13:40:00Z">
                  <w:rPr>
                    <w:del w:id="1769" w:author="Stefanie Lane" w:date="2021-11-06T13:44:00Z"/>
                    <w:rFonts w:ascii="Calibri" w:eastAsia="Times New Roman" w:hAnsi="Calibri" w:cs="Calibri"/>
                    <w:b/>
                    <w:bCs/>
                    <w:color w:val="000000"/>
                  </w:rPr>
                </w:rPrChange>
              </w:rPr>
            </w:pPr>
          </w:p>
        </w:tc>
        <w:tc>
          <w:tcPr>
            <w:tcW w:w="0" w:type="pct"/>
            <w:shd w:val="clear" w:color="auto" w:fill="auto"/>
            <w:hideMark/>
          </w:tcPr>
          <w:p w14:paraId="2ADBC050" w14:textId="16C7E2E8"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70" w:author="Stefanie Lane" w:date="2021-11-06T13:44:00Z"/>
                <w:rFonts w:ascii="Calibri" w:eastAsia="Times New Roman" w:hAnsi="Calibri" w:cs="Calibri"/>
                <w:b/>
                <w:bCs/>
                <w:color w:val="000000"/>
                <w:sz w:val="20"/>
                <w:szCs w:val="20"/>
                <w:rPrChange w:id="1771" w:author="Stefanie Lane" w:date="2021-11-06T13:40:00Z">
                  <w:rPr>
                    <w:del w:id="1772" w:author="Stefanie Lane" w:date="2021-11-06T13:44:00Z"/>
                    <w:rFonts w:ascii="Calibri" w:eastAsia="Times New Roman" w:hAnsi="Calibri" w:cs="Calibri"/>
                    <w:b/>
                    <w:bCs/>
                    <w:color w:val="000000"/>
                  </w:rPr>
                </w:rPrChange>
              </w:rPr>
            </w:pPr>
            <w:del w:id="1773" w:author="Stefanie Lane" w:date="2021-11-06T13:44:00Z">
              <w:r w:rsidRPr="00E80F5B" w:rsidDel="002C7AC3">
                <w:rPr>
                  <w:rFonts w:ascii="Calibri" w:eastAsia="Times New Roman" w:hAnsi="Calibri" w:cs="Calibri"/>
                  <w:b/>
                  <w:bCs/>
                  <w:color w:val="000000"/>
                  <w:sz w:val="20"/>
                  <w:szCs w:val="20"/>
                  <w:rPrChange w:id="1774" w:author="Stefanie Lane" w:date="2021-11-06T13:40:00Z">
                    <w:rPr>
                      <w:rFonts w:ascii="Calibri" w:eastAsia="Times New Roman" w:hAnsi="Calibri" w:cs="Calibri"/>
                      <w:b/>
                      <w:bCs/>
                      <w:color w:val="000000"/>
                    </w:rPr>
                  </w:rPrChange>
                </w:rPr>
                <w:delText>R2</w:delText>
              </w:r>
            </w:del>
          </w:p>
        </w:tc>
        <w:tc>
          <w:tcPr>
            <w:tcW w:w="0" w:type="pct"/>
            <w:shd w:val="clear" w:color="auto" w:fill="auto"/>
            <w:hideMark/>
          </w:tcPr>
          <w:p w14:paraId="4B6D8D3C" w14:textId="0D58925C"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75" w:author="Stefanie Lane" w:date="2021-11-06T13:44:00Z"/>
                <w:rFonts w:ascii="Calibri" w:eastAsia="Times New Roman" w:hAnsi="Calibri" w:cs="Calibri"/>
                <w:b/>
                <w:bCs/>
                <w:color w:val="000000"/>
                <w:sz w:val="20"/>
                <w:szCs w:val="20"/>
                <w:rPrChange w:id="1776" w:author="Stefanie Lane" w:date="2021-11-06T13:40:00Z">
                  <w:rPr>
                    <w:del w:id="1777" w:author="Stefanie Lane" w:date="2021-11-06T13:44:00Z"/>
                    <w:rFonts w:ascii="Calibri" w:eastAsia="Times New Roman" w:hAnsi="Calibri" w:cs="Calibri"/>
                    <w:b/>
                    <w:bCs/>
                    <w:color w:val="000000"/>
                  </w:rPr>
                </w:rPrChange>
              </w:rPr>
            </w:pPr>
            <w:del w:id="1778" w:author="Stefanie Lane" w:date="2021-11-06T13:44:00Z">
              <w:r w:rsidRPr="00E80F5B" w:rsidDel="002C7AC3">
                <w:rPr>
                  <w:rFonts w:ascii="Calibri" w:eastAsia="Times New Roman" w:hAnsi="Calibri" w:cs="Calibri"/>
                  <w:b/>
                  <w:bCs/>
                  <w:color w:val="000000"/>
                  <w:sz w:val="20"/>
                  <w:szCs w:val="20"/>
                  <w:rPrChange w:id="1779" w:author="Stefanie Lane" w:date="2021-11-06T13:40:00Z">
                    <w:rPr>
                      <w:rFonts w:ascii="Calibri" w:eastAsia="Times New Roman" w:hAnsi="Calibri" w:cs="Calibri"/>
                      <w:b/>
                      <w:bCs/>
                      <w:color w:val="000000"/>
                    </w:rPr>
                  </w:rPrChange>
                </w:rPr>
                <w:delText>F</w:delText>
              </w:r>
            </w:del>
          </w:p>
        </w:tc>
        <w:tc>
          <w:tcPr>
            <w:tcW w:w="0" w:type="pct"/>
            <w:shd w:val="clear" w:color="auto" w:fill="auto"/>
            <w:hideMark/>
          </w:tcPr>
          <w:p w14:paraId="44D01E46" w14:textId="19F3901E"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780" w:author="Stefanie Lane" w:date="2021-11-06T13:44:00Z"/>
                <w:rFonts w:ascii="Calibri" w:eastAsia="Times New Roman" w:hAnsi="Calibri" w:cs="Calibri"/>
                <w:b/>
                <w:bCs/>
                <w:color w:val="000000"/>
                <w:sz w:val="20"/>
                <w:szCs w:val="20"/>
                <w:rPrChange w:id="1781" w:author="Stefanie Lane" w:date="2021-11-06T13:40:00Z">
                  <w:rPr>
                    <w:del w:id="1782" w:author="Stefanie Lane" w:date="2021-11-06T13:44:00Z"/>
                    <w:rFonts w:ascii="Calibri" w:eastAsia="Times New Roman" w:hAnsi="Calibri" w:cs="Calibri"/>
                    <w:b/>
                    <w:bCs/>
                    <w:color w:val="000000"/>
                  </w:rPr>
                </w:rPrChange>
              </w:rPr>
            </w:pPr>
            <w:del w:id="1783" w:author="Stefanie Lane" w:date="2021-11-06T13:44:00Z">
              <w:r w:rsidRPr="00E80F5B" w:rsidDel="002C7AC3">
                <w:rPr>
                  <w:rFonts w:ascii="Calibri" w:eastAsia="Times New Roman" w:hAnsi="Calibri" w:cs="Calibri"/>
                  <w:b/>
                  <w:bCs/>
                  <w:color w:val="000000"/>
                  <w:sz w:val="20"/>
                  <w:szCs w:val="20"/>
                  <w:rPrChange w:id="1784" w:author="Stefanie Lane" w:date="2021-11-06T13:40:00Z">
                    <w:rPr>
                      <w:rFonts w:ascii="Calibri" w:eastAsia="Times New Roman" w:hAnsi="Calibri" w:cs="Calibri"/>
                      <w:b/>
                      <w:bCs/>
                      <w:color w:val="000000"/>
                    </w:rPr>
                  </w:rPrChange>
                </w:rPr>
                <w:delText>Pr(&lt;F)</w:delText>
              </w:r>
            </w:del>
          </w:p>
        </w:tc>
      </w:tr>
      <w:tr w:rsidR="007D721E" w:rsidRPr="00E80F5B" w:rsidDel="002C7AC3" w14:paraId="2BE7C139" w14:textId="4B7670EE" w:rsidTr="002E5154">
        <w:trPr>
          <w:trHeight w:val="580"/>
          <w:del w:id="1785"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hideMark/>
          </w:tcPr>
          <w:p w14:paraId="78263BF4" w14:textId="20102603" w:rsidR="00D40116" w:rsidRPr="00E80F5B" w:rsidDel="002C7AC3" w:rsidRDefault="00D40116" w:rsidP="003715CB">
            <w:pPr>
              <w:rPr>
                <w:del w:id="1786" w:author="Stefanie Lane" w:date="2021-11-06T13:44:00Z"/>
                <w:rFonts w:ascii="Calibri" w:eastAsia="Times New Roman" w:hAnsi="Calibri" w:cs="Calibri"/>
                <w:b w:val="0"/>
                <w:bCs w:val="0"/>
                <w:color w:val="000000"/>
                <w:sz w:val="20"/>
                <w:szCs w:val="20"/>
                <w:rPrChange w:id="1787" w:author="Stefanie Lane" w:date="2021-11-06T13:40:00Z">
                  <w:rPr>
                    <w:del w:id="1788" w:author="Stefanie Lane" w:date="2021-11-06T13:44:00Z"/>
                    <w:rFonts w:ascii="Calibri" w:eastAsia="Times New Roman" w:hAnsi="Calibri" w:cs="Calibri"/>
                    <w:b w:val="0"/>
                    <w:bCs w:val="0"/>
                    <w:color w:val="000000"/>
                  </w:rPr>
                </w:rPrChange>
              </w:rPr>
            </w:pPr>
            <w:del w:id="1789" w:author="Stefanie Lane" w:date="2021-11-06T13:44:00Z">
              <w:r w:rsidRPr="00E80F5B" w:rsidDel="002C7AC3">
                <w:rPr>
                  <w:rFonts w:ascii="Calibri" w:eastAsia="Times New Roman" w:hAnsi="Calibri" w:cs="Calibri"/>
                  <w:color w:val="000000"/>
                  <w:sz w:val="20"/>
                  <w:szCs w:val="20"/>
                  <w:rPrChange w:id="1790" w:author="Stefanie Lane" w:date="2021-11-06T13:40:00Z">
                    <w:rPr>
                      <w:rFonts w:ascii="Calibri" w:eastAsia="Times New Roman" w:hAnsi="Calibri" w:cs="Calibri"/>
                      <w:color w:val="000000"/>
                    </w:rPr>
                  </w:rPrChange>
                </w:rPr>
                <w:delText>Lyngbye's sedge</w:delText>
              </w:r>
            </w:del>
          </w:p>
        </w:tc>
        <w:tc>
          <w:tcPr>
            <w:tcW w:w="528" w:type="pct"/>
            <w:shd w:val="clear" w:color="auto" w:fill="auto"/>
            <w:noWrap/>
            <w:hideMark/>
          </w:tcPr>
          <w:p w14:paraId="6DD6EBC2" w14:textId="268F1709"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791" w:author="Stefanie Lane" w:date="2021-11-06T13:44:00Z"/>
                <w:rFonts w:ascii="Calibri" w:eastAsia="Times New Roman" w:hAnsi="Calibri" w:cs="Calibri"/>
                <w:b/>
                <w:bCs/>
                <w:color w:val="000000"/>
                <w:sz w:val="20"/>
                <w:szCs w:val="20"/>
                <w:rPrChange w:id="1792" w:author="Stefanie Lane" w:date="2021-11-06T13:40:00Z">
                  <w:rPr>
                    <w:del w:id="1793" w:author="Stefanie Lane" w:date="2021-11-06T13:44:00Z"/>
                    <w:rFonts w:ascii="Calibri" w:eastAsia="Times New Roman" w:hAnsi="Calibri" w:cs="Calibri"/>
                    <w:b/>
                    <w:bCs/>
                    <w:color w:val="000000"/>
                  </w:rPr>
                </w:rPrChange>
              </w:rPr>
            </w:pPr>
          </w:p>
        </w:tc>
        <w:tc>
          <w:tcPr>
            <w:tcW w:w="267" w:type="pct"/>
            <w:shd w:val="clear" w:color="auto" w:fill="auto"/>
            <w:noWrap/>
            <w:hideMark/>
          </w:tcPr>
          <w:p w14:paraId="691F75DF" w14:textId="5A7374DB"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794"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76F9EAB6" w14:textId="1A56E56E"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795"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6CAE4E3D" w14:textId="12AC67B5"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796" w:author="Stefanie Lane" w:date="2021-11-06T13:44:00Z"/>
                <w:rFonts w:ascii="Times New Roman" w:eastAsia="Times New Roman" w:hAnsi="Times New Roman" w:cs="Times New Roman"/>
                <w:sz w:val="20"/>
                <w:szCs w:val="20"/>
              </w:rPr>
            </w:pPr>
          </w:p>
        </w:tc>
        <w:tc>
          <w:tcPr>
            <w:tcW w:w="452" w:type="pct"/>
            <w:shd w:val="clear" w:color="auto" w:fill="auto"/>
            <w:noWrap/>
            <w:hideMark/>
          </w:tcPr>
          <w:p w14:paraId="75FC5964" w14:textId="7B134DD0"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797"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6CFE4C6F" w14:textId="2E9D1435"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798"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72C728F2" w14:textId="5B1D019B"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799"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5D7AB809" w14:textId="02D374AC"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800"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47F30F4E" w14:textId="052FAA67"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801"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529EFB9A" w14:textId="10A8E294"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802"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38271BBC" w14:textId="3A08F1DE"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803"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4F5FDE80" w14:textId="04339F64"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804" w:author="Stefanie Lane" w:date="2021-11-06T13:44:00Z"/>
                <w:rFonts w:ascii="Times New Roman" w:eastAsia="Times New Roman" w:hAnsi="Times New Roman" w:cs="Times New Roman"/>
                <w:sz w:val="20"/>
                <w:szCs w:val="20"/>
              </w:rPr>
            </w:pPr>
          </w:p>
        </w:tc>
      </w:tr>
      <w:tr w:rsidR="00B957A2" w:rsidRPr="00E80F5B" w:rsidDel="002C7AC3" w14:paraId="3E257331" w14:textId="77777777" w:rsidTr="002E5154">
        <w:trPr>
          <w:cnfStyle w:val="000000100000" w:firstRow="0" w:lastRow="0" w:firstColumn="0" w:lastColumn="0" w:oddVBand="0" w:evenVBand="0" w:oddHBand="1" w:evenHBand="0" w:firstRowFirstColumn="0" w:firstRowLastColumn="0" w:lastRowFirstColumn="0" w:lastRowLastColumn="0"/>
          <w:trHeight w:val="290"/>
          <w:del w:id="1805"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74EC70AF" w14:textId="19D73DBE" w:rsidR="00D40116" w:rsidRPr="00E80F5B" w:rsidDel="002C7AC3" w:rsidRDefault="00D40116" w:rsidP="003715CB">
            <w:pPr>
              <w:jc w:val="right"/>
              <w:rPr>
                <w:del w:id="1806" w:author="Stefanie Lane" w:date="2021-11-06T13:44:00Z"/>
                <w:rFonts w:ascii="Calibri" w:eastAsia="Times New Roman" w:hAnsi="Calibri" w:cs="Calibri"/>
                <w:color w:val="000000"/>
                <w:sz w:val="20"/>
                <w:szCs w:val="20"/>
                <w:rPrChange w:id="1807" w:author="Stefanie Lane" w:date="2021-11-06T13:40:00Z">
                  <w:rPr>
                    <w:del w:id="1808" w:author="Stefanie Lane" w:date="2021-11-06T13:44:00Z"/>
                    <w:rFonts w:ascii="Calibri" w:eastAsia="Times New Roman" w:hAnsi="Calibri" w:cs="Calibri"/>
                    <w:color w:val="000000"/>
                  </w:rPr>
                </w:rPrChange>
              </w:rPr>
            </w:pPr>
            <w:del w:id="1809" w:author="Stefanie Lane" w:date="2021-11-06T13:44:00Z">
              <w:r w:rsidRPr="00E80F5B" w:rsidDel="002C7AC3">
                <w:rPr>
                  <w:rFonts w:ascii="Calibri" w:eastAsia="Times New Roman" w:hAnsi="Calibri" w:cs="Calibri"/>
                  <w:color w:val="000000"/>
                  <w:sz w:val="20"/>
                  <w:szCs w:val="20"/>
                  <w:rPrChange w:id="1810" w:author="Stefanie Lane" w:date="2021-11-06T13:40:00Z">
                    <w:rPr>
                      <w:rFonts w:ascii="Calibri" w:eastAsia="Times New Roman" w:hAnsi="Calibri" w:cs="Calibri"/>
                      <w:color w:val="000000"/>
                    </w:rPr>
                  </w:rPrChange>
                </w:rPr>
                <w:delText>1979</w:delText>
              </w:r>
            </w:del>
          </w:p>
        </w:tc>
        <w:tc>
          <w:tcPr>
            <w:tcW w:w="528" w:type="pct"/>
            <w:shd w:val="clear" w:color="auto" w:fill="auto"/>
            <w:noWrap/>
            <w:hideMark/>
          </w:tcPr>
          <w:p w14:paraId="2DABE6A2" w14:textId="71686F59"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11" w:author="Stefanie Lane" w:date="2021-11-06T13:44:00Z"/>
                <w:rFonts w:ascii="Calibri" w:eastAsia="Times New Roman" w:hAnsi="Calibri" w:cs="Calibri"/>
                <w:color w:val="000000"/>
                <w:sz w:val="20"/>
                <w:szCs w:val="20"/>
                <w:rPrChange w:id="1812" w:author="Stefanie Lane" w:date="2021-11-06T13:40:00Z">
                  <w:rPr>
                    <w:del w:id="1813" w:author="Stefanie Lane" w:date="2021-11-06T13:44:00Z"/>
                    <w:rFonts w:ascii="Calibri" w:eastAsia="Times New Roman" w:hAnsi="Calibri" w:cs="Calibri"/>
                    <w:color w:val="000000"/>
                  </w:rPr>
                </w:rPrChange>
              </w:rPr>
            </w:pPr>
            <w:del w:id="1814" w:author="Stefanie Lane" w:date="2021-11-06T13:44:00Z">
              <w:r w:rsidRPr="00E80F5B" w:rsidDel="002C7AC3">
                <w:rPr>
                  <w:rFonts w:ascii="Calibri" w:eastAsia="Times New Roman" w:hAnsi="Calibri" w:cs="Calibri"/>
                  <w:color w:val="000000"/>
                  <w:sz w:val="20"/>
                  <w:szCs w:val="20"/>
                  <w:rPrChange w:id="1815" w:author="Stefanie Lane" w:date="2021-11-06T13:40:00Z">
                    <w:rPr>
                      <w:rFonts w:ascii="Calibri" w:eastAsia="Times New Roman" w:hAnsi="Calibri" w:cs="Calibri"/>
                      <w:color w:val="000000"/>
                    </w:rPr>
                  </w:rPrChange>
                </w:rPr>
                <w:delText>34</w:delText>
              </w:r>
            </w:del>
          </w:p>
        </w:tc>
        <w:tc>
          <w:tcPr>
            <w:tcW w:w="267" w:type="pct"/>
            <w:shd w:val="clear" w:color="auto" w:fill="auto"/>
            <w:noWrap/>
            <w:hideMark/>
          </w:tcPr>
          <w:p w14:paraId="36BB8E79" w14:textId="7A5DDCEC"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16" w:author="Stefanie Lane" w:date="2021-11-06T13:44:00Z"/>
                <w:rFonts w:ascii="Calibri" w:eastAsia="Times New Roman" w:hAnsi="Calibri" w:cs="Calibri"/>
                <w:color w:val="000000"/>
                <w:sz w:val="20"/>
                <w:szCs w:val="20"/>
                <w:rPrChange w:id="1817" w:author="Stefanie Lane" w:date="2021-11-06T13:40:00Z">
                  <w:rPr>
                    <w:del w:id="1818" w:author="Stefanie Lane" w:date="2021-11-06T13:44:00Z"/>
                    <w:rFonts w:ascii="Calibri" w:eastAsia="Times New Roman" w:hAnsi="Calibri" w:cs="Calibri"/>
                    <w:color w:val="000000"/>
                  </w:rPr>
                </w:rPrChange>
              </w:rPr>
            </w:pPr>
            <w:del w:id="1819" w:author="Stefanie Lane" w:date="2021-11-06T13:44:00Z">
              <w:r w:rsidRPr="00E80F5B" w:rsidDel="002C7AC3">
                <w:rPr>
                  <w:rFonts w:ascii="Calibri" w:eastAsia="Times New Roman" w:hAnsi="Calibri" w:cs="Calibri"/>
                  <w:color w:val="000000"/>
                  <w:sz w:val="20"/>
                  <w:szCs w:val="20"/>
                  <w:rPrChange w:id="1820" w:author="Stefanie Lane" w:date="2021-11-06T13:40:00Z">
                    <w:rPr>
                      <w:rFonts w:ascii="Calibri" w:eastAsia="Times New Roman" w:hAnsi="Calibri" w:cs="Calibri"/>
                      <w:color w:val="000000"/>
                    </w:rPr>
                  </w:rPrChange>
                </w:rPr>
                <w:delText>3</w:delText>
              </w:r>
            </w:del>
            <w:del w:id="1821" w:author="Stefanie Lane" w:date="2021-11-06T13:30:00Z">
              <w:r w:rsidRPr="00E80F5B" w:rsidDel="00B710E9">
                <w:rPr>
                  <w:rFonts w:ascii="Calibri" w:eastAsia="Times New Roman" w:hAnsi="Calibri" w:cs="Calibri"/>
                  <w:color w:val="000000"/>
                  <w:sz w:val="20"/>
                  <w:szCs w:val="20"/>
                  <w:rPrChange w:id="1822" w:author="Stefanie Lane" w:date="2021-11-06T13:40:00Z">
                    <w:rPr>
                      <w:rFonts w:ascii="Calibri" w:eastAsia="Times New Roman" w:hAnsi="Calibri" w:cs="Calibri"/>
                      <w:color w:val="000000"/>
                    </w:rPr>
                  </w:rPrChange>
                </w:rPr>
                <w:delText>6</w:delText>
              </w:r>
            </w:del>
          </w:p>
        </w:tc>
        <w:tc>
          <w:tcPr>
            <w:tcW w:w="0" w:type="pct"/>
            <w:shd w:val="clear" w:color="auto" w:fill="auto"/>
            <w:noWrap/>
            <w:hideMark/>
          </w:tcPr>
          <w:p w14:paraId="54558595" w14:textId="7DF14463"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23" w:author="Stefanie Lane" w:date="2021-11-06T13:44:00Z"/>
                <w:rFonts w:ascii="Calibri" w:eastAsia="Times New Roman" w:hAnsi="Calibri" w:cs="Calibri"/>
                <w:color w:val="000000"/>
                <w:sz w:val="20"/>
                <w:szCs w:val="20"/>
                <w:rPrChange w:id="1824" w:author="Stefanie Lane" w:date="2021-11-06T13:40:00Z">
                  <w:rPr>
                    <w:del w:id="1825" w:author="Stefanie Lane" w:date="2021-11-06T13:44:00Z"/>
                    <w:rFonts w:ascii="Calibri" w:eastAsia="Times New Roman" w:hAnsi="Calibri" w:cs="Calibri"/>
                    <w:color w:val="000000"/>
                  </w:rPr>
                </w:rPrChange>
              </w:rPr>
            </w:pPr>
          </w:p>
        </w:tc>
        <w:tc>
          <w:tcPr>
            <w:tcW w:w="0" w:type="pct"/>
            <w:shd w:val="clear" w:color="auto" w:fill="auto"/>
            <w:noWrap/>
            <w:hideMark/>
          </w:tcPr>
          <w:p w14:paraId="6FF285DC" w14:textId="55960E59"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26" w:author="Stefanie Lane" w:date="2021-11-06T13:44:00Z"/>
                <w:rFonts w:ascii="Calibri" w:eastAsia="Times New Roman" w:hAnsi="Calibri" w:cs="Calibri"/>
                <w:color w:val="000000"/>
                <w:sz w:val="20"/>
                <w:szCs w:val="20"/>
                <w:rPrChange w:id="1827" w:author="Stefanie Lane" w:date="2021-11-06T13:40:00Z">
                  <w:rPr>
                    <w:del w:id="1828" w:author="Stefanie Lane" w:date="2021-11-06T13:44:00Z"/>
                    <w:rFonts w:ascii="Calibri" w:eastAsia="Times New Roman" w:hAnsi="Calibri" w:cs="Calibri"/>
                    <w:color w:val="000000"/>
                  </w:rPr>
                </w:rPrChange>
              </w:rPr>
            </w:pPr>
            <w:del w:id="1829" w:author="Stefanie Lane" w:date="2021-11-06T13:31:00Z">
              <w:r w:rsidRPr="00E80F5B" w:rsidDel="00B710E9">
                <w:rPr>
                  <w:rFonts w:ascii="Calibri" w:eastAsia="Times New Roman" w:hAnsi="Calibri" w:cs="Calibri"/>
                  <w:color w:val="000000"/>
                  <w:sz w:val="20"/>
                  <w:szCs w:val="20"/>
                  <w:rPrChange w:id="1830" w:author="Stefanie Lane" w:date="2021-11-06T13:40:00Z">
                    <w:rPr>
                      <w:rFonts w:ascii="Calibri" w:eastAsia="Times New Roman" w:hAnsi="Calibri" w:cs="Calibri"/>
                      <w:color w:val="000000"/>
                    </w:rPr>
                  </w:rPrChange>
                </w:rPr>
                <w:delText>10</w:delText>
              </w:r>
            </w:del>
            <w:del w:id="1831" w:author="Stefanie Lane" w:date="2021-11-06T13:44:00Z">
              <w:r w:rsidRPr="00E80F5B" w:rsidDel="002C7AC3">
                <w:rPr>
                  <w:rFonts w:ascii="Calibri" w:eastAsia="Times New Roman" w:hAnsi="Calibri" w:cs="Calibri"/>
                  <w:color w:val="000000"/>
                  <w:sz w:val="20"/>
                  <w:szCs w:val="20"/>
                  <w:rPrChange w:id="1832" w:author="Stefanie Lane" w:date="2021-11-06T13:40:00Z">
                    <w:rPr>
                      <w:rFonts w:ascii="Calibri" w:eastAsia="Times New Roman" w:hAnsi="Calibri" w:cs="Calibri"/>
                      <w:color w:val="000000"/>
                    </w:rPr>
                  </w:rPrChange>
                </w:rPr>
                <w:delText>.7</w:delText>
              </w:r>
            </w:del>
          </w:p>
        </w:tc>
        <w:tc>
          <w:tcPr>
            <w:tcW w:w="452" w:type="pct"/>
            <w:shd w:val="clear" w:color="auto" w:fill="auto"/>
            <w:noWrap/>
            <w:hideMark/>
          </w:tcPr>
          <w:p w14:paraId="460635DE" w14:textId="758778C2"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33" w:author="Stefanie Lane" w:date="2021-11-06T13:44:00Z"/>
                <w:rFonts w:ascii="Calibri" w:eastAsia="Times New Roman" w:hAnsi="Calibri" w:cs="Calibri"/>
                <w:color w:val="000000"/>
                <w:sz w:val="20"/>
                <w:szCs w:val="20"/>
                <w:rPrChange w:id="1834" w:author="Stefanie Lane" w:date="2021-11-06T13:40:00Z">
                  <w:rPr>
                    <w:del w:id="1835" w:author="Stefanie Lane" w:date="2021-11-06T13:44:00Z"/>
                    <w:rFonts w:ascii="Calibri" w:eastAsia="Times New Roman" w:hAnsi="Calibri" w:cs="Calibri"/>
                    <w:color w:val="000000"/>
                  </w:rPr>
                </w:rPrChange>
              </w:rPr>
            </w:pPr>
            <w:del w:id="1836" w:author="Stefanie Lane" w:date="2021-11-06T13:44:00Z">
              <w:r w:rsidRPr="00E80F5B" w:rsidDel="002C7AC3">
                <w:rPr>
                  <w:rFonts w:ascii="Calibri" w:eastAsia="Times New Roman" w:hAnsi="Calibri" w:cs="Calibri"/>
                  <w:color w:val="000000"/>
                  <w:sz w:val="20"/>
                  <w:szCs w:val="20"/>
                  <w:rPrChange w:id="1837" w:author="Stefanie Lane" w:date="2021-11-06T13:40:00Z">
                    <w:rPr>
                      <w:rFonts w:ascii="Calibri" w:eastAsia="Times New Roman" w:hAnsi="Calibri" w:cs="Calibri"/>
                      <w:color w:val="000000"/>
                    </w:rPr>
                  </w:rPrChange>
                </w:rPr>
                <w:delText>3.</w:delText>
              </w:r>
            </w:del>
            <w:del w:id="1838" w:author="Stefanie Lane" w:date="2021-11-06T13:31:00Z">
              <w:r w:rsidRPr="00E80F5B" w:rsidDel="00B710E9">
                <w:rPr>
                  <w:rFonts w:ascii="Calibri" w:eastAsia="Times New Roman" w:hAnsi="Calibri" w:cs="Calibri"/>
                  <w:color w:val="000000"/>
                  <w:sz w:val="20"/>
                  <w:szCs w:val="20"/>
                  <w:rPrChange w:id="1839" w:author="Stefanie Lane" w:date="2021-11-06T13:40:00Z">
                    <w:rPr>
                      <w:rFonts w:ascii="Calibri" w:eastAsia="Times New Roman" w:hAnsi="Calibri" w:cs="Calibri"/>
                      <w:color w:val="000000"/>
                    </w:rPr>
                  </w:rPrChange>
                </w:rPr>
                <w:delText>4</w:delText>
              </w:r>
            </w:del>
          </w:p>
        </w:tc>
        <w:tc>
          <w:tcPr>
            <w:tcW w:w="0" w:type="pct"/>
            <w:shd w:val="clear" w:color="auto" w:fill="auto"/>
            <w:noWrap/>
            <w:hideMark/>
          </w:tcPr>
          <w:p w14:paraId="774D63AE" w14:textId="6930AF66"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40" w:author="Stefanie Lane" w:date="2021-11-06T13:44:00Z"/>
                <w:rFonts w:ascii="Calibri" w:eastAsia="Times New Roman" w:hAnsi="Calibri" w:cs="Calibri"/>
                <w:color w:val="000000"/>
                <w:sz w:val="20"/>
                <w:szCs w:val="20"/>
                <w:rPrChange w:id="1841" w:author="Stefanie Lane" w:date="2021-11-06T13:40:00Z">
                  <w:rPr>
                    <w:del w:id="1842" w:author="Stefanie Lane" w:date="2021-11-06T13:44:00Z"/>
                    <w:rFonts w:ascii="Calibri" w:eastAsia="Times New Roman" w:hAnsi="Calibri" w:cs="Calibri"/>
                    <w:color w:val="000000"/>
                  </w:rPr>
                </w:rPrChange>
              </w:rPr>
            </w:pPr>
          </w:p>
        </w:tc>
        <w:tc>
          <w:tcPr>
            <w:tcW w:w="0" w:type="pct"/>
            <w:vMerge w:val="restart"/>
            <w:shd w:val="clear" w:color="auto" w:fill="auto"/>
            <w:noWrap/>
            <w:hideMark/>
          </w:tcPr>
          <w:p w14:paraId="6EF608D6" w14:textId="6B37118D"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43" w:author="Stefanie Lane" w:date="2021-11-06T13:44:00Z"/>
                <w:rFonts w:ascii="Calibri" w:eastAsia="Times New Roman" w:hAnsi="Calibri" w:cs="Calibri"/>
                <w:color w:val="000000"/>
                <w:sz w:val="20"/>
                <w:szCs w:val="20"/>
                <w:rPrChange w:id="1844" w:author="Stefanie Lane" w:date="2021-11-06T13:40:00Z">
                  <w:rPr>
                    <w:del w:id="1845" w:author="Stefanie Lane" w:date="2021-11-06T13:44:00Z"/>
                    <w:rFonts w:ascii="Calibri" w:eastAsia="Times New Roman" w:hAnsi="Calibri" w:cs="Calibri"/>
                    <w:color w:val="000000"/>
                  </w:rPr>
                </w:rPrChange>
              </w:rPr>
            </w:pPr>
            <w:del w:id="1846" w:author="Stefanie Lane" w:date="2021-11-06T13:44:00Z">
              <w:r w:rsidRPr="00E80F5B" w:rsidDel="002C7AC3">
                <w:rPr>
                  <w:rFonts w:ascii="Calibri" w:eastAsia="Times New Roman" w:hAnsi="Calibri" w:cs="Calibri"/>
                  <w:color w:val="000000"/>
                  <w:sz w:val="20"/>
                  <w:szCs w:val="20"/>
                  <w:rPrChange w:id="1847" w:author="Stefanie Lane" w:date="2021-11-06T13:40:00Z">
                    <w:rPr>
                      <w:rFonts w:ascii="Calibri" w:eastAsia="Times New Roman" w:hAnsi="Calibri" w:cs="Calibri"/>
                      <w:color w:val="000000"/>
                    </w:rPr>
                  </w:rPrChange>
                </w:rPr>
                <w:delText>3.</w:delText>
              </w:r>
            </w:del>
            <w:del w:id="1848" w:author="Stefanie Lane" w:date="2021-11-06T13:38:00Z">
              <w:r w:rsidRPr="00E80F5B" w:rsidDel="00476708">
                <w:rPr>
                  <w:rFonts w:ascii="Calibri" w:eastAsia="Times New Roman" w:hAnsi="Calibri" w:cs="Calibri"/>
                  <w:color w:val="000000"/>
                  <w:sz w:val="20"/>
                  <w:szCs w:val="20"/>
                  <w:rPrChange w:id="1849" w:author="Stefanie Lane" w:date="2021-11-06T13:40:00Z">
                    <w:rPr>
                      <w:rFonts w:ascii="Calibri" w:eastAsia="Times New Roman" w:hAnsi="Calibri" w:cs="Calibri"/>
                      <w:color w:val="000000"/>
                    </w:rPr>
                  </w:rPrChange>
                </w:rPr>
                <w:delText>62</w:delText>
              </w:r>
            </w:del>
          </w:p>
        </w:tc>
        <w:tc>
          <w:tcPr>
            <w:tcW w:w="0" w:type="pct"/>
            <w:vMerge w:val="restart"/>
            <w:shd w:val="clear" w:color="auto" w:fill="auto"/>
            <w:noWrap/>
            <w:hideMark/>
          </w:tcPr>
          <w:p w14:paraId="6FBDF90B" w14:textId="2322D2F7"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50" w:author="Stefanie Lane" w:date="2021-11-06T13:44:00Z"/>
                <w:rFonts w:ascii="Calibri" w:eastAsia="Times New Roman" w:hAnsi="Calibri" w:cs="Calibri"/>
                <w:color w:val="000000"/>
                <w:sz w:val="20"/>
                <w:szCs w:val="20"/>
                <w:rPrChange w:id="1851" w:author="Stefanie Lane" w:date="2021-11-06T13:40:00Z">
                  <w:rPr>
                    <w:del w:id="1852" w:author="Stefanie Lane" w:date="2021-11-06T13:44:00Z"/>
                    <w:rFonts w:ascii="Calibri" w:eastAsia="Times New Roman" w:hAnsi="Calibri" w:cs="Calibri"/>
                    <w:color w:val="000000"/>
                  </w:rPr>
                </w:rPrChange>
              </w:rPr>
            </w:pPr>
            <w:del w:id="1853" w:author="Stefanie Lane" w:date="2021-11-06T13:44:00Z">
              <w:r w:rsidRPr="00E80F5B" w:rsidDel="002C7AC3">
                <w:rPr>
                  <w:rFonts w:ascii="Calibri" w:eastAsia="Times New Roman" w:hAnsi="Calibri" w:cs="Calibri"/>
                  <w:color w:val="000000"/>
                  <w:sz w:val="20"/>
                  <w:szCs w:val="20"/>
                  <w:rPrChange w:id="1854" w:author="Stefanie Lane" w:date="2021-11-06T13:40:00Z">
                    <w:rPr>
                      <w:rFonts w:ascii="Calibri" w:eastAsia="Times New Roman" w:hAnsi="Calibri" w:cs="Calibri"/>
                      <w:color w:val="000000"/>
                    </w:rPr>
                  </w:rPrChange>
                </w:rPr>
                <w:delText>0.</w:delText>
              </w:r>
            </w:del>
            <w:del w:id="1855" w:author="Stefanie Lane" w:date="2021-11-06T13:39:00Z">
              <w:r w:rsidRPr="00E80F5B" w:rsidDel="00782D74">
                <w:rPr>
                  <w:rFonts w:ascii="Calibri" w:eastAsia="Times New Roman" w:hAnsi="Calibri" w:cs="Calibri"/>
                  <w:color w:val="000000"/>
                  <w:sz w:val="20"/>
                  <w:szCs w:val="20"/>
                  <w:rPrChange w:id="1856" w:author="Stefanie Lane" w:date="2021-11-06T13:40:00Z">
                    <w:rPr>
                      <w:rFonts w:ascii="Calibri" w:eastAsia="Times New Roman" w:hAnsi="Calibri" w:cs="Calibri"/>
                      <w:color w:val="000000"/>
                    </w:rPr>
                  </w:rPrChange>
                </w:rPr>
                <w:delText>031</w:delText>
              </w:r>
            </w:del>
          </w:p>
        </w:tc>
        <w:tc>
          <w:tcPr>
            <w:tcW w:w="0" w:type="pct"/>
            <w:shd w:val="clear" w:color="auto" w:fill="auto"/>
            <w:noWrap/>
            <w:hideMark/>
          </w:tcPr>
          <w:p w14:paraId="66080C36" w14:textId="0A041930"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57" w:author="Stefanie Lane" w:date="2021-11-06T13:44:00Z"/>
                <w:rFonts w:ascii="Calibri" w:eastAsia="Times New Roman" w:hAnsi="Calibri" w:cs="Calibri"/>
                <w:color w:val="000000"/>
                <w:sz w:val="20"/>
                <w:szCs w:val="20"/>
                <w:rPrChange w:id="1858" w:author="Stefanie Lane" w:date="2021-11-06T13:40:00Z">
                  <w:rPr>
                    <w:del w:id="1859" w:author="Stefanie Lane" w:date="2021-11-06T13:44:00Z"/>
                    <w:rFonts w:ascii="Calibri" w:eastAsia="Times New Roman" w:hAnsi="Calibri" w:cs="Calibri"/>
                    <w:color w:val="000000"/>
                  </w:rPr>
                </w:rPrChange>
              </w:rPr>
            </w:pPr>
          </w:p>
        </w:tc>
        <w:tc>
          <w:tcPr>
            <w:tcW w:w="0" w:type="pct"/>
            <w:vMerge w:val="restart"/>
            <w:shd w:val="clear" w:color="auto" w:fill="auto"/>
            <w:noWrap/>
            <w:hideMark/>
          </w:tcPr>
          <w:p w14:paraId="5DC95F23" w14:textId="5A46F68A"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60" w:author="Stefanie Lane" w:date="2021-11-06T13:44:00Z"/>
                <w:rFonts w:ascii="Calibri" w:eastAsia="Times New Roman" w:hAnsi="Calibri" w:cs="Calibri"/>
                <w:color w:val="000000"/>
                <w:sz w:val="20"/>
                <w:szCs w:val="20"/>
                <w:rPrChange w:id="1861" w:author="Stefanie Lane" w:date="2021-11-06T13:40:00Z">
                  <w:rPr>
                    <w:del w:id="1862" w:author="Stefanie Lane" w:date="2021-11-06T13:44:00Z"/>
                    <w:rFonts w:ascii="Calibri" w:eastAsia="Times New Roman" w:hAnsi="Calibri" w:cs="Calibri"/>
                    <w:color w:val="000000"/>
                  </w:rPr>
                </w:rPrChange>
              </w:rPr>
            </w:pPr>
            <w:del w:id="1863" w:author="Stefanie Lane" w:date="2021-11-06T13:44:00Z">
              <w:r w:rsidRPr="00E80F5B" w:rsidDel="002C7AC3">
                <w:rPr>
                  <w:rFonts w:ascii="Calibri" w:eastAsia="Times New Roman" w:hAnsi="Calibri" w:cs="Calibri"/>
                  <w:color w:val="000000"/>
                  <w:sz w:val="20"/>
                  <w:szCs w:val="20"/>
                  <w:rPrChange w:id="1864" w:author="Stefanie Lane" w:date="2021-11-06T13:40:00Z">
                    <w:rPr>
                      <w:rFonts w:ascii="Calibri" w:eastAsia="Times New Roman" w:hAnsi="Calibri" w:cs="Calibri"/>
                      <w:color w:val="000000"/>
                    </w:rPr>
                  </w:rPrChange>
                </w:rPr>
                <w:delText>0.15</w:delText>
              </w:r>
            </w:del>
          </w:p>
        </w:tc>
        <w:tc>
          <w:tcPr>
            <w:tcW w:w="0" w:type="pct"/>
            <w:vMerge w:val="restart"/>
            <w:shd w:val="clear" w:color="auto" w:fill="auto"/>
            <w:noWrap/>
            <w:hideMark/>
          </w:tcPr>
          <w:p w14:paraId="1153B4A8" w14:textId="53C188E3"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65" w:author="Stefanie Lane" w:date="2021-11-06T13:44:00Z"/>
                <w:rFonts w:ascii="Calibri" w:eastAsia="Times New Roman" w:hAnsi="Calibri" w:cs="Calibri"/>
                <w:color w:val="000000"/>
                <w:sz w:val="20"/>
                <w:szCs w:val="20"/>
                <w:rPrChange w:id="1866" w:author="Stefanie Lane" w:date="2021-11-06T13:40:00Z">
                  <w:rPr>
                    <w:del w:id="1867" w:author="Stefanie Lane" w:date="2021-11-06T13:44:00Z"/>
                    <w:rFonts w:ascii="Calibri" w:eastAsia="Times New Roman" w:hAnsi="Calibri" w:cs="Calibri"/>
                    <w:color w:val="000000"/>
                  </w:rPr>
                </w:rPrChange>
              </w:rPr>
            </w:pPr>
            <w:del w:id="1868" w:author="Stefanie Lane" w:date="2021-11-06T13:36:00Z">
              <w:r w:rsidRPr="00E80F5B" w:rsidDel="00C9267E">
                <w:rPr>
                  <w:rFonts w:ascii="Calibri" w:eastAsia="Times New Roman" w:hAnsi="Calibri" w:cs="Calibri"/>
                  <w:color w:val="000000"/>
                  <w:sz w:val="20"/>
                  <w:szCs w:val="20"/>
                  <w:rPrChange w:id="1869" w:author="Stefanie Lane" w:date="2021-11-06T13:40:00Z">
                    <w:rPr>
                      <w:rFonts w:ascii="Calibri" w:eastAsia="Times New Roman" w:hAnsi="Calibri" w:cs="Calibri"/>
                      <w:color w:val="000000"/>
                    </w:rPr>
                  </w:rPrChange>
                </w:rPr>
                <w:delText>16.09</w:delText>
              </w:r>
            </w:del>
          </w:p>
        </w:tc>
        <w:tc>
          <w:tcPr>
            <w:tcW w:w="0" w:type="pct"/>
            <w:vMerge w:val="restart"/>
            <w:shd w:val="clear" w:color="auto" w:fill="auto"/>
            <w:noWrap/>
            <w:hideMark/>
          </w:tcPr>
          <w:p w14:paraId="53465CEF" w14:textId="0E299C18"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870" w:author="Stefanie Lane" w:date="2021-11-06T13:44:00Z"/>
                <w:rFonts w:ascii="Calibri" w:eastAsia="Times New Roman" w:hAnsi="Calibri" w:cs="Calibri"/>
                <w:color w:val="000000"/>
                <w:sz w:val="20"/>
                <w:szCs w:val="20"/>
                <w:rPrChange w:id="1871" w:author="Stefanie Lane" w:date="2021-11-06T13:40:00Z">
                  <w:rPr>
                    <w:del w:id="1872" w:author="Stefanie Lane" w:date="2021-11-06T13:44:00Z"/>
                    <w:rFonts w:ascii="Calibri" w:eastAsia="Times New Roman" w:hAnsi="Calibri" w:cs="Calibri"/>
                    <w:color w:val="000000"/>
                  </w:rPr>
                </w:rPrChange>
              </w:rPr>
            </w:pPr>
            <w:del w:id="1873" w:author="Stefanie Lane" w:date="2021-11-06T13:44:00Z">
              <w:r w:rsidRPr="00E80F5B" w:rsidDel="002C7AC3">
                <w:rPr>
                  <w:rFonts w:ascii="Calibri" w:eastAsia="Times New Roman" w:hAnsi="Calibri" w:cs="Calibri"/>
                  <w:color w:val="000000"/>
                  <w:sz w:val="20"/>
                  <w:szCs w:val="20"/>
                  <w:rPrChange w:id="1874" w:author="Stefanie Lane" w:date="2021-11-06T13:40:00Z">
                    <w:rPr>
                      <w:rFonts w:ascii="Calibri" w:eastAsia="Times New Roman" w:hAnsi="Calibri" w:cs="Calibri"/>
                      <w:color w:val="000000"/>
                    </w:rPr>
                  </w:rPrChange>
                </w:rPr>
                <w:delText>0.001</w:delText>
              </w:r>
            </w:del>
          </w:p>
        </w:tc>
      </w:tr>
      <w:tr w:rsidR="00B957A2" w:rsidRPr="00E80F5B" w:rsidDel="002C7AC3" w14:paraId="3DC0EB4E" w14:textId="77777777" w:rsidTr="002E5154">
        <w:trPr>
          <w:trHeight w:val="290"/>
          <w:del w:id="1875"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2D3D294D" w14:textId="18AECA5A" w:rsidR="00D40116" w:rsidRPr="00E80F5B" w:rsidDel="002C7AC3" w:rsidRDefault="00D40116" w:rsidP="003715CB">
            <w:pPr>
              <w:jc w:val="right"/>
              <w:rPr>
                <w:del w:id="1876" w:author="Stefanie Lane" w:date="2021-11-06T13:44:00Z"/>
                <w:rFonts w:ascii="Calibri" w:eastAsia="Times New Roman" w:hAnsi="Calibri" w:cs="Calibri"/>
                <w:color w:val="000000"/>
                <w:sz w:val="20"/>
                <w:szCs w:val="20"/>
                <w:rPrChange w:id="1877" w:author="Stefanie Lane" w:date="2021-11-06T13:40:00Z">
                  <w:rPr>
                    <w:del w:id="1878" w:author="Stefanie Lane" w:date="2021-11-06T13:44:00Z"/>
                    <w:rFonts w:ascii="Calibri" w:eastAsia="Times New Roman" w:hAnsi="Calibri" w:cs="Calibri"/>
                    <w:color w:val="000000"/>
                  </w:rPr>
                </w:rPrChange>
              </w:rPr>
            </w:pPr>
            <w:del w:id="1879" w:author="Stefanie Lane" w:date="2021-11-06T13:44:00Z">
              <w:r w:rsidRPr="00E80F5B" w:rsidDel="002C7AC3">
                <w:rPr>
                  <w:rFonts w:ascii="Calibri" w:eastAsia="Times New Roman" w:hAnsi="Calibri" w:cs="Calibri"/>
                  <w:color w:val="000000"/>
                  <w:sz w:val="20"/>
                  <w:szCs w:val="20"/>
                  <w:rPrChange w:id="1880" w:author="Stefanie Lane" w:date="2021-11-06T13:40:00Z">
                    <w:rPr>
                      <w:rFonts w:ascii="Calibri" w:eastAsia="Times New Roman" w:hAnsi="Calibri" w:cs="Calibri"/>
                      <w:color w:val="000000"/>
                    </w:rPr>
                  </w:rPrChange>
                </w:rPr>
                <w:delText>1999</w:delText>
              </w:r>
            </w:del>
          </w:p>
        </w:tc>
        <w:tc>
          <w:tcPr>
            <w:tcW w:w="528" w:type="pct"/>
            <w:shd w:val="clear" w:color="auto" w:fill="auto"/>
            <w:noWrap/>
            <w:hideMark/>
          </w:tcPr>
          <w:p w14:paraId="1E66443E" w14:textId="0495A55B"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1881" w:author="Stefanie Lane" w:date="2021-11-06T13:44:00Z"/>
                <w:rFonts w:ascii="Calibri" w:eastAsia="Times New Roman" w:hAnsi="Calibri" w:cs="Calibri"/>
                <w:color w:val="000000"/>
                <w:sz w:val="20"/>
                <w:szCs w:val="20"/>
                <w:rPrChange w:id="1882" w:author="Stefanie Lane" w:date="2021-11-06T13:40:00Z">
                  <w:rPr>
                    <w:del w:id="1883" w:author="Stefanie Lane" w:date="2021-11-06T13:44:00Z"/>
                    <w:rFonts w:ascii="Calibri" w:eastAsia="Times New Roman" w:hAnsi="Calibri" w:cs="Calibri"/>
                    <w:color w:val="000000"/>
                  </w:rPr>
                </w:rPrChange>
              </w:rPr>
            </w:pPr>
            <w:del w:id="1884" w:author="Stefanie Lane" w:date="2021-11-06T13:44:00Z">
              <w:r w:rsidRPr="00E80F5B" w:rsidDel="002C7AC3">
                <w:rPr>
                  <w:rFonts w:ascii="Calibri" w:eastAsia="Times New Roman" w:hAnsi="Calibri" w:cs="Calibri"/>
                  <w:color w:val="000000"/>
                  <w:sz w:val="20"/>
                  <w:szCs w:val="20"/>
                  <w:rPrChange w:id="1885" w:author="Stefanie Lane" w:date="2021-11-06T13:40:00Z">
                    <w:rPr>
                      <w:rFonts w:ascii="Calibri" w:eastAsia="Times New Roman" w:hAnsi="Calibri" w:cs="Calibri"/>
                      <w:color w:val="000000"/>
                    </w:rPr>
                  </w:rPrChange>
                </w:rPr>
                <w:delText>31</w:delText>
              </w:r>
            </w:del>
          </w:p>
        </w:tc>
        <w:tc>
          <w:tcPr>
            <w:tcW w:w="267" w:type="pct"/>
            <w:shd w:val="clear" w:color="auto" w:fill="auto"/>
            <w:noWrap/>
            <w:hideMark/>
          </w:tcPr>
          <w:p w14:paraId="5454CD1F" w14:textId="7BF5528C"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1886" w:author="Stefanie Lane" w:date="2021-11-06T13:44:00Z"/>
                <w:rFonts w:ascii="Calibri" w:eastAsia="Times New Roman" w:hAnsi="Calibri" w:cs="Calibri"/>
                <w:color w:val="000000"/>
                <w:sz w:val="20"/>
                <w:szCs w:val="20"/>
                <w:rPrChange w:id="1887" w:author="Stefanie Lane" w:date="2021-11-06T13:40:00Z">
                  <w:rPr>
                    <w:del w:id="1888" w:author="Stefanie Lane" w:date="2021-11-06T13:44:00Z"/>
                    <w:rFonts w:ascii="Calibri" w:eastAsia="Times New Roman" w:hAnsi="Calibri" w:cs="Calibri"/>
                    <w:color w:val="000000"/>
                  </w:rPr>
                </w:rPrChange>
              </w:rPr>
            </w:pPr>
            <w:del w:id="1889" w:author="Stefanie Lane" w:date="2021-11-06T13:44:00Z">
              <w:r w:rsidRPr="00E80F5B" w:rsidDel="002C7AC3">
                <w:rPr>
                  <w:rFonts w:ascii="Calibri" w:eastAsia="Times New Roman" w:hAnsi="Calibri" w:cs="Calibri"/>
                  <w:color w:val="000000"/>
                  <w:sz w:val="20"/>
                  <w:szCs w:val="20"/>
                  <w:rPrChange w:id="1890" w:author="Stefanie Lane" w:date="2021-11-06T13:40:00Z">
                    <w:rPr>
                      <w:rFonts w:ascii="Calibri" w:eastAsia="Times New Roman" w:hAnsi="Calibri" w:cs="Calibri"/>
                      <w:color w:val="000000"/>
                    </w:rPr>
                  </w:rPrChange>
                </w:rPr>
                <w:delText>35</w:delText>
              </w:r>
            </w:del>
          </w:p>
        </w:tc>
        <w:tc>
          <w:tcPr>
            <w:tcW w:w="0" w:type="pct"/>
            <w:shd w:val="clear" w:color="auto" w:fill="auto"/>
            <w:noWrap/>
            <w:hideMark/>
          </w:tcPr>
          <w:p w14:paraId="544E0CDB" w14:textId="0D6CB16F"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1891" w:author="Stefanie Lane" w:date="2021-11-06T13:44:00Z"/>
                <w:rFonts w:ascii="Calibri" w:eastAsia="Times New Roman" w:hAnsi="Calibri" w:cs="Calibri"/>
                <w:color w:val="000000"/>
                <w:sz w:val="20"/>
                <w:szCs w:val="20"/>
                <w:rPrChange w:id="1892" w:author="Stefanie Lane" w:date="2021-11-06T13:40:00Z">
                  <w:rPr>
                    <w:del w:id="1893" w:author="Stefanie Lane" w:date="2021-11-06T13:44:00Z"/>
                    <w:rFonts w:ascii="Calibri" w:eastAsia="Times New Roman" w:hAnsi="Calibri" w:cs="Calibri"/>
                    <w:color w:val="000000"/>
                  </w:rPr>
                </w:rPrChange>
              </w:rPr>
            </w:pPr>
          </w:p>
        </w:tc>
        <w:tc>
          <w:tcPr>
            <w:tcW w:w="0" w:type="pct"/>
            <w:shd w:val="clear" w:color="auto" w:fill="auto"/>
            <w:noWrap/>
            <w:hideMark/>
          </w:tcPr>
          <w:p w14:paraId="51500B4B" w14:textId="1DDFAA72"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1894" w:author="Stefanie Lane" w:date="2021-11-06T13:44:00Z"/>
                <w:rFonts w:ascii="Calibri" w:eastAsia="Times New Roman" w:hAnsi="Calibri" w:cs="Calibri"/>
                <w:color w:val="000000"/>
                <w:sz w:val="20"/>
                <w:szCs w:val="20"/>
                <w:rPrChange w:id="1895" w:author="Stefanie Lane" w:date="2021-11-06T13:40:00Z">
                  <w:rPr>
                    <w:del w:id="1896" w:author="Stefanie Lane" w:date="2021-11-06T13:44:00Z"/>
                    <w:rFonts w:ascii="Calibri" w:eastAsia="Times New Roman" w:hAnsi="Calibri" w:cs="Calibri"/>
                    <w:color w:val="000000"/>
                  </w:rPr>
                </w:rPrChange>
              </w:rPr>
            </w:pPr>
            <w:del w:id="1897" w:author="Stefanie Lane" w:date="2021-11-06T13:44:00Z">
              <w:r w:rsidRPr="00E80F5B" w:rsidDel="002C7AC3">
                <w:rPr>
                  <w:rFonts w:ascii="Calibri" w:eastAsia="Times New Roman" w:hAnsi="Calibri" w:cs="Calibri"/>
                  <w:color w:val="000000"/>
                  <w:sz w:val="20"/>
                  <w:szCs w:val="20"/>
                  <w:rPrChange w:id="1898" w:author="Stefanie Lane" w:date="2021-11-06T13:40:00Z">
                    <w:rPr>
                      <w:rFonts w:ascii="Calibri" w:eastAsia="Times New Roman" w:hAnsi="Calibri" w:cs="Calibri"/>
                      <w:color w:val="000000"/>
                    </w:rPr>
                  </w:rPrChange>
                </w:rPr>
                <w:delText>8.3</w:delText>
              </w:r>
            </w:del>
          </w:p>
        </w:tc>
        <w:tc>
          <w:tcPr>
            <w:tcW w:w="452" w:type="pct"/>
            <w:shd w:val="clear" w:color="auto" w:fill="auto"/>
            <w:noWrap/>
            <w:hideMark/>
          </w:tcPr>
          <w:p w14:paraId="06CE1F01" w14:textId="289A96F4"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1899" w:author="Stefanie Lane" w:date="2021-11-06T13:44:00Z"/>
                <w:rFonts w:ascii="Calibri" w:eastAsia="Times New Roman" w:hAnsi="Calibri" w:cs="Calibri"/>
                <w:color w:val="000000"/>
                <w:sz w:val="20"/>
                <w:szCs w:val="20"/>
                <w:rPrChange w:id="1900" w:author="Stefanie Lane" w:date="2021-11-06T13:40:00Z">
                  <w:rPr>
                    <w:del w:id="1901" w:author="Stefanie Lane" w:date="2021-11-06T13:44:00Z"/>
                    <w:rFonts w:ascii="Calibri" w:eastAsia="Times New Roman" w:hAnsi="Calibri" w:cs="Calibri"/>
                    <w:color w:val="000000"/>
                  </w:rPr>
                </w:rPrChange>
              </w:rPr>
            </w:pPr>
            <w:del w:id="1902" w:author="Stefanie Lane" w:date="2021-11-06T13:44:00Z">
              <w:r w:rsidRPr="00E80F5B" w:rsidDel="002C7AC3">
                <w:rPr>
                  <w:rFonts w:ascii="Calibri" w:eastAsia="Times New Roman" w:hAnsi="Calibri" w:cs="Calibri"/>
                  <w:color w:val="000000"/>
                  <w:sz w:val="20"/>
                  <w:szCs w:val="20"/>
                  <w:rPrChange w:id="1903" w:author="Stefanie Lane" w:date="2021-11-06T13:40:00Z">
                    <w:rPr>
                      <w:rFonts w:ascii="Calibri" w:eastAsia="Times New Roman" w:hAnsi="Calibri" w:cs="Calibri"/>
                      <w:color w:val="000000"/>
                    </w:rPr>
                  </w:rPrChange>
                </w:rPr>
                <w:delText>4.2</w:delText>
              </w:r>
            </w:del>
          </w:p>
        </w:tc>
        <w:tc>
          <w:tcPr>
            <w:tcW w:w="0" w:type="pct"/>
            <w:shd w:val="clear" w:color="auto" w:fill="auto"/>
            <w:noWrap/>
            <w:hideMark/>
          </w:tcPr>
          <w:p w14:paraId="2C882C47" w14:textId="4D9DE9AE"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1904" w:author="Stefanie Lane" w:date="2021-11-06T13:44:00Z"/>
                <w:rFonts w:ascii="Calibri" w:eastAsia="Times New Roman" w:hAnsi="Calibri" w:cs="Calibri"/>
                <w:color w:val="000000"/>
                <w:sz w:val="20"/>
                <w:szCs w:val="20"/>
                <w:rPrChange w:id="1905" w:author="Stefanie Lane" w:date="2021-11-06T13:40:00Z">
                  <w:rPr>
                    <w:del w:id="1906" w:author="Stefanie Lane" w:date="2021-11-06T13:44:00Z"/>
                    <w:rFonts w:ascii="Calibri" w:eastAsia="Times New Roman" w:hAnsi="Calibri" w:cs="Calibri"/>
                    <w:color w:val="000000"/>
                  </w:rPr>
                </w:rPrChange>
              </w:rPr>
            </w:pPr>
          </w:p>
        </w:tc>
        <w:tc>
          <w:tcPr>
            <w:tcW w:w="0" w:type="pct"/>
            <w:vMerge/>
            <w:shd w:val="clear" w:color="auto" w:fill="auto"/>
            <w:hideMark/>
          </w:tcPr>
          <w:p w14:paraId="7F175B22" w14:textId="3E1A8649"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07" w:author="Stefanie Lane" w:date="2021-11-06T13:44:00Z"/>
                <w:rFonts w:ascii="Calibri" w:eastAsia="Times New Roman" w:hAnsi="Calibri" w:cs="Calibri"/>
                <w:color w:val="000000"/>
                <w:sz w:val="20"/>
                <w:szCs w:val="20"/>
                <w:rPrChange w:id="1908" w:author="Stefanie Lane" w:date="2021-11-06T13:40:00Z">
                  <w:rPr>
                    <w:del w:id="1909" w:author="Stefanie Lane" w:date="2021-11-06T13:44:00Z"/>
                    <w:rFonts w:ascii="Calibri" w:eastAsia="Times New Roman" w:hAnsi="Calibri" w:cs="Calibri"/>
                    <w:color w:val="000000"/>
                  </w:rPr>
                </w:rPrChange>
              </w:rPr>
            </w:pPr>
          </w:p>
        </w:tc>
        <w:tc>
          <w:tcPr>
            <w:tcW w:w="0" w:type="pct"/>
            <w:vMerge/>
            <w:shd w:val="clear" w:color="auto" w:fill="auto"/>
            <w:hideMark/>
          </w:tcPr>
          <w:p w14:paraId="3E102229" w14:textId="1A9E82B4"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10" w:author="Stefanie Lane" w:date="2021-11-06T13:44:00Z"/>
                <w:rFonts w:ascii="Calibri" w:eastAsia="Times New Roman" w:hAnsi="Calibri" w:cs="Calibri"/>
                <w:color w:val="000000"/>
                <w:sz w:val="20"/>
                <w:szCs w:val="20"/>
                <w:rPrChange w:id="1911" w:author="Stefanie Lane" w:date="2021-11-06T13:40:00Z">
                  <w:rPr>
                    <w:del w:id="1912" w:author="Stefanie Lane" w:date="2021-11-06T13:44:00Z"/>
                    <w:rFonts w:ascii="Calibri" w:eastAsia="Times New Roman" w:hAnsi="Calibri" w:cs="Calibri"/>
                    <w:color w:val="000000"/>
                  </w:rPr>
                </w:rPrChange>
              </w:rPr>
            </w:pPr>
          </w:p>
        </w:tc>
        <w:tc>
          <w:tcPr>
            <w:tcW w:w="0" w:type="pct"/>
            <w:shd w:val="clear" w:color="auto" w:fill="auto"/>
            <w:noWrap/>
            <w:hideMark/>
          </w:tcPr>
          <w:p w14:paraId="0BFB4DA6" w14:textId="4E08E13F"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1913" w:author="Stefanie Lane" w:date="2021-11-06T13:44:00Z"/>
                <w:rFonts w:ascii="Times New Roman" w:eastAsia="Times New Roman" w:hAnsi="Times New Roman" w:cs="Times New Roman"/>
                <w:sz w:val="20"/>
                <w:szCs w:val="20"/>
              </w:rPr>
            </w:pPr>
          </w:p>
        </w:tc>
        <w:tc>
          <w:tcPr>
            <w:tcW w:w="0" w:type="pct"/>
            <w:vMerge/>
            <w:shd w:val="clear" w:color="auto" w:fill="auto"/>
            <w:hideMark/>
          </w:tcPr>
          <w:p w14:paraId="42DE891C" w14:textId="45B60E05"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14" w:author="Stefanie Lane" w:date="2021-11-06T13:44:00Z"/>
                <w:rFonts w:ascii="Calibri" w:eastAsia="Times New Roman" w:hAnsi="Calibri" w:cs="Calibri"/>
                <w:color w:val="000000"/>
                <w:sz w:val="20"/>
                <w:szCs w:val="20"/>
                <w:rPrChange w:id="1915" w:author="Stefanie Lane" w:date="2021-11-06T13:40:00Z">
                  <w:rPr>
                    <w:del w:id="1916" w:author="Stefanie Lane" w:date="2021-11-06T13:44:00Z"/>
                    <w:rFonts w:ascii="Calibri" w:eastAsia="Times New Roman" w:hAnsi="Calibri" w:cs="Calibri"/>
                    <w:color w:val="000000"/>
                  </w:rPr>
                </w:rPrChange>
              </w:rPr>
            </w:pPr>
          </w:p>
        </w:tc>
        <w:tc>
          <w:tcPr>
            <w:tcW w:w="0" w:type="pct"/>
            <w:vMerge/>
            <w:shd w:val="clear" w:color="auto" w:fill="auto"/>
            <w:hideMark/>
          </w:tcPr>
          <w:p w14:paraId="6E3ECCAA" w14:textId="7444B160"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17" w:author="Stefanie Lane" w:date="2021-11-06T13:44:00Z"/>
                <w:rFonts w:ascii="Calibri" w:eastAsia="Times New Roman" w:hAnsi="Calibri" w:cs="Calibri"/>
                <w:color w:val="000000"/>
                <w:sz w:val="20"/>
                <w:szCs w:val="20"/>
                <w:rPrChange w:id="1918" w:author="Stefanie Lane" w:date="2021-11-06T13:40:00Z">
                  <w:rPr>
                    <w:del w:id="1919" w:author="Stefanie Lane" w:date="2021-11-06T13:44:00Z"/>
                    <w:rFonts w:ascii="Calibri" w:eastAsia="Times New Roman" w:hAnsi="Calibri" w:cs="Calibri"/>
                    <w:color w:val="000000"/>
                  </w:rPr>
                </w:rPrChange>
              </w:rPr>
            </w:pPr>
          </w:p>
        </w:tc>
        <w:tc>
          <w:tcPr>
            <w:tcW w:w="0" w:type="pct"/>
            <w:vMerge/>
            <w:shd w:val="clear" w:color="auto" w:fill="auto"/>
            <w:hideMark/>
          </w:tcPr>
          <w:p w14:paraId="7A3E7942" w14:textId="0A55AEBB"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20" w:author="Stefanie Lane" w:date="2021-11-06T13:44:00Z"/>
                <w:rFonts w:ascii="Calibri" w:eastAsia="Times New Roman" w:hAnsi="Calibri" w:cs="Calibri"/>
                <w:color w:val="000000"/>
                <w:sz w:val="20"/>
                <w:szCs w:val="20"/>
                <w:rPrChange w:id="1921" w:author="Stefanie Lane" w:date="2021-11-06T13:40:00Z">
                  <w:rPr>
                    <w:del w:id="1922" w:author="Stefanie Lane" w:date="2021-11-06T13:44:00Z"/>
                    <w:rFonts w:ascii="Calibri" w:eastAsia="Times New Roman" w:hAnsi="Calibri" w:cs="Calibri"/>
                    <w:color w:val="000000"/>
                  </w:rPr>
                </w:rPrChange>
              </w:rPr>
            </w:pPr>
          </w:p>
        </w:tc>
      </w:tr>
      <w:tr w:rsidR="00B957A2" w:rsidRPr="00E80F5B" w:rsidDel="002C7AC3" w14:paraId="2D0FD445" w14:textId="77777777" w:rsidTr="002E5154">
        <w:trPr>
          <w:cnfStyle w:val="000000100000" w:firstRow="0" w:lastRow="0" w:firstColumn="0" w:lastColumn="0" w:oddVBand="0" w:evenVBand="0" w:oddHBand="1" w:evenHBand="0" w:firstRowFirstColumn="0" w:firstRowLastColumn="0" w:lastRowFirstColumn="0" w:lastRowLastColumn="0"/>
          <w:trHeight w:val="290"/>
          <w:del w:id="1923"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3AE07CF9" w14:textId="3815FE6B" w:rsidR="00D40116" w:rsidRPr="00E80F5B" w:rsidDel="002C7AC3" w:rsidRDefault="00D40116" w:rsidP="003715CB">
            <w:pPr>
              <w:jc w:val="right"/>
              <w:rPr>
                <w:del w:id="1924" w:author="Stefanie Lane" w:date="2021-11-06T13:44:00Z"/>
                <w:rFonts w:ascii="Calibri" w:eastAsia="Times New Roman" w:hAnsi="Calibri" w:cs="Calibri"/>
                <w:color w:val="000000"/>
                <w:sz w:val="20"/>
                <w:szCs w:val="20"/>
                <w:rPrChange w:id="1925" w:author="Stefanie Lane" w:date="2021-11-06T13:40:00Z">
                  <w:rPr>
                    <w:del w:id="1926" w:author="Stefanie Lane" w:date="2021-11-06T13:44:00Z"/>
                    <w:rFonts w:ascii="Calibri" w:eastAsia="Times New Roman" w:hAnsi="Calibri" w:cs="Calibri"/>
                    <w:color w:val="000000"/>
                  </w:rPr>
                </w:rPrChange>
              </w:rPr>
            </w:pPr>
            <w:del w:id="1927" w:author="Stefanie Lane" w:date="2021-11-06T13:44:00Z">
              <w:r w:rsidRPr="00E80F5B" w:rsidDel="002C7AC3">
                <w:rPr>
                  <w:rFonts w:ascii="Calibri" w:eastAsia="Times New Roman" w:hAnsi="Calibri" w:cs="Calibri"/>
                  <w:color w:val="000000"/>
                  <w:sz w:val="20"/>
                  <w:szCs w:val="20"/>
                  <w:rPrChange w:id="1928" w:author="Stefanie Lane" w:date="2021-11-06T13:40:00Z">
                    <w:rPr>
                      <w:rFonts w:ascii="Calibri" w:eastAsia="Times New Roman" w:hAnsi="Calibri" w:cs="Calibri"/>
                      <w:color w:val="000000"/>
                    </w:rPr>
                  </w:rPrChange>
                </w:rPr>
                <w:delText>2019</w:delText>
              </w:r>
            </w:del>
          </w:p>
        </w:tc>
        <w:tc>
          <w:tcPr>
            <w:tcW w:w="528" w:type="pct"/>
            <w:shd w:val="clear" w:color="auto" w:fill="auto"/>
            <w:noWrap/>
            <w:hideMark/>
          </w:tcPr>
          <w:p w14:paraId="51273B9E" w14:textId="0D06CA94"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929" w:author="Stefanie Lane" w:date="2021-11-06T13:44:00Z"/>
                <w:rFonts w:ascii="Calibri" w:eastAsia="Times New Roman" w:hAnsi="Calibri" w:cs="Calibri"/>
                <w:color w:val="000000"/>
                <w:sz w:val="20"/>
                <w:szCs w:val="20"/>
                <w:rPrChange w:id="1930" w:author="Stefanie Lane" w:date="2021-11-06T13:40:00Z">
                  <w:rPr>
                    <w:del w:id="1931" w:author="Stefanie Lane" w:date="2021-11-06T13:44:00Z"/>
                    <w:rFonts w:ascii="Calibri" w:eastAsia="Times New Roman" w:hAnsi="Calibri" w:cs="Calibri"/>
                    <w:color w:val="000000"/>
                  </w:rPr>
                </w:rPrChange>
              </w:rPr>
            </w:pPr>
            <w:del w:id="1932" w:author="Stefanie Lane" w:date="2021-11-06T13:44:00Z">
              <w:r w:rsidRPr="00E80F5B" w:rsidDel="002C7AC3">
                <w:rPr>
                  <w:rFonts w:ascii="Calibri" w:eastAsia="Times New Roman" w:hAnsi="Calibri" w:cs="Calibri"/>
                  <w:color w:val="000000"/>
                  <w:sz w:val="20"/>
                  <w:szCs w:val="20"/>
                  <w:rPrChange w:id="1933" w:author="Stefanie Lane" w:date="2021-11-06T13:40:00Z">
                    <w:rPr>
                      <w:rFonts w:ascii="Calibri" w:eastAsia="Times New Roman" w:hAnsi="Calibri" w:cs="Calibri"/>
                      <w:color w:val="000000"/>
                    </w:rPr>
                  </w:rPrChange>
                </w:rPr>
                <w:delText>2</w:delText>
              </w:r>
            </w:del>
            <w:del w:id="1934" w:author="Stefanie Lane" w:date="2021-11-06T13:30:00Z">
              <w:r w:rsidRPr="00E80F5B" w:rsidDel="008B75D2">
                <w:rPr>
                  <w:rFonts w:ascii="Calibri" w:eastAsia="Times New Roman" w:hAnsi="Calibri" w:cs="Calibri"/>
                  <w:color w:val="000000"/>
                  <w:sz w:val="20"/>
                  <w:szCs w:val="20"/>
                  <w:rPrChange w:id="1935" w:author="Stefanie Lane" w:date="2021-11-06T13:40:00Z">
                    <w:rPr>
                      <w:rFonts w:ascii="Calibri" w:eastAsia="Times New Roman" w:hAnsi="Calibri" w:cs="Calibri"/>
                      <w:color w:val="000000"/>
                    </w:rPr>
                  </w:rPrChange>
                </w:rPr>
                <w:delText>8</w:delText>
              </w:r>
            </w:del>
          </w:p>
        </w:tc>
        <w:tc>
          <w:tcPr>
            <w:tcW w:w="267" w:type="pct"/>
            <w:shd w:val="clear" w:color="auto" w:fill="auto"/>
            <w:noWrap/>
            <w:hideMark/>
          </w:tcPr>
          <w:p w14:paraId="6926EA19" w14:textId="58963A53"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936" w:author="Stefanie Lane" w:date="2021-11-06T13:44:00Z"/>
                <w:rFonts w:ascii="Calibri" w:eastAsia="Times New Roman" w:hAnsi="Calibri" w:cs="Calibri"/>
                <w:color w:val="000000"/>
                <w:sz w:val="20"/>
                <w:szCs w:val="20"/>
                <w:rPrChange w:id="1937" w:author="Stefanie Lane" w:date="2021-11-06T13:40:00Z">
                  <w:rPr>
                    <w:del w:id="1938" w:author="Stefanie Lane" w:date="2021-11-06T13:44:00Z"/>
                    <w:rFonts w:ascii="Calibri" w:eastAsia="Times New Roman" w:hAnsi="Calibri" w:cs="Calibri"/>
                    <w:color w:val="000000"/>
                  </w:rPr>
                </w:rPrChange>
              </w:rPr>
            </w:pPr>
            <w:del w:id="1939" w:author="Stefanie Lane" w:date="2021-11-06T13:44:00Z">
              <w:r w:rsidRPr="00E80F5B" w:rsidDel="002C7AC3">
                <w:rPr>
                  <w:rFonts w:ascii="Calibri" w:eastAsia="Times New Roman" w:hAnsi="Calibri" w:cs="Calibri"/>
                  <w:color w:val="000000"/>
                  <w:sz w:val="20"/>
                  <w:szCs w:val="20"/>
                  <w:rPrChange w:id="1940" w:author="Stefanie Lane" w:date="2021-11-06T13:40:00Z">
                    <w:rPr>
                      <w:rFonts w:ascii="Calibri" w:eastAsia="Times New Roman" w:hAnsi="Calibri" w:cs="Calibri"/>
                      <w:color w:val="000000"/>
                    </w:rPr>
                  </w:rPrChange>
                </w:rPr>
                <w:delText>34</w:delText>
              </w:r>
            </w:del>
          </w:p>
        </w:tc>
        <w:tc>
          <w:tcPr>
            <w:tcW w:w="0" w:type="pct"/>
            <w:shd w:val="clear" w:color="auto" w:fill="auto"/>
            <w:noWrap/>
            <w:hideMark/>
          </w:tcPr>
          <w:p w14:paraId="14EFA8C9" w14:textId="16487995"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941" w:author="Stefanie Lane" w:date="2021-11-06T13:44:00Z"/>
                <w:rFonts w:ascii="Calibri" w:eastAsia="Times New Roman" w:hAnsi="Calibri" w:cs="Calibri"/>
                <w:color w:val="000000"/>
                <w:sz w:val="20"/>
                <w:szCs w:val="20"/>
                <w:rPrChange w:id="1942" w:author="Stefanie Lane" w:date="2021-11-06T13:40:00Z">
                  <w:rPr>
                    <w:del w:id="1943" w:author="Stefanie Lane" w:date="2021-11-06T13:44:00Z"/>
                    <w:rFonts w:ascii="Calibri" w:eastAsia="Times New Roman" w:hAnsi="Calibri" w:cs="Calibri"/>
                    <w:color w:val="000000"/>
                  </w:rPr>
                </w:rPrChange>
              </w:rPr>
            </w:pPr>
          </w:p>
        </w:tc>
        <w:tc>
          <w:tcPr>
            <w:tcW w:w="0" w:type="pct"/>
            <w:shd w:val="clear" w:color="auto" w:fill="auto"/>
            <w:noWrap/>
            <w:hideMark/>
          </w:tcPr>
          <w:p w14:paraId="492AE97B" w14:textId="71ECCEED"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944" w:author="Stefanie Lane" w:date="2021-11-06T13:44:00Z"/>
                <w:rFonts w:ascii="Calibri" w:eastAsia="Times New Roman" w:hAnsi="Calibri" w:cs="Calibri"/>
                <w:color w:val="000000"/>
                <w:sz w:val="20"/>
                <w:szCs w:val="20"/>
                <w:rPrChange w:id="1945" w:author="Stefanie Lane" w:date="2021-11-06T13:40:00Z">
                  <w:rPr>
                    <w:del w:id="1946" w:author="Stefanie Lane" w:date="2021-11-06T13:44:00Z"/>
                    <w:rFonts w:ascii="Calibri" w:eastAsia="Times New Roman" w:hAnsi="Calibri" w:cs="Calibri"/>
                    <w:color w:val="000000"/>
                  </w:rPr>
                </w:rPrChange>
              </w:rPr>
            </w:pPr>
            <w:del w:id="1947" w:author="Stefanie Lane" w:date="2021-11-06T13:31:00Z">
              <w:r w:rsidRPr="00E80F5B" w:rsidDel="00B710E9">
                <w:rPr>
                  <w:rFonts w:ascii="Calibri" w:eastAsia="Times New Roman" w:hAnsi="Calibri" w:cs="Calibri"/>
                  <w:color w:val="000000"/>
                  <w:sz w:val="20"/>
                  <w:szCs w:val="20"/>
                  <w:rPrChange w:id="1948" w:author="Stefanie Lane" w:date="2021-11-06T13:40:00Z">
                    <w:rPr>
                      <w:rFonts w:ascii="Calibri" w:eastAsia="Times New Roman" w:hAnsi="Calibri" w:cs="Calibri"/>
                      <w:color w:val="000000"/>
                    </w:rPr>
                  </w:rPrChange>
                </w:rPr>
                <w:delText>7.9</w:delText>
              </w:r>
            </w:del>
          </w:p>
        </w:tc>
        <w:tc>
          <w:tcPr>
            <w:tcW w:w="452" w:type="pct"/>
            <w:shd w:val="clear" w:color="auto" w:fill="auto"/>
            <w:noWrap/>
            <w:hideMark/>
          </w:tcPr>
          <w:p w14:paraId="0E4BF1F2" w14:textId="10CEA9F2"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949" w:author="Stefanie Lane" w:date="2021-11-06T13:44:00Z"/>
                <w:rFonts w:ascii="Calibri" w:eastAsia="Times New Roman" w:hAnsi="Calibri" w:cs="Calibri"/>
                <w:color w:val="000000"/>
                <w:sz w:val="20"/>
                <w:szCs w:val="20"/>
                <w:rPrChange w:id="1950" w:author="Stefanie Lane" w:date="2021-11-06T13:40:00Z">
                  <w:rPr>
                    <w:del w:id="1951" w:author="Stefanie Lane" w:date="2021-11-06T13:44:00Z"/>
                    <w:rFonts w:ascii="Calibri" w:eastAsia="Times New Roman" w:hAnsi="Calibri" w:cs="Calibri"/>
                    <w:color w:val="000000"/>
                  </w:rPr>
                </w:rPrChange>
              </w:rPr>
            </w:pPr>
            <w:del w:id="1952" w:author="Stefanie Lane" w:date="2021-11-06T13:44:00Z">
              <w:r w:rsidRPr="00E80F5B" w:rsidDel="002C7AC3">
                <w:rPr>
                  <w:rFonts w:ascii="Calibri" w:eastAsia="Times New Roman" w:hAnsi="Calibri" w:cs="Calibri"/>
                  <w:color w:val="000000"/>
                  <w:sz w:val="20"/>
                  <w:szCs w:val="20"/>
                  <w:rPrChange w:id="1953" w:author="Stefanie Lane" w:date="2021-11-06T13:40:00Z">
                    <w:rPr>
                      <w:rFonts w:ascii="Calibri" w:eastAsia="Times New Roman" w:hAnsi="Calibri" w:cs="Calibri"/>
                      <w:color w:val="000000"/>
                    </w:rPr>
                  </w:rPrChange>
                </w:rPr>
                <w:delText>4.</w:delText>
              </w:r>
            </w:del>
            <w:del w:id="1954" w:author="Stefanie Lane" w:date="2021-11-06T13:31:00Z">
              <w:r w:rsidRPr="00E80F5B" w:rsidDel="00B710E9">
                <w:rPr>
                  <w:rFonts w:ascii="Calibri" w:eastAsia="Times New Roman" w:hAnsi="Calibri" w:cs="Calibri"/>
                  <w:color w:val="000000"/>
                  <w:sz w:val="20"/>
                  <w:szCs w:val="20"/>
                  <w:rPrChange w:id="1955" w:author="Stefanie Lane" w:date="2021-11-06T13:40:00Z">
                    <w:rPr>
                      <w:rFonts w:ascii="Calibri" w:eastAsia="Times New Roman" w:hAnsi="Calibri" w:cs="Calibri"/>
                      <w:color w:val="000000"/>
                    </w:rPr>
                  </w:rPrChange>
                </w:rPr>
                <w:delText>3</w:delText>
              </w:r>
            </w:del>
          </w:p>
        </w:tc>
        <w:tc>
          <w:tcPr>
            <w:tcW w:w="0" w:type="pct"/>
            <w:shd w:val="clear" w:color="auto" w:fill="auto"/>
            <w:noWrap/>
            <w:hideMark/>
          </w:tcPr>
          <w:p w14:paraId="128D97B9" w14:textId="635A59D7"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956" w:author="Stefanie Lane" w:date="2021-11-06T13:44:00Z"/>
                <w:rFonts w:ascii="Calibri" w:eastAsia="Times New Roman" w:hAnsi="Calibri" w:cs="Calibri"/>
                <w:color w:val="000000"/>
                <w:sz w:val="20"/>
                <w:szCs w:val="20"/>
                <w:rPrChange w:id="1957" w:author="Stefanie Lane" w:date="2021-11-06T13:40:00Z">
                  <w:rPr>
                    <w:del w:id="1958" w:author="Stefanie Lane" w:date="2021-11-06T13:44:00Z"/>
                    <w:rFonts w:ascii="Calibri" w:eastAsia="Times New Roman" w:hAnsi="Calibri" w:cs="Calibri"/>
                    <w:color w:val="000000"/>
                  </w:rPr>
                </w:rPrChange>
              </w:rPr>
            </w:pPr>
          </w:p>
        </w:tc>
        <w:tc>
          <w:tcPr>
            <w:tcW w:w="0" w:type="pct"/>
            <w:vMerge/>
            <w:shd w:val="clear" w:color="auto" w:fill="auto"/>
            <w:hideMark/>
          </w:tcPr>
          <w:p w14:paraId="5D0260A2" w14:textId="1C357E66"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1959" w:author="Stefanie Lane" w:date="2021-11-06T13:44:00Z"/>
                <w:rFonts w:ascii="Calibri" w:eastAsia="Times New Roman" w:hAnsi="Calibri" w:cs="Calibri"/>
                <w:color w:val="000000"/>
                <w:sz w:val="20"/>
                <w:szCs w:val="20"/>
                <w:rPrChange w:id="1960" w:author="Stefanie Lane" w:date="2021-11-06T13:40:00Z">
                  <w:rPr>
                    <w:del w:id="1961" w:author="Stefanie Lane" w:date="2021-11-06T13:44:00Z"/>
                    <w:rFonts w:ascii="Calibri" w:eastAsia="Times New Roman" w:hAnsi="Calibri" w:cs="Calibri"/>
                    <w:color w:val="000000"/>
                  </w:rPr>
                </w:rPrChange>
              </w:rPr>
            </w:pPr>
          </w:p>
        </w:tc>
        <w:tc>
          <w:tcPr>
            <w:tcW w:w="0" w:type="pct"/>
            <w:vMerge/>
            <w:shd w:val="clear" w:color="auto" w:fill="auto"/>
            <w:hideMark/>
          </w:tcPr>
          <w:p w14:paraId="3F420B2E" w14:textId="4B3EDB1B"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1962" w:author="Stefanie Lane" w:date="2021-11-06T13:44:00Z"/>
                <w:rFonts w:ascii="Calibri" w:eastAsia="Times New Roman" w:hAnsi="Calibri" w:cs="Calibri"/>
                <w:color w:val="000000"/>
                <w:sz w:val="20"/>
                <w:szCs w:val="20"/>
                <w:rPrChange w:id="1963" w:author="Stefanie Lane" w:date="2021-11-06T13:40:00Z">
                  <w:rPr>
                    <w:del w:id="1964" w:author="Stefanie Lane" w:date="2021-11-06T13:44:00Z"/>
                    <w:rFonts w:ascii="Calibri" w:eastAsia="Times New Roman" w:hAnsi="Calibri" w:cs="Calibri"/>
                    <w:color w:val="000000"/>
                  </w:rPr>
                </w:rPrChange>
              </w:rPr>
            </w:pPr>
          </w:p>
        </w:tc>
        <w:tc>
          <w:tcPr>
            <w:tcW w:w="0" w:type="pct"/>
            <w:shd w:val="clear" w:color="auto" w:fill="auto"/>
            <w:noWrap/>
            <w:hideMark/>
          </w:tcPr>
          <w:p w14:paraId="63B3C5DD" w14:textId="456882A9"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1965" w:author="Stefanie Lane" w:date="2021-11-06T13:44:00Z"/>
                <w:rFonts w:ascii="Times New Roman" w:eastAsia="Times New Roman" w:hAnsi="Times New Roman" w:cs="Times New Roman"/>
                <w:sz w:val="20"/>
                <w:szCs w:val="20"/>
              </w:rPr>
            </w:pPr>
          </w:p>
        </w:tc>
        <w:tc>
          <w:tcPr>
            <w:tcW w:w="0" w:type="pct"/>
            <w:vMerge/>
            <w:shd w:val="clear" w:color="auto" w:fill="auto"/>
            <w:hideMark/>
          </w:tcPr>
          <w:p w14:paraId="02BAAD8B" w14:textId="55695DCB"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1966" w:author="Stefanie Lane" w:date="2021-11-06T13:44:00Z"/>
                <w:rFonts w:ascii="Calibri" w:eastAsia="Times New Roman" w:hAnsi="Calibri" w:cs="Calibri"/>
                <w:color w:val="000000"/>
                <w:sz w:val="20"/>
                <w:szCs w:val="20"/>
                <w:rPrChange w:id="1967" w:author="Stefanie Lane" w:date="2021-11-06T13:40:00Z">
                  <w:rPr>
                    <w:del w:id="1968" w:author="Stefanie Lane" w:date="2021-11-06T13:44:00Z"/>
                    <w:rFonts w:ascii="Calibri" w:eastAsia="Times New Roman" w:hAnsi="Calibri" w:cs="Calibri"/>
                    <w:color w:val="000000"/>
                  </w:rPr>
                </w:rPrChange>
              </w:rPr>
            </w:pPr>
          </w:p>
        </w:tc>
        <w:tc>
          <w:tcPr>
            <w:tcW w:w="0" w:type="pct"/>
            <w:vMerge/>
            <w:shd w:val="clear" w:color="auto" w:fill="auto"/>
            <w:hideMark/>
          </w:tcPr>
          <w:p w14:paraId="4EA06372" w14:textId="46400AC4"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1969" w:author="Stefanie Lane" w:date="2021-11-06T13:44:00Z"/>
                <w:rFonts w:ascii="Calibri" w:eastAsia="Times New Roman" w:hAnsi="Calibri" w:cs="Calibri"/>
                <w:color w:val="000000"/>
                <w:sz w:val="20"/>
                <w:szCs w:val="20"/>
                <w:rPrChange w:id="1970" w:author="Stefanie Lane" w:date="2021-11-06T13:40:00Z">
                  <w:rPr>
                    <w:del w:id="1971" w:author="Stefanie Lane" w:date="2021-11-06T13:44:00Z"/>
                    <w:rFonts w:ascii="Calibri" w:eastAsia="Times New Roman" w:hAnsi="Calibri" w:cs="Calibri"/>
                    <w:color w:val="000000"/>
                  </w:rPr>
                </w:rPrChange>
              </w:rPr>
            </w:pPr>
          </w:p>
        </w:tc>
        <w:tc>
          <w:tcPr>
            <w:tcW w:w="0" w:type="pct"/>
            <w:vMerge/>
            <w:shd w:val="clear" w:color="auto" w:fill="auto"/>
            <w:hideMark/>
          </w:tcPr>
          <w:p w14:paraId="7A13DDDC" w14:textId="21E9C8C3"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1972" w:author="Stefanie Lane" w:date="2021-11-06T13:44:00Z"/>
                <w:rFonts w:ascii="Calibri" w:eastAsia="Times New Roman" w:hAnsi="Calibri" w:cs="Calibri"/>
                <w:color w:val="000000"/>
                <w:sz w:val="20"/>
                <w:szCs w:val="20"/>
                <w:rPrChange w:id="1973" w:author="Stefanie Lane" w:date="2021-11-06T13:40:00Z">
                  <w:rPr>
                    <w:del w:id="1974" w:author="Stefanie Lane" w:date="2021-11-06T13:44:00Z"/>
                    <w:rFonts w:ascii="Calibri" w:eastAsia="Times New Roman" w:hAnsi="Calibri" w:cs="Calibri"/>
                    <w:color w:val="000000"/>
                  </w:rPr>
                </w:rPrChange>
              </w:rPr>
            </w:pPr>
          </w:p>
        </w:tc>
      </w:tr>
      <w:tr w:rsidR="007D721E" w:rsidRPr="00E80F5B" w:rsidDel="002C7AC3" w14:paraId="5BB282CC" w14:textId="2CBFB6E8" w:rsidTr="002E5154">
        <w:trPr>
          <w:trHeight w:val="290"/>
          <w:del w:id="1975"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34957787" w14:textId="2640BA31" w:rsidR="00D40116" w:rsidRPr="00E80F5B" w:rsidDel="002C7AC3" w:rsidRDefault="00D40116" w:rsidP="003715CB">
            <w:pPr>
              <w:jc w:val="center"/>
              <w:rPr>
                <w:del w:id="1976" w:author="Stefanie Lane" w:date="2021-11-06T13:44:00Z"/>
                <w:rFonts w:ascii="Times New Roman" w:eastAsia="Times New Roman" w:hAnsi="Times New Roman" w:cs="Times New Roman"/>
                <w:sz w:val="20"/>
                <w:szCs w:val="20"/>
              </w:rPr>
            </w:pPr>
          </w:p>
        </w:tc>
        <w:tc>
          <w:tcPr>
            <w:tcW w:w="528" w:type="pct"/>
            <w:shd w:val="clear" w:color="auto" w:fill="auto"/>
            <w:noWrap/>
            <w:hideMark/>
          </w:tcPr>
          <w:p w14:paraId="65174876" w14:textId="1C33A958"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77" w:author="Stefanie Lane" w:date="2021-11-06T13:44:00Z"/>
                <w:rFonts w:ascii="Times New Roman" w:eastAsia="Times New Roman" w:hAnsi="Times New Roman" w:cs="Times New Roman"/>
                <w:sz w:val="20"/>
                <w:szCs w:val="20"/>
              </w:rPr>
            </w:pPr>
          </w:p>
        </w:tc>
        <w:tc>
          <w:tcPr>
            <w:tcW w:w="267" w:type="pct"/>
            <w:shd w:val="clear" w:color="auto" w:fill="auto"/>
            <w:noWrap/>
            <w:hideMark/>
          </w:tcPr>
          <w:p w14:paraId="4943CF94" w14:textId="04F449A6"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78"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497F2C25" w14:textId="2ABA0D05"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79"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2ECD56F1" w14:textId="3E9236A2"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80" w:author="Stefanie Lane" w:date="2021-11-06T13:44:00Z"/>
                <w:rFonts w:ascii="Times New Roman" w:eastAsia="Times New Roman" w:hAnsi="Times New Roman" w:cs="Times New Roman"/>
                <w:sz w:val="20"/>
                <w:szCs w:val="20"/>
              </w:rPr>
            </w:pPr>
          </w:p>
        </w:tc>
        <w:tc>
          <w:tcPr>
            <w:tcW w:w="452" w:type="pct"/>
            <w:shd w:val="clear" w:color="auto" w:fill="auto"/>
            <w:noWrap/>
            <w:hideMark/>
          </w:tcPr>
          <w:p w14:paraId="168D2AAE" w14:textId="0A46B913"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81"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40AB017E" w14:textId="5636C7AC"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82"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7B652605" w14:textId="0E96ED0D"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83"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7270998E" w14:textId="4F10BDD9"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84"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64BFD3A5" w14:textId="50501B87"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85"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2E2752E9" w14:textId="2C3CE0E3"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86"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35A472B0" w14:textId="368C2BF3"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87"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00D08CB4" w14:textId="3A7EC7B1"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1988" w:author="Stefanie Lane" w:date="2021-11-06T13:44:00Z"/>
                <w:rFonts w:ascii="Times New Roman" w:eastAsia="Times New Roman" w:hAnsi="Times New Roman" w:cs="Times New Roman"/>
                <w:sz w:val="20"/>
                <w:szCs w:val="20"/>
              </w:rPr>
            </w:pPr>
          </w:p>
        </w:tc>
      </w:tr>
      <w:tr w:rsidR="007D721E" w:rsidRPr="00E80F5B" w:rsidDel="002C7AC3" w14:paraId="108CEDC1" w14:textId="6BCD98C7" w:rsidTr="002E5154">
        <w:trPr>
          <w:cnfStyle w:val="000000100000" w:firstRow="0" w:lastRow="0" w:firstColumn="0" w:lastColumn="0" w:oddVBand="0" w:evenVBand="0" w:oddHBand="1" w:evenHBand="0" w:firstRowFirstColumn="0" w:firstRowLastColumn="0" w:lastRowFirstColumn="0" w:lastRowLastColumn="0"/>
          <w:trHeight w:val="290"/>
          <w:del w:id="1989"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6A50A8CB" w14:textId="51D8A172" w:rsidR="00D40116" w:rsidRPr="00E80F5B" w:rsidDel="002C7AC3" w:rsidRDefault="00D40116" w:rsidP="003715CB">
            <w:pPr>
              <w:rPr>
                <w:del w:id="1990" w:author="Stefanie Lane" w:date="2021-11-06T13:44:00Z"/>
                <w:rFonts w:ascii="Calibri" w:eastAsia="Times New Roman" w:hAnsi="Calibri" w:cs="Calibri"/>
                <w:b w:val="0"/>
                <w:bCs w:val="0"/>
                <w:color w:val="000000"/>
                <w:sz w:val="20"/>
                <w:szCs w:val="20"/>
                <w:rPrChange w:id="1991" w:author="Stefanie Lane" w:date="2021-11-06T13:40:00Z">
                  <w:rPr>
                    <w:del w:id="1992" w:author="Stefanie Lane" w:date="2021-11-06T13:44:00Z"/>
                    <w:rFonts w:ascii="Calibri" w:eastAsia="Times New Roman" w:hAnsi="Calibri" w:cs="Calibri"/>
                    <w:b w:val="0"/>
                    <w:bCs w:val="0"/>
                    <w:color w:val="000000"/>
                  </w:rPr>
                </w:rPrChange>
              </w:rPr>
            </w:pPr>
            <w:del w:id="1993" w:author="Stefanie Lane" w:date="2021-11-06T13:44:00Z">
              <w:r w:rsidRPr="00E80F5B" w:rsidDel="002C7AC3">
                <w:rPr>
                  <w:rFonts w:ascii="Calibri" w:eastAsia="Times New Roman" w:hAnsi="Calibri" w:cs="Calibri"/>
                  <w:color w:val="000000"/>
                  <w:sz w:val="20"/>
                  <w:szCs w:val="20"/>
                  <w:rPrChange w:id="1994" w:author="Stefanie Lane" w:date="2021-11-06T13:40:00Z">
                    <w:rPr>
                      <w:rFonts w:ascii="Calibri" w:eastAsia="Times New Roman" w:hAnsi="Calibri" w:cs="Calibri"/>
                      <w:color w:val="000000"/>
                    </w:rPr>
                  </w:rPrChange>
                </w:rPr>
                <w:delText>Fescue</w:delText>
              </w:r>
            </w:del>
          </w:p>
        </w:tc>
        <w:tc>
          <w:tcPr>
            <w:tcW w:w="528" w:type="pct"/>
            <w:shd w:val="clear" w:color="auto" w:fill="auto"/>
            <w:noWrap/>
            <w:hideMark/>
          </w:tcPr>
          <w:p w14:paraId="33687380" w14:textId="7EB670F8"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1995" w:author="Stefanie Lane" w:date="2021-11-06T13:44:00Z"/>
                <w:rFonts w:ascii="Calibri" w:eastAsia="Times New Roman" w:hAnsi="Calibri" w:cs="Calibri"/>
                <w:b/>
                <w:bCs/>
                <w:color w:val="000000"/>
                <w:sz w:val="20"/>
                <w:szCs w:val="20"/>
                <w:rPrChange w:id="1996" w:author="Stefanie Lane" w:date="2021-11-06T13:40:00Z">
                  <w:rPr>
                    <w:del w:id="1997" w:author="Stefanie Lane" w:date="2021-11-06T13:44:00Z"/>
                    <w:rFonts w:ascii="Calibri" w:eastAsia="Times New Roman" w:hAnsi="Calibri" w:cs="Calibri"/>
                    <w:b/>
                    <w:bCs/>
                    <w:color w:val="000000"/>
                  </w:rPr>
                </w:rPrChange>
              </w:rPr>
            </w:pPr>
          </w:p>
        </w:tc>
        <w:tc>
          <w:tcPr>
            <w:tcW w:w="267" w:type="pct"/>
            <w:shd w:val="clear" w:color="auto" w:fill="auto"/>
            <w:noWrap/>
            <w:hideMark/>
          </w:tcPr>
          <w:p w14:paraId="4923C3BA" w14:textId="3818E323"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1998"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7C188252" w14:textId="2DCE9819"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1999"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534C7621" w14:textId="69ADBD83"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000" w:author="Stefanie Lane" w:date="2021-11-06T13:44:00Z"/>
                <w:rFonts w:ascii="Times New Roman" w:eastAsia="Times New Roman" w:hAnsi="Times New Roman" w:cs="Times New Roman"/>
                <w:sz w:val="20"/>
                <w:szCs w:val="20"/>
              </w:rPr>
            </w:pPr>
          </w:p>
        </w:tc>
        <w:tc>
          <w:tcPr>
            <w:tcW w:w="452" w:type="pct"/>
            <w:shd w:val="clear" w:color="auto" w:fill="auto"/>
            <w:noWrap/>
            <w:hideMark/>
          </w:tcPr>
          <w:p w14:paraId="375CB105" w14:textId="494C40E7"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001"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79FFEF45" w14:textId="0D62B07E"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002"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6A8B1DD4" w14:textId="1E198BB2"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003"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76044047" w14:textId="5510EECD"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004"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1C22E413" w14:textId="05A5FEBA"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005"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01945F2F" w14:textId="4C29C74A"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006"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34143CFB" w14:textId="79CF31AE"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007"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077437CA" w14:textId="1CB1CB36"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008" w:author="Stefanie Lane" w:date="2021-11-06T13:44:00Z"/>
                <w:rFonts w:ascii="Times New Roman" w:eastAsia="Times New Roman" w:hAnsi="Times New Roman" w:cs="Times New Roman"/>
                <w:sz w:val="20"/>
                <w:szCs w:val="20"/>
              </w:rPr>
            </w:pPr>
          </w:p>
        </w:tc>
      </w:tr>
      <w:tr w:rsidR="00B957A2" w:rsidRPr="00E80F5B" w:rsidDel="002C7AC3" w14:paraId="534F391A" w14:textId="77777777" w:rsidTr="002E5154">
        <w:trPr>
          <w:trHeight w:val="290"/>
          <w:del w:id="2009"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0989CB23" w14:textId="496AF30B" w:rsidR="00D40116" w:rsidRPr="00E80F5B" w:rsidDel="002C7AC3" w:rsidRDefault="00D40116" w:rsidP="003715CB">
            <w:pPr>
              <w:jc w:val="right"/>
              <w:rPr>
                <w:del w:id="2010" w:author="Stefanie Lane" w:date="2021-11-06T13:44:00Z"/>
                <w:rFonts w:ascii="Calibri" w:eastAsia="Times New Roman" w:hAnsi="Calibri" w:cs="Calibri"/>
                <w:color w:val="000000"/>
                <w:sz w:val="20"/>
                <w:szCs w:val="20"/>
                <w:rPrChange w:id="2011" w:author="Stefanie Lane" w:date="2021-11-06T13:40:00Z">
                  <w:rPr>
                    <w:del w:id="2012" w:author="Stefanie Lane" w:date="2021-11-06T13:44:00Z"/>
                    <w:rFonts w:ascii="Calibri" w:eastAsia="Times New Roman" w:hAnsi="Calibri" w:cs="Calibri"/>
                    <w:color w:val="000000"/>
                  </w:rPr>
                </w:rPrChange>
              </w:rPr>
            </w:pPr>
            <w:del w:id="2013" w:author="Stefanie Lane" w:date="2021-11-06T13:44:00Z">
              <w:r w:rsidRPr="00E80F5B" w:rsidDel="002C7AC3">
                <w:rPr>
                  <w:rFonts w:ascii="Calibri" w:eastAsia="Times New Roman" w:hAnsi="Calibri" w:cs="Calibri"/>
                  <w:color w:val="000000"/>
                  <w:sz w:val="20"/>
                  <w:szCs w:val="20"/>
                  <w:rPrChange w:id="2014" w:author="Stefanie Lane" w:date="2021-11-06T13:40:00Z">
                    <w:rPr>
                      <w:rFonts w:ascii="Calibri" w:eastAsia="Times New Roman" w:hAnsi="Calibri" w:cs="Calibri"/>
                      <w:color w:val="000000"/>
                    </w:rPr>
                  </w:rPrChange>
                </w:rPr>
                <w:delText>1979</w:delText>
              </w:r>
            </w:del>
          </w:p>
        </w:tc>
        <w:tc>
          <w:tcPr>
            <w:tcW w:w="528" w:type="pct"/>
            <w:shd w:val="clear" w:color="auto" w:fill="auto"/>
            <w:noWrap/>
            <w:hideMark/>
          </w:tcPr>
          <w:p w14:paraId="0642BA86" w14:textId="26FAC470"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15" w:author="Stefanie Lane" w:date="2021-11-06T13:44:00Z"/>
                <w:rFonts w:ascii="Calibri" w:eastAsia="Times New Roman" w:hAnsi="Calibri" w:cs="Calibri"/>
                <w:color w:val="000000"/>
                <w:sz w:val="20"/>
                <w:szCs w:val="20"/>
                <w:rPrChange w:id="2016" w:author="Stefanie Lane" w:date="2021-11-06T13:40:00Z">
                  <w:rPr>
                    <w:del w:id="2017" w:author="Stefanie Lane" w:date="2021-11-06T13:44:00Z"/>
                    <w:rFonts w:ascii="Calibri" w:eastAsia="Times New Roman" w:hAnsi="Calibri" w:cs="Calibri"/>
                    <w:color w:val="000000"/>
                  </w:rPr>
                </w:rPrChange>
              </w:rPr>
            </w:pPr>
            <w:del w:id="2018" w:author="Stefanie Lane" w:date="2021-11-06T13:44:00Z">
              <w:r w:rsidRPr="00E80F5B" w:rsidDel="002C7AC3">
                <w:rPr>
                  <w:rFonts w:ascii="Calibri" w:eastAsia="Times New Roman" w:hAnsi="Calibri" w:cs="Calibri"/>
                  <w:color w:val="000000"/>
                  <w:sz w:val="20"/>
                  <w:szCs w:val="20"/>
                  <w:rPrChange w:id="2019" w:author="Stefanie Lane" w:date="2021-11-06T13:40:00Z">
                    <w:rPr>
                      <w:rFonts w:ascii="Calibri" w:eastAsia="Times New Roman" w:hAnsi="Calibri" w:cs="Calibri"/>
                      <w:color w:val="000000"/>
                    </w:rPr>
                  </w:rPrChange>
                </w:rPr>
                <w:delText>29</w:delText>
              </w:r>
            </w:del>
          </w:p>
        </w:tc>
        <w:tc>
          <w:tcPr>
            <w:tcW w:w="267" w:type="pct"/>
            <w:shd w:val="clear" w:color="auto" w:fill="auto"/>
            <w:noWrap/>
            <w:hideMark/>
          </w:tcPr>
          <w:p w14:paraId="48FA565F" w14:textId="7D4ED58D"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20" w:author="Stefanie Lane" w:date="2021-11-06T13:44:00Z"/>
                <w:rFonts w:ascii="Calibri" w:eastAsia="Times New Roman" w:hAnsi="Calibri" w:cs="Calibri"/>
                <w:color w:val="000000"/>
                <w:sz w:val="20"/>
                <w:szCs w:val="20"/>
                <w:rPrChange w:id="2021" w:author="Stefanie Lane" w:date="2021-11-06T13:40:00Z">
                  <w:rPr>
                    <w:del w:id="2022" w:author="Stefanie Lane" w:date="2021-11-06T13:44:00Z"/>
                    <w:rFonts w:ascii="Calibri" w:eastAsia="Times New Roman" w:hAnsi="Calibri" w:cs="Calibri"/>
                    <w:color w:val="000000"/>
                  </w:rPr>
                </w:rPrChange>
              </w:rPr>
            </w:pPr>
            <w:del w:id="2023" w:author="Stefanie Lane" w:date="2021-11-06T13:44:00Z">
              <w:r w:rsidRPr="00E80F5B" w:rsidDel="002C7AC3">
                <w:rPr>
                  <w:rFonts w:ascii="Calibri" w:eastAsia="Times New Roman" w:hAnsi="Calibri" w:cs="Calibri"/>
                  <w:color w:val="000000"/>
                  <w:sz w:val="20"/>
                  <w:szCs w:val="20"/>
                  <w:rPrChange w:id="2024" w:author="Stefanie Lane" w:date="2021-11-06T13:40:00Z">
                    <w:rPr>
                      <w:rFonts w:ascii="Calibri" w:eastAsia="Times New Roman" w:hAnsi="Calibri" w:cs="Calibri"/>
                      <w:color w:val="000000"/>
                    </w:rPr>
                  </w:rPrChange>
                </w:rPr>
                <w:delText>47</w:delText>
              </w:r>
            </w:del>
          </w:p>
        </w:tc>
        <w:tc>
          <w:tcPr>
            <w:tcW w:w="0" w:type="pct"/>
            <w:shd w:val="clear" w:color="auto" w:fill="auto"/>
            <w:noWrap/>
            <w:hideMark/>
          </w:tcPr>
          <w:p w14:paraId="46D058BC" w14:textId="54636C65"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25" w:author="Stefanie Lane" w:date="2021-11-06T13:44:00Z"/>
                <w:rFonts w:ascii="Calibri" w:eastAsia="Times New Roman" w:hAnsi="Calibri" w:cs="Calibri"/>
                <w:color w:val="000000"/>
                <w:sz w:val="20"/>
                <w:szCs w:val="20"/>
                <w:rPrChange w:id="2026" w:author="Stefanie Lane" w:date="2021-11-06T13:40:00Z">
                  <w:rPr>
                    <w:del w:id="2027" w:author="Stefanie Lane" w:date="2021-11-06T13:44:00Z"/>
                    <w:rFonts w:ascii="Calibri" w:eastAsia="Times New Roman" w:hAnsi="Calibri" w:cs="Calibri"/>
                    <w:color w:val="000000"/>
                  </w:rPr>
                </w:rPrChange>
              </w:rPr>
            </w:pPr>
          </w:p>
        </w:tc>
        <w:tc>
          <w:tcPr>
            <w:tcW w:w="0" w:type="pct"/>
            <w:shd w:val="clear" w:color="auto" w:fill="auto"/>
            <w:noWrap/>
            <w:hideMark/>
          </w:tcPr>
          <w:p w14:paraId="41E8FAC4" w14:textId="0542475F"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28" w:author="Stefanie Lane" w:date="2021-11-06T13:44:00Z"/>
                <w:rFonts w:ascii="Calibri" w:eastAsia="Times New Roman" w:hAnsi="Calibri" w:cs="Calibri"/>
                <w:color w:val="000000"/>
                <w:sz w:val="20"/>
                <w:szCs w:val="20"/>
                <w:rPrChange w:id="2029" w:author="Stefanie Lane" w:date="2021-11-06T13:40:00Z">
                  <w:rPr>
                    <w:del w:id="2030" w:author="Stefanie Lane" w:date="2021-11-06T13:44:00Z"/>
                    <w:rFonts w:ascii="Calibri" w:eastAsia="Times New Roman" w:hAnsi="Calibri" w:cs="Calibri"/>
                    <w:color w:val="000000"/>
                  </w:rPr>
                </w:rPrChange>
              </w:rPr>
            </w:pPr>
            <w:del w:id="2031" w:author="Stefanie Lane" w:date="2021-11-06T13:44:00Z">
              <w:r w:rsidRPr="00E80F5B" w:rsidDel="002C7AC3">
                <w:rPr>
                  <w:rFonts w:ascii="Calibri" w:eastAsia="Times New Roman" w:hAnsi="Calibri" w:cs="Calibri"/>
                  <w:color w:val="000000"/>
                  <w:sz w:val="20"/>
                  <w:szCs w:val="20"/>
                  <w:rPrChange w:id="2032" w:author="Stefanie Lane" w:date="2021-11-06T13:40:00Z">
                    <w:rPr>
                      <w:rFonts w:ascii="Calibri" w:eastAsia="Times New Roman" w:hAnsi="Calibri" w:cs="Calibri"/>
                      <w:color w:val="000000"/>
                    </w:rPr>
                  </w:rPrChange>
                </w:rPr>
                <w:delText>12.8</w:delText>
              </w:r>
            </w:del>
          </w:p>
        </w:tc>
        <w:tc>
          <w:tcPr>
            <w:tcW w:w="452" w:type="pct"/>
            <w:shd w:val="clear" w:color="auto" w:fill="auto"/>
            <w:noWrap/>
            <w:hideMark/>
          </w:tcPr>
          <w:p w14:paraId="21E8FC35" w14:textId="5AB8B178"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33" w:author="Stefanie Lane" w:date="2021-11-06T13:44:00Z"/>
                <w:rFonts w:ascii="Calibri" w:eastAsia="Times New Roman" w:hAnsi="Calibri" w:cs="Calibri"/>
                <w:color w:val="000000"/>
                <w:sz w:val="20"/>
                <w:szCs w:val="20"/>
                <w:rPrChange w:id="2034" w:author="Stefanie Lane" w:date="2021-11-06T13:40:00Z">
                  <w:rPr>
                    <w:del w:id="2035" w:author="Stefanie Lane" w:date="2021-11-06T13:44:00Z"/>
                    <w:rFonts w:ascii="Calibri" w:eastAsia="Times New Roman" w:hAnsi="Calibri" w:cs="Calibri"/>
                    <w:color w:val="000000"/>
                  </w:rPr>
                </w:rPrChange>
              </w:rPr>
            </w:pPr>
            <w:del w:id="2036" w:author="Stefanie Lane" w:date="2021-11-06T13:44:00Z">
              <w:r w:rsidRPr="00E80F5B" w:rsidDel="002C7AC3">
                <w:rPr>
                  <w:rFonts w:ascii="Calibri" w:eastAsia="Times New Roman" w:hAnsi="Calibri" w:cs="Calibri"/>
                  <w:color w:val="000000"/>
                  <w:sz w:val="20"/>
                  <w:szCs w:val="20"/>
                  <w:rPrChange w:id="2037" w:author="Stefanie Lane" w:date="2021-11-06T13:40:00Z">
                    <w:rPr>
                      <w:rFonts w:ascii="Calibri" w:eastAsia="Times New Roman" w:hAnsi="Calibri" w:cs="Calibri"/>
                      <w:color w:val="000000"/>
                    </w:rPr>
                  </w:rPrChange>
                </w:rPr>
                <w:delText>3.7</w:delText>
              </w:r>
            </w:del>
          </w:p>
        </w:tc>
        <w:tc>
          <w:tcPr>
            <w:tcW w:w="0" w:type="pct"/>
            <w:shd w:val="clear" w:color="auto" w:fill="auto"/>
            <w:noWrap/>
            <w:hideMark/>
          </w:tcPr>
          <w:p w14:paraId="02205047" w14:textId="7A7D3E01"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38" w:author="Stefanie Lane" w:date="2021-11-06T13:44:00Z"/>
                <w:rFonts w:ascii="Calibri" w:eastAsia="Times New Roman" w:hAnsi="Calibri" w:cs="Calibri"/>
                <w:color w:val="000000"/>
                <w:sz w:val="20"/>
                <w:szCs w:val="20"/>
                <w:rPrChange w:id="2039" w:author="Stefanie Lane" w:date="2021-11-06T13:40:00Z">
                  <w:rPr>
                    <w:del w:id="2040" w:author="Stefanie Lane" w:date="2021-11-06T13:44:00Z"/>
                    <w:rFonts w:ascii="Calibri" w:eastAsia="Times New Roman" w:hAnsi="Calibri" w:cs="Calibri"/>
                    <w:color w:val="000000"/>
                  </w:rPr>
                </w:rPrChange>
              </w:rPr>
            </w:pPr>
          </w:p>
        </w:tc>
        <w:tc>
          <w:tcPr>
            <w:tcW w:w="0" w:type="pct"/>
            <w:vMerge w:val="restart"/>
            <w:shd w:val="clear" w:color="auto" w:fill="auto"/>
            <w:noWrap/>
            <w:hideMark/>
          </w:tcPr>
          <w:p w14:paraId="2CB47129" w14:textId="50BBAA20"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41" w:author="Stefanie Lane" w:date="2021-11-06T13:44:00Z"/>
                <w:rFonts w:ascii="Calibri" w:eastAsia="Times New Roman" w:hAnsi="Calibri" w:cs="Calibri"/>
                <w:color w:val="000000"/>
                <w:sz w:val="20"/>
                <w:szCs w:val="20"/>
                <w:rPrChange w:id="2042" w:author="Stefanie Lane" w:date="2021-11-06T13:40:00Z">
                  <w:rPr>
                    <w:del w:id="2043" w:author="Stefanie Lane" w:date="2021-11-06T13:44:00Z"/>
                    <w:rFonts w:ascii="Calibri" w:eastAsia="Times New Roman" w:hAnsi="Calibri" w:cs="Calibri"/>
                    <w:color w:val="000000"/>
                  </w:rPr>
                </w:rPrChange>
              </w:rPr>
            </w:pPr>
            <w:del w:id="2044" w:author="Stefanie Lane" w:date="2021-11-06T13:39:00Z">
              <w:r w:rsidRPr="00E80F5B" w:rsidDel="00782D74">
                <w:rPr>
                  <w:rFonts w:ascii="Calibri" w:eastAsia="Times New Roman" w:hAnsi="Calibri" w:cs="Calibri"/>
                  <w:color w:val="000000"/>
                  <w:sz w:val="20"/>
                  <w:szCs w:val="20"/>
                  <w:rPrChange w:id="2045" w:author="Stefanie Lane" w:date="2021-11-06T13:40:00Z">
                    <w:rPr>
                      <w:rFonts w:ascii="Calibri" w:eastAsia="Times New Roman" w:hAnsi="Calibri" w:cs="Calibri"/>
                      <w:color w:val="000000"/>
                    </w:rPr>
                  </w:rPrChange>
                </w:rPr>
                <w:delText>0.59</w:delText>
              </w:r>
            </w:del>
          </w:p>
        </w:tc>
        <w:tc>
          <w:tcPr>
            <w:tcW w:w="0" w:type="pct"/>
            <w:vMerge w:val="restart"/>
            <w:shd w:val="clear" w:color="auto" w:fill="auto"/>
            <w:noWrap/>
            <w:hideMark/>
          </w:tcPr>
          <w:p w14:paraId="216602AC" w14:textId="20C67CAA"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46" w:author="Stefanie Lane" w:date="2021-11-06T13:44:00Z"/>
                <w:rFonts w:ascii="Calibri" w:eastAsia="Times New Roman" w:hAnsi="Calibri" w:cs="Calibri"/>
                <w:color w:val="000000"/>
                <w:sz w:val="20"/>
                <w:szCs w:val="20"/>
                <w:rPrChange w:id="2047" w:author="Stefanie Lane" w:date="2021-11-06T13:40:00Z">
                  <w:rPr>
                    <w:del w:id="2048" w:author="Stefanie Lane" w:date="2021-11-06T13:44:00Z"/>
                    <w:rFonts w:ascii="Calibri" w:eastAsia="Times New Roman" w:hAnsi="Calibri" w:cs="Calibri"/>
                    <w:color w:val="000000"/>
                  </w:rPr>
                </w:rPrChange>
              </w:rPr>
            </w:pPr>
            <w:del w:id="2049" w:author="Stefanie Lane" w:date="2021-11-06T13:39:00Z">
              <w:r w:rsidRPr="00E80F5B" w:rsidDel="00782D74">
                <w:rPr>
                  <w:rFonts w:ascii="Calibri" w:eastAsia="Times New Roman" w:hAnsi="Calibri" w:cs="Calibri"/>
                  <w:color w:val="000000"/>
                  <w:sz w:val="20"/>
                  <w:szCs w:val="20"/>
                  <w:rPrChange w:id="2050" w:author="Stefanie Lane" w:date="2021-11-06T13:40:00Z">
                    <w:rPr>
                      <w:rFonts w:ascii="Calibri" w:eastAsia="Times New Roman" w:hAnsi="Calibri" w:cs="Calibri"/>
                      <w:color w:val="000000"/>
                    </w:rPr>
                  </w:rPrChange>
                </w:rPr>
                <w:delText>0.56</w:delText>
              </w:r>
            </w:del>
          </w:p>
        </w:tc>
        <w:tc>
          <w:tcPr>
            <w:tcW w:w="0" w:type="pct"/>
            <w:shd w:val="clear" w:color="auto" w:fill="auto"/>
            <w:noWrap/>
            <w:hideMark/>
          </w:tcPr>
          <w:p w14:paraId="6181439E" w14:textId="79A95B06"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51" w:author="Stefanie Lane" w:date="2021-11-06T13:44:00Z"/>
                <w:rFonts w:ascii="Calibri" w:eastAsia="Times New Roman" w:hAnsi="Calibri" w:cs="Calibri"/>
                <w:color w:val="000000"/>
                <w:sz w:val="20"/>
                <w:szCs w:val="20"/>
                <w:rPrChange w:id="2052" w:author="Stefanie Lane" w:date="2021-11-06T13:40:00Z">
                  <w:rPr>
                    <w:del w:id="2053" w:author="Stefanie Lane" w:date="2021-11-06T13:44:00Z"/>
                    <w:rFonts w:ascii="Calibri" w:eastAsia="Times New Roman" w:hAnsi="Calibri" w:cs="Calibri"/>
                    <w:color w:val="000000"/>
                  </w:rPr>
                </w:rPrChange>
              </w:rPr>
            </w:pPr>
          </w:p>
        </w:tc>
        <w:tc>
          <w:tcPr>
            <w:tcW w:w="0" w:type="pct"/>
            <w:vMerge w:val="restart"/>
            <w:shd w:val="clear" w:color="auto" w:fill="auto"/>
            <w:noWrap/>
            <w:hideMark/>
          </w:tcPr>
          <w:p w14:paraId="370BFB03" w14:textId="0AA7E1F0"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54" w:author="Stefanie Lane" w:date="2021-11-06T13:44:00Z"/>
                <w:rFonts w:ascii="Calibri" w:eastAsia="Times New Roman" w:hAnsi="Calibri" w:cs="Calibri"/>
                <w:color w:val="000000"/>
                <w:sz w:val="20"/>
                <w:szCs w:val="20"/>
                <w:rPrChange w:id="2055" w:author="Stefanie Lane" w:date="2021-11-06T13:40:00Z">
                  <w:rPr>
                    <w:del w:id="2056" w:author="Stefanie Lane" w:date="2021-11-06T13:44:00Z"/>
                    <w:rFonts w:ascii="Calibri" w:eastAsia="Times New Roman" w:hAnsi="Calibri" w:cs="Calibri"/>
                    <w:color w:val="000000"/>
                  </w:rPr>
                </w:rPrChange>
              </w:rPr>
            </w:pPr>
            <w:del w:id="2057" w:author="Stefanie Lane" w:date="2021-11-06T13:44:00Z">
              <w:r w:rsidRPr="00E80F5B" w:rsidDel="002C7AC3">
                <w:rPr>
                  <w:rFonts w:ascii="Calibri" w:eastAsia="Times New Roman" w:hAnsi="Calibri" w:cs="Calibri"/>
                  <w:color w:val="000000"/>
                  <w:sz w:val="20"/>
                  <w:szCs w:val="20"/>
                  <w:rPrChange w:id="2058" w:author="Stefanie Lane" w:date="2021-11-06T13:40:00Z">
                    <w:rPr>
                      <w:rFonts w:ascii="Calibri" w:eastAsia="Times New Roman" w:hAnsi="Calibri" w:cs="Calibri"/>
                      <w:color w:val="000000"/>
                    </w:rPr>
                  </w:rPrChange>
                </w:rPr>
                <w:delText>0.</w:delText>
              </w:r>
            </w:del>
            <w:del w:id="2059" w:author="Stefanie Lane" w:date="2021-11-06T13:36:00Z">
              <w:r w:rsidRPr="00E80F5B" w:rsidDel="00C9267E">
                <w:rPr>
                  <w:rFonts w:ascii="Calibri" w:eastAsia="Times New Roman" w:hAnsi="Calibri" w:cs="Calibri"/>
                  <w:color w:val="000000"/>
                  <w:sz w:val="20"/>
                  <w:szCs w:val="20"/>
                  <w:rPrChange w:id="2060" w:author="Stefanie Lane" w:date="2021-11-06T13:40:00Z">
                    <w:rPr>
                      <w:rFonts w:ascii="Calibri" w:eastAsia="Times New Roman" w:hAnsi="Calibri" w:cs="Calibri"/>
                      <w:color w:val="000000"/>
                    </w:rPr>
                  </w:rPrChange>
                </w:rPr>
                <w:delText>10</w:delText>
              </w:r>
            </w:del>
          </w:p>
        </w:tc>
        <w:tc>
          <w:tcPr>
            <w:tcW w:w="0" w:type="pct"/>
            <w:vMerge w:val="restart"/>
            <w:shd w:val="clear" w:color="auto" w:fill="auto"/>
            <w:noWrap/>
            <w:hideMark/>
          </w:tcPr>
          <w:p w14:paraId="61A96A2B" w14:textId="65C8763A"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61" w:author="Stefanie Lane" w:date="2021-11-06T13:44:00Z"/>
                <w:rFonts w:ascii="Calibri" w:eastAsia="Times New Roman" w:hAnsi="Calibri" w:cs="Calibri"/>
                <w:color w:val="000000"/>
                <w:sz w:val="20"/>
                <w:szCs w:val="20"/>
                <w:rPrChange w:id="2062" w:author="Stefanie Lane" w:date="2021-11-06T13:40:00Z">
                  <w:rPr>
                    <w:del w:id="2063" w:author="Stefanie Lane" w:date="2021-11-06T13:44:00Z"/>
                    <w:rFonts w:ascii="Calibri" w:eastAsia="Times New Roman" w:hAnsi="Calibri" w:cs="Calibri"/>
                    <w:color w:val="000000"/>
                  </w:rPr>
                </w:rPrChange>
              </w:rPr>
            </w:pPr>
            <w:del w:id="2064" w:author="Stefanie Lane" w:date="2021-11-06T13:36:00Z">
              <w:r w:rsidRPr="00E80F5B" w:rsidDel="00C9267E">
                <w:rPr>
                  <w:rFonts w:ascii="Calibri" w:eastAsia="Times New Roman" w:hAnsi="Calibri" w:cs="Calibri"/>
                  <w:color w:val="000000"/>
                  <w:sz w:val="20"/>
                  <w:szCs w:val="20"/>
                  <w:rPrChange w:id="2065" w:author="Stefanie Lane" w:date="2021-11-06T13:40:00Z">
                    <w:rPr>
                      <w:rFonts w:ascii="Calibri" w:eastAsia="Times New Roman" w:hAnsi="Calibri" w:cs="Calibri"/>
                      <w:color w:val="000000"/>
                    </w:rPr>
                  </w:rPrChange>
                </w:rPr>
                <w:delText>8.33</w:delText>
              </w:r>
            </w:del>
          </w:p>
        </w:tc>
        <w:tc>
          <w:tcPr>
            <w:tcW w:w="0" w:type="pct"/>
            <w:vMerge w:val="restart"/>
            <w:shd w:val="clear" w:color="auto" w:fill="auto"/>
            <w:noWrap/>
            <w:hideMark/>
          </w:tcPr>
          <w:p w14:paraId="3B5AE9C9" w14:textId="19631469"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066" w:author="Stefanie Lane" w:date="2021-11-06T13:44:00Z"/>
                <w:rFonts w:ascii="Calibri" w:eastAsia="Times New Roman" w:hAnsi="Calibri" w:cs="Calibri"/>
                <w:color w:val="000000"/>
                <w:sz w:val="20"/>
                <w:szCs w:val="20"/>
                <w:rPrChange w:id="2067" w:author="Stefanie Lane" w:date="2021-11-06T13:40:00Z">
                  <w:rPr>
                    <w:del w:id="2068" w:author="Stefanie Lane" w:date="2021-11-06T13:44:00Z"/>
                    <w:rFonts w:ascii="Calibri" w:eastAsia="Times New Roman" w:hAnsi="Calibri" w:cs="Calibri"/>
                    <w:color w:val="000000"/>
                  </w:rPr>
                </w:rPrChange>
              </w:rPr>
            </w:pPr>
            <w:del w:id="2069" w:author="Stefanie Lane" w:date="2021-11-06T13:44:00Z">
              <w:r w:rsidRPr="00E80F5B" w:rsidDel="002C7AC3">
                <w:rPr>
                  <w:rFonts w:ascii="Calibri" w:eastAsia="Times New Roman" w:hAnsi="Calibri" w:cs="Calibri"/>
                  <w:color w:val="000000"/>
                  <w:sz w:val="20"/>
                  <w:szCs w:val="20"/>
                  <w:rPrChange w:id="2070" w:author="Stefanie Lane" w:date="2021-11-06T13:40:00Z">
                    <w:rPr>
                      <w:rFonts w:ascii="Calibri" w:eastAsia="Times New Roman" w:hAnsi="Calibri" w:cs="Calibri"/>
                      <w:color w:val="000000"/>
                    </w:rPr>
                  </w:rPrChange>
                </w:rPr>
                <w:delText>0.001</w:delText>
              </w:r>
            </w:del>
          </w:p>
        </w:tc>
      </w:tr>
      <w:tr w:rsidR="00B957A2" w:rsidRPr="00E80F5B" w:rsidDel="002C7AC3" w14:paraId="214E72B7" w14:textId="77777777" w:rsidTr="002E5154">
        <w:trPr>
          <w:cnfStyle w:val="000000100000" w:firstRow="0" w:lastRow="0" w:firstColumn="0" w:lastColumn="0" w:oddVBand="0" w:evenVBand="0" w:oddHBand="1" w:evenHBand="0" w:firstRowFirstColumn="0" w:firstRowLastColumn="0" w:lastRowFirstColumn="0" w:lastRowLastColumn="0"/>
          <w:trHeight w:val="290"/>
          <w:del w:id="2071"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66D25731" w14:textId="31F6D918" w:rsidR="00D40116" w:rsidRPr="00E80F5B" w:rsidDel="002C7AC3" w:rsidRDefault="00D40116" w:rsidP="003715CB">
            <w:pPr>
              <w:jc w:val="right"/>
              <w:rPr>
                <w:del w:id="2072" w:author="Stefanie Lane" w:date="2021-11-06T13:44:00Z"/>
                <w:rFonts w:ascii="Calibri" w:eastAsia="Times New Roman" w:hAnsi="Calibri" w:cs="Calibri"/>
                <w:color w:val="000000"/>
                <w:sz w:val="20"/>
                <w:szCs w:val="20"/>
                <w:rPrChange w:id="2073" w:author="Stefanie Lane" w:date="2021-11-06T13:40:00Z">
                  <w:rPr>
                    <w:del w:id="2074" w:author="Stefanie Lane" w:date="2021-11-06T13:44:00Z"/>
                    <w:rFonts w:ascii="Calibri" w:eastAsia="Times New Roman" w:hAnsi="Calibri" w:cs="Calibri"/>
                    <w:color w:val="000000"/>
                  </w:rPr>
                </w:rPrChange>
              </w:rPr>
            </w:pPr>
            <w:del w:id="2075" w:author="Stefanie Lane" w:date="2021-11-06T13:44:00Z">
              <w:r w:rsidRPr="00E80F5B" w:rsidDel="002C7AC3">
                <w:rPr>
                  <w:rFonts w:ascii="Calibri" w:eastAsia="Times New Roman" w:hAnsi="Calibri" w:cs="Calibri"/>
                  <w:color w:val="000000"/>
                  <w:sz w:val="20"/>
                  <w:szCs w:val="20"/>
                  <w:rPrChange w:id="2076" w:author="Stefanie Lane" w:date="2021-11-06T13:40:00Z">
                    <w:rPr>
                      <w:rFonts w:ascii="Calibri" w:eastAsia="Times New Roman" w:hAnsi="Calibri" w:cs="Calibri"/>
                      <w:color w:val="000000"/>
                    </w:rPr>
                  </w:rPrChange>
                </w:rPr>
                <w:delText>1999</w:delText>
              </w:r>
            </w:del>
          </w:p>
        </w:tc>
        <w:tc>
          <w:tcPr>
            <w:tcW w:w="528" w:type="pct"/>
            <w:shd w:val="clear" w:color="auto" w:fill="auto"/>
            <w:noWrap/>
            <w:hideMark/>
          </w:tcPr>
          <w:p w14:paraId="2E67DB8D" w14:textId="65F32E4E"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077" w:author="Stefanie Lane" w:date="2021-11-06T13:44:00Z"/>
                <w:rFonts w:ascii="Calibri" w:eastAsia="Times New Roman" w:hAnsi="Calibri" w:cs="Calibri"/>
                <w:color w:val="000000"/>
                <w:sz w:val="20"/>
                <w:szCs w:val="20"/>
                <w:rPrChange w:id="2078" w:author="Stefanie Lane" w:date="2021-11-06T13:40:00Z">
                  <w:rPr>
                    <w:del w:id="2079" w:author="Stefanie Lane" w:date="2021-11-06T13:44:00Z"/>
                    <w:rFonts w:ascii="Calibri" w:eastAsia="Times New Roman" w:hAnsi="Calibri" w:cs="Calibri"/>
                    <w:color w:val="000000"/>
                  </w:rPr>
                </w:rPrChange>
              </w:rPr>
            </w:pPr>
            <w:del w:id="2080" w:author="Stefanie Lane" w:date="2021-11-06T13:44:00Z">
              <w:r w:rsidRPr="00E80F5B" w:rsidDel="002C7AC3">
                <w:rPr>
                  <w:rFonts w:ascii="Calibri" w:eastAsia="Times New Roman" w:hAnsi="Calibri" w:cs="Calibri"/>
                  <w:color w:val="000000"/>
                  <w:sz w:val="20"/>
                  <w:szCs w:val="20"/>
                  <w:rPrChange w:id="2081" w:author="Stefanie Lane" w:date="2021-11-06T13:40:00Z">
                    <w:rPr>
                      <w:rFonts w:ascii="Calibri" w:eastAsia="Times New Roman" w:hAnsi="Calibri" w:cs="Calibri"/>
                      <w:color w:val="000000"/>
                    </w:rPr>
                  </w:rPrChange>
                </w:rPr>
                <w:delText>33</w:delText>
              </w:r>
            </w:del>
          </w:p>
        </w:tc>
        <w:tc>
          <w:tcPr>
            <w:tcW w:w="267" w:type="pct"/>
            <w:shd w:val="clear" w:color="auto" w:fill="auto"/>
            <w:noWrap/>
            <w:hideMark/>
          </w:tcPr>
          <w:p w14:paraId="615E8783" w14:textId="3D445634"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082" w:author="Stefanie Lane" w:date="2021-11-06T13:44:00Z"/>
                <w:rFonts w:ascii="Calibri" w:eastAsia="Times New Roman" w:hAnsi="Calibri" w:cs="Calibri"/>
                <w:color w:val="000000"/>
                <w:sz w:val="20"/>
                <w:szCs w:val="20"/>
                <w:rPrChange w:id="2083" w:author="Stefanie Lane" w:date="2021-11-06T13:40:00Z">
                  <w:rPr>
                    <w:del w:id="2084" w:author="Stefanie Lane" w:date="2021-11-06T13:44:00Z"/>
                    <w:rFonts w:ascii="Calibri" w:eastAsia="Times New Roman" w:hAnsi="Calibri" w:cs="Calibri"/>
                    <w:color w:val="000000"/>
                  </w:rPr>
                </w:rPrChange>
              </w:rPr>
            </w:pPr>
            <w:del w:id="2085" w:author="Stefanie Lane" w:date="2021-11-06T13:44:00Z">
              <w:r w:rsidRPr="00E80F5B" w:rsidDel="002C7AC3">
                <w:rPr>
                  <w:rFonts w:ascii="Calibri" w:eastAsia="Times New Roman" w:hAnsi="Calibri" w:cs="Calibri"/>
                  <w:color w:val="000000"/>
                  <w:sz w:val="20"/>
                  <w:szCs w:val="20"/>
                  <w:rPrChange w:id="2086" w:author="Stefanie Lane" w:date="2021-11-06T13:40:00Z">
                    <w:rPr>
                      <w:rFonts w:ascii="Calibri" w:eastAsia="Times New Roman" w:hAnsi="Calibri" w:cs="Calibri"/>
                      <w:color w:val="000000"/>
                    </w:rPr>
                  </w:rPrChange>
                </w:rPr>
                <w:delText>41</w:delText>
              </w:r>
            </w:del>
          </w:p>
        </w:tc>
        <w:tc>
          <w:tcPr>
            <w:tcW w:w="0" w:type="pct"/>
            <w:shd w:val="clear" w:color="auto" w:fill="auto"/>
            <w:noWrap/>
            <w:hideMark/>
          </w:tcPr>
          <w:p w14:paraId="02819DE3" w14:textId="01ABEA00"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087" w:author="Stefanie Lane" w:date="2021-11-06T13:44:00Z"/>
                <w:rFonts w:ascii="Calibri" w:eastAsia="Times New Roman" w:hAnsi="Calibri" w:cs="Calibri"/>
                <w:color w:val="000000"/>
                <w:sz w:val="20"/>
                <w:szCs w:val="20"/>
                <w:rPrChange w:id="2088" w:author="Stefanie Lane" w:date="2021-11-06T13:40:00Z">
                  <w:rPr>
                    <w:del w:id="2089" w:author="Stefanie Lane" w:date="2021-11-06T13:44:00Z"/>
                    <w:rFonts w:ascii="Calibri" w:eastAsia="Times New Roman" w:hAnsi="Calibri" w:cs="Calibri"/>
                    <w:color w:val="000000"/>
                  </w:rPr>
                </w:rPrChange>
              </w:rPr>
            </w:pPr>
          </w:p>
        </w:tc>
        <w:tc>
          <w:tcPr>
            <w:tcW w:w="0" w:type="pct"/>
            <w:shd w:val="clear" w:color="auto" w:fill="auto"/>
            <w:noWrap/>
            <w:hideMark/>
          </w:tcPr>
          <w:p w14:paraId="4192B327" w14:textId="3B3CC510"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090" w:author="Stefanie Lane" w:date="2021-11-06T13:44:00Z"/>
                <w:rFonts w:ascii="Calibri" w:eastAsia="Times New Roman" w:hAnsi="Calibri" w:cs="Calibri"/>
                <w:color w:val="000000"/>
                <w:sz w:val="20"/>
                <w:szCs w:val="20"/>
                <w:rPrChange w:id="2091" w:author="Stefanie Lane" w:date="2021-11-06T13:40:00Z">
                  <w:rPr>
                    <w:del w:id="2092" w:author="Stefanie Lane" w:date="2021-11-06T13:44:00Z"/>
                    <w:rFonts w:ascii="Calibri" w:eastAsia="Times New Roman" w:hAnsi="Calibri" w:cs="Calibri"/>
                    <w:color w:val="000000"/>
                  </w:rPr>
                </w:rPrChange>
              </w:rPr>
            </w:pPr>
            <w:del w:id="2093" w:author="Stefanie Lane" w:date="2021-11-06T13:44:00Z">
              <w:r w:rsidRPr="00E80F5B" w:rsidDel="002C7AC3">
                <w:rPr>
                  <w:rFonts w:ascii="Calibri" w:eastAsia="Times New Roman" w:hAnsi="Calibri" w:cs="Calibri"/>
                  <w:color w:val="000000"/>
                  <w:sz w:val="20"/>
                  <w:szCs w:val="20"/>
                  <w:rPrChange w:id="2094" w:author="Stefanie Lane" w:date="2021-11-06T13:40:00Z">
                    <w:rPr>
                      <w:rFonts w:ascii="Calibri" w:eastAsia="Times New Roman" w:hAnsi="Calibri" w:cs="Calibri"/>
                      <w:color w:val="000000"/>
                    </w:rPr>
                  </w:rPrChange>
                </w:rPr>
                <w:delText>9.7</w:delText>
              </w:r>
            </w:del>
          </w:p>
        </w:tc>
        <w:tc>
          <w:tcPr>
            <w:tcW w:w="452" w:type="pct"/>
            <w:shd w:val="clear" w:color="auto" w:fill="auto"/>
            <w:noWrap/>
            <w:hideMark/>
          </w:tcPr>
          <w:p w14:paraId="33EFC706" w14:textId="2560C019"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095" w:author="Stefanie Lane" w:date="2021-11-06T13:44:00Z"/>
                <w:rFonts w:ascii="Calibri" w:eastAsia="Times New Roman" w:hAnsi="Calibri" w:cs="Calibri"/>
                <w:color w:val="000000"/>
                <w:sz w:val="20"/>
                <w:szCs w:val="20"/>
                <w:rPrChange w:id="2096" w:author="Stefanie Lane" w:date="2021-11-06T13:40:00Z">
                  <w:rPr>
                    <w:del w:id="2097" w:author="Stefanie Lane" w:date="2021-11-06T13:44:00Z"/>
                    <w:rFonts w:ascii="Calibri" w:eastAsia="Times New Roman" w:hAnsi="Calibri" w:cs="Calibri"/>
                    <w:color w:val="000000"/>
                  </w:rPr>
                </w:rPrChange>
              </w:rPr>
            </w:pPr>
            <w:del w:id="2098" w:author="Stefanie Lane" w:date="2021-11-06T13:44:00Z">
              <w:r w:rsidRPr="00E80F5B" w:rsidDel="002C7AC3">
                <w:rPr>
                  <w:rFonts w:ascii="Calibri" w:eastAsia="Times New Roman" w:hAnsi="Calibri" w:cs="Calibri"/>
                  <w:color w:val="000000"/>
                  <w:sz w:val="20"/>
                  <w:szCs w:val="20"/>
                  <w:rPrChange w:id="2099" w:author="Stefanie Lane" w:date="2021-11-06T13:40:00Z">
                    <w:rPr>
                      <w:rFonts w:ascii="Calibri" w:eastAsia="Times New Roman" w:hAnsi="Calibri" w:cs="Calibri"/>
                      <w:color w:val="000000"/>
                    </w:rPr>
                  </w:rPrChange>
                </w:rPr>
                <w:delText>4.2</w:delText>
              </w:r>
            </w:del>
          </w:p>
        </w:tc>
        <w:tc>
          <w:tcPr>
            <w:tcW w:w="0" w:type="pct"/>
            <w:shd w:val="clear" w:color="auto" w:fill="auto"/>
            <w:noWrap/>
            <w:hideMark/>
          </w:tcPr>
          <w:p w14:paraId="10B2F238" w14:textId="0BB63BED"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100" w:author="Stefanie Lane" w:date="2021-11-06T13:44:00Z"/>
                <w:rFonts w:ascii="Calibri" w:eastAsia="Times New Roman" w:hAnsi="Calibri" w:cs="Calibri"/>
                <w:color w:val="000000"/>
                <w:sz w:val="20"/>
                <w:szCs w:val="20"/>
                <w:rPrChange w:id="2101" w:author="Stefanie Lane" w:date="2021-11-06T13:40:00Z">
                  <w:rPr>
                    <w:del w:id="2102" w:author="Stefanie Lane" w:date="2021-11-06T13:44:00Z"/>
                    <w:rFonts w:ascii="Calibri" w:eastAsia="Times New Roman" w:hAnsi="Calibri" w:cs="Calibri"/>
                    <w:color w:val="000000"/>
                  </w:rPr>
                </w:rPrChange>
              </w:rPr>
            </w:pPr>
          </w:p>
        </w:tc>
        <w:tc>
          <w:tcPr>
            <w:tcW w:w="0" w:type="pct"/>
            <w:vMerge/>
            <w:shd w:val="clear" w:color="auto" w:fill="auto"/>
            <w:hideMark/>
          </w:tcPr>
          <w:p w14:paraId="3C031B4C" w14:textId="6925B974"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03" w:author="Stefanie Lane" w:date="2021-11-06T13:44:00Z"/>
                <w:rFonts w:ascii="Calibri" w:eastAsia="Times New Roman" w:hAnsi="Calibri" w:cs="Calibri"/>
                <w:color w:val="000000"/>
                <w:sz w:val="20"/>
                <w:szCs w:val="20"/>
                <w:rPrChange w:id="2104" w:author="Stefanie Lane" w:date="2021-11-06T13:40:00Z">
                  <w:rPr>
                    <w:del w:id="2105" w:author="Stefanie Lane" w:date="2021-11-06T13:44:00Z"/>
                    <w:rFonts w:ascii="Calibri" w:eastAsia="Times New Roman" w:hAnsi="Calibri" w:cs="Calibri"/>
                    <w:color w:val="000000"/>
                  </w:rPr>
                </w:rPrChange>
              </w:rPr>
            </w:pPr>
          </w:p>
        </w:tc>
        <w:tc>
          <w:tcPr>
            <w:tcW w:w="0" w:type="pct"/>
            <w:vMerge/>
            <w:shd w:val="clear" w:color="auto" w:fill="auto"/>
            <w:hideMark/>
          </w:tcPr>
          <w:p w14:paraId="5E3AFAFD" w14:textId="6748867B"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06" w:author="Stefanie Lane" w:date="2021-11-06T13:44:00Z"/>
                <w:rFonts w:ascii="Calibri" w:eastAsia="Times New Roman" w:hAnsi="Calibri" w:cs="Calibri"/>
                <w:color w:val="000000"/>
                <w:sz w:val="20"/>
                <w:szCs w:val="20"/>
                <w:rPrChange w:id="2107" w:author="Stefanie Lane" w:date="2021-11-06T13:40:00Z">
                  <w:rPr>
                    <w:del w:id="2108" w:author="Stefanie Lane" w:date="2021-11-06T13:44:00Z"/>
                    <w:rFonts w:ascii="Calibri" w:eastAsia="Times New Roman" w:hAnsi="Calibri" w:cs="Calibri"/>
                    <w:color w:val="000000"/>
                  </w:rPr>
                </w:rPrChange>
              </w:rPr>
            </w:pPr>
          </w:p>
        </w:tc>
        <w:tc>
          <w:tcPr>
            <w:tcW w:w="0" w:type="pct"/>
            <w:shd w:val="clear" w:color="auto" w:fill="auto"/>
            <w:noWrap/>
            <w:hideMark/>
          </w:tcPr>
          <w:p w14:paraId="17BBA796" w14:textId="645C19BD"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109" w:author="Stefanie Lane" w:date="2021-11-06T13:44:00Z"/>
                <w:rFonts w:ascii="Times New Roman" w:eastAsia="Times New Roman" w:hAnsi="Times New Roman" w:cs="Times New Roman"/>
                <w:sz w:val="20"/>
                <w:szCs w:val="20"/>
              </w:rPr>
            </w:pPr>
          </w:p>
        </w:tc>
        <w:tc>
          <w:tcPr>
            <w:tcW w:w="0" w:type="pct"/>
            <w:vMerge/>
            <w:shd w:val="clear" w:color="auto" w:fill="auto"/>
            <w:hideMark/>
          </w:tcPr>
          <w:p w14:paraId="1518D9A5" w14:textId="3C544792"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10" w:author="Stefanie Lane" w:date="2021-11-06T13:44:00Z"/>
                <w:rFonts w:ascii="Calibri" w:eastAsia="Times New Roman" w:hAnsi="Calibri" w:cs="Calibri"/>
                <w:color w:val="000000"/>
                <w:sz w:val="20"/>
                <w:szCs w:val="20"/>
                <w:rPrChange w:id="2111" w:author="Stefanie Lane" w:date="2021-11-06T13:40:00Z">
                  <w:rPr>
                    <w:del w:id="2112" w:author="Stefanie Lane" w:date="2021-11-06T13:44:00Z"/>
                    <w:rFonts w:ascii="Calibri" w:eastAsia="Times New Roman" w:hAnsi="Calibri" w:cs="Calibri"/>
                    <w:color w:val="000000"/>
                  </w:rPr>
                </w:rPrChange>
              </w:rPr>
            </w:pPr>
          </w:p>
        </w:tc>
        <w:tc>
          <w:tcPr>
            <w:tcW w:w="0" w:type="pct"/>
            <w:vMerge/>
            <w:shd w:val="clear" w:color="auto" w:fill="auto"/>
            <w:hideMark/>
          </w:tcPr>
          <w:p w14:paraId="75625299" w14:textId="084A72B3"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13" w:author="Stefanie Lane" w:date="2021-11-06T13:44:00Z"/>
                <w:rFonts w:ascii="Calibri" w:eastAsia="Times New Roman" w:hAnsi="Calibri" w:cs="Calibri"/>
                <w:color w:val="000000"/>
                <w:sz w:val="20"/>
                <w:szCs w:val="20"/>
                <w:rPrChange w:id="2114" w:author="Stefanie Lane" w:date="2021-11-06T13:40:00Z">
                  <w:rPr>
                    <w:del w:id="2115" w:author="Stefanie Lane" w:date="2021-11-06T13:44:00Z"/>
                    <w:rFonts w:ascii="Calibri" w:eastAsia="Times New Roman" w:hAnsi="Calibri" w:cs="Calibri"/>
                    <w:color w:val="000000"/>
                  </w:rPr>
                </w:rPrChange>
              </w:rPr>
            </w:pPr>
          </w:p>
        </w:tc>
        <w:tc>
          <w:tcPr>
            <w:tcW w:w="0" w:type="pct"/>
            <w:vMerge/>
            <w:shd w:val="clear" w:color="auto" w:fill="auto"/>
            <w:hideMark/>
          </w:tcPr>
          <w:p w14:paraId="5807B89B" w14:textId="2B1EFB85"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16" w:author="Stefanie Lane" w:date="2021-11-06T13:44:00Z"/>
                <w:rFonts w:ascii="Calibri" w:eastAsia="Times New Roman" w:hAnsi="Calibri" w:cs="Calibri"/>
                <w:color w:val="000000"/>
                <w:sz w:val="20"/>
                <w:szCs w:val="20"/>
                <w:rPrChange w:id="2117" w:author="Stefanie Lane" w:date="2021-11-06T13:40:00Z">
                  <w:rPr>
                    <w:del w:id="2118" w:author="Stefanie Lane" w:date="2021-11-06T13:44:00Z"/>
                    <w:rFonts w:ascii="Calibri" w:eastAsia="Times New Roman" w:hAnsi="Calibri" w:cs="Calibri"/>
                    <w:color w:val="000000"/>
                  </w:rPr>
                </w:rPrChange>
              </w:rPr>
            </w:pPr>
          </w:p>
        </w:tc>
      </w:tr>
      <w:tr w:rsidR="00B957A2" w:rsidRPr="00E80F5B" w:rsidDel="002C7AC3" w14:paraId="599388E8" w14:textId="77777777" w:rsidTr="002E5154">
        <w:trPr>
          <w:trHeight w:val="290"/>
          <w:del w:id="2119"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6F968B3A" w14:textId="505C6D16" w:rsidR="00D40116" w:rsidRPr="00E80F5B" w:rsidDel="002C7AC3" w:rsidRDefault="00D40116" w:rsidP="003715CB">
            <w:pPr>
              <w:jc w:val="right"/>
              <w:rPr>
                <w:del w:id="2120" w:author="Stefanie Lane" w:date="2021-11-06T13:44:00Z"/>
                <w:rFonts w:ascii="Calibri" w:eastAsia="Times New Roman" w:hAnsi="Calibri" w:cs="Calibri"/>
                <w:color w:val="000000"/>
                <w:sz w:val="20"/>
                <w:szCs w:val="20"/>
                <w:rPrChange w:id="2121" w:author="Stefanie Lane" w:date="2021-11-06T13:40:00Z">
                  <w:rPr>
                    <w:del w:id="2122" w:author="Stefanie Lane" w:date="2021-11-06T13:44:00Z"/>
                    <w:rFonts w:ascii="Calibri" w:eastAsia="Times New Roman" w:hAnsi="Calibri" w:cs="Calibri"/>
                    <w:color w:val="000000"/>
                  </w:rPr>
                </w:rPrChange>
              </w:rPr>
            </w:pPr>
            <w:del w:id="2123" w:author="Stefanie Lane" w:date="2021-11-06T13:44:00Z">
              <w:r w:rsidRPr="00E80F5B" w:rsidDel="002C7AC3">
                <w:rPr>
                  <w:rFonts w:ascii="Calibri" w:eastAsia="Times New Roman" w:hAnsi="Calibri" w:cs="Calibri"/>
                  <w:color w:val="000000"/>
                  <w:sz w:val="20"/>
                  <w:szCs w:val="20"/>
                  <w:rPrChange w:id="2124" w:author="Stefanie Lane" w:date="2021-11-06T13:40:00Z">
                    <w:rPr>
                      <w:rFonts w:ascii="Calibri" w:eastAsia="Times New Roman" w:hAnsi="Calibri" w:cs="Calibri"/>
                      <w:color w:val="000000"/>
                    </w:rPr>
                  </w:rPrChange>
                </w:rPr>
                <w:delText>2019</w:delText>
              </w:r>
            </w:del>
          </w:p>
        </w:tc>
        <w:tc>
          <w:tcPr>
            <w:tcW w:w="528" w:type="pct"/>
            <w:shd w:val="clear" w:color="auto" w:fill="auto"/>
            <w:noWrap/>
            <w:hideMark/>
          </w:tcPr>
          <w:p w14:paraId="7D682089" w14:textId="4D05C3AD"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125" w:author="Stefanie Lane" w:date="2021-11-06T13:44:00Z"/>
                <w:rFonts w:ascii="Calibri" w:eastAsia="Times New Roman" w:hAnsi="Calibri" w:cs="Calibri"/>
                <w:color w:val="000000"/>
                <w:sz w:val="20"/>
                <w:szCs w:val="20"/>
                <w:rPrChange w:id="2126" w:author="Stefanie Lane" w:date="2021-11-06T13:40:00Z">
                  <w:rPr>
                    <w:del w:id="2127" w:author="Stefanie Lane" w:date="2021-11-06T13:44:00Z"/>
                    <w:rFonts w:ascii="Calibri" w:eastAsia="Times New Roman" w:hAnsi="Calibri" w:cs="Calibri"/>
                    <w:color w:val="000000"/>
                  </w:rPr>
                </w:rPrChange>
              </w:rPr>
            </w:pPr>
            <w:del w:id="2128" w:author="Stefanie Lane" w:date="2021-11-06T13:44:00Z">
              <w:r w:rsidRPr="00E80F5B" w:rsidDel="002C7AC3">
                <w:rPr>
                  <w:rFonts w:ascii="Calibri" w:eastAsia="Times New Roman" w:hAnsi="Calibri" w:cs="Calibri"/>
                  <w:color w:val="000000"/>
                  <w:sz w:val="20"/>
                  <w:szCs w:val="20"/>
                  <w:rPrChange w:id="2129" w:author="Stefanie Lane" w:date="2021-11-06T13:40:00Z">
                    <w:rPr>
                      <w:rFonts w:ascii="Calibri" w:eastAsia="Times New Roman" w:hAnsi="Calibri" w:cs="Calibri"/>
                      <w:color w:val="000000"/>
                    </w:rPr>
                  </w:rPrChange>
                </w:rPr>
                <w:delText>1</w:delText>
              </w:r>
            </w:del>
            <w:del w:id="2130" w:author="Stefanie Lane" w:date="2021-11-06T13:31:00Z">
              <w:r w:rsidRPr="00E80F5B" w:rsidDel="00B710E9">
                <w:rPr>
                  <w:rFonts w:ascii="Calibri" w:eastAsia="Times New Roman" w:hAnsi="Calibri" w:cs="Calibri"/>
                  <w:color w:val="000000"/>
                  <w:sz w:val="20"/>
                  <w:szCs w:val="20"/>
                  <w:rPrChange w:id="2131" w:author="Stefanie Lane" w:date="2021-11-06T13:40:00Z">
                    <w:rPr>
                      <w:rFonts w:ascii="Calibri" w:eastAsia="Times New Roman" w:hAnsi="Calibri" w:cs="Calibri"/>
                      <w:color w:val="000000"/>
                    </w:rPr>
                  </w:rPrChange>
                </w:rPr>
                <w:delText>8</w:delText>
              </w:r>
            </w:del>
          </w:p>
        </w:tc>
        <w:tc>
          <w:tcPr>
            <w:tcW w:w="267" w:type="pct"/>
            <w:shd w:val="clear" w:color="auto" w:fill="auto"/>
            <w:noWrap/>
            <w:hideMark/>
          </w:tcPr>
          <w:p w14:paraId="1EB51A56" w14:textId="4EE43BB9"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132" w:author="Stefanie Lane" w:date="2021-11-06T13:44:00Z"/>
                <w:rFonts w:ascii="Calibri" w:eastAsia="Times New Roman" w:hAnsi="Calibri" w:cs="Calibri"/>
                <w:color w:val="000000"/>
                <w:sz w:val="20"/>
                <w:szCs w:val="20"/>
                <w:rPrChange w:id="2133" w:author="Stefanie Lane" w:date="2021-11-06T13:40:00Z">
                  <w:rPr>
                    <w:del w:id="2134" w:author="Stefanie Lane" w:date="2021-11-06T13:44:00Z"/>
                    <w:rFonts w:ascii="Calibri" w:eastAsia="Times New Roman" w:hAnsi="Calibri" w:cs="Calibri"/>
                    <w:color w:val="000000"/>
                  </w:rPr>
                </w:rPrChange>
              </w:rPr>
            </w:pPr>
            <w:del w:id="2135" w:author="Stefanie Lane" w:date="2021-11-06T13:44:00Z">
              <w:r w:rsidRPr="00E80F5B" w:rsidDel="002C7AC3">
                <w:rPr>
                  <w:rFonts w:ascii="Calibri" w:eastAsia="Times New Roman" w:hAnsi="Calibri" w:cs="Calibri"/>
                  <w:color w:val="000000"/>
                  <w:sz w:val="20"/>
                  <w:szCs w:val="20"/>
                  <w:rPrChange w:id="2136" w:author="Stefanie Lane" w:date="2021-11-06T13:40:00Z">
                    <w:rPr>
                      <w:rFonts w:ascii="Calibri" w:eastAsia="Times New Roman" w:hAnsi="Calibri" w:cs="Calibri"/>
                      <w:color w:val="000000"/>
                    </w:rPr>
                  </w:rPrChange>
                </w:rPr>
                <w:delText>2</w:delText>
              </w:r>
            </w:del>
            <w:del w:id="2137" w:author="Stefanie Lane" w:date="2021-11-06T13:31:00Z">
              <w:r w:rsidRPr="00E80F5B" w:rsidDel="00B710E9">
                <w:rPr>
                  <w:rFonts w:ascii="Calibri" w:eastAsia="Times New Roman" w:hAnsi="Calibri" w:cs="Calibri"/>
                  <w:color w:val="000000"/>
                  <w:sz w:val="20"/>
                  <w:szCs w:val="20"/>
                  <w:rPrChange w:id="2138" w:author="Stefanie Lane" w:date="2021-11-06T13:40:00Z">
                    <w:rPr>
                      <w:rFonts w:ascii="Calibri" w:eastAsia="Times New Roman" w:hAnsi="Calibri" w:cs="Calibri"/>
                      <w:color w:val="000000"/>
                    </w:rPr>
                  </w:rPrChange>
                </w:rPr>
                <w:delText>7</w:delText>
              </w:r>
            </w:del>
          </w:p>
        </w:tc>
        <w:tc>
          <w:tcPr>
            <w:tcW w:w="0" w:type="pct"/>
            <w:shd w:val="clear" w:color="auto" w:fill="auto"/>
            <w:noWrap/>
            <w:hideMark/>
          </w:tcPr>
          <w:p w14:paraId="24C024BE" w14:textId="24D415D4"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139" w:author="Stefanie Lane" w:date="2021-11-06T13:44:00Z"/>
                <w:rFonts w:ascii="Calibri" w:eastAsia="Times New Roman" w:hAnsi="Calibri" w:cs="Calibri"/>
                <w:color w:val="000000"/>
                <w:sz w:val="20"/>
                <w:szCs w:val="20"/>
                <w:rPrChange w:id="2140" w:author="Stefanie Lane" w:date="2021-11-06T13:40:00Z">
                  <w:rPr>
                    <w:del w:id="2141" w:author="Stefanie Lane" w:date="2021-11-06T13:44:00Z"/>
                    <w:rFonts w:ascii="Calibri" w:eastAsia="Times New Roman" w:hAnsi="Calibri" w:cs="Calibri"/>
                    <w:color w:val="000000"/>
                  </w:rPr>
                </w:rPrChange>
              </w:rPr>
            </w:pPr>
          </w:p>
        </w:tc>
        <w:tc>
          <w:tcPr>
            <w:tcW w:w="0" w:type="pct"/>
            <w:shd w:val="clear" w:color="auto" w:fill="auto"/>
            <w:noWrap/>
            <w:hideMark/>
          </w:tcPr>
          <w:p w14:paraId="7A4E5C25" w14:textId="415E376E"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142" w:author="Stefanie Lane" w:date="2021-11-06T13:44:00Z"/>
                <w:rFonts w:ascii="Calibri" w:eastAsia="Times New Roman" w:hAnsi="Calibri" w:cs="Calibri"/>
                <w:color w:val="000000"/>
                <w:sz w:val="20"/>
                <w:szCs w:val="20"/>
                <w:rPrChange w:id="2143" w:author="Stefanie Lane" w:date="2021-11-06T13:40:00Z">
                  <w:rPr>
                    <w:del w:id="2144" w:author="Stefanie Lane" w:date="2021-11-06T13:44:00Z"/>
                    <w:rFonts w:ascii="Calibri" w:eastAsia="Times New Roman" w:hAnsi="Calibri" w:cs="Calibri"/>
                    <w:color w:val="000000"/>
                  </w:rPr>
                </w:rPrChange>
              </w:rPr>
            </w:pPr>
            <w:del w:id="2145" w:author="Stefanie Lane" w:date="2021-11-06T13:31:00Z">
              <w:r w:rsidRPr="00E80F5B" w:rsidDel="00585255">
                <w:rPr>
                  <w:rFonts w:ascii="Calibri" w:eastAsia="Times New Roman" w:hAnsi="Calibri" w:cs="Calibri"/>
                  <w:color w:val="000000"/>
                  <w:sz w:val="20"/>
                  <w:szCs w:val="20"/>
                  <w:rPrChange w:id="2146" w:author="Stefanie Lane" w:date="2021-11-06T13:40:00Z">
                    <w:rPr>
                      <w:rFonts w:ascii="Calibri" w:eastAsia="Times New Roman" w:hAnsi="Calibri" w:cs="Calibri"/>
                      <w:color w:val="000000"/>
                    </w:rPr>
                  </w:rPrChange>
                </w:rPr>
                <w:delText>5.8</w:delText>
              </w:r>
            </w:del>
          </w:p>
        </w:tc>
        <w:tc>
          <w:tcPr>
            <w:tcW w:w="452" w:type="pct"/>
            <w:shd w:val="clear" w:color="auto" w:fill="auto"/>
            <w:noWrap/>
            <w:hideMark/>
          </w:tcPr>
          <w:p w14:paraId="2B31F074" w14:textId="3B9DC7C8"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147" w:author="Stefanie Lane" w:date="2021-11-06T13:44:00Z"/>
                <w:rFonts w:ascii="Calibri" w:eastAsia="Times New Roman" w:hAnsi="Calibri" w:cs="Calibri"/>
                <w:color w:val="000000"/>
                <w:sz w:val="20"/>
                <w:szCs w:val="20"/>
                <w:rPrChange w:id="2148" w:author="Stefanie Lane" w:date="2021-11-06T13:40:00Z">
                  <w:rPr>
                    <w:del w:id="2149" w:author="Stefanie Lane" w:date="2021-11-06T13:44:00Z"/>
                    <w:rFonts w:ascii="Calibri" w:eastAsia="Times New Roman" w:hAnsi="Calibri" w:cs="Calibri"/>
                    <w:color w:val="000000"/>
                  </w:rPr>
                </w:rPrChange>
              </w:rPr>
            </w:pPr>
            <w:del w:id="2150" w:author="Stefanie Lane" w:date="2021-11-06T13:32:00Z">
              <w:r w:rsidRPr="00E80F5B" w:rsidDel="00585255">
                <w:rPr>
                  <w:rFonts w:ascii="Calibri" w:eastAsia="Times New Roman" w:hAnsi="Calibri" w:cs="Calibri"/>
                  <w:color w:val="000000"/>
                  <w:sz w:val="20"/>
                  <w:szCs w:val="20"/>
                  <w:rPrChange w:id="2151" w:author="Stefanie Lane" w:date="2021-11-06T13:40:00Z">
                    <w:rPr>
                      <w:rFonts w:ascii="Calibri" w:eastAsia="Times New Roman" w:hAnsi="Calibri" w:cs="Calibri"/>
                      <w:color w:val="000000"/>
                    </w:rPr>
                  </w:rPrChange>
                </w:rPr>
                <w:delText>4.6</w:delText>
              </w:r>
            </w:del>
          </w:p>
        </w:tc>
        <w:tc>
          <w:tcPr>
            <w:tcW w:w="0" w:type="pct"/>
            <w:shd w:val="clear" w:color="auto" w:fill="auto"/>
            <w:noWrap/>
            <w:hideMark/>
          </w:tcPr>
          <w:p w14:paraId="35E2531B" w14:textId="2F06134E"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152" w:author="Stefanie Lane" w:date="2021-11-06T13:44:00Z"/>
                <w:rFonts w:ascii="Calibri" w:eastAsia="Times New Roman" w:hAnsi="Calibri" w:cs="Calibri"/>
                <w:color w:val="000000"/>
                <w:sz w:val="20"/>
                <w:szCs w:val="20"/>
                <w:rPrChange w:id="2153" w:author="Stefanie Lane" w:date="2021-11-06T13:40:00Z">
                  <w:rPr>
                    <w:del w:id="2154" w:author="Stefanie Lane" w:date="2021-11-06T13:44:00Z"/>
                    <w:rFonts w:ascii="Calibri" w:eastAsia="Times New Roman" w:hAnsi="Calibri" w:cs="Calibri"/>
                    <w:color w:val="000000"/>
                  </w:rPr>
                </w:rPrChange>
              </w:rPr>
            </w:pPr>
          </w:p>
        </w:tc>
        <w:tc>
          <w:tcPr>
            <w:tcW w:w="0" w:type="pct"/>
            <w:vMerge/>
            <w:shd w:val="clear" w:color="auto" w:fill="auto"/>
            <w:hideMark/>
          </w:tcPr>
          <w:p w14:paraId="469AF8CB" w14:textId="171F7466"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155" w:author="Stefanie Lane" w:date="2021-11-06T13:44:00Z"/>
                <w:rFonts w:ascii="Calibri" w:eastAsia="Times New Roman" w:hAnsi="Calibri" w:cs="Calibri"/>
                <w:color w:val="000000"/>
                <w:sz w:val="20"/>
                <w:szCs w:val="20"/>
                <w:rPrChange w:id="2156" w:author="Stefanie Lane" w:date="2021-11-06T13:40:00Z">
                  <w:rPr>
                    <w:del w:id="2157" w:author="Stefanie Lane" w:date="2021-11-06T13:44:00Z"/>
                    <w:rFonts w:ascii="Calibri" w:eastAsia="Times New Roman" w:hAnsi="Calibri" w:cs="Calibri"/>
                    <w:color w:val="000000"/>
                  </w:rPr>
                </w:rPrChange>
              </w:rPr>
            </w:pPr>
          </w:p>
        </w:tc>
        <w:tc>
          <w:tcPr>
            <w:tcW w:w="0" w:type="pct"/>
            <w:vMerge/>
            <w:shd w:val="clear" w:color="auto" w:fill="auto"/>
            <w:hideMark/>
          </w:tcPr>
          <w:p w14:paraId="42475040" w14:textId="2CC13776"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158" w:author="Stefanie Lane" w:date="2021-11-06T13:44:00Z"/>
                <w:rFonts w:ascii="Calibri" w:eastAsia="Times New Roman" w:hAnsi="Calibri" w:cs="Calibri"/>
                <w:color w:val="000000"/>
                <w:sz w:val="20"/>
                <w:szCs w:val="20"/>
                <w:rPrChange w:id="2159" w:author="Stefanie Lane" w:date="2021-11-06T13:40:00Z">
                  <w:rPr>
                    <w:del w:id="2160" w:author="Stefanie Lane" w:date="2021-11-06T13:44:00Z"/>
                    <w:rFonts w:ascii="Calibri" w:eastAsia="Times New Roman" w:hAnsi="Calibri" w:cs="Calibri"/>
                    <w:color w:val="000000"/>
                  </w:rPr>
                </w:rPrChange>
              </w:rPr>
            </w:pPr>
          </w:p>
        </w:tc>
        <w:tc>
          <w:tcPr>
            <w:tcW w:w="0" w:type="pct"/>
            <w:shd w:val="clear" w:color="auto" w:fill="auto"/>
            <w:noWrap/>
            <w:hideMark/>
          </w:tcPr>
          <w:p w14:paraId="44DE6C2F" w14:textId="0B796B82"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161" w:author="Stefanie Lane" w:date="2021-11-06T13:44:00Z"/>
                <w:rFonts w:ascii="Times New Roman" w:eastAsia="Times New Roman" w:hAnsi="Times New Roman" w:cs="Times New Roman"/>
                <w:sz w:val="20"/>
                <w:szCs w:val="20"/>
              </w:rPr>
            </w:pPr>
          </w:p>
        </w:tc>
        <w:tc>
          <w:tcPr>
            <w:tcW w:w="0" w:type="pct"/>
            <w:vMerge/>
            <w:shd w:val="clear" w:color="auto" w:fill="auto"/>
            <w:hideMark/>
          </w:tcPr>
          <w:p w14:paraId="23E9251C" w14:textId="4C1E1233"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162" w:author="Stefanie Lane" w:date="2021-11-06T13:44:00Z"/>
                <w:rFonts w:ascii="Calibri" w:eastAsia="Times New Roman" w:hAnsi="Calibri" w:cs="Calibri"/>
                <w:color w:val="000000"/>
                <w:sz w:val="20"/>
                <w:szCs w:val="20"/>
                <w:rPrChange w:id="2163" w:author="Stefanie Lane" w:date="2021-11-06T13:40:00Z">
                  <w:rPr>
                    <w:del w:id="2164" w:author="Stefanie Lane" w:date="2021-11-06T13:44:00Z"/>
                    <w:rFonts w:ascii="Calibri" w:eastAsia="Times New Roman" w:hAnsi="Calibri" w:cs="Calibri"/>
                    <w:color w:val="000000"/>
                  </w:rPr>
                </w:rPrChange>
              </w:rPr>
            </w:pPr>
          </w:p>
        </w:tc>
        <w:tc>
          <w:tcPr>
            <w:tcW w:w="0" w:type="pct"/>
            <w:vMerge/>
            <w:shd w:val="clear" w:color="auto" w:fill="auto"/>
            <w:hideMark/>
          </w:tcPr>
          <w:p w14:paraId="42417B70" w14:textId="38ACFC4E"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165" w:author="Stefanie Lane" w:date="2021-11-06T13:44:00Z"/>
                <w:rFonts w:ascii="Calibri" w:eastAsia="Times New Roman" w:hAnsi="Calibri" w:cs="Calibri"/>
                <w:color w:val="000000"/>
                <w:sz w:val="20"/>
                <w:szCs w:val="20"/>
                <w:rPrChange w:id="2166" w:author="Stefanie Lane" w:date="2021-11-06T13:40:00Z">
                  <w:rPr>
                    <w:del w:id="2167" w:author="Stefanie Lane" w:date="2021-11-06T13:44:00Z"/>
                    <w:rFonts w:ascii="Calibri" w:eastAsia="Times New Roman" w:hAnsi="Calibri" w:cs="Calibri"/>
                    <w:color w:val="000000"/>
                  </w:rPr>
                </w:rPrChange>
              </w:rPr>
            </w:pPr>
          </w:p>
        </w:tc>
        <w:tc>
          <w:tcPr>
            <w:tcW w:w="0" w:type="pct"/>
            <w:vMerge/>
            <w:shd w:val="clear" w:color="auto" w:fill="auto"/>
            <w:hideMark/>
          </w:tcPr>
          <w:p w14:paraId="6529507A" w14:textId="5F5804A4"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168" w:author="Stefanie Lane" w:date="2021-11-06T13:44:00Z"/>
                <w:rFonts w:ascii="Calibri" w:eastAsia="Times New Roman" w:hAnsi="Calibri" w:cs="Calibri"/>
                <w:color w:val="000000"/>
                <w:sz w:val="20"/>
                <w:szCs w:val="20"/>
                <w:rPrChange w:id="2169" w:author="Stefanie Lane" w:date="2021-11-06T13:40:00Z">
                  <w:rPr>
                    <w:del w:id="2170" w:author="Stefanie Lane" w:date="2021-11-06T13:44:00Z"/>
                    <w:rFonts w:ascii="Calibri" w:eastAsia="Times New Roman" w:hAnsi="Calibri" w:cs="Calibri"/>
                    <w:color w:val="000000"/>
                  </w:rPr>
                </w:rPrChange>
              </w:rPr>
            </w:pPr>
          </w:p>
        </w:tc>
      </w:tr>
      <w:tr w:rsidR="007D721E" w:rsidRPr="00E80F5B" w:rsidDel="002C7AC3" w14:paraId="5576A907" w14:textId="30970148" w:rsidTr="002E5154">
        <w:trPr>
          <w:cnfStyle w:val="000000100000" w:firstRow="0" w:lastRow="0" w:firstColumn="0" w:lastColumn="0" w:oddVBand="0" w:evenVBand="0" w:oddHBand="1" w:evenHBand="0" w:firstRowFirstColumn="0" w:firstRowLastColumn="0" w:lastRowFirstColumn="0" w:lastRowLastColumn="0"/>
          <w:trHeight w:val="290"/>
          <w:del w:id="2171"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33557067" w14:textId="5A9364CA" w:rsidR="00D40116" w:rsidRPr="00E80F5B" w:rsidDel="002C7AC3" w:rsidRDefault="00D40116" w:rsidP="003715CB">
            <w:pPr>
              <w:jc w:val="center"/>
              <w:rPr>
                <w:del w:id="2172" w:author="Stefanie Lane" w:date="2021-11-06T13:44:00Z"/>
                <w:rFonts w:ascii="Times New Roman" w:eastAsia="Times New Roman" w:hAnsi="Times New Roman" w:cs="Times New Roman"/>
                <w:sz w:val="20"/>
                <w:szCs w:val="20"/>
              </w:rPr>
            </w:pPr>
          </w:p>
        </w:tc>
        <w:tc>
          <w:tcPr>
            <w:tcW w:w="528" w:type="pct"/>
            <w:shd w:val="clear" w:color="auto" w:fill="auto"/>
            <w:noWrap/>
            <w:hideMark/>
          </w:tcPr>
          <w:p w14:paraId="6FC5E878" w14:textId="638E8308"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73" w:author="Stefanie Lane" w:date="2021-11-06T13:44:00Z"/>
                <w:rFonts w:ascii="Times New Roman" w:eastAsia="Times New Roman" w:hAnsi="Times New Roman" w:cs="Times New Roman"/>
                <w:sz w:val="20"/>
                <w:szCs w:val="20"/>
              </w:rPr>
            </w:pPr>
          </w:p>
        </w:tc>
        <w:tc>
          <w:tcPr>
            <w:tcW w:w="267" w:type="pct"/>
            <w:shd w:val="clear" w:color="auto" w:fill="auto"/>
            <w:noWrap/>
            <w:hideMark/>
          </w:tcPr>
          <w:p w14:paraId="1674479F" w14:textId="6D45A817"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74"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05EC5457" w14:textId="244E608F"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75"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566C3C36" w14:textId="6DDB1E7F"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76" w:author="Stefanie Lane" w:date="2021-11-06T13:44:00Z"/>
                <w:rFonts w:ascii="Times New Roman" w:eastAsia="Times New Roman" w:hAnsi="Times New Roman" w:cs="Times New Roman"/>
                <w:sz w:val="20"/>
                <w:szCs w:val="20"/>
              </w:rPr>
            </w:pPr>
          </w:p>
        </w:tc>
        <w:tc>
          <w:tcPr>
            <w:tcW w:w="452" w:type="pct"/>
            <w:shd w:val="clear" w:color="auto" w:fill="auto"/>
            <w:noWrap/>
            <w:hideMark/>
          </w:tcPr>
          <w:p w14:paraId="114EBCB6" w14:textId="0A2DD218"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77"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14AA4479" w14:textId="1AE1A230"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78"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63118BD4" w14:textId="5D17B924"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79"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332E34DC" w14:textId="722692A3"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80"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0EAEA488" w14:textId="4CD45B05"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81"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5CEAA941" w14:textId="09B4A690"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82"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316C1721" w14:textId="72668A52"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83"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1AC011C6" w14:textId="62D56BD7"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184" w:author="Stefanie Lane" w:date="2021-11-06T13:44:00Z"/>
                <w:rFonts w:ascii="Times New Roman" w:eastAsia="Times New Roman" w:hAnsi="Times New Roman" w:cs="Times New Roman"/>
                <w:sz w:val="20"/>
                <w:szCs w:val="20"/>
              </w:rPr>
            </w:pPr>
          </w:p>
        </w:tc>
      </w:tr>
      <w:tr w:rsidR="007D721E" w:rsidRPr="00E80F5B" w:rsidDel="002C7AC3" w14:paraId="2F4334FB" w14:textId="1178E2BE" w:rsidTr="002E5154">
        <w:trPr>
          <w:trHeight w:val="290"/>
          <w:del w:id="2185"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443F520D" w14:textId="2C18E965" w:rsidR="00D40116" w:rsidRPr="00E80F5B" w:rsidDel="002C7AC3" w:rsidRDefault="00D40116" w:rsidP="003715CB">
            <w:pPr>
              <w:rPr>
                <w:del w:id="2186" w:author="Stefanie Lane" w:date="2021-11-06T13:44:00Z"/>
                <w:rFonts w:ascii="Calibri" w:eastAsia="Times New Roman" w:hAnsi="Calibri" w:cs="Calibri"/>
                <w:b w:val="0"/>
                <w:bCs w:val="0"/>
                <w:color w:val="000000"/>
                <w:sz w:val="20"/>
                <w:szCs w:val="20"/>
                <w:rPrChange w:id="2187" w:author="Stefanie Lane" w:date="2021-11-06T13:40:00Z">
                  <w:rPr>
                    <w:del w:id="2188" w:author="Stefanie Lane" w:date="2021-11-06T13:44:00Z"/>
                    <w:rFonts w:ascii="Calibri" w:eastAsia="Times New Roman" w:hAnsi="Calibri" w:cs="Calibri"/>
                    <w:b w:val="0"/>
                    <w:bCs w:val="0"/>
                    <w:color w:val="000000"/>
                  </w:rPr>
                </w:rPrChange>
              </w:rPr>
            </w:pPr>
            <w:del w:id="2189" w:author="Stefanie Lane" w:date="2021-11-06T13:44:00Z">
              <w:r w:rsidRPr="00E80F5B" w:rsidDel="002C7AC3">
                <w:rPr>
                  <w:rFonts w:ascii="Calibri" w:eastAsia="Times New Roman" w:hAnsi="Calibri" w:cs="Calibri"/>
                  <w:color w:val="000000"/>
                  <w:sz w:val="20"/>
                  <w:szCs w:val="20"/>
                  <w:rPrChange w:id="2190" w:author="Stefanie Lane" w:date="2021-11-06T13:40:00Z">
                    <w:rPr>
                      <w:rFonts w:ascii="Calibri" w:eastAsia="Times New Roman" w:hAnsi="Calibri" w:cs="Calibri"/>
                      <w:color w:val="000000"/>
                    </w:rPr>
                  </w:rPrChange>
                </w:rPr>
                <w:delText>Bogbean</w:delText>
              </w:r>
            </w:del>
          </w:p>
        </w:tc>
        <w:tc>
          <w:tcPr>
            <w:tcW w:w="528" w:type="pct"/>
            <w:shd w:val="clear" w:color="auto" w:fill="auto"/>
            <w:noWrap/>
            <w:hideMark/>
          </w:tcPr>
          <w:p w14:paraId="4C3B94C3" w14:textId="52BE910C"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191" w:author="Stefanie Lane" w:date="2021-11-06T13:44:00Z"/>
                <w:rFonts w:ascii="Calibri" w:eastAsia="Times New Roman" w:hAnsi="Calibri" w:cs="Calibri"/>
                <w:b/>
                <w:bCs/>
                <w:color w:val="000000"/>
                <w:sz w:val="20"/>
                <w:szCs w:val="20"/>
                <w:rPrChange w:id="2192" w:author="Stefanie Lane" w:date="2021-11-06T13:40:00Z">
                  <w:rPr>
                    <w:del w:id="2193" w:author="Stefanie Lane" w:date="2021-11-06T13:44:00Z"/>
                    <w:rFonts w:ascii="Calibri" w:eastAsia="Times New Roman" w:hAnsi="Calibri" w:cs="Calibri"/>
                    <w:b/>
                    <w:bCs/>
                    <w:color w:val="000000"/>
                  </w:rPr>
                </w:rPrChange>
              </w:rPr>
            </w:pPr>
          </w:p>
        </w:tc>
        <w:tc>
          <w:tcPr>
            <w:tcW w:w="267" w:type="pct"/>
            <w:shd w:val="clear" w:color="auto" w:fill="auto"/>
            <w:noWrap/>
            <w:hideMark/>
          </w:tcPr>
          <w:p w14:paraId="24C6E717" w14:textId="73CF4C87"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194"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7D9C268F" w14:textId="72B7C8B5"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195"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6A80278B" w14:textId="0F9BB6BA"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196" w:author="Stefanie Lane" w:date="2021-11-06T13:44:00Z"/>
                <w:rFonts w:ascii="Times New Roman" w:eastAsia="Times New Roman" w:hAnsi="Times New Roman" w:cs="Times New Roman"/>
                <w:sz w:val="20"/>
                <w:szCs w:val="20"/>
              </w:rPr>
            </w:pPr>
          </w:p>
        </w:tc>
        <w:tc>
          <w:tcPr>
            <w:tcW w:w="452" w:type="pct"/>
            <w:shd w:val="clear" w:color="auto" w:fill="auto"/>
            <w:noWrap/>
            <w:hideMark/>
          </w:tcPr>
          <w:p w14:paraId="5179F967" w14:textId="63BDB17E"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197"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4F61D290" w14:textId="7F4F2A40"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198"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76D7B899" w14:textId="1B14E6A4"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199"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4CD1C110" w14:textId="0BE0F221"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200"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25E869D7" w14:textId="4FB59994"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201"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60312D94" w14:textId="04D1A872"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202"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59AE63C0" w14:textId="7A37E38B"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203" w:author="Stefanie Lane" w:date="2021-11-06T13:44:00Z"/>
                <w:rFonts w:ascii="Times New Roman" w:eastAsia="Times New Roman" w:hAnsi="Times New Roman" w:cs="Times New Roman"/>
                <w:sz w:val="20"/>
                <w:szCs w:val="20"/>
              </w:rPr>
            </w:pPr>
          </w:p>
        </w:tc>
        <w:tc>
          <w:tcPr>
            <w:tcW w:w="0" w:type="pct"/>
            <w:shd w:val="clear" w:color="auto" w:fill="auto"/>
            <w:noWrap/>
            <w:hideMark/>
          </w:tcPr>
          <w:p w14:paraId="1235A68D" w14:textId="4D214C4C"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204" w:author="Stefanie Lane" w:date="2021-11-06T13:44:00Z"/>
                <w:rFonts w:ascii="Times New Roman" w:eastAsia="Times New Roman" w:hAnsi="Times New Roman" w:cs="Times New Roman"/>
                <w:sz w:val="20"/>
                <w:szCs w:val="20"/>
              </w:rPr>
            </w:pPr>
          </w:p>
        </w:tc>
      </w:tr>
      <w:tr w:rsidR="00B957A2" w:rsidRPr="00E80F5B" w:rsidDel="002C7AC3" w14:paraId="0BF80F7D" w14:textId="77777777" w:rsidTr="002E5154">
        <w:trPr>
          <w:cnfStyle w:val="000000100000" w:firstRow="0" w:lastRow="0" w:firstColumn="0" w:lastColumn="0" w:oddVBand="0" w:evenVBand="0" w:oddHBand="1" w:evenHBand="0" w:firstRowFirstColumn="0" w:firstRowLastColumn="0" w:lastRowFirstColumn="0" w:lastRowLastColumn="0"/>
          <w:trHeight w:val="290"/>
          <w:del w:id="2205"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40545F25" w14:textId="659F5269" w:rsidR="00D40116" w:rsidRPr="00E80F5B" w:rsidDel="002C7AC3" w:rsidRDefault="00D40116" w:rsidP="003715CB">
            <w:pPr>
              <w:jc w:val="right"/>
              <w:rPr>
                <w:del w:id="2206" w:author="Stefanie Lane" w:date="2021-11-06T13:44:00Z"/>
                <w:rFonts w:ascii="Calibri" w:eastAsia="Times New Roman" w:hAnsi="Calibri" w:cs="Calibri"/>
                <w:color w:val="000000"/>
                <w:sz w:val="20"/>
                <w:szCs w:val="20"/>
                <w:rPrChange w:id="2207" w:author="Stefanie Lane" w:date="2021-11-06T13:40:00Z">
                  <w:rPr>
                    <w:del w:id="2208" w:author="Stefanie Lane" w:date="2021-11-06T13:44:00Z"/>
                    <w:rFonts w:ascii="Calibri" w:eastAsia="Times New Roman" w:hAnsi="Calibri" w:cs="Calibri"/>
                    <w:color w:val="000000"/>
                  </w:rPr>
                </w:rPrChange>
              </w:rPr>
            </w:pPr>
            <w:del w:id="2209" w:author="Stefanie Lane" w:date="2021-11-06T13:44:00Z">
              <w:r w:rsidRPr="00E80F5B" w:rsidDel="002C7AC3">
                <w:rPr>
                  <w:rFonts w:ascii="Calibri" w:eastAsia="Times New Roman" w:hAnsi="Calibri" w:cs="Calibri"/>
                  <w:color w:val="000000"/>
                  <w:sz w:val="20"/>
                  <w:szCs w:val="20"/>
                  <w:rPrChange w:id="2210" w:author="Stefanie Lane" w:date="2021-11-06T13:40:00Z">
                    <w:rPr>
                      <w:rFonts w:ascii="Calibri" w:eastAsia="Times New Roman" w:hAnsi="Calibri" w:cs="Calibri"/>
                      <w:color w:val="000000"/>
                    </w:rPr>
                  </w:rPrChange>
                </w:rPr>
                <w:delText>1979</w:delText>
              </w:r>
            </w:del>
          </w:p>
        </w:tc>
        <w:tc>
          <w:tcPr>
            <w:tcW w:w="528" w:type="pct"/>
            <w:shd w:val="clear" w:color="auto" w:fill="auto"/>
            <w:noWrap/>
            <w:hideMark/>
          </w:tcPr>
          <w:p w14:paraId="7FD2DFBC" w14:textId="2C29799C"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11" w:author="Stefanie Lane" w:date="2021-11-06T13:44:00Z"/>
                <w:rFonts w:ascii="Calibri" w:eastAsia="Times New Roman" w:hAnsi="Calibri" w:cs="Calibri"/>
                <w:color w:val="000000"/>
                <w:sz w:val="20"/>
                <w:szCs w:val="20"/>
                <w:rPrChange w:id="2212" w:author="Stefanie Lane" w:date="2021-11-06T13:40:00Z">
                  <w:rPr>
                    <w:del w:id="2213" w:author="Stefanie Lane" w:date="2021-11-06T13:44:00Z"/>
                    <w:rFonts w:ascii="Calibri" w:eastAsia="Times New Roman" w:hAnsi="Calibri" w:cs="Calibri"/>
                    <w:color w:val="000000"/>
                  </w:rPr>
                </w:rPrChange>
              </w:rPr>
            </w:pPr>
            <w:del w:id="2214" w:author="Stefanie Lane" w:date="2021-11-06T13:44:00Z">
              <w:r w:rsidRPr="00E80F5B" w:rsidDel="002C7AC3">
                <w:rPr>
                  <w:rFonts w:ascii="Calibri" w:eastAsia="Times New Roman" w:hAnsi="Calibri" w:cs="Calibri"/>
                  <w:color w:val="000000"/>
                  <w:sz w:val="20"/>
                  <w:szCs w:val="20"/>
                  <w:rPrChange w:id="2215" w:author="Stefanie Lane" w:date="2021-11-06T13:40:00Z">
                    <w:rPr>
                      <w:rFonts w:ascii="Calibri" w:eastAsia="Times New Roman" w:hAnsi="Calibri" w:cs="Calibri"/>
                      <w:color w:val="000000"/>
                    </w:rPr>
                  </w:rPrChange>
                </w:rPr>
                <w:delText>19</w:delText>
              </w:r>
            </w:del>
          </w:p>
        </w:tc>
        <w:tc>
          <w:tcPr>
            <w:tcW w:w="267" w:type="pct"/>
            <w:shd w:val="clear" w:color="auto" w:fill="auto"/>
            <w:noWrap/>
            <w:hideMark/>
          </w:tcPr>
          <w:p w14:paraId="57DE3292" w14:textId="4E2B2BFD"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16" w:author="Stefanie Lane" w:date="2021-11-06T13:44:00Z"/>
                <w:rFonts w:ascii="Calibri" w:eastAsia="Times New Roman" w:hAnsi="Calibri" w:cs="Calibri"/>
                <w:color w:val="000000"/>
                <w:sz w:val="20"/>
                <w:szCs w:val="20"/>
                <w:rPrChange w:id="2217" w:author="Stefanie Lane" w:date="2021-11-06T13:40:00Z">
                  <w:rPr>
                    <w:del w:id="2218" w:author="Stefanie Lane" w:date="2021-11-06T13:44:00Z"/>
                    <w:rFonts w:ascii="Calibri" w:eastAsia="Times New Roman" w:hAnsi="Calibri" w:cs="Calibri"/>
                    <w:color w:val="000000"/>
                  </w:rPr>
                </w:rPrChange>
              </w:rPr>
            </w:pPr>
            <w:del w:id="2219" w:author="Stefanie Lane" w:date="2021-11-06T13:44:00Z">
              <w:r w:rsidRPr="00E80F5B" w:rsidDel="002C7AC3">
                <w:rPr>
                  <w:rFonts w:ascii="Calibri" w:eastAsia="Times New Roman" w:hAnsi="Calibri" w:cs="Calibri"/>
                  <w:color w:val="000000"/>
                  <w:sz w:val="20"/>
                  <w:szCs w:val="20"/>
                  <w:rPrChange w:id="2220" w:author="Stefanie Lane" w:date="2021-11-06T13:40:00Z">
                    <w:rPr>
                      <w:rFonts w:ascii="Calibri" w:eastAsia="Times New Roman" w:hAnsi="Calibri" w:cs="Calibri"/>
                      <w:color w:val="000000"/>
                    </w:rPr>
                  </w:rPrChange>
                </w:rPr>
                <w:delText>32</w:delText>
              </w:r>
            </w:del>
          </w:p>
        </w:tc>
        <w:tc>
          <w:tcPr>
            <w:tcW w:w="0" w:type="pct"/>
            <w:shd w:val="clear" w:color="auto" w:fill="auto"/>
            <w:noWrap/>
            <w:hideMark/>
          </w:tcPr>
          <w:p w14:paraId="0246EDE0" w14:textId="69436C56"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21" w:author="Stefanie Lane" w:date="2021-11-06T13:44:00Z"/>
                <w:rFonts w:ascii="Calibri" w:eastAsia="Times New Roman" w:hAnsi="Calibri" w:cs="Calibri"/>
                <w:color w:val="000000"/>
                <w:sz w:val="20"/>
                <w:szCs w:val="20"/>
                <w:rPrChange w:id="2222" w:author="Stefanie Lane" w:date="2021-11-06T13:40:00Z">
                  <w:rPr>
                    <w:del w:id="2223" w:author="Stefanie Lane" w:date="2021-11-06T13:44:00Z"/>
                    <w:rFonts w:ascii="Calibri" w:eastAsia="Times New Roman" w:hAnsi="Calibri" w:cs="Calibri"/>
                    <w:color w:val="000000"/>
                  </w:rPr>
                </w:rPrChange>
              </w:rPr>
            </w:pPr>
          </w:p>
        </w:tc>
        <w:tc>
          <w:tcPr>
            <w:tcW w:w="0" w:type="pct"/>
            <w:shd w:val="clear" w:color="auto" w:fill="auto"/>
            <w:noWrap/>
            <w:hideMark/>
          </w:tcPr>
          <w:p w14:paraId="76204DE3" w14:textId="5AA020DE"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24" w:author="Stefanie Lane" w:date="2021-11-06T13:44:00Z"/>
                <w:rFonts w:ascii="Calibri" w:eastAsia="Times New Roman" w:hAnsi="Calibri" w:cs="Calibri"/>
                <w:color w:val="000000"/>
                <w:sz w:val="20"/>
                <w:szCs w:val="20"/>
                <w:rPrChange w:id="2225" w:author="Stefanie Lane" w:date="2021-11-06T13:40:00Z">
                  <w:rPr>
                    <w:del w:id="2226" w:author="Stefanie Lane" w:date="2021-11-06T13:44:00Z"/>
                    <w:rFonts w:ascii="Calibri" w:eastAsia="Times New Roman" w:hAnsi="Calibri" w:cs="Calibri"/>
                    <w:color w:val="000000"/>
                  </w:rPr>
                </w:rPrChange>
              </w:rPr>
            </w:pPr>
            <w:del w:id="2227" w:author="Stefanie Lane" w:date="2021-11-06T13:44:00Z">
              <w:r w:rsidRPr="00E80F5B" w:rsidDel="002C7AC3">
                <w:rPr>
                  <w:rFonts w:ascii="Calibri" w:eastAsia="Times New Roman" w:hAnsi="Calibri" w:cs="Calibri"/>
                  <w:color w:val="000000"/>
                  <w:sz w:val="20"/>
                  <w:szCs w:val="20"/>
                  <w:rPrChange w:id="2228" w:author="Stefanie Lane" w:date="2021-11-06T13:40:00Z">
                    <w:rPr>
                      <w:rFonts w:ascii="Calibri" w:eastAsia="Times New Roman" w:hAnsi="Calibri" w:cs="Calibri"/>
                      <w:color w:val="000000"/>
                    </w:rPr>
                  </w:rPrChange>
                </w:rPr>
                <w:delText>12.8</w:delText>
              </w:r>
            </w:del>
          </w:p>
        </w:tc>
        <w:tc>
          <w:tcPr>
            <w:tcW w:w="452" w:type="pct"/>
            <w:shd w:val="clear" w:color="auto" w:fill="auto"/>
            <w:noWrap/>
            <w:hideMark/>
          </w:tcPr>
          <w:p w14:paraId="5059016A" w14:textId="4C19C7A1"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29" w:author="Stefanie Lane" w:date="2021-11-06T13:44:00Z"/>
                <w:rFonts w:ascii="Calibri" w:eastAsia="Times New Roman" w:hAnsi="Calibri" w:cs="Calibri"/>
                <w:color w:val="000000"/>
                <w:sz w:val="20"/>
                <w:szCs w:val="20"/>
                <w:rPrChange w:id="2230" w:author="Stefanie Lane" w:date="2021-11-06T13:40:00Z">
                  <w:rPr>
                    <w:del w:id="2231" w:author="Stefanie Lane" w:date="2021-11-06T13:44:00Z"/>
                    <w:rFonts w:ascii="Calibri" w:eastAsia="Times New Roman" w:hAnsi="Calibri" w:cs="Calibri"/>
                    <w:color w:val="000000"/>
                  </w:rPr>
                </w:rPrChange>
              </w:rPr>
            </w:pPr>
            <w:del w:id="2232" w:author="Stefanie Lane" w:date="2021-11-06T13:44:00Z">
              <w:r w:rsidRPr="00E80F5B" w:rsidDel="002C7AC3">
                <w:rPr>
                  <w:rFonts w:ascii="Calibri" w:eastAsia="Times New Roman" w:hAnsi="Calibri" w:cs="Calibri"/>
                  <w:color w:val="000000"/>
                  <w:sz w:val="20"/>
                  <w:szCs w:val="20"/>
                  <w:rPrChange w:id="2233" w:author="Stefanie Lane" w:date="2021-11-06T13:40:00Z">
                    <w:rPr>
                      <w:rFonts w:ascii="Calibri" w:eastAsia="Times New Roman" w:hAnsi="Calibri" w:cs="Calibri"/>
                      <w:color w:val="000000"/>
                    </w:rPr>
                  </w:rPrChange>
                </w:rPr>
                <w:delText>2.5</w:delText>
              </w:r>
            </w:del>
          </w:p>
        </w:tc>
        <w:tc>
          <w:tcPr>
            <w:tcW w:w="0" w:type="pct"/>
            <w:shd w:val="clear" w:color="auto" w:fill="auto"/>
            <w:noWrap/>
            <w:hideMark/>
          </w:tcPr>
          <w:p w14:paraId="01982B55" w14:textId="140C434F"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34" w:author="Stefanie Lane" w:date="2021-11-06T13:44:00Z"/>
                <w:rFonts w:ascii="Calibri" w:eastAsia="Times New Roman" w:hAnsi="Calibri" w:cs="Calibri"/>
                <w:color w:val="000000"/>
                <w:sz w:val="20"/>
                <w:szCs w:val="20"/>
                <w:rPrChange w:id="2235" w:author="Stefanie Lane" w:date="2021-11-06T13:40:00Z">
                  <w:rPr>
                    <w:del w:id="2236" w:author="Stefanie Lane" w:date="2021-11-06T13:44:00Z"/>
                    <w:rFonts w:ascii="Calibri" w:eastAsia="Times New Roman" w:hAnsi="Calibri" w:cs="Calibri"/>
                    <w:color w:val="000000"/>
                  </w:rPr>
                </w:rPrChange>
              </w:rPr>
            </w:pPr>
          </w:p>
        </w:tc>
        <w:tc>
          <w:tcPr>
            <w:tcW w:w="0" w:type="pct"/>
            <w:vMerge w:val="restart"/>
            <w:shd w:val="clear" w:color="auto" w:fill="auto"/>
            <w:noWrap/>
            <w:hideMark/>
          </w:tcPr>
          <w:p w14:paraId="45C31DF7" w14:textId="6FC6FD4F"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37" w:author="Stefanie Lane" w:date="2021-11-06T13:44:00Z"/>
                <w:rFonts w:ascii="Calibri" w:eastAsia="Times New Roman" w:hAnsi="Calibri" w:cs="Calibri"/>
                <w:color w:val="000000"/>
                <w:sz w:val="20"/>
                <w:szCs w:val="20"/>
                <w:rPrChange w:id="2238" w:author="Stefanie Lane" w:date="2021-11-06T13:40:00Z">
                  <w:rPr>
                    <w:del w:id="2239" w:author="Stefanie Lane" w:date="2021-11-06T13:44:00Z"/>
                    <w:rFonts w:ascii="Calibri" w:eastAsia="Times New Roman" w:hAnsi="Calibri" w:cs="Calibri"/>
                    <w:color w:val="000000"/>
                  </w:rPr>
                </w:rPrChange>
              </w:rPr>
            </w:pPr>
            <w:del w:id="2240" w:author="Stefanie Lane" w:date="2021-11-06T13:44:00Z">
              <w:r w:rsidRPr="00E80F5B" w:rsidDel="002C7AC3">
                <w:rPr>
                  <w:rFonts w:ascii="Calibri" w:eastAsia="Times New Roman" w:hAnsi="Calibri" w:cs="Calibri"/>
                  <w:color w:val="000000"/>
                  <w:sz w:val="20"/>
                  <w:szCs w:val="20"/>
                  <w:rPrChange w:id="2241" w:author="Stefanie Lane" w:date="2021-11-06T13:40:00Z">
                    <w:rPr>
                      <w:rFonts w:ascii="Calibri" w:eastAsia="Times New Roman" w:hAnsi="Calibri" w:cs="Calibri"/>
                      <w:color w:val="000000"/>
                    </w:rPr>
                  </w:rPrChange>
                </w:rPr>
                <w:delText>2.</w:delText>
              </w:r>
            </w:del>
            <w:del w:id="2242" w:author="Stefanie Lane" w:date="2021-11-06T13:37:00Z">
              <w:r w:rsidRPr="00E80F5B" w:rsidDel="00C9267E">
                <w:rPr>
                  <w:rFonts w:ascii="Calibri" w:eastAsia="Times New Roman" w:hAnsi="Calibri" w:cs="Calibri"/>
                  <w:color w:val="000000"/>
                  <w:sz w:val="20"/>
                  <w:szCs w:val="20"/>
                  <w:rPrChange w:id="2243" w:author="Stefanie Lane" w:date="2021-11-06T13:40:00Z">
                    <w:rPr>
                      <w:rFonts w:ascii="Calibri" w:eastAsia="Times New Roman" w:hAnsi="Calibri" w:cs="Calibri"/>
                      <w:color w:val="000000"/>
                    </w:rPr>
                  </w:rPrChange>
                </w:rPr>
                <w:delText>84</w:delText>
              </w:r>
            </w:del>
          </w:p>
        </w:tc>
        <w:tc>
          <w:tcPr>
            <w:tcW w:w="0" w:type="pct"/>
            <w:vMerge w:val="restart"/>
            <w:shd w:val="clear" w:color="auto" w:fill="auto"/>
            <w:noWrap/>
            <w:hideMark/>
          </w:tcPr>
          <w:p w14:paraId="69616E83" w14:textId="7BB26C3D"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44" w:author="Stefanie Lane" w:date="2021-11-06T13:44:00Z"/>
                <w:rFonts w:ascii="Calibri" w:eastAsia="Times New Roman" w:hAnsi="Calibri" w:cs="Calibri"/>
                <w:color w:val="000000"/>
                <w:sz w:val="20"/>
                <w:szCs w:val="20"/>
                <w:rPrChange w:id="2245" w:author="Stefanie Lane" w:date="2021-11-06T13:40:00Z">
                  <w:rPr>
                    <w:del w:id="2246" w:author="Stefanie Lane" w:date="2021-11-06T13:44:00Z"/>
                    <w:rFonts w:ascii="Calibri" w:eastAsia="Times New Roman" w:hAnsi="Calibri" w:cs="Calibri"/>
                    <w:color w:val="000000"/>
                  </w:rPr>
                </w:rPrChange>
              </w:rPr>
            </w:pPr>
            <w:del w:id="2247" w:author="Stefanie Lane" w:date="2021-11-06T13:39:00Z">
              <w:r w:rsidRPr="00E80F5B" w:rsidDel="00782D74">
                <w:rPr>
                  <w:rFonts w:ascii="Calibri" w:eastAsia="Times New Roman" w:hAnsi="Calibri" w:cs="Calibri"/>
                  <w:color w:val="000000"/>
                  <w:sz w:val="20"/>
                  <w:szCs w:val="20"/>
                  <w:rPrChange w:id="2248" w:author="Stefanie Lane" w:date="2021-11-06T13:40:00Z">
                    <w:rPr>
                      <w:rFonts w:ascii="Calibri" w:eastAsia="Times New Roman" w:hAnsi="Calibri" w:cs="Calibri"/>
                      <w:color w:val="000000"/>
                    </w:rPr>
                  </w:rPrChange>
                </w:rPr>
                <w:delText>0.066</w:delText>
              </w:r>
            </w:del>
          </w:p>
        </w:tc>
        <w:tc>
          <w:tcPr>
            <w:tcW w:w="0" w:type="pct"/>
            <w:shd w:val="clear" w:color="auto" w:fill="auto"/>
            <w:noWrap/>
            <w:hideMark/>
          </w:tcPr>
          <w:p w14:paraId="59D97E77" w14:textId="06EF6B9B"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49" w:author="Stefanie Lane" w:date="2021-11-06T13:44:00Z"/>
                <w:rFonts w:ascii="Calibri" w:eastAsia="Times New Roman" w:hAnsi="Calibri" w:cs="Calibri"/>
                <w:color w:val="000000"/>
                <w:sz w:val="20"/>
                <w:szCs w:val="20"/>
                <w:rPrChange w:id="2250" w:author="Stefanie Lane" w:date="2021-11-06T13:40:00Z">
                  <w:rPr>
                    <w:del w:id="2251" w:author="Stefanie Lane" w:date="2021-11-06T13:44:00Z"/>
                    <w:rFonts w:ascii="Calibri" w:eastAsia="Times New Roman" w:hAnsi="Calibri" w:cs="Calibri"/>
                    <w:color w:val="000000"/>
                  </w:rPr>
                </w:rPrChange>
              </w:rPr>
            </w:pPr>
          </w:p>
        </w:tc>
        <w:tc>
          <w:tcPr>
            <w:tcW w:w="0" w:type="pct"/>
            <w:vMerge w:val="restart"/>
            <w:shd w:val="clear" w:color="auto" w:fill="auto"/>
            <w:noWrap/>
            <w:hideMark/>
          </w:tcPr>
          <w:p w14:paraId="07D58422" w14:textId="29FFCE22"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52" w:author="Stefanie Lane" w:date="2021-11-06T13:44:00Z"/>
                <w:rFonts w:ascii="Calibri" w:eastAsia="Times New Roman" w:hAnsi="Calibri" w:cs="Calibri"/>
                <w:color w:val="000000"/>
                <w:sz w:val="20"/>
                <w:szCs w:val="20"/>
                <w:rPrChange w:id="2253" w:author="Stefanie Lane" w:date="2021-11-06T13:40:00Z">
                  <w:rPr>
                    <w:del w:id="2254" w:author="Stefanie Lane" w:date="2021-11-06T13:44:00Z"/>
                    <w:rFonts w:ascii="Calibri" w:eastAsia="Times New Roman" w:hAnsi="Calibri" w:cs="Calibri"/>
                    <w:color w:val="000000"/>
                  </w:rPr>
                </w:rPrChange>
              </w:rPr>
            </w:pPr>
            <w:del w:id="2255" w:author="Stefanie Lane" w:date="2021-11-06T13:44:00Z">
              <w:r w:rsidRPr="00E80F5B" w:rsidDel="002C7AC3">
                <w:rPr>
                  <w:rFonts w:ascii="Calibri" w:eastAsia="Times New Roman" w:hAnsi="Calibri" w:cs="Calibri"/>
                  <w:color w:val="000000"/>
                  <w:sz w:val="20"/>
                  <w:szCs w:val="20"/>
                  <w:rPrChange w:id="2256" w:author="Stefanie Lane" w:date="2021-11-06T13:40:00Z">
                    <w:rPr>
                      <w:rFonts w:ascii="Calibri" w:eastAsia="Times New Roman" w:hAnsi="Calibri" w:cs="Calibri"/>
                      <w:color w:val="000000"/>
                    </w:rPr>
                  </w:rPrChange>
                </w:rPr>
                <w:delText>0.25</w:delText>
              </w:r>
            </w:del>
          </w:p>
        </w:tc>
        <w:tc>
          <w:tcPr>
            <w:tcW w:w="0" w:type="pct"/>
            <w:vMerge w:val="restart"/>
            <w:shd w:val="clear" w:color="auto" w:fill="auto"/>
            <w:noWrap/>
            <w:hideMark/>
          </w:tcPr>
          <w:p w14:paraId="253ACB38" w14:textId="5593CA5D"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57" w:author="Stefanie Lane" w:date="2021-11-06T13:44:00Z"/>
                <w:rFonts w:ascii="Calibri" w:eastAsia="Times New Roman" w:hAnsi="Calibri" w:cs="Calibri"/>
                <w:color w:val="000000"/>
                <w:sz w:val="20"/>
                <w:szCs w:val="20"/>
                <w:rPrChange w:id="2258" w:author="Stefanie Lane" w:date="2021-11-06T13:40:00Z">
                  <w:rPr>
                    <w:del w:id="2259" w:author="Stefanie Lane" w:date="2021-11-06T13:44:00Z"/>
                    <w:rFonts w:ascii="Calibri" w:eastAsia="Times New Roman" w:hAnsi="Calibri" w:cs="Calibri"/>
                    <w:color w:val="000000"/>
                  </w:rPr>
                </w:rPrChange>
              </w:rPr>
            </w:pPr>
            <w:del w:id="2260" w:author="Stefanie Lane" w:date="2021-11-06T13:44:00Z">
              <w:r w:rsidRPr="00E80F5B" w:rsidDel="002C7AC3">
                <w:rPr>
                  <w:rFonts w:ascii="Calibri" w:eastAsia="Times New Roman" w:hAnsi="Calibri" w:cs="Calibri"/>
                  <w:color w:val="000000"/>
                  <w:sz w:val="20"/>
                  <w:szCs w:val="20"/>
                  <w:rPrChange w:id="2261" w:author="Stefanie Lane" w:date="2021-11-06T13:40:00Z">
                    <w:rPr>
                      <w:rFonts w:ascii="Calibri" w:eastAsia="Times New Roman" w:hAnsi="Calibri" w:cs="Calibri"/>
                      <w:color w:val="000000"/>
                    </w:rPr>
                  </w:rPrChange>
                </w:rPr>
                <w:delText>20.72</w:delText>
              </w:r>
            </w:del>
          </w:p>
        </w:tc>
        <w:tc>
          <w:tcPr>
            <w:tcW w:w="0" w:type="pct"/>
            <w:vMerge w:val="restart"/>
            <w:shd w:val="clear" w:color="auto" w:fill="auto"/>
            <w:noWrap/>
            <w:hideMark/>
          </w:tcPr>
          <w:p w14:paraId="5B92E607" w14:textId="227E8271"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262" w:author="Stefanie Lane" w:date="2021-11-06T13:44:00Z"/>
                <w:rFonts w:ascii="Calibri" w:eastAsia="Times New Roman" w:hAnsi="Calibri" w:cs="Calibri"/>
                <w:color w:val="000000"/>
                <w:sz w:val="20"/>
                <w:szCs w:val="20"/>
                <w:rPrChange w:id="2263" w:author="Stefanie Lane" w:date="2021-11-06T13:40:00Z">
                  <w:rPr>
                    <w:del w:id="2264" w:author="Stefanie Lane" w:date="2021-11-06T13:44:00Z"/>
                    <w:rFonts w:ascii="Calibri" w:eastAsia="Times New Roman" w:hAnsi="Calibri" w:cs="Calibri"/>
                    <w:color w:val="000000"/>
                  </w:rPr>
                </w:rPrChange>
              </w:rPr>
            </w:pPr>
            <w:del w:id="2265" w:author="Stefanie Lane" w:date="2021-11-06T13:44:00Z">
              <w:r w:rsidRPr="00E80F5B" w:rsidDel="002C7AC3">
                <w:rPr>
                  <w:rFonts w:ascii="Calibri" w:eastAsia="Times New Roman" w:hAnsi="Calibri" w:cs="Calibri"/>
                  <w:color w:val="000000"/>
                  <w:sz w:val="20"/>
                  <w:szCs w:val="20"/>
                  <w:rPrChange w:id="2266" w:author="Stefanie Lane" w:date="2021-11-06T13:40:00Z">
                    <w:rPr>
                      <w:rFonts w:ascii="Calibri" w:eastAsia="Times New Roman" w:hAnsi="Calibri" w:cs="Calibri"/>
                      <w:color w:val="000000"/>
                    </w:rPr>
                  </w:rPrChange>
                </w:rPr>
                <w:delText>0.001</w:delText>
              </w:r>
            </w:del>
          </w:p>
        </w:tc>
      </w:tr>
      <w:tr w:rsidR="00B957A2" w:rsidRPr="00E80F5B" w:rsidDel="002C7AC3" w14:paraId="4676F4C5" w14:textId="77777777" w:rsidTr="002E5154">
        <w:trPr>
          <w:trHeight w:val="290"/>
          <w:del w:id="2267"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773C398F" w14:textId="5416BA86" w:rsidR="00D40116" w:rsidRPr="00E80F5B" w:rsidDel="002C7AC3" w:rsidRDefault="00D40116" w:rsidP="003715CB">
            <w:pPr>
              <w:jc w:val="right"/>
              <w:rPr>
                <w:del w:id="2268" w:author="Stefanie Lane" w:date="2021-11-06T13:44:00Z"/>
                <w:rFonts w:ascii="Calibri" w:eastAsia="Times New Roman" w:hAnsi="Calibri" w:cs="Calibri"/>
                <w:color w:val="000000"/>
                <w:sz w:val="20"/>
                <w:szCs w:val="20"/>
                <w:rPrChange w:id="2269" w:author="Stefanie Lane" w:date="2021-11-06T13:40:00Z">
                  <w:rPr>
                    <w:del w:id="2270" w:author="Stefanie Lane" w:date="2021-11-06T13:44:00Z"/>
                    <w:rFonts w:ascii="Calibri" w:eastAsia="Times New Roman" w:hAnsi="Calibri" w:cs="Calibri"/>
                    <w:color w:val="000000"/>
                  </w:rPr>
                </w:rPrChange>
              </w:rPr>
            </w:pPr>
            <w:del w:id="2271" w:author="Stefanie Lane" w:date="2021-11-06T13:44:00Z">
              <w:r w:rsidRPr="00E80F5B" w:rsidDel="002C7AC3">
                <w:rPr>
                  <w:rFonts w:ascii="Calibri" w:eastAsia="Times New Roman" w:hAnsi="Calibri" w:cs="Calibri"/>
                  <w:color w:val="000000"/>
                  <w:sz w:val="20"/>
                  <w:szCs w:val="20"/>
                  <w:rPrChange w:id="2272" w:author="Stefanie Lane" w:date="2021-11-06T13:40:00Z">
                    <w:rPr>
                      <w:rFonts w:ascii="Calibri" w:eastAsia="Times New Roman" w:hAnsi="Calibri" w:cs="Calibri"/>
                      <w:color w:val="000000"/>
                    </w:rPr>
                  </w:rPrChange>
                </w:rPr>
                <w:delText>1999</w:delText>
              </w:r>
            </w:del>
          </w:p>
        </w:tc>
        <w:tc>
          <w:tcPr>
            <w:tcW w:w="528" w:type="pct"/>
            <w:shd w:val="clear" w:color="auto" w:fill="auto"/>
            <w:noWrap/>
            <w:hideMark/>
          </w:tcPr>
          <w:p w14:paraId="5C7916DD" w14:textId="06FE9368"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273" w:author="Stefanie Lane" w:date="2021-11-06T13:44:00Z"/>
                <w:rFonts w:ascii="Calibri" w:eastAsia="Times New Roman" w:hAnsi="Calibri" w:cs="Calibri"/>
                <w:color w:val="000000"/>
                <w:sz w:val="20"/>
                <w:szCs w:val="20"/>
                <w:rPrChange w:id="2274" w:author="Stefanie Lane" w:date="2021-11-06T13:40:00Z">
                  <w:rPr>
                    <w:del w:id="2275" w:author="Stefanie Lane" w:date="2021-11-06T13:44:00Z"/>
                    <w:rFonts w:ascii="Calibri" w:eastAsia="Times New Roman" w:hAnsi="Calibri" w:cs="Calibri"/>
                    <w:color w:val="000000"/>
                  </w:rPr>
                </w:rPrChange>
              </w:rPr>
            </w:pPr>
            <w:del w:id="2276" w:author="Stefanie Lane" w:date="2021-11-06T13:44:00Z">
              <w:r w:rsidRPr="00E80F5B" w:rsidDel="002C7AC3">
                <w:rPr>
                  <w:rFonts w:ascii="Calibri" w:eastAsia="Times New Roman" w:hAnsi="Calibri" w:cs="Calibri"/>
                  <w:color w:val="000000"/>
                  <w:sz w:val="20"/>
                  <w:szCs w:val="20"/>
                  <w:rPrChange w:id="2277" w:author="Stefanie Lane" w:date="2021-11-06T13:40:00Z">
                    <w:rPr>
                      <w:rFonts w:ascii="Calibri" w:eastAsia="Times New Roman" w:hAnsi="Calibri" w:cs="Calibri"/>
                      <w:color w:val="000000"/>
                    </w:rPr>
                  </w:rPrChange>
                </w:rPr>
                <w:delText>18</w:delText>
              </w:r>
            </w:del>
          </w:p>
        </w:tc>
        <w:tc>
          <w:tcPr>
            <w:tcW w:w="267" w:type="pct"/>
            <w:shd w:val="clear" w:color="auto" w:fill="auto"/>
            <w:noWrap/>
            <w:hideMark/>
          </w:tcPr>
          <w:p w14:paraId="2C6EF620" w14:textId="6F699F65"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278" w:author="Stefanie Lane" w:date="2021-11-06T13:44:00Z"/>
                <w:rFonts w:ascii="Calibri" w:eastAsia="Times New Roman" w:hAnsi="Calibri" w:cs="Calibri"/>
                <w:color w:val="000000"/>
                <w:sz w:val="20"/>
                <w:szCs w:val="20"/>
                <w:rPrChange w:id="2279" w:author="Stefanie Lane" w:date="2021-11-06T13:40:00Z">
                  <w:rPr>
                    <w:del w:id="2280" w:author="Stefanie Lane" w:date="2021-11-06T13:44:00Z"/>
                    <w:rFonts w:ascii="Calibri" w:eastAsia="Times New Roman" w:hAnsi="Calibri" w:cs="Calibri"/>
                    <w:color w:val="000000"/>
                  </w:rPr>
                </w:rPrChange>
              </w:rPr>
            </w:pPr>
            <w:del w:id="2281" w:author="Stefanie Lane" w:date="2021-11-06T13:44:00Z">
              <w:r w:rsidRPr="00E80F5B" w:rsidDel="002C7AC3">
                <w:rPr>
                  <w:rFonts w:ascii="Calibri" w:eastAsia="Times New Roman" w:hAnsi="Calibri" w:cs="Calibri"/>
                  <w:color w:val="000000"/>
                  <w:sz w:val="20"/>
                  <w:szCs w:val="20"/>
                  <w:rPrChange w:id="2282" w:author="Stefanie Lane" w:date="2021-11-06T13:40:00Z">
                    <w:rPr>
                      <w:rFonts w:ascii="Calibri" w:eastAsia="Times New Roman" w:hAnsi="Calibri" w:cs="Calibri"/>
                      <w:color w:val="000000"/>
                    </w:rPr>
                  </w:rPrChange>
                </w:rPr>
                <w:delText>36</w:delText>
              </w:r>
            </w:del>
          </w:p>
        </w:tc>
        <w:tc>
          <w:tcPr>
            <w:tcW w:w="0" w:type="pct"/>
            <w:shd w:val="clear" w:color="auto" w:fill="auto"/>
            <w:noWrap/>
            <w:hideMark/>
          </w:tcPr>
          <w:p w14:paraId="37E4FB4C" w14:textId="4214E2BF"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283" w:author="Stefanie Lane" w:date="2021-11-06T13:44:00Z"/>
                <w:rFonts w:ascii="Calibri" w:eastAsia="Times New Roman" w:hAnsi="Calibri" w:cs="Calibri"/>
                <w:color w:val="000000"/>
                <w:sz w:val="20"/>
                <w:szCs w:val="20"/>
                <w:rPrChange w:id="2284" w:author="Stefanie Lane" w:date="2021-11-06T13:40:00Z">
                  <w:rPr>
                    <w:del w:id="2285" w:author="Stefanie Lane" w:date="2021-11-06T13:44:00Z"/>
                    <w:rFonts w:ascii="Calibri" w:eastAsia="Times New Roman" w:hAnsi="Calibri" w:cs="Calibri"/>
                    <w:color w:val="000000"/>
                  </w:rPr>
                </w:rPrChange>
              </w:rPr>
            </w:pPr>
          </w:p>
        </w:tc>
        <w:tc>
          <w:tcPr>
            <w:tcW w:w="0" w:type="pct"/>
            <w:shd w:val="clear" w:color="auto" w:fill="auto"/>
            <w:noWrap/>
            <w:hideMark/>
          </w:tcPr>
          <w:p w14:paraId="66896BFF" w14:textId="364B995F"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286" w:author="Stefanie Lane" w:date="2021-11-06T13:44:00Z"/>
                <w:rFonts w:ascii="Calibri" w:eastAsia="Times New Roman" w:hAnsi="Calibri" w:cs="Calibri"/>
                <w:color w:val="000000"/>
                <w:sz w:val="20"/>
                <w:szCs w:val="20"/>
                <w:rPrChange w:id="2287" w:author="Stefanie Lane" w:date="2021-11-06T13:40:00Z">
                  <w:rPr>
                    <w:del w:id="2288" w:author="Stefanie Lane" w:date="2021-11-06T13:44:00Z"/>
                    <w:rFonts w:ascii="Calibri" w:eastAsia="Times New Roman" w:hAnsi="Calibri" w:cs="Calibri"/>
                    <w:color w:val="000000"/>
                  </w:rPr>
                </w:rPrChange>
              </w:rPr>
            </w:pPr>
            <w:del w:id="2289" w:author="Stefanie Lane" w:date="2021-11-06T13:44:00Z">
              <w:r w:rsidRPr="00E80F5B" w:rsidDel="002C7AC3">
                <w:rPr>
                  <w:rFonts w:ascii="Calibri" w:eastAsia="Times New Roman" w:hAnsi="Calibri" w:cs="Calibri"/>
                  <w:color w:val="000000"/>
                  <w:sz w:val="20"/>
                  <w:szCs w:val="20"/>
                  <w:rPrChange w:id="2290" w:author="Stefanie Lane" w:date="2021-11-06T13:40:00Z">
                    <w:rPr>
                      <w:rFonts w:ascii="Calibri" w:eastAsia="Times New Roman" w:hAnsi="Calibri" w:cs="Calibri"/>
                      <w:color w:val="000000"/>
                    </w:rPr>
                  </w:rPrChange>
                </w:rPr>
                <w:delText>11.5</w:delText>
              </w:r>
            </w:del>
          </w:p>
        </w:tc>
        <w:tc>
          <w:tcPr>
            <w:tcW w:w="452" w:type="pct"/>
            <w:shd w:val="clear" w:color="auto" w:fill="auto"/>
            <w:noWrap/>
            <w:hideMark/>
          </w:tcPr>
          <w:p w14:paraId="41010A3A" w14:textId="0D479F24"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291" w:author="Stefanie Lane" w:date="2021-11-06T13:44:00Z"/>
                <w:rFonts w:ascii="Calibri" w:eastAsia="Times New Roman" w:hAnsi="Calibri" w:cs="Calibri"/>
                <w:color w:val="000000"/>
                <w:sz w:val="20"/>
                <w:szCs w:val="20"/>
                <w:rPrChange w:id="2292" w:author="Stefanie Lane" w:date="2021-11-06T13:40:00Z">
                  <w:rPr>
                    <w:del w:id="2293" w:author="Stefanie Lane" w:date="2021-11-06T13:44:00Z"/>
                    <w:rFonts w:ascii="Calibri" w:eastAsia="Times New Roman" w:hAnsi="Calibri" w:cs="Calibri"/>
                    <w:color w:val="000000"/>
                  </w:rPr>
                </w:rPrChange>
              </w:rPr>
            </w:pPr>
            <w:del w:id="2294" w:author="Stefanie Lane" w:date="2021-11-06T13:44:00Z">
              <w:r w:rsidRPr="00E80F5B" w:rsidDel="002C7AC3">
                <w:rPr>
                  <w:rFonts w:ascii="Calibri" w:eastAsia="Times New Roman" w:hAnsi="Calibri" w:cs="Calibri"/>
                  <w:color w:val="000000"/>
                  <w:sz w:val="20"/>
                  <w:szCs w:val="20"/>
                  <w:rPrChange w:id="2295" w:author="Stefanie Lane" w:date="2021-11-06T13:40:00Z">
                    <w:rPr>
                      <w:rFonts w:ascii="Calibri" w:eastAsia="Times New Roman" w:hAnsi="Calibri" w:cs="Calibri"/>
                      <w:color w:val="000000"/>
                    </w:rPr>
                  </w:rPrChange>
                </w:rPr>
                <w:delText>3.1</w:delText>
              </w:r>
            </w:del>
          </w:p>
        </w:tc>
        <w:tc>
          <w:tcPr>
            <w:tcW w:w="0" w:type="pct"/>
            <w:shd w:val="clear" w:color="auto" w:fill="auto"/>
            <w:noWrap/>
            <w:hideMark/>
          </w:tcPr>
          <w:p w14:paraId="5FF21ED2" w14:textId="0FB0E273"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296" w:author="Stefanie Lane" w:date="2021-11-06T13:44:00Z"/>
                <w:rFonts w:ascii="Calibri" w:eastAsia="Times New Roman" w:hAnsi="Calibri" w:cs="Calibri"/>
                <w:color w:val="000000"/>
                <w:sz w:val="20"/>
                <w:szCs w:val="20"/>
                <w:rPrChange w:id="2297" w:author="Stefanie Lane" w:date="2021-11-06T13:40:00Z">
                  <w:rPr>
                    <w:del w:id="2298" w:author="Stefanie Lane" w:date="2021-11-06T13:44:00Z"/>
                    <w:rFonts w:ascii="Calibri" w:eastAsia="Times New Roman" w:hAnsi="Calibri" w:cs="Calibri"/>
                    <w:color w:val="000000"/>
                  </w:rPr>
                </w:rPrChange>
              </w:rPr>
            </w:pPr>
          </w:p>
        </w:tc>
        <w:tc>
          <w:tcPr>
            <w:tcW w:w="0" w:type="pct"/>
            <w:vMerge/>
            <w:shd w:val="clear" w:color="auto" w:fill="auto"/>
            <w:hideMark/>
          </w:tcPr>
          <w:p w14:paraId="669550A1" w14:textId="0FEC1C5D"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299" w:author="Stefanie Lane" w:date="2021-11-06T13:44:00Z"/>
                <w:rFonts w:ascii="Calibri" w:eastAsia="Times New Roman" w:hAnsi="Calibri" w:cs="Calibri"/>
                <w:color w:val="000000"/>
                <w:sz w:val="20"/>
                <w:szCs w:val="20"/>
                <w:rPrChange w:id="2300" w:author="Stefanie Lane" w:date="2021-11-06T13:40:00Z">
                  <w:rPr>
                    <w:del w:id="2301" w:author="Stefanie Lane" w:date="2021-11-06T13:44:00Z"/>
                    <w:rFonts w:ascii="Calibri" w:eastAsia="Times New Roman" w:hAnsi="Calibri" w:cs="Calibri"/>
                    <w:color w:val="000000"/>
                  </w:rPr>
                </w:rPrChange>
              </w:rPr>
            </w:pPr>
          </w:p>
        </w:tc>
        <w:tc>
          <w:tcPr>
            <w:tcW w:w="0" w:type="pct"/>
            <w:vMerge/>
            <w:shd w:val="clear" w:color="auto" w:fill="auto"/>
            <w:hideMark/>
          </w:tcPr>
          <w:p w14:paraId="09431160" w14:textId="7008D34E"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302" w:author="Stefanie Lane" w:date="2021-11-06T13:44:00Z"/>
                <w:rFonts w:ascii="Calibri" w:eastAsia="Times New Roman" w:hAnsi="Calibri" w:cs="Calibri"/>
                <w:color w:val="000000"/>
                <w:sz w:val="20"/>
                <w:szCs w:val="20"/>
                <w:rPrChange w:id="2303" w:author="Stefanie Lane" w:date="2021-11-06T13:40:00Z">
                  <w:rPr>
                    <w:del w:id="2304" w:author="Stefanie Lane" w:date="2021-11-06T13:44:00Z"/>
                    <w:rFonts w:ascii="Calibri" w:eastAsia="Times New Roman" w:hAnsi="Calibri" w:cs="Calibri"/>
                    <w:color w:val="000000"/>
                  </w:rPr>
                </w:rPrChange>
              </w:rPr>
            </w:pPr>
          </w:p>
        </w:tc>
        <w:tc>
          <w:tcPr>
            <w:tcW w:w="0" w:type="pct"/>
            <w:shd w:val="clear" w:color="auto" w:fill="auto"/>
            <w:noWrap/>
            <w:hideMark/>
          </w:tcPr>
          <w:p w14:paraId="6CFE3E07" w14:textId="1D9F4808" w:rsidR="00D40116" w:rsidRPr="00E80F5B" w:rsidDel="002C7AC3" w:rsidRDefault="00D40116" w:rsidP="003715CB">
            <w:pPr>
              <w:jc w:val="center"/>
              <w:cnfStyle w:val="000000000000" w:firstRow="0" w:lastRow="0" w:firstColumn="0" w:lastColumn="0" w:oddVBand="0" w:evenVBand="0" w:oddHBand="0" w:evenHBand="0" w:firstRowFirstColumn="0" w:firstRowLastColumn="0" w:lastRowFirstColumn="0" w:lastRowLastColumn="0"/>
              <w:rPr>
                <w:del w:id="2305" w:author="Stefanie Lane" w:date="2021-11-06T13:44:00Z"/>
                <w:rFonts w:ascii="Times New Roman" w:eastAsia="Times New Roman" w:hAnsi="Times New Roman" w:cs="Times New Roman"/>
                <w:sz w:val="20"/>
                <w:szCs w:val="20"/>
              </w:rPr>
            </w:pPr>
          </w:p>
        </w:tc>
        <w:tc>
          <w:tcPr>
            <w:tcW w:w="0" w:type="pct"/>
            <w:vMerge/>
            <w:shd w:val="clear" w:color="auto" w:fill="auto"/>
            <w:hideMark/>
          </w:tcPr>
          <w:p w14:paraId="709E8E8C" w14:textId="029B1594"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306" w:author="Stefanie Lane" w:date="2021-11-06T13:44:00Z"/>
                <w:rFonts w:ascii="Calibri" w:eastAsia="Times New Roman" w:hAnsi="Calibri" w:cs="Calibri"/>
                <w:color w:val="000000"/>
                <w:sz w:val="20"/>
                <w:szCs w:val="20"/>
                <w:rPrChange w:id="2307" w:author="Stefanie Lane" w:date="2021-11-06T13:40:00Z">
                  <w:rPr>
                    <w:del w:id="2308" w:author="Stefanie Lane" w:date="2021-11-06T13:44:00Z"/>
                    <w:rFonts w:ascii="Calibri" w:eastAsia="Times New Roman" w:hAnsi="Calibri" w:cs="Calibri"/>
                    <w:color w:val="000000"/>
                  </w:rPr>
                </w:rPrChange>
              </w:rPr>
            </w:pPr>
          </w:p>
        </w:tc>
        <w:tc>
          <w:tcPr>
            <w:tcW w:w="0" w:type="pct"/>
            <w:vMerge/>
            <w:shd w:val="clear" w:color="auto" w:fill="auto"/>
            <w:hideMark/>
          </w:tcPr>
          <w:p w14:paraId="0DCF8261" w14:textId="12978ADC"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309" w:author="Stefanie Lane" w:date="2021-11-06T13:44:00Z"/>
                <w:rFonts w:ascii="Calibri" w:eastAsia="Times New Roman" w:hAnsi="Calibri" w:cs="Calibri"/>
                <w:color w:val="000000"/>
                <w:sz w:val="20"/>
                <w:szCs w:val="20"/>
                <w:rPrChange w:id="2310" w:author="Stefanie Lane" w:date="2021-11-06T13:40:00Z">
                  <w:rPr>
                    <w:del w:id="2311" w:author="Stefanie Lane" w:date="2021-11-06T13:44:00Z"/>
                    <w:rFonts w:ascii="Calibri" w:eastAsia="Times New Roman" w:hAnsi="Calibri" w:cs="Calibri"/>
                    <w:color w:val="000000"/>
                  </w:rPr>
                </w:rPrChange>
              </w:rPr>
            </w:pPr>
          </w:p>
        </w:tc>
        <w:tc>
          <w:tcPr>
            <w:tcW w:w="0" w:type="pct"/>
            <w:vMerge/>
            <w:shd w:val="clear" w:color="auto" w:fill="auto"/>
            <w:hideMark/>
          </w:tcPr>
          <w:p w14:paraId="6CC97DE8" w14:textId="5AB6E753" w:rsidR="00D40116" w:rsidRPr="00E80F5B" w:rsidDel="002C7AC3" w:rsidRDefault="00D40116" w:rsidP="003715CB">
            <w:pPr>
              <w:cnfStyle w:val="000000000000" w:firstRow="0" w:lastRow="0" w:firstColumn="0" w:lastColumn="0" w:oddVBand="0" w:evenVBand="0" w:oddHBand="0" w:evenHBand="0" w:firstRowFirstColumn="0" w:firstRowLastColumn="0" w:lastRowFirstColumn="0" w:lastRowLastColumn="0"/>
              <w:rPr>
                <w:del w:id="2312" w:author="Stefanie Lane" w:date="2021-11-06T13:44:00Z"/>
                <w:rFonts w:ascii="Calibri" w:eastAsia="Times New Roman" w:hAnsi="Calibri" w:cs="Calibri"/>
                <w:color w:val="000000"/>
                <w:sz w:val="20"/>
                <w:szCs w:val="20"/>
                <w:rPrChange w:id="2313" w:author="Stefanie Lane" w:date="2021-11-06T13:40:00Z">
                  <w:rPr>
                    <w:del w:id="2314" w:author="Stefanie Lane" w:date="2021-11-06T13:44:00Z"/>
                    <w:rFonts w:ascii="Calibri" w:eastAsia="Times New Roman" w:hAnsi="Calibri" w:cs="Calibri"/>
                    <w:color w:val="000000"/>
                  </w:rPr>
                </w:rPrChange>
              </w:rPr>
            </w:pPr>
          </w:p>
        </w:tc>
      </w:tr>
      <w:tr w:rsidR="00B957A2" w:rsidRPr="00E80F5B" w:rsidDel="002C7AC3" w14:paraId="5C98F28C" w14:textId="77777777" w:rsidTr="002E5154">
        <w:trPr>
          <w:cnfStyle w:val="000000100000" w:firstRow="0" w:lastRow="0" w:firstColumn="0" w:lastColumn="0" w:oddVBand="0" w:evenVBand="0" w:oddHBand="1" w:evenHBand="0" w:firstRowFirstColumn="0" w:firstRowLastColumn="0" w:lastRowFirstColumn="0" w:lastRowLastColumn="0"/>
          <w:trHeight w:val="290"/>
          <w:del w:id="2315" w:author="Stefanie Lane" w:date="2021-11-06T13:44:00Z"/>
        </w:trPr>
        <w:tc>
          <w:tcPr>
            <w:cnfStyle w:val="001000000000" w:firstRow="0" w:lastRow="0" w:firstColumn="1" w:lastColumn="0" w:oddVBand="0" w:evenVBand="0" w:oddHBand="0" w:evenHBand="0" w:firstRowFirstColumn="0" w:firstRowLastColumn="0" w:lastRowFirstColumn="0" w:lastRowLastColumn="0"/>
            <w:tcW w:w="626" w:type="pct"/>
            <w:shd w:val="clear" w:color="auto" w:fill="auto"/>
            <w:noWrap/>
            <w:hideMark/>
          </w:tcPr>
          <w:p w14:paraId="7C989335" w14:textId="50B7B66D" w:rsidR="00D40116" w:rsidRPr="00E80F5B" w:rsidDel="002C7AC3" w:rsidRDefault="00D40116" w:rsidP="003715CB">
            <w:pPr>
              <w:jc w:val="right"/>
              <w:rPr>
                <w:del w:id="2316" w:author="Stefanie Lane" w:date="2021-11-06T13:44:00Z"/>
                <w:rFonts w:ascii="Calibri" w:eastAsia="Times New Roman" w:hAnsi="Calibri" w:cs="Calibri"/>
                <w:color w:val="000000"/>
                <w:sz w:val="20"/>
                <w:szCs w:val="20"/>
                <w:rPrChange w:id="2317" w:author="Stefanie Lane" w:date="2021-11-06T13:40:00Z">
                  <w:rPr>
                    <w:del w:id="2318" w:author="Stefanie Lane" w:date="2021-11-06T13:44:00Z"/>
                    <w:rFonts w:ascii="Calibri" w:eastAsia="Times New Roman" w:hAnsi="Calibri" w:cs="Calibri"/>
                    <w:color w:val="000000"/>
                  </w:rPr>
                </w:rPrChange>
              </w:rPr>
            </w:pPr>
            <w:del w:id="2319" w:author="Stefanie Lane" w:date="2021-11-06T13:44:00Z">
              <w:r w:rsidRPr="00E80F5B" w:rsidDel="002C7AC3">
                <w:rPr>
                  <w:rFonts w:ascii="Calibri" w:eastAsia="Times New Roman" w:hAnsi="Calibri" w:cs="Calibri"/>
                  <w:color w:val="000000"/>
                  <w:sz w:val="20"/>
                  <w:szCs w:val="20"/>
                  <w:rPrChange w:id="2320" w:author="Stefanie Lane" w:date="2021-11-06T13:40:00Z">
                    <w:rPr>
                      <w:rFonts w:ascii="Calibri" w:eastAsia="Times New Roman" w:hAnsi="Calibri" w:cs="Calibri"/>
                      <w:color w:val="000000"/>
                    </w:rPr>
                  </w:rPrChange>
                </w:rPr>
                <w:delText>2019</w:delText>
              </w:r>
            </w:del>
          </w:p>
        </w:tc>
        <w:tc>
          <w:tcPr>
            <w:tcW w:w="528" w:type="pct"/>
            <w:shd w:val="clear" w:color="auto" w:fill="auto"/>
            <w:noWrap/>
            <w:hideMark/>
          </w:tcPr>
          <w:p w14:paraId="04545863" w14:textId="32DE512F"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321" w:author="Stefanie Lane" w:date="2021-11-06T13:44:00Z"/>
                <w:rFonts w:ascii="Calibri" w:eastAsia="Times New Roman" w:hAnsi="Calibri" w:cs="Calibri"/>
                <w:color w:val="000000"/>
                <w:sz w:val="20"/>
                <w:szCs w:val="20"/>
                <w:rPrChange w:id="2322" w:author="Stefanie Lane" w:date="2021-11-06T13:40:00Z">
                  <w:rPr>
                    <w:del w:id="2323" w:author="Stefanie Lane" w:date="2021-11-06T13:44:00Z"/>
                    <w:rFonts w:ascii="Calibri" w:eastAsia="Times New Roman" w:hAnsi="Calibri" w:cs="Calibri"/>
                    <w:color w:val="000000"/>
                  </w:rPr>
                </w:rPrChange>
              </w:rPr>
            </w:pPr>
            <w:del w:id="2324" w:author="Stefanie Lane" w:date="2021-11-06T13:44:00Z">
              <w:r w:rsidRPr="00E80F5B" w:rsidDel="002C7AC3">
                <w:rPr>
                  <w:rFonts w:ascii="Calibri" w:eastAsia="Times New Roman" w:hAnsi="Calibri" w:cs="Calibri"/>
                  <w:color w:val="000000"/>
                  <w:sz w:val="20"/>
                  <w:szCs w:val="20"/>
                  <w:rPrChange w:id="2325" w:author="Stefanie Lane" w:date="2021-11-06T13:40:00Z">
                    <w:rPr>
                      <w:rFonts w:ascii="Calibri" w:eastAsia="Times New Roman" w:hAnsi="Calibri" w:cs="Calibri"/>
                      <w:color w:val="000000"/>
                    </w:rPr>
                  </w:rPrChange>
                </w:rPr>
                <w:delText>28</w:delText>
              </w:r>
            </w:del>
          </w:p>
        </w:tc>
        <w:tc>
          <w:tcPr>
            <w:tcW w:w="267" w:type="pct"/>
            <w:shd w:val="clear" w:color="auto" w:fill="auto"/>
            <w:noWrap/>
            <w:hideMark/>
          </w:tcPr>
          <w:p w14:paraId="32CF7275" w14:textId="15DD4CE5"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326" w:author="Stefanie Lane" w:date="2021-11-06T13:44:00Z"/>
                <w:rFonts w:ascii="Calibri" w:eastAsia="Times New Roman" w:hAnsi="Calibri" w:cs="Calibri"/>
                <w:color w:val="000000"/>
                <w:sz w:val="20"/>
                <w:szCs w:val="20"/>
                <w:rPrChange w:id="2327" w:author="Stefanie Lane" w:date="2021-11-06T13:40:00Z">
                  <w:rPr>
                    <w:del w:id="2328" w:author="Stefanie Lane" w:date="2021-11-06T13:44:00Z"/>
                    <w:rFonts w:ascii="Calibri" w:eastAsia="Times New Roman" w:hAnsi="Calibri" w:cs="Calibri"/>
                    <w:color w:val="000000"/>
                  </w:rPr>
                </w:rPrChange>
              </w:rPr>
            </w:pPr>
            <w:del w:id="2329" w:author="Stefanie Lane" w:date="2021-11-06T13:44:00Z">
              <w:r w:rsidRPr="00E80F5B" w:rsidDel="002C7AC3">
                <w:rPr>
                  <w:rFonts w:ascii="Calibri" w:eastAsia="Times New Roman" w:hAnsi="Calibri" w:cs="Calibri"/>
                  <w:color w:val="000000"/>
                  <w:sz w:val="20"/>
                  <w:szCs w:val="20"/>
                  <w:rPrChange w:id="2330" w:author="Stefanie Lane" w:date="2021-11-06T13:40:00Z">
                    <w:rPr>
                      <w:rFonts w:ascii="Calibri" w:eastAsia="Times New Roman" w:hAnsi="Calibri" w:cs="Calibri"/>
                      <w:color w:val="000000"/>
                    </w:rPr>
                  </w:rPrChange>
                </w:rPr>
                <w:delText>34</w:delText>
              </w:r>
            </w:del>
          </w:p>
        </w:tc>
        <w:tc>
          <w:tcPr>
            <w:tcW w:w="0" w:type="pct"/>
            <w:shd w:val="clear" w:color="auto" w:fill="auto"/>
            <w:noWrap/>
            <w:hideMark/>
          </w:tcPr>
          <w:p w14:paraId="5B66B796" w14:textId="65DBB858"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331" w:author="Stefanie Lane" w:date="2021-11-06T13:44:00Z"/>
                <w:rFonts w:ascii="Calibri" w:eastAsia="Times New Roman" w:hAnsi="Calibri" w:cs="Calibri"/>
                <w:color w:val="000000"/>
                <w:sz w:val="20"/>
                <w:szCs w:val="20"/>
                <w:rPrChange w:id="2332" w:author="Stefanie Lane" w:date="2021-11-06T13:40:00Z">
                  <w:rPr>
                    <w:del w:id="2333" w:author="Stefanie Lane" w:date="2021-11-06T13:44:00Z"/>
                    <w:rFonts w:ascii="Calibri" w:eastAsia="Times New Roman" w:hAnsi="Calibri" w:cs="Calibri"/>
                    <w:color w:val="000000"/>
                  </w:rPr>
                </w:rPrChange>
              </w:rPr>
            </w:pPr>
          </w:p>
        </w:tc>
        <w:tc>
          <w:tcPr>
            <w:tcW w:w="0" w:type="pct"/>
            <w:shd w:val="clear" w:color="auto" w:fill="auto"/>
            <w:noWrap/>
            <w:hideMark/>
          </w:tcPr>
          <w:p w14:paraId="0E9DE178" w14:textId="393BE8ED"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334" w:author="Stefanie Lane" w:date="2021-11-06T13:44:00Z"/>
                <w:rFonts w:ascii="Calibri" w:eastAsia="Times New Roman" w:hAnsi="Calibri" w:cs="Calibri"/>
                <w:color w:val="000000"/>
                <w:sz w:val="20"/>
                <w:szCs w:val="20"/>
                <w:rPrChange w:id="2335" w:author="Stefanie Lane" w:date="2021-11-06T13:40:00Z">
                  <w:rPr>
                    <w:del w:id="2336" w:author="Stefanie Lane" w:date="2021-11-06T13:44:00Z"/>
                    <w:rFonts w:ascii="Calibri" w:eastAsia="Times New Roman" w:hAnsi="Calibri" w:cs="Calibri"/>
                    <w:color w:val="000000"/>
                  </w:rPr>
                </w:rPrChange>
              </w:rPr>
            </w:pPr>
            <w:del w:id="2337" w:author="Stefanie Lane" w:date="2021-11-06T13:44:00Z">
              <w:r w:rsidRPr="00E80F5B" w:rsidDel="002C7AC3">
                <w:rPr>
                  <w:rFonts w:ascii="Calibri" w:eastAsia="Times New Roman" w:hAnsi="Calibri" w:cs="Calibri"/>
                  <w:color w:val="000000"/>
                  <w:sz w:val="20"/>
                  <w:szCs w:val="20"/>
                  <w:rPrChange w:id="2338" w:author="Stefanie Lane" w:date="2021-11-06T13:40:00Z">
                    <w:rPr>
                      <w:rFonts w:ascii="Calibri" w:eastAsia="Times New Roman" w:hAnsi="Calibri" w:cs="Calibri"/>
                      <w:color w:val="000000"/>
                    </w:rPr>
                  </w:rPrChange>
                </w:rPr>
                <w:delText>10.5</w:delText>
              </w:r>
            </w:del>
          </w:p>
        </w:tc>
        <w:tc>
          <w:tcPr>
            <w:tcW w:w="452" w:type="pct"/>
            <w:shd w:val="clear" w:color="auto" w:fill="auto"/>
            <w:noWrap/>
            <w:hideMark/>
          </w:tcPr>
          <w:p w14:paraId="59DF6241" w14:textId="4A63A796"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339" w:author="Stefanie Lane" w:date="2021-11-06T13:44:00Z"/>
                <w:rFonts w:ascii="Calibri" w:eastAsia="Times New Roman" w:hAnsi="Calibri" w:cs="Calibri"/>
                <w:color w:val="000000"/>
                <w:sz w:val="20"/>
                <w:szCs w:val="20"/>
                <w:rPrChange w:id="2340" w:author="Stefanie Lane" w:date="2021-11-06T13:40:00Z">
                  <w:rPr>
                    <w:del w:id="2341" w:author="Stefanie Lane" w:date="2021-11-06T13:44:00Z"/>
                    <w:rFonts w:ascii="Calibri" w:eastAsia="Times New Roman" w:hAnsi="Calibri" w:cs="Calibri"/>
                    <w:color w:val="000000"/>
                  </w:rPr>
                </w:rPrChange>
              </w:rPr>
            </w:pPr>
            <w:del w:id="2342" w:author="Stefanie Lane" w:date="2021-11-06T13:44:00Z">
              <w:r w:rsidRPr="00E80F5B" w:rsidDel="002C7AC3">
                <w:rPr>
                  <w:rFonts w:ascii="Calibri" w:eastAsia="Times New Roman" w:hAnsi="Calibri" w:cs="Calibri"/>
                  <w:color w:val="000000"/>
                  <w:sz w:val="20"/>
                  <w:szCs w:val="20"/>
                  <w:rPrChange w:id="2343" w:author="Stefanie Lane" w:date="2021-11-06T13:40:00Z">
                    <w:rPr>
                      <w:rFonts w:ascii="Calibri" w:eastAsia="Times New Roman" w:hAnsi="Calibri" w:cs="Calibri"/>
                      <w:color w:val="000000"/>
                    </w:rPr>
                  </w:rPrChange>
                </w:rPr>
                <w:delText>3.2</w:delText>
              </w:r>
            </w:del>
          </w:p>
        </w:tc>
        <w:tc>
          <w:tcPr>
            <w:tcW w:w="0" w:type="pct"/>
            <w:shd w:val="clear" w:color="auto" w:fill="auto"/>
            <w:noWrap/>
            <w:hideMark/>
          </w:tcPr>
          <w:p w14:paraId="69C93126" w14:textId="6C20F703"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344" w:author="Stefanie Lane" w:date="2021-11-06T13:44:00Z"/>
                <w:rFonts w:ascii="Calibri" w:eastAsia="Times New Roman" w:hAnsi="Calibri" w:cs="Calibri"/>
                <w:color w:val="000000"/>
                <w:sz w:val="20"/>
                <w:szCs w:val="20"/>
                <w:rPrChange w:id="2345" w:author="Stefanie Lane" w:date="2021-11-06T13:40:00Z">
                  <w:rPr>
                    <w:del w:id="2346" w:author="Stefanie Lane" w:date="2021-11-06T13:44:00Z"/>
                    <w:rFonts w:ascii="Calibri" w:eastAsia="Times New Roman" w:hAnsi="Calibri" w:cs="Calibri"/>
                    <w:color w:val="000000"/>
                  </w:rPr>
                </w:rPrChange>
              </w:rPr>
            </w:pPr>
          </w:p>
        </w:tc>
        <w:tc>
          <w:tcPr>
            <w:tcW w:w="0" w:type="pct"/>
            <w:vMerge/>
            <w:shd w:val="clear" w:color="auto" w:fill="auto"/>
            <w:hideMark/>
          </w:tcPr>
          <w:p w14:paraId="666F8154" w14:textId="47B11FE8"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347" w:author="Stefanie Lane" w:date="2021-11-06T13:44:00Z"/>
                <w:rFonts w:ascii="Calibri" w:eastAsia="Times New Roman" w:hAnsi="Calibri" w:cs="Calibri"/>
                <w:color w:val="000000"/>
                <w:sz w:val="20"/>
                <w:szCs w:val="20"/>
                <w:rPrChange w:id="2348" w:author="Stefanie Lane" w:date="2021-11-06T13:40:00Z">
                  <w:rPr>
                    <w:del w:id="2349" w:author="Stefanie Lane" w:date="2021-11-06T13:44:00Z"/>
                    <w:rFonts w:ascii="Calibri" w:eastAsia="Times New Roman" w:hAnsi="Calibri" w:cs="Calibri"/>
                    <w:color w:val="000000"/>
                  </w:rPr>
                </w:rPrChange>
              </w:rPr>
            </w:pPr>
          </w:p>
        </w:tc>
        <w:tc>
          <w:tcPr>
            <w:tcW w:w="0" w:type="pct"/>
            <w:vMerge/>
            <w:shd w:val="clear" w:color="auto" w:fill="auto"/>
            <w:hideMark/>
          </w:tcPr>
          <w:p w14:paraId="5EC15D63" w14:textId="7121DDD2"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350" w:author="Stefanie Lane" w:date="2021-11-06T13:44:00Z"/>
                <w:rFonts w:ascii="Calibri" w:eastAsia="Times New Roman" w:hAnsi="Calibri" w:cs="Calibri"/>
                <w:color w:val="000000"/>
                <w:sz w:val="20"/>
                <w:szCs w:val="20"/>
                <w:rPrChange w:id="2351" w:author="Stefanie Lane" w:date="2021-11-06T13:40:00Z">
                  <w:rPr>
                    <w:del w:id="2352" w:author="Stefanie Lane" w:date="2021-11-06T13:44:00Z"/>
                    <w:rFonts w:ascii="Calibri" w:eastAsia="Times New Roman" w:hAnsi="Calibri" w:cs="Calibri"/>
                    <w:color w:val="000000"/>
                  </w:rPr>
                </w:rPrChange>
              </w:rPr>
            </w:pPr>
          </w:p>
        </w:tc>
        <w:tc>
          <w:tcPr>
            <w:tcW w:w="0" w:type="pct"/>
            <w:shd w:val="clear" w:color="auto" w:fill="auto"/>
            <w:noWrap/>
            <w:hideMark/>
          </w:tcPr>
          <w:p w14:paraId="3B28920E" w14:textId="3B47B9A0" w:rsidR="00D40116" w:rsidRPr="00E80F5B" w:rsidDel="002C7AC3" w:rsidRDefault="00D40116" w:rsidP="003715CB">
            <w:pPr>
              <w:jc w:val="center"/>
              <w:cnfStyle w:val="000000100000" w:firstRow="0" w:lastRow="0" w:firstColumn="0" w:lastColumn="0" w:oddVBand="0" w:evenVBand="0" w:oddHBand="1" w:evenHBand="0" w:firstRowFirstColumn="0" w:firstRowLastColumn="0" w:lastRowFirstColumn="0" w:lastRowLastColumn="0"/>
              <w:rPr>
                <w:del w:id="2353" w:author="Stefanie Lane" w:date="2021-11-06T13:44:00Z"/>
                <w:rFonts w:ascii="Times New Roman" w:eastAsia="Times New Roman" w:hAnsi="Times New Roman" w:cs="Times New Roman"/>
                <w:sz w:val="20"/>
                <w:szCs w:val="20"/>
              </w:rPr>
            </w:pPr>
          </w:p>
        </w:tc>
        <w:tc>
          <w:tcPr>
            <w:tcW w:w="0" w:type="pct"/>
            <w:vMerge/>
            <w:shd w:val="clear" w:color="auto" w:fill="auto"/>
            <w:hideMark/>
          </w:tcPr>
          <w:p w14:paraId="1E77FCED" w14:textId="49A8FE2D"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354" w:author="Stefanie Lane" w:date="2021-11-06T13:44:00Z"/>
                <w:rFonts w:ascii="Calibri" w:eastAsia="Times New Roman" w:hAnsi="Calibri" w:cs="Calibri"/>
                <w:color w:val="000000"/>
                <w:sz w:val="20"/>
                <w:szCs w:val="20"/>
                <w:rPrChange w:id="2355" w:author="Stefanie Lane" w:date="2021-11-06T13:40:00Z">
                  <w:rPr>
                    <w:del w:id="2356" w:author="Stefanie Lane" w:date="2021-11-06T13:44:00Z"/>
                    <w:rFonts w:ascii="Calibri" w:eastAsia="Times New Roman" w:hAnsi="Calibri" w:cs="Calibri"/>
                    <w:color w:val="000000"/>
                  </w:rPr>
                </w:rPrChange>
              </w:rPr>
            </w:pPr>
          </w:p>
        </w:tc>
        <w:tc>
          <w:tcPr>
            <w:tcW w:w="0" w:type="pct"/>
            <w:vMerge/>
            <w:shd w:val="clear" w:color="auto" w:fill="auto"/>
            <w:hideMark/>
          </w:tcPr>
          <w:p w14:paraId="7C2EE1C4" w14:textId="732BD006"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357" w:author="Stefanie Lane" w:date="2021-11-06T13:44:00Z"/>
                <w:rFonts w:ascii="Calibri" w:eastAsia="Times New Roman" w:hAnsi="Calibri" w:cs="Calibri"/>
                <w:color w:val="000000"/>
                <w:sz w:val="20"/>
                <w:szCs w:val="20"/>
                <w:rPrChange w:id="2358" w:author="Stefanie Lane" w:date="2021-11-06T13:40:00Z">
                  <w:rPr>
                    <w:del w:id="2359" w:author="Stefanie Lane" w:date="2021-11-06T13:44:00Z"/>
                    <w:rFonts w:ascii="Calibri" w:eastAsia="Times New Roman" w:hAnsi="Calibri" w:cs="Calibri"/>
                    <w:color w:val="000000"/>
                  </w:rPr>
                </w:rPrChange>
              </w:rPr>
            </w:pPr>
          </w:p>
        </w:tc>
        <w:tc>
          <w:tcPr>
            <w:tcW w:w="0" w:type="pct"/>
            <w:vMerge/>
            <w:shd w:val="clear" w:color="auto" w:fill="auto"/>
            <w:hideMark/>
          </w:tcPr>
          <w:p w14:paraId="2D981BF5" w14:textId="72D8618D" w:rsidR="00D40116" w:rsidRPr="00E80F5B" w:rsidDel="002C7AC3" w:rsidRDefault="00D40116" w:rsidP="003715CB">
            <w:pPr>
              <w:cnfStyle w:val="000000100000" w:firstRow="0" w:lastRow="0" w:firstColumn="0" w:lastColumn="0" w:oddVBand="0" w:evenVBand="0" w:oddHBand="1" w:evenHBand="0" w:firstRowFirstColumn="0" w:firstRowLastColumn="0" w:lastRowFirstColumn="0" w:lastRowLastColumn="0"/>
              <w:rPr>
                <w:del w:id="2360" w:author="Stefanie Lane" w:date="2021-11-06T13:44:00Z"/>
                <w:rFonts w:ascii="Calibri" w:eastAsia="Times New Roman" w:hAnsi="Calibri" w:cs="Calibri"/>
                <w:color w:val="000000"/>
                <w:sz w:val="20"/>
                <w:szCs w:val="20"/>
                <w:rPrChange w:id="2361" w:author="Stefanie Lane" w:date="2021-11-06T13:40:00Z">
                  <w:rPr>
                    <w:del w:id="2362" w:author="Stefanie Lane" w:date="2021-11-06T13:44:00Z"/>
                    <w:rFonts w:ascii="Calibri" w:eastAsia="Times New Roman" w:hAnsi="Calibri" w:cs="Calibri"/>
                    <w:color w:val="000000"/>
                  </w:rPr>
                </w:rPrChange>
              </w:rPr>
            </w:pPr>
          </w:p>
        </w:tc>
      </w:tr>
    </w:tbl>
    <w:p w14:paraId="1330070F" w14:textId="77777777" w:rsidR="00D40116" w:rsidRPr="00AB5FED" w:rsidRDefault="00D40116" w:rsidP="00D40116">
      <w:r>
        <w:lastRenderedPageBreak/>
        <w:fldChar w:fldCharType="end"/>
      </w:r>
    </w:p>
    <w:p w14:paraId="348B924E" w14:textId="77777777" w:rsidR="00D40116" w:rsidRDefault="00D40116" w:rsidP="00D40116"/>
    <w:p w14:paraId="69789B97" w14:textId="02471D08" w:rsidR="00D40116" w:rsidRDefault="00D40116" w:rsidP="00D40116">
      <w:pPr>
        <w:keepNext/>
      </w:pPr>
      <w:del w:id="2363" w:author="Stefanie Lane" w:date="2021-10-23T16:53:00Z">
        <w:r w:rsidDel="008606B5">
          <w:rPr>
            <w:noProof/>
            <w:lang w:val="en-CA" w:eastAsia="en-CA"/>
          </w:rPr>
          <w:lastRenderedPageBreak/>
          <w:drawing>
            <wp:inline distT="0" distB="0" distL="0" distR="0" wp14:anchorId="574BA623" wp14:editId="5A8D79DA">
              <wp:extent cx="4371033" cy="721132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8760" cy="7224070"/>
                      </a:xfrm>
                      <a:prstGeom prst="rect">
                        <a:avLst/>
                      </a:prstGeom>
                      <a:noFill/>
                    </pic:spPr>
                  </pic:pic>
                </a:graphicData>
              </a:graphic>
            </wp:inline>
          </w:drawing>
        </w:r>
      </w:del>
      <w:ins w:id="2364" w:author="Stefanie Lane" w:date="2021-10-23T16:53:00Z">
        <w:r w:rsidR="008606B5" w:rsidRPr="008606B5">
          <w:rPr>
            <w:noProof/>
          </w:rPr>
          <w:t xml:space="preserve"> </w:t>
        </w:r>
      </w:ins>
      <w:ins w:id="2365" w:author="Stefanie Lane" w:date="2021-11-06T18:52:00Z">
        <w:r w:rsidR="00840CC1">
          <w:rPr>
            <w:noProof/>
          </w:rPr>
          <w:lastRenderedPageBreak/>
          <w:drawing>
            <wp:inline distT="0" distB="0" distL="0" distR="0" wp14:anchorId="7D317FCA" wp14:editId="22AA0D4B">
              <wp:extent cx="5943600" cy="371475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3714750"/>
                      </a:xfrm>
                      <a:prstGeom prst="rect">
                        <a:avLst/>
                      </a:prstGeom>
                    </pic:spPr>
                  </pic:pic>
                </a:graphicData>
              </a:graphic>
            </wp:inline>
          </w:drawing>
        </w:r>
      </w:ins>
    </w:p>
    <w:p w14:paraId="52F5E737" w14:textId="4A17C062" w:rsidR="00D40116" w:rsidRPr="0076692C" w:rsidRDefault="00D40116" w:rsidP="00D40116">
      <w:pPr>
        <w:pStyle w:val="Caption"/>
        <w:rPr>
          <w:i w:val="0"/>
          <w:sz w:val="22"/>
          <w:szCs w:val="22"/>
          <w:rPrChange w:id="2366" w:author="Stefanie Lane" w:date="2021-08-18T13:58:00Z">
            <w:rPr/>
          </w:rPrChange>
        </w:rPr>
      </w:pPr>
      <w:bookmarkStart w:id="2367" w:name="_Ref73795173"/>
      <w:r w:rsidRPr="0076692C">
        <w:rPr>
          <w:i w:val="0"/>
          <w:sz w:val="22"/>
          <w:szCs w:val="22"/>
          <w:rPrChange w:id="2368" w:author="Stefanie Lane" w:date="2021-08-18T13:58:00Z">
            <w:rPr/>
          </w:rPrChange>
        </w:rPr>
        <w:t xml:space="preserve">Figure </w:t>
      </w:r>
      <w:r w:rsidR="0022035E" w:rsidRPr="0076692C">
        <w:rPr>
          <w:i w:val="0"/>
          <w:sz w:val="22"/>
          <w:szCs w:val="22"/>
          <w:rPrChange w:id="2369" w:author="Stefanie Lane" w:date="2021-08-18T13:58:00Z">
            <w:rPr/>
          </w:rPrChange>
        </w:rPr>
        <w:fldChar w:fldCharType="begin"/>
      </w:r>
      <w:r w:rsidR="0022035E" w:rsidRPr="0076692C">
        <w:rPr>
          <w:i w:val="0"/>
          <w:sz w:val="22"/>
          <w:szCs w:val="22"/>
          <w:rPrChange w:id="2370" w:author="Stefanie Lane" w:date="2021-08-18T13:58:00Z">
            <w:rPr/>
          </w:rPrChange>
        </w:rPr>
        <w:instrText xml:space="preserve"> SEQ Figure \* ARABIC </w:instrText>
      </w:r>
      <w:r w:rsidR="0022035E" w:rsidRPr="0076692C">
        <w:rPr>
          <w:i w:val="0"/>
          <w:sz w:val="22"/>
          <w:szCs w:val="22"/>
          <w:rPrChange w:id="2371" w:author="Stefanie Lane" w:date="2021-08-18T13:58:00Z">
            <w:rPr>
              <w:noProof/>
            </w:rPr>
          </w:rPrChange>
        </w:rPr>
        <w:fldChar w:fldCharType="separate"/>
      </w:r>
      <w:ins w:id="2372" w:author="Stefanie Lane" w:date="2021-11-10T18:10:00Z">
        <w:r w:rsidR="00071A6D">
          <w:rPr>
            <w:i w:val="0"/>
            <w:noProof/>
            <w:sz w:val="22"/>
            <w:szCs w:val="22"/>
          </w:rPr>
          <w:t>3</w:t>
        </w:r>
      </w:ins>
      <w:del w:id="2373" w:author="Stefanie Lane" w:date="2021-11-08T12:45:00Z">
        <w:r w:rsidR="006F52A7" w:rsidRPr="0076692C" w:rsidDel="00E95717">
          <w:rPr>
            <w:i w:val="0"/>
            <w:noProof/>
            <w:sz w:val="22"/>
            <w:szCs w:val="22"/>
            <w:rPrChange w:id="2374" w:author="Stefanie Lane" w:date="2021-08-18T13:58:00Z">
              <w:rPr>
                <w:noProof/>
              </w:rPr>
            </w:rPrChange>
          </w:rPr>
          <w:delText>3</w:delText>
        </w:r>
      </w:del>
      <w:r w:rsidR="0022035E" w:rsidRPr="0076692C">
        <w:rPr>
          <w:i w:val="0"/>
          <w:noProof/>
          <w:sz w:val="22"/>
          <w:szCs w:val="22"/>
          <w:rPrChange w:id="2375" w:author="Stefanie Lane" w:date="2021-08-18T13:58:00Z">
            <w:rPr>
              <w:noProof/>
            </w:rPr>
          </w:rPrChange>
        </w:rPr>
        <w:fldChar w:fldCharType="end"/>
      </w:r>
      <w:bookmarkEnd w:id="2367"/>
      <w:r w:rsidRPr="0076692C">
        <w:rPr>
          <w:i w:val="0"/>
          <w:sz w:val="22"/>
          <w:szCs w:val="22"/>
          <w:rPrChange w:id="2376" w:author="Stefanie Lane" w:date="2021-08-18T13:58:00Z">
            <w:rPr/>
          </w:rPrChange>
        </w:rPr>
        <w:t>. Cluster analysis of vegetation cover data along comparable lengths of transects (n = 7) observed in 1979, 1999, and 2019. Dendrograms cut into three groups (k = 3). Each cluster group subjected to indicator species analysis to determine driving species associations within each cluster. Common species to each cluster includes Lyngbye’s sedge (</w:t>
      </w:r>
      <w:r w:rsidRPr="0076692C">
        <w:rPr>
          <w:sz w:val="22"/>
          <w:szCs w:val="22"/>
          <w:rPrChange w:id="2377" w:author="Stefanie Lane" w:date="2021-08-18T13:58:00Z">
            <w:rPr>
              <w:i w:val="0"/>
            </w:rPr>
          </w:rPrChange>
        </w:rPr>
        <w:t>Carex lyngbyei</w:t>
      </w:r>
      <w:r w:rsidRPr="0076692C">
        <w:rPr>
          <w:i w:val="0"/>
          <w:sz w:val="22"/>
          <w:szCs w:val="22"/>
          <w:rPrChange w:id="2378" w:author="Stefanie Lane" w:date="2021-08-18T13:58:00Z">
            <w:rPr/>
          </w:rPrChange>
        </w:rPr>
        <w:t>, green), bogbean</w:t>
      </w:r>
      <w:r w:rsidRPr="0076692C">
        <w:rPr>
          <w:i w:val="0"/>
          <w:sz w:val="22"/>
          <w:szCs w:val="22"/>
          <w:rPrChange w:id="2379" w:author="Stefanie Lane" w:date="2021-08-18T13:58:00Z">
            <w:rPr>
              <w:i w:val="0"/>
            </w:rPr>
          </w:rPrChange>
        </w:rPr>
        <w:t xml:space="preserve"> </w:t>
      </w:r>
      <w:r w:rsidRPr="0076692C">
        <w:rPr>
          <w:i w:val="0"/>
          <w:sz w:val="22"/>
          <w:szCs w:val="22"/>
          <w:rPrChange w:id="2380" w:author="Stefanie Lane" w:date="2021-08-18T13:58:00Z">
            <w:rPr/>
          </w:rPrChange>
        </w:rPr>
        <w:t>(</w:t>
      </w:r>
      <w:r w:rsidRPr="0076692C">
        <w:rPr>
          <w:sz w:val="22"/>
          <w:szCs w:val="22"/>
          <w:rPrChange w:id="2381" w:author="Stefanie Lane" w:date="2021-08-18T13:58:00Z">
            <w:rPr>
              <w:i w:val="0"/>
            </w:rPr>
          </w:rPrChange>
        </w:rPr>
        <w:t>Menyanthes trifoliata</w:t>
      </w:r>
      <w:r w:rsidRPr="0076692C">
        <w:rPr>
          <w:i w:val="0"/>
          <w:sz w:val="22"/>
          <w:szCs w:val="22"/>
          <w:rPrChange w:id="2382" w:author="Stefanie Lane" w:date="2021-08-18T13:58:00Z">
            <w:rPr/>
          </w:rPrChange>
        </w:rPr>
        <w:t>, blue), and Fescue (</w:t>
      </w:r>
      <w:r w:rsidRPr="0076692C">
        <w:rPr>
          <w:sz w:val="22"/>
          <w:szCs w:val="22"/>
          <w:rPrChange w:id="2383" w:author="Stefanie Lane" w:date="2021-08-18T13:58:00Z">
            <w:rPr>
              <w:i w:val="0"/>
            </w:rPr>
          </w:rPrChange>
        </w:rPr>
        <w:t>Festuca arundinaceae</w:t>
      </w:r>
      <w:r w:rsidRPr="0076692C">
        <w:rPr>
          <w:i w:val="0"/>
          <w:sz w:val="22"/>
          <w:szCs w:val="22"/>
          <w:rPrChange w:id="2384" w:author="Stefanie Lane" w:date="2021-08-18T13:58:00Z">
            <w:rPr/>
          </w:rPrChange>
        </w:rPr>
        <w:t xml:space="preserve">, orange). Labels of dendrogram leaves are the </w:t>
      </w:r>
      <w:del w:id="2385" w:author="Stefanie Lane" w:date="2021-11-06T19:13:00Z">
        <w:r w:rsidRPr="0076692C" w:rsidDel="006924CB">
          <w:rPr>
            <w:i w:val="0"/>
            <w:sz w:val="22"/>
            <w:szCs w:val="22"/>
            <w:rPrChange w:id="2386" w:author="Stefanie Lane" w:date="2021-08-18T13:58:00Z">
              <w:rPr/>
            </w:rPrChange>
          </w:rPr>
          <w:delText xml:space="preserve">transect and </w:delText>
        </w:r>
      </w:del>
      <w:r w:rsidRPr="0076692C">
        <w:rPr>
          <w:i w:val="0"/>
          <w:sz w:val="22"/>
          <w:szCs w:val="22"/>
          <w:rPrChange w:id="2387" w:author="Stefanie Lane" w:date="2021-08-18T13:58:00Z">
            <w:rPr/>
          </w:rPrChange>
        </w:rPr>
        <w:t>unique plot number sampled</w:t>
      </w:r>
      <w:del w:id="2388" w:author="Stefanie Lane" w:date="2021-11-06T19:13:00Z">
        <w:r w:rsidRPr="0076692C" w:rsidDel="006924CB">
          <w:rPr>
            <w:i w:val="0"/>
            <w:sz w:val="22"/>
            <w:szCs w:val="22"/>
            <w:rPrChange w:id="2389" w:author="Stefanie Lane" w:date="2021-08-18T13:58:00Z">
              <w:rPr/>
            </w:rPrChange>
          </w:rPr>
          <w:delText>; note that plot numbers are not paired across years</w:delText>
        </w:r>
      </w:del>
      <w:r w:rsidRPr="0076692C">
        <w:rPr>
          <w:i w:val="0"/>
          <w:sz w:val="22"/>
          <w:szCs w:val="22"/>
          <w:rPrChange w:id="2390" w:author="Stefanie Lane" w:date="2021-08-18T13:58:00Z">
            <w:rPr/>
          </w:rPrChange>
        </w:rPr>
        <w:t xml:space="preserve"> (n</w:t>
      </w:r>
      <w:del w:id="2391" w:author="Stefanie Lane" w:date="2021-11-06T19:13:00Z">
        <w:r w:rsidRPr="008E4A54" w:rsidDel="008E4A54">
          <w:rPr>
            <w:i w:val="0"/>
            <w:sz w:val="22"/>
            <w:szCs w:val="22"/>
            <w:vertAlign w:val="subscript"/>
            <w:rPrChange w:id="2392" w:author="Stefanie Lane" w:date="2021-11-06T19:13:00Z">
              <w:rPr/>
            </w:rPrChange>
          </w:rPr>
          <w:delText xml:space="preserve"> </w:delText>
        </w:r>
      </w:del>
      <w:r w:rsidRPr="008E4A54">
        <w:rPr>
          <w:i w:val="0"/>
          <w:sz w:val="22"/>
          <w:szCs w:val="22"/>
          <w:vertAlign w:val="subscript"/>
          <w:rPrChange w:id="2393" w:author="Stefanie Lane" w:date="2021-11-06T19:13:00Z">
            <w:rPr/>
          </w:rPrChange>
        </w:rPr>
        <w:t>1979</w:t>
      </w:r>
      <w:r w:rsidRPr="0076692C">
        <w:rPr>
          <w:i w:val="0"/>
          <w:sz w:val="22"/>
          <w:szCs w:val="22"/>
          <w:rPrChange w:id="2394" w:author="Stefanie Lane" w:date="2021-08-18T13:58:00Z">
            <w:rPr/>
          </w:rPrChange>
        </w:rPr>
        <w:t xml:space="preserve"> = 82, n</w:t>
      </w:r>
      <w:del w:id="2395" w:author="Stefanie Lane" w:date="2021-11-06T19:13:00Z">
        <w:r w:rsidRPr="0076692C" w:rsidDel="008E4A54">
          <w:rPr>
            <w:i w:val="0"/>
            <w:sz w:val="22"/>
            <w:szCs w:val="22"/>
            <w:rPrChange w:id="2396" w:author="Stefanie Lane" w:date="2021-08-18T13:58:00Z">
              <w:rPr/>
            </w:rPrChange>
          </w:rPr>
          <w:delText xml:space="preserve"> </w:delText>
        </w:r>
      </w:del>
      <w:r w:rsidRPr="008E4A54">
        <w:rPr>
          <w:i w:val="0"/>
          <w:sz w:val="22"/>
          <w:szCs w:val="22"/>
          <w:vertAlign w:val="subscript"/>
          <w:rPrChange w:id="2397" w:author="Stefanie Lane" w:date="2021-11-06T19:13:00Z">
            <w:rPr/>
          </w:rPrChange>
        </w:rPr>
        <w:t>1999</w:t>
      </w:r>
      <w:r w:rsidRPr="0076692C">
        <w:rPr>
          <w:i w:val="0"/>
          <w:sz w:val="22"/>
          <w:szCs w:val="22"/>
          <w:rPrChange w:id="2398" w:author="Stefanie Lane" w:date="2021-08-18T13:58:00Z">
            <w:rPr/>
          </w:rPrChange>
        </w:rPr>
        <w:t xml:space="preserve"> = 82, n</w:t>
      </w:r>
      <w:del w:id="2399" w:author="Stefanie Lane" w:date="2021-11-06T19:13:00Z">
        <w:r w:rsidRPr="0076692C" w:rsidDel="008E4A54">
          <w:rPr>
            <w:i w:val="0"/>
            <w:sz w:val="22"/>
            <w:szCs w:val="22"/>
            <w:rPrChange w:id="2400" w:author="Stefanie Lane" w:date="2021-08-18T13:58:00Z">
              <w:rPr/>
            </w:rPrChange>
          </w:rPr>
          <w:delText xml:space="preserve"> </w:delText>
        </w:r>
      </w:del>
      <w:r w:rsidRPr="008E4A54">
        <w:rPr>
          <w:i w:val="0"/>
          <w:sz w:val="22"/>
          <w:szCs w:val="22"/>
          <w:vertAlign w:val="subscript"/>
          <w:rPrChange w:id="2401" w:author="Stefanie Lane" w:date="2021-11-06T19:13:00Z">
            <w:rPr/>
          </w:rPrChange>
        </w:rPr>
        <w:t>2019</w:t>
      </w:r>
      <w:r w:rsidRPr="0076692C">
        <w:rPr>
          <w:i w:val="0"/>
          <w:sz w:val="22"/>
          <w:szCs w:val="22"/>
          <w:rPrChange w:id="2402" w:author="Stefanie Lane" w:date="2021-08-18T13:58:00Z">
            <w:rPr/>
          </w:rPrChange>
        </w:rPr>
        <w:t xml:space="preserve"> = </w:t>
      </w:r>
      <w:del w:id="2403" w:author="Stefanie Lane" w:date="2021-11-08T16:12:00Z">
        <w:r w:rsidRPr="0076692C" w:rsidDel="000A3EF3">
          <w:rPr>
            <w:i w:val="0"/>
            <w:sz w:val="22"/>
            <w:szCs w:val="22"/>
            <w:rPrChange w:id="2404" w:author="Stefanie Lane" w:date="2021-08-18T13:58:00Z">
              <w:rPr/>
            </w:rPrChange>
          </w:rPr>
          <w:delText>74</w:delText>
        </w:r>
      </w:del>
      <w:ins w:id="2405" w:author="Stefanie Lane" w:date="2021-11-08T16:12:00Z">
        <w:r w:rsidR="000A3EF3">
          <w:rPr>
            <w:i w:val="0"/>
            <w:sz w:val="22"/>
            <w:szCs w:val="22"/>
          </w:rPr>
          <w:t>67</w:t>
        </w:r>
      </w:ins>
      <w:r w:rsidRPr="0076692C">
        <w:rPr>
          <w:i w:val="0"/>
          <w:sz w:val="22"/>
          <w:szCs w:val="22"/>
          <w:rPrChange w:id="2406" w:author="Stefanie Lane" w:date="2021-08-18T13:58:00Z">
            <w:rPr/>
          </w:rPrChange>
        </w:rPr>
        <w:t>)</w:t>
      </w:r>
    </w:p>
    <w:p w14:paraId="3EB41062" w14:textId="77777777" w:rsidR="00D40116" w:rsidRDefault="00D40116"/>
    <w:p w14:paraId="1D587FBA" w14:textId="77777777" w:rsidR="00A945F5" w:rsidRDefault="00A945F5">
      <w:pPr>
        <w:rPr>
          <w:ins w:id="2407" w:author="Stefanie Lane" w:date="2021-11-06T19:16:00Z"/>
          <w:iCs/>
          <w:color w:val="44546A" w:themeColor="text2"/>
        </w:rPr>
      </w:pPr>
      <w:bookmarkStart w:id="2408" w:name="_Ref73795382"/>
      <w:bookmarkStart w:id="2409" w:name="_Toc73895998"/>
      <w:ins w:id="2410" w:author="Stefanie Lane" w:date="2021-11-06T19:16:00Z">
        <w:r>
          <w:rPr>
            <w:i/>
          </w:rPr>
          <w:br w:type="page"/>
        </w:r>
      </w:ins>
    </w:p>
    <w:p w14:paraId="1CE54C8E" w14:textId="0251F60A" w:rsidR="00D40116" w:rsidRPr="0076692C" w:rsidRDefault="00D40116" w:rsidP="00D40116">
      <w:pPr>
        <w:pStyle w:val="Caption"/>
        <w:keepNext/>
        <w:rPr>
          <w:i w:val="0"/>
          <w:sz w:val="22"/>
          <w:szCs w:val="22"/>
          <w:rPrChange w:id="2411" w:author="Stefanie Lane" w:date="2021-08-18T13:58:00Z">
            <w:rPr/>
          </w:rPrChange>
        </w:rPr>
      </w:pPr>
      <w:r w:rsidRPr="0076692C">
        <w:rPr>
          <w:i w:val="0"/>
          <w:sz w:val="22"/>
          <w:szCs w:val="22"/>
          <w:rPrChange w:id="2412" w:author="Stefanie Lane" w:date="2021-08-18T13:58:00Z">
            <w:rPr/>
          </w:rPrChange>
        </w:rPr>
        <w:lastRenderedPageBreak/>
        <w:t xml:space="preserve">Table </w:t>
      </w:r>
      <w:r w:rsidR="0022035E" w:rsidRPr="0076692C">
        <w:rPr>
          <w:i w:val="0"/>
          <w:sz w:val="22"/>
          <w:szCs w:val="22"/>
          <w:rPrChange w:id="2413" w:author="Stefanie Lane" w:date="2021-08-18T13:58:00Z">
            <w:rPr/>
          </w:rPrChange>
        </w:rPr>
        <w:fldChar w:fldCharType="begin"/>
      </w:r>
      <w:r w:rsidR="0022035E" w:rsidRPr="0076692C">
        <w:rPr>
          <w:i w:val="0"/>
          <w:sz w:val="22"/>
          <w:szCs w:val="22"/>
          <w:rPrChange w:id="2414" w:author="Stefanie Lane" w:date="2021-08-18T13:58:00Z">
            <w:rPr/>
          </w:rPrChange>
        </w:rPr>
        <w:instrText xml:space="preserve"> SEQ Table \* ARABIC </w:instrText>
      </w:r>
      <w:r w:rsidR="0022035E" w:rsidRPr="0076692C">
        <w:rPr>
          <w:i w:val="0"/>
          <w:sz w:val="22"/>
          <w:szCs w:val="22"/>
          <w:rPrChange w:id="2415" w:author="Stefanie Lane" w:date="2021-08-18T13:58:00Z">
            <w:rPr>
              <w:noProof/>
            </w:rPr>
          </w:rPrChange>
        </w:rPr>
        <w:fldChar w:fldCharType="separate"/>
      </w:r>
      <w:r w:rsidRPr="0076692C">
        <w:rPr>
          <w:i w:val="0"/>
          <w:noProof/>
          <w:sz w:val="22"/>
          <w:szCs w:val="22"/>
          <w:rPrChange w:id="2416" w:author="Stefanie Lane" w:date="2021-08-18T13:58:00Z">
            <w:rPr>
              <w:noProof/>
            </w:rPr>
          </w:rPrChange>
        </w:rPr>
        <w:t>2</w:t>
      </w:r>
      <w:r w:rsidR="0022035E" w:rsidRPr="0076692C">
        <w:rPr>
          <w:i w:val="0"/>
          <w:noProof/>
          <w:sz w:val="22"/>
          <w:szCs w:val="22"/>
          <w:rPrChange w:id="2417" w:author="Stefanie Lane" w:date="2021-08-18T13:58:00Z">
            <w:rPr>
              <w:noProof/>
            </w:rPr>
          </w:rPrChange>
        </w:rPr>
        <w:fldChar w:fldCharType="end"/>
      </w:r>
      <w:bookmarkEnd w:id="2408"/>
      <w:r w:rsidRPr="0076692C">
        <w:rPr>
          <w:i w:val="0"/>
          <w:sz w:val="22"/>
          <w:szCs w:val="22"/>
          <w:rPrChange w:id="2418" w:author="Stefanie Lane" w:date="2021-08-18T13:58:00Z">
            <w:rPr/>
          </w:rPrChange>
        </w:rPr>
        <w:t>. Indicator species analysis of clusters for each year of observation data. 'Cluster Group Name' is the common name of the species found across all years with the most significant indicator value (</w:t>
      </w:r>
      <w:proofErr w:type="spellStart"/>
      <w:r w:rsidRPr="0076692C">
        <w:rPr>
          <w:i w:val="0"/>
          <w:sz w:val="22"/>
          <w:szCs w:val="22"/>
          <w:rPrChange w:id="2419" w:author="Stefanie Lane" w:date="2021-08-18T13:58:00Z">
            <w:rPr/>
          </w:rPrChange>
        </w:rPr>
        <w:t>IndVal</w:t>
      </w:r>
      <w:proofErr w:type="spellEnd"/>
      <w:r w:rsidRPr="0076692C">
        <w:rPr>
          <w:i w:val="0"/>
          <w:sz w:val="22"/>
          <w:szCs w:val="22"/>
          <w:rPrChange w:id="2420" w:author="Stefanie Lane" w:date="2021-08-18T13:58:00Z">
            <w:rPr/>
          </w:rPrChange>
        </w:rPr>
        <w:t>).</w:t>
      </w:r>
      <w:bookmarkEnd w:id="2409"/>
    </w:p>
    <w:tbl>
      <w:tblPr>
        <w:tblW w:w="5000" w:type="pct"/>
        <w:tblLayout w:type="fixed"/>
        <w:tblLook w:val="04A0" w:firstRow="1" w:lastRow="0" w:firstColumn="1" w:lastColumn="0" w:noHBand="0" w:noVBand="1"/>
      </w:tblPr>
      <w:tblGrid>
        <w:gridCol w:w="1076"/>
        <w:gridCol w:w="1529"/>
        <w:gridCol w:w="723"/>
        <w:gridCol w:w="723"/>
        <w:gridCol w:w="1256"/>
        <w:gridCol w:w="724"/>
        <w:gridCol w:w="719"/>
        <w:gridCol w:w="1170"/>
        <w:gridCol w:w="719"/>
        <w:gridCol w:w="721"/>
      </w:tblGrid>
      <w:tr w:rsidR="00D40116" w:rsidRPr="004431C7" w:rsidDel="004120DE" w14:paraId="6277CAB5" w14:textId="58C1C35E" w:rsidTr="003715CB">
        <w:trPr>
          <w:trHeight w:val="290"/>
          <w:del w:id="2421" w:author="Stefanie Lane" w:date="2021-11-08T16:27:00Z"/>
        </w:trPr>
        <w:tc>
          <w:tcPr>
            <w:tcW w:w="575" w:type="pct"/>
            <w:tcBorders>
              <w:top w:val="nil"/>
              <w:left w:val="nil"/>
              <w:bottom w:val="single" w:sz="4" w:space="0" w:color="auto"/>
              <w:right w:val="nil"/>
            </w:tcBorders>
            <w:shd w:val="clear" w:color="auto" w:fill="auto"/>
            <w:noWrap/>
            <w:vAlign w:val="bottom"/>
            <w:hideMark/>
          </w:tcPr>
          <w:p w14:paraId="23B6ABF8" w14:textId="2C33865F" w:rsidR="00D40116" w:rsidRPr="004431C7" w:rsidDel="004120DE" w:rsidRDefault="00D40116" w:rsidP="003715CB">
            <w:pPr>
              <w:spacing w:after="0" w:line="240" w:lineRule="auto"/>
              <w:jc w:val="center"/>
              <w:rPr>
                <w:del w:id="2422" w:author="Stefanie Lane" w:date="2021-11-08T16:27:00Z"/>
                <w:rFonts w:eastAsia="Times New Roman" w:cstheme="minorHAnsi"/>
                <w:color w:val="000000"/>
                <w:sz w:val="17"/>
                <w:szCs w:val="17"/>
              </w:rPr>
            </w:pPr>
            <w:del w:id="2423" w:author="Stefanie Lane" w:date="2021-11-08T16:27:00Z">
              <w:r w:rsidRPr="004431C7" w:rsidDel="004120DE">
                <w:rPr>
                  <w:rFonts w:eastAsia="Times New Roman" w:cstheme="minorHAnsi"/>
                  <w:color w:val="000000"/>
                  <w:sz w:val="17"/>
                  <w:szCs w:val="17"/>
                </w:rPr>
                <w:delText> </w:delText>
              </w:r>
            </w:del>
          </w:p>
        </w:tc>
        <w:tc>
          <w:tcPr>
            <w:tcW w:w="1589" w:type="pct"/>
            <w:gridSpan w:val="3"/>
            <w:tcBorders>
              <w:top w:val="single" w:sz="4" w:space="0" w:color="auto"/>
              <w:left w:val="nil"/>
              <w:bottom w:val="single" w:sz="4" w:space="0" w:color="auto"/>
              <w:right w:val="nil"/>
            </w:tcBorders>
            <w:shd w:val="clear" w:color="auto" w:fill="auto"/>
            <w:noWrap/>
            <w:vAlign w:val="bottom"/>
            <w:hideMark/>
          </w:tcPr>
          <w:p w14:paraId="31F00E67" w14:textId="4FB6BF2E" w:rsidR="00D40116" w:rsidRPr="004431C7" w:rsidDel="004120DE" w:rsidRDefault="00D40116" w:rsidP="003715CB">
            <w:pPr>
              <w:spacing w:after="0" w:line="240" w:lineRule="auto"/>
              <w:jc w:val="center"/>
              <w:rPr>
                <w:del w:id="2424" w:author="Stefanie Lane" w:date="2021-11-08T16:27:00Z"/>
                <w:rFonts w:eastAsia="Times New Roman" w:cstheme="minorHAnsi"/>
                <w:b/>
                <w:bCs/>
                <w:color w:val="000000"/>
                <w:sz w:val="17"/>
                <w:szCs w:val="17"/>
              </w:rPr>
            </w:pPr>
            <w:del w:id="2425" w:author="Stefanie Lane" w:date="2021-11-08T16:27:00Z">
              <w:r w:rsidRPr="004431C7" w:rsidDel="004120DE">
                <w:rPr>
                  <w:rFonts w:eastAsia="Times New Roman" w:cstheme="minorHAnsi"/>
                  <w:b/>
                  <w:bCs/>
                  <w:color w:val="000000"/>
                  <w:sz w:val="17"/>
                  <w:szCs w:val="17"/>
                </w:rPr>
                <w:delText>1979</w:delText>
              </w:r>
            </w:del>
          </w:p>
        </w:tc>
        <w:tc>
          <w:tcPr>
            <w:tcW w:w="1442" w:type="pct"/>
            <w:gridSpan w:val="3"/>
            <w:tcBorders>
              <w:top w:val="single" w:sz="4" w:space="0" w:color="auto"/>
              <w:left w:val="nil"/>
              <w:bottom w:val="single" w:sz="4" w:space="0" w:color="auto"/>
              <w:right w:val="nil"/>
            </w:tcBorders>
            <w:shd w:val="clear" w:color="auto" w:fill="auto"/>
            <w:noWrap/>
            <w:vAlign w:val="bottom"/>
            <w:hideMark/>
          </w:tcPr>
          <w:p w14:paraId="61655FEE" w14:textId="30D12B4B" w:rsidR="00D40116" w:rsidRPr="004431C7" w:rsidDel="004120DE" w:rsidRDefault="00D40116" w:rsidP="003715CB">
            <w:pPr>
              <w:spacing w:after="0" w:line="240" w:lineRule="auto"/>
              <w:jc w:val="center"/>
              <w:rPr>
                <w:del w:id="2426" w:author="Stefanie Lane" w:date="2021-11-08T16:27:00Z"/>
                <w:rFonts w:eastAsia="Times New Roman" w:cstheme="minorHAnsi"/>
                <w:b/>
                <w:bCs/>
                <w:color w:val="000000"/>
                <w:sz w:val="17"/>
                <w:szCs w:val="17"/>
              </w:rPr>
            </w:pPr>
            <w:del w:id="2427" w:author="Stefanie Lane" w:date="2021-11-08T16:27:00Z">
              <w:r w:rsidRPr="004431C7" w:rsidDel="004120DE">
                <w:rPr>
                  <w:rFonts w:eastAsia="Times New Roman" w:cstheme="minorHAnsi"/>
                  <w:b/>
                  <w:bCs/>
                  <w:color w:val="000000"/>
                  <w:sz w:val="17"/>
                  <w:szCs w:val="17"/>
                </w:rPr>
                <w:delText>1999</w:delText>
              </w:r>
            </w:del>
          </w:p>
        </w:tc>
        <w:tc>
          <w:tcPr>
            <w:tcW w:w="1394" w:type="pct"/>
            <w:gridSpan w:val="3"/>
            <w:tcBorders>
              <w:top w:val="single" w:sz="4" w:space="0" w:color="auto"/>
              <w:left w:val="nil"/>
              <w:bottom w:val="single" w:sz="4" w:space="0" w:color="auto"/>
              <w:right w:val="nil"/>
            </w:tcBorders>
            <w:shd w:val="clear" w:color="auto" w:fill="auto"/>
            <w:noWrap/>
            <w:vAlign w:val="bottom"/>
            <w:hideMark/>
          </w:tcPr>
          <w:p w14:paraId="091E177D" w14:textId="63769F15" w:rsidR="00D40116" w:rsidRPr="004431C7" w:rsidDel="004120DE" w:rsidRDefault="00D40116" w:rsidP="003715CB">
            <w:pPr>
              <w:spacing w:after="0" w:line="240" w:lineRule="auto"/>
              <w:jc w:val="center"/>
              <w:rPr>
                <w:del w:id="2428" w:author="Stefanie Lane" w:date="2021-11-08T16:27:00Z"/>
                <w:rFonts w:eastAsia="Times New Roman" w:cstheme="minorHAnsi"/>
                <w:b/>
                <w:bCs/>
                <w:color w:val="000000"/>
                <w:sz w:val="17"/>
                <w:szCs w:val="17"/>
              </w:rPr>
            </w:pPr>
            <w:del w:id="2429" w:author="Stefanie Lane" w:date="2021-11-08T16:27:00Z">
              <w:r w:rsidRPr="004431C7" w:rsidDel="004120DE">
                <w:rPr>
                  <w:rFonts w:eastAsia="Times New Roman" w:cstheme="minorHAnsi"/>
                  <w:b/>
                  <w:bCs/>
                  <w:color w:val="000000"/>
                  <w:sz w:val="17"/>
                  <w:szCs w:val="17"/>
                </w:rPr>
                <w:delText>2019</w:delText>
              </w:r>
            </w:del>
          </w:p>
        </w:tc>
      </w:tr>
      <w:tr w:rsidR="00D40116" w:rsidRPr="004431C7" w:rsidDel="004120DE" w14:paraId="408B02ED" w14:textId="4D3862C7" w:rsidTr="003715CB">
        <w:trPr>
          <w:trHeight w:val="580"/>
          <w:del w:id="2430" w:author="Stefanie Lane" w:date="2021-11-08T16:27:00Z"/>
        </w:trPr>
        <w:tc>
          <w:tcPr>
            <w:tcW w:w="575" w:type="pct"/>
            <w:tcBorders>
              <w:top w:val="nil"/>
              <w:left w:val="nil"/>
              <w:bottom w:val="single" w:sz="4" w:space="0" w:color="auto"/>
              <w:right w:val="nil"/>
            </w:tcBorders>
            <w:shd w:val="clear" w:color="auto" w:fill="auto"/>
            <w:vAlign w:val="center"/>
            <w:hideMark/>
          </w:tcPr>
          <w:p w14:paraId="28A879B7" w14:textId="1C70C5B7" w:rsidR="00D40116" w:rsidRPr="004431C7" w:rsidDel="004120DE" w:rsidRDefault="00D40116" w:rsidP="003715CB">
            <w:pPr>
              <w:spacing w:after="0" w:line="240" w:lineRule="auto"/>
              <w:jc w:val="center"/>
              <w:rPr>
                <w:del w:id="2431" w:author="Stefanie Lane" w:date="2021-11-08T16:27:00Z"/>
                <w:rFonts w:eastAsia="Times New Roman" w:cstheme="minorHAnsi"/>
                <w:color w:val="000000"/>
                <w:sz w:val="17"/>
                <w:szCs w:val="17"/>
              </w:rPr>
            </w:pPr>
            <w:del w:id="2432" w:author="Stefanie Lane" w:date="2021-11-08T16:27:00Z">
              <w:r w:rsidRPr="004431C7" w:rsidDel="004120DE">
                <w:rPr>
                  <w:rFonts w:eastAsia="Times New Roman" w:cstheme="minorHAnsi"/>
                  <w:color w:val="000000"/>
                  <w:sz w:val="17"/>
                  <w:szCs w:val="17"/>
                </w:rPr>
                <w:delText>Cluster Group Name</w:delText>
              </w:r>
            </w:del>
          </w:p>
        </w:tc>
        <w:tc>
          <w:tcPr>
            <w:tcW w:w="817" w:type="pct"/>
            <w:tcBorders>
              <w:top w:val="nil"/>
              <w:left w:val="nil"/>
              <w:bottom w:val="single" w:sz="4" w:space="0" w:color="auto"/>
              <w:right w:val="nil"/>
            </w:tcBorders>
            <w:shd w:val="clear" w:color="auto" w:fill="auto"/>
            <w:noWrap/>
            <w:vAlign w:val="center"/>
            <w:hideMark/>
          </w:tcPr>
          <w:p w14:paraId="625233E6" w14:textId="2D5DCBC8" w:rsidR="00D40116" w:rsidRPr="004431C7" w:rsidDel="004120DE" w:rsidRDefault="00D40116" w:rsidP="003715CB">
            <w:pPr>
              <w:spacing w:after="0" w:line="240" w:lineRule="auto"/>
              <w:jc w:val="center"/>
              <w:rPr>
                <w:del w:id="2433" w:author="Stefanie Lane" w:date="2021-11-08T16:27:00Z"/>
                <w:rFonts w:eastAsia="Times New Roman" w:cstheme="minorHAnsi"/>
                <w:color w:val="000000"/>
                <w:sz w:val="17"/>
                <w:szCs w:val="17"/>
              </w:rPr>
            </w:pPr>
            <w:del w:id="2434" w:author="Stefanie Lane" w:date="2021-11-08T16:27:00Z">
              <w:r w:rsidRPr="004431C7" w:rsidDel="004120DE">
                <w:rPr>
                  <w:rFonts w:eastAsia="Times New Roman" w:cstheme="minorHAnsi"/>
                  <w:color w:val="000000"/>
                  <w:sz w:val="17"/>
                  <w:szCs w:val="17"/>
                </w:rPr>
                <w:delText>Species</w:delText>
              </w:r>
            </w:del>
          </w:p>
        </w:tc>
        <w:tc>
          <w:tcPr>
            <w:tcW w:w="386" w:type="pct"/>
            <w:tcBorders>
              <w:top w:val="nil"/>
              <w:left w:val="nil"/>
              <w:bottom w:val="single" w:sz="4" w:space="0" w:color="auto"/>
              <w:right w:val="nil"/>
            </w:tcBorders>
            <w:shd w:val="clear" w:color="auto" w:fill="auto"/>
            <w:noWrap/>
            <w:vAlign w:val="center"/>
            <w:hideMark/>
          </w:tcPr>
          <w:p w14:paraId="069DF745" w14:textId="025F8A62" w:rsidR="00D40116" w:rsidRPr="004431C7" w:rsidDel="004120DE" w:rsidRDefault="00D40116" w:rsidP="003715CB">
            <w:pPr>
              <w:spacing w:after="0" w:line="240" w:lineRule="auto"/>
              <w:jc w:val="center"/>
              <w:rPr>
                <w:del w:id="2435" w:author="Stefanie Lane" w:date="2021-11-08T16:27:00Z"/>
                <w:rFonts w:eastAsia="Times New Roman" w:cstheme="minorHAnsi"/>
                <w:color w:val="000000"/>
                <w:sz w:val="17"/>
                <w:szCs w:val="17"/>
              </w:rPr>
            </w:pPr>
            <w:del w:id="2436" w:author="Stefanie Lane" w:date="2021-11-08T16:27:00Z">
              <w:r w:rsidRPr="004431C7" w:rsidDel="004120DE">
                <w:rPr>
                  <w:rFonts w:eastAsia="Times New Roman" w:cstheme="minorHAnsi"/>
                  <w:color w:val="000000"/>
                  <w:sz w:val="17"/>
                  <w:szCs w:val="17"/>
                </w:rPr>
                <w:delText>IndVal</w:delText>
              </w:r>
            </w:del>
          </w:p>
        </w:tc>
        <w:tc>
          <w:tcPr>
            <w:tcW w:w="386" w:type="pct"/>
            <w:tcBorders>
              <w:top w:val="nil"/>
              <w:left w:val="nil"/>
              <w:bottom w:val="single" w:sz="4" w:space="0" w:color="auto"/>
              <w:right w:val="nil"/>
            </w:tcBorders>
            <w:shd w:val="clear" w:color="auto" w:fill="auto"/>
            <w:noWrap/>
            <w:vAlign w:val="center"/>
            <w:hideMark/>
          </w:tcPr>
          <w:p w14:paraId="7523B714" w14:textId="264C7319" w:rsidR="00D40116" w:rsidRPr="004431C7" w:rsidDel="004120DE" w:rsidRDefault="00D40116" w:rsidP="003715CB">
            <w:pPr>
              <w:spacing w:after="0" w:line="240" w:lineRule="auto"/>
              <w:jc w:val="center"/>
              <w:rPr>
                <w:del w:id="2437" w:author="Stefanie Lane" w:date="2021-11-08T16:27:00Z"/>
                <w:rFonts w:eastAsia="Times New Roman" w:cstheme="minorHAnsi"/>
                <w:color w:val="000000"/>
                <w:sz w:val="17"/>
                <w:szCs w:val="17"/>
              </w:rPr>
            </w:pPr>
            <w:del w:id="2438" w:author="Stefanie Lane" w:date="2021-11-08T16:27:00Z">
              <w:r w:rsidRPr="004431C7" w:rsidDel="004120DE">
                <w:rPr>
                  <w:rFonts w:eastAsia="Times New Roman" w:cstheme="minorHAnsi"/>
                  <w:color w:val="000000"/>
                  <w:sz w:val="17"/>
                  <w:szCs w:val="17"/>
                </w:rPr>
                <w:delText>p-value</w:delText>
              </w:r>
            </w:del>
          </w:p>
        </w:tc>
        <w:tc>
          <w:tcPr>
            <w:tcW w:w="671" w:type="pct"/>
            <w:tcBorders>
              <w:top w:val="nil"/>
              <w:left w:val="nil"/>
              <w:bottom w:val="single" w:sz="4" w:space="0" w:color="auto"/>
              <w:right w:val="nil"/>
            </w:tcBorders>
            <w:shd w:val="clear" w:color="auto" w:fill="auto"/>
            <w:noWrap/>
            <w:vAlign w:val="center"/>
            <w:hideMark/>
          </w:tcPr>
          <w:p w14:paraId="76337020" w14:textId="5DE840FA" w:rsidR="00D40116" w:rsidRPr="004431C7" w:rsidDel="004120DE" w:rsidRDefault="00D40116" w:rsidP="003715CB">
            <w:pPr>
              <w:spacing w:after="0" w:line="240" w:lineRule="auto"/>
              <w:jc w:val="center"/>
              <w:rPr>
                <w:del w:id="2439" w:author="Stefanie Lane" w:date="2021-11-08T16:27:00Z"/>
                <w:rFonts w:eastAsia="Times New Roman" w:cstheme="minorHAnsi"/>
                <w:color w:val="000000"/>
                <w:sz w:val="17"/>
                <w:szCs w:val="17"/>
              </w:rPr>
            </w:pPr>
            <w:del w:id="2440" w:author="Stefanie Lane" w:date="2021-11-08T16:27:00Z">
              <w:r w:rsidRPr="004431C7" w:rsidDel="004120DE">
                <w:rPr>
                  <w:rFonts w:eastAsia="Times New Roman" w:cstheme="minorHAnsi"/>
                  <w:color w:val="000000"/>
                  <w:sz w:val="17"/>
                  <w:szCs w:val="17"/>
                </w:rPr>
                <w:delText>Species</w:delText>
              </w:r>
            </w:del>
          </w:p>
        </w:tc>
        <w:tc>
          <w:tcPr>
            <w:tcW w:w="387" w:type="pct"/>
            <w:tcBorders>
              <w:top w:val="nil"/>
              <w:left w:val="nil"/>
              <w:bottom w:val="single" w:sz="4" w:space="0" w:color="auto"/>
              <w:right w:val="nil"/>
            </w:tcBorders>
            <w:shd w:val="clear" w:color="auto" w:fill="auto"/>
            <w:noWrap/>
            <w:vAlign w:val="center"/>
            <w:hideMark/>
          </w:tcPr>
          <w:p w14:paraId="2E617130" w14:textId="32119ED2" w:rsidR="00D40116" w:rsidRPr="004431C7" w:rsidDel="004120DE" w:rsidRDefault="00D40116" w:rsidP="003715CB">
            <w:pPr>
              <w:spacing w:after="0" w:line="240" w:lineRule="auto"/>
              <w:jc w:val="center"/>
              <w:rPr>
                <w:del w:id="2441" w:author="Stefanie Lane" w:date="2021-11-08T16:27:00Z"/>
                <w:rFonts w:eastAsia="Times New Roman" w:cstheme="minorHAnsi"/>
                <w:color w:val="000000"/>
                <w:sz w:val="17"/>
                <w:szCs w:val="17"/>
              </w:rPr>
            </w:pPr>
            <w:del w:id="2442" w:author="Stefanie Lane" w:date="2021-11-08T16:27:00Z">
              <w:r w:rsidRPr="004431C7" w:rsidDel="004120DE">
                <w:rPr>
                  <w:rFonts w:eastAsia="Times New Roman" w:cstheme="minorHAnsi"/>
                  <w:color w:val="000000"/>
                  <w:sz w:val="17"/>
                  <w:szCs w:val="17"/>
                </w:rPr>
                <w:delText>IndVal</w:delText>
              </w:r>
            </w:del>
          </w:p>
        </w:tc>
        <w:tc>
          <w:tcPr>
            <w:tcW w:w="384" w:type="pct"/>
            <w:tcBorders>
              <w:top w:val="nil"/>
              <w:left w:val="nil"/>
              <w:bottom w:val="single" w:sz="4" w:space="0" w:color="auto"/>
              <w:right w:val="nil"/>
            </w:tcBorders>
            <w:shd w:val="clear" w:color="auto" w:fill="auto"/>
            <w:noWrap/>
            <w:vAlign w:val="center"/>
            <w:hideMark/>
          </w:tcPr>
          <w:p w14:paraId="6B401820" w14:textId="6906BC9F" w:rsidR="00D40116" w:rsidRPr="004431C7" w:rsidDel="004120DE" w:rsidRDefault="00D40116" w:rsidP="003715CB">
            <w:pPr>
              <w:spacing w:after="0" w:line="240" w:lineRule="auto"/>
              <w:jc w:val="center"/>
              <w:rPr>
                <w:del w:id="2443" w:author="Stefanie Lane" w:date="2021-11-08T16:27:00Z"/>
                <w:rFonts w:eastAsia="Times New Roman" w:cstheme="minorHAnsi"/>
                <w:color w:val="000000"/>
                <w:sz w:val="17"/>
                <w:szCs w:val="17"/>
              </w:rPr>
            </w:pPr>
            <w:del w:id="2444" w:author="Stefanie Lane" w:date="2021-11-08T16:27:00Z">
              <w:r w:rsidRPr="004431C7" w:rsidDel="004120DE">
                <w:rPr>
                  <w:rFonts w:eastAsia="Times New Roman" w:cstheme="minorHAnsi"/>
                  <w:color w:val="000000"/>
                  <w:sz w:val="17"/>
                  <w:szCs w:val="17"/>
                </w:rPr>
                <w:delText>p-value</w:delText>
              </w:r>
            </w:del>
          </w:p>
        </w:tc>
        <w:tc>
          <w:tcPr>
            <w:tcW w:w="625" w:type="pct"/>
            <w:tcBorders>
              <w:top w:val="nil"/>
              <w:left w:val="nil"/>
              <w:bottom w:val="single" w:sz="4" w:space="0" w:color="auto"/>
              <w:right w:val="nil"/>
            </w:tcBorders>
            <w:shd w:val="clear" w:color="auto" w:fill="auto"/>
            <w:noWrap/>
            <w:vAlign w:val="center"/>
            <w:hideMark/>
          </w:tcPr>
          <w:p w14:paraId="14EA6DBA" w14:textId="427F13E7" w:rsidR="00D40116" w:rsidRPr="004431C7" w:rsidDel="004120DE" w:rsidRDefault="00D40116" w:rsidP="003715CB">
            <w:pPr>
              <w:spacing w:after="0" w:line="240" w:lineRule="auto"/>
              <w:jc w:val="center"/>
              <w:rPr>
                <w:del w:id="2445" w:author="Stefanie Lane" w:date="2021-11-08T16:27:00Z"/>
                <w:rFonts w:eastAsia="Times New Roman" w:cstheme="minorHAnsi"/>
                <w:color w:val="000000"/>
                <w:sz w:val="17"/>
                <w:szCs w:val="17"/>
              </w:rPr>
            </w:pPr>
            <w:del w:id="2446" w:author="Stefanie Lane" w:date="2021-11-08T16:27:00Z">
              <w:r w:rsidRPr="004431C7" w:rsidDel="004120DE">
                <w:rPr>
                  <w:rFonts w:eastAsia="Times New Roman" w:cstheme="minorHAnsi"/>
                  <w:color w:val="000000"/>
                  <w:sz w:val="17"/>
                  <w:szCs w:val="17"/>
                </w:rPr>
                <w:delText>Species</w:delText>
              </w:r>
            </w:del>
          </w:p>
        </w:tc>
        <w:tc>
          <w:tcPr>
            <w:tcW w:w="384" w:type="pct"/>
            <w:tcBorders>
              <w:top w:val="nil"/>
              <w:left w:val="nil"/>
              <w:bottom w:val="single" w:sz="4" w:space="0" w:color="auto"/>
              <w:right w:val="nil"/>
            </w:tcBorders>
            <w:shd w:val="clear" w:color="auto" w:fill="auto"/>
            <w:noWrap/>
            <w:vAlign w:val="center"/>
            <w:hideMark/>
          </w:tcPr>
          <w:p w14:paraId="008033D8" w14:textId="202B4D3A" w:rsidR="00D40116" w:rsidRPr="004431C7" w:rsidDel="004120DE" w:rsidRDefault="00D40116" w:rsidP="003715CB">
            <w:pPr>
              <w:spacing w:after="0" w:line="240" w:lineRule="auto"/>
              <w:jc w:val="center"/>
              <w:rPr>
                <w:del w:id="2447" w:author="Stefanie Lane" w:date="2021-11-08T16:27:00Z"/>
                <w:rFonts w:eastAsia="Times New Roman" w:cstheme="minorHAnsi"/>
                <w:color w:val="000000"/>
                <w:sz w:val="17"/>
                <w:szCs w:val="17"/>
              </w:rPr>
            </w:pPr>
            <w:del w:id="2448" w:author="Stefanie Lane" w:date="2021-11-08T16:27:00Z">
              <w:r w:rsidRPr="004431C7" w:rsidDel="004120DE">
                <w:rPr>
                  <w:rFonts w:eastAsia="Times New Roman" w:cstheme="minorHAnsi"/>
                  <w:color w:val="000000"/>
                  <w:sz w:val="17"/>
                  <w:szCs w:val="17"/>
                </w:rPr>
                <w:delText>IndVal</w:delText>
              </w:r>
            </w:del>
          </w:p>
        </w:tc>
        <w:tc>
          <w:tcPr>
            <w:tcW w:w="385" w:type="pct"/>
            <w:tcBorders>
              <w:top w:val="nil"/>
              <w:left w:val="nil"/>
              <w:bottom w:val="single" w:sz="4" w:space="0" w:color="auto"/>
              <w:right w:val="nil"/>
            </w:tcBorders>
            <w:shd w:val="clear" w:color="auto" w:fill="auto"/>
            <w:noWrap/>
            <w:vAlign w:val="center"/>
            <w:hideMark/>
          </w:tcPr>
          <w:p w14:paraId="51518C95" w14:textId="383E6869" w:rsidR="00D40116" w:rsidRPr="004431C7" w:rsidDel="004120DE" w:rsidRDefault="00D40116" w:rsidP="003715CB">
            <w:pPr>
              <w:spacing w:after="0" w:line="240" w:lineRule="auto"/>
              <w:jc w:val="center"/>
              <w:rPr>
                <w:del w:id="2449" w:author="Stefanie Lane" w:date="2021-11-08T16:27:00Z"/>
                <w:rFonts w:eastAsia="Times New Roman" w:cstheme="minorHAnsi"/>
                <w:color w:val="000000"/>
                <w:sz w:val="17"/>
                <w:szCs w:val="17"/>
              </w:rPr>
            </w:pPr>
            <w:del w:id="2450" w:author="Stefanie Lane" w:date="2021-11-08T16:27:00Z">
              <w:r w:rsidRPr="004431C7" w:rsidDel="004120DE">
                <w:rPr>
                  <w:rFonts w:eastAsia="Times New Roman" w:cstheme="minorHAnsi"/>
                  <w:color w:val="000000"/>
                  <w:sz w:val="17"/>
                  <w:szCs w:val="17"/>
                </w:rPr>
                <w:delText>p-value</w:delText>
              </w:r>
            </w:del>
          </w:p>
        </w:tc>
      </w:tr>
      <w:tr w:rsidR="00D40116" w:rsidRPr="004431C7" w:rsidDel="004120DE" w14:paraId="5285AF3C" w14:textId="48B7C182" w:rsidTr="003715CB">
        <w:trPr>
          <w:trHeight w:val="300"/>
          <w:del w:id="2451" w:author="Stefanie Lane" w:date="2021-11-08T16:27:00Z"/>
        </w:trPr>
        <w:tc>
          <w:tcPr>
            <w:tcW w:w="575" w:type="pct"/>
            <w:tcBorders>
              <w:top w:val="nil"/>
              <w:left w:val="nil"/>
              <w:bottom w:val="nil"/>
              <w:right w:val="nil"/>
            </w:tcBorders>
            <w:shd w:val="clear" w:color="auto" w:fill="auto"/>
            <w:vAlign w:val="bottom"/>
            <w:hideMark/>
          </w:tcPr>
          <w:p w14:paraId="2FFC1863" w14:textId="073255F2" w:rsidR="00D40116" w:rsidRPr="004431C7" w:rsidDel="004120DE" w:rsidRDefault="00D40116" w:rsidP="003715CB">
            <w:pPr>
              <w:spacing w:after="0" w:line="240" w:lineRule="auto"/>
              <w:jc w:val="center"/>
              <w:rPr>
                <w:del w:id="2452" w:author="Stefanie Lane" w:date="2021-11-08T16:27:00Z"/>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75406315" w14:textId="3117DCBD" w:rsidR="00D40116" w:rsidRPr="004431C7" w:rsidDel="004120DE" w:rsidRDefault="00D40116" w:rsidP="003715CB">
            <w:pPr>
              <w:spacing w:after="0" w:line="240" w:lineRule="auto"/>
              <w:rPr>
                <w:del w:id="2453"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422603A8" w14:textId="7B7BFE7F" w:rsidR="00D40116" w:rsidRPr="004431C7" w:rsidDel="004120DE" w:rsidRDefault="00D40116" w:rsidP="003715CB">
            <w:pPr>
              <w:spacing w:after="0" w:line="240" w:lineRule="auto"/>
              <w:rPr>
                <w:del w:id="2454"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47671494" w14:textId="5EDF450C" w:rsidR="00D40116" w:rsidRPr="004431C7" w:rsidDel="004120DE" w:rsidRDefault="00D40116" w:rsidP="003715CB">
            <w:pPr>
              <w:spacing w:after="0" w:line="240" w:lineRule="auto"/>
              <w:jc w:val="center"/>
              <w:rPr>
                <w:del w:id="2455" w:author="Stefanie Lane" w:date="2021-11-08T16:27:00Z"/>
                <w:rFonts w:eastAsia="Times New Roman" w:cstheme="minorHAnsi"/>
                <w:sz w:val="17"/>
                <w:szCs w:val="17"/>
              </w:rPr>
            </w:pPr>
          </w:p>
        </w:tc>
        <w:tc>
          <w:tcPr>
            <w:tcW w:w="671" w:type="pct"/>
            <w:tcBorders>
              <w:top w:val="nil"/>
              <w:left w:val="nil"/>
              <w:bottom w:val="nil"/>
              <w:right w:val="nil"/>
            </w:tcBorders>
            <w:shd w:val="clear" w:color="auto" w:fill="auto"/>
            <w:noWrap/>
            <w:vAlign w:val="bottom"/>
            <w:hideMark/>
          </w:tcPr>
          <w:p w14:paraId="588D55B8" w14:textId="3668C164" w:rsidR="00D40116" w:rsidRPr="004431C7" w:rsidDel="004120DE" w:rsidRDefault="00D40116" w:rsidP="003715CB">
            <w:pPr>
              <w:spacing w:after="0" w:line="240" w:lineRule="auto"/>
              <w:rPr>
                <w:del w:id="2456" w:author="Stefanie Lane" w:date="2021-11-08T16:27:00Z"/>
                <w:rFonts w:eastAsia="Times New Roman" w:cstheme="minorHAnsi"/>
                <w:sz w:val="17"/>
                <w:szCs w:val="17"/>
              </w:rPr>
            </w:pPr>
          </w:p>
        </w:tc>
        <w:tc>
          <w:tcPr>
            <w:tcW w:w="387" w:type="pct"/>
            <w:tcBorders>
              <w:top w:val="nil"/>
              <w:left w:val="nil"/>
              <w:bottom w:val="nil"/>
              <w:right w:val="nil"/>
            </w:tcBorders>
            <w:shd w:val="clear" w:color="auto" w:fill="auto"/>
            <w:noWrap/>
            <w:vAlign w:val="bottom"/>
            <w:hideMark/>
          </w:tcPr>
          <w:p w14:paraId="411E5986" w14:textId="6BCFDF9C" w:rsidR="00D40116" w:rsidRPr="004431C7" w:rsidDel="004120DE" w:rsidRDefault="00D40116" w:rsidP="003715CB">
            <w:pPr>
              <w:spacing w:after="0" w:line="240" w:lineRule="auto"/>
              <w:rPr>
                <w:del w:id="2457"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445D2FD0" w14:textId="20C24C0D" w:rsidR="00D40116" w:rsidRPr="004431C7" w:rsidDel="004120DE" w:rsidRDefault="00D40116" w:rsidP="003715CB">
            <w:pPr>
              <w:spacing w:after="0" w:line="240" w:lineRule="auto"/>
              <w:jc w:val="center"/>
              <w:rPr>
                <w:del w:id="2458" w:author="Stefanie Lane" w:date="2021-11-08T16:27:00Z"/>
                <w:rFonts w:eastAsia="Times New Roman" w:cstheme="minorHAnsi"/>
                <w:sz w:val="17"/>
                <w:szCs w:val="17"/>
              </w:rPr>
            </w:pPr>
          </w:p>
        </w:tc>
        <w:tc>
          <w:tcPr>
            <w:tcW w:w="625" w:type="pct"/>
            <w:tcBorders>
              <w:top w:val="nil"/>
              <w:left w:val="nil"/>
              <w:bottom w:val="nil"/>
              <w:right w:val="nil"/>
            </w:tcBorders>
            <w:shd w:val="clear" w:color="auto" w:fill="auto"/>
            <w:noWrap/>
            <w:vAlign w:val="bottom"/>
            <w:hideMark/>
          </w:tcPr>
          <w:p w14:paraId="46001900" w14:textId="58EC433F" w:rsidR="00D40116" w:rsidRPr="004431C7" w:rsidDel="004120DE" w:rsidRDefault="00D40116" w:rsidP="003715CB">
            <w:pPr>
              <w:spacing w:after="0" w:line="240" w:lineRule="auto"/>
              <w:rPr>
                <w:del w:id="2459"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0CCBF80F" w14:textId="7ADCAE63" w:rsidR="00D40116" w:rsidRPr="004431C7" w:rsidDel="004120DE" w:rsidRDefault="00D40116" w:rsidP="003715CB">
            <w:pPr>
              <w:spacing w:after="0" w:line="240" w:lineRule="auto"/>
              <w:rPr>
                <w:del w:id="2460" w:author="Stefanie Lane" w:date="2021-11-08T16:27:00Z"/>
                <w:rFonts w:eastAsia="Times New Roman" w:cstheme="minorHAnsi"/>
                <w:sz w:val="17"/>
                <w:szCs w:val="17"/>
              </w:rPr>
            </w:pPr>
          </w:p>
        </w:tc>
        <w:tc>
          <w:tcPr>
            <w:tcW w:w="385" w:type="pct"/>
            <w:tcBorders>
              <w:top w:val="nil"/>
              <w:left w:val="nil"/>
              <w:bottom w:val="nil"/>
              <w:right w:val="nil"/>
            </w:tcBorders>
            <w:shd w:val="clear" w:color="auto" w:fill="auto"/>
            <w:noWrap/>
            <w:vAlign w:val="bottom"/>
            <w:hideMark/>
          </w:tcPr>
          <w:p w14:paraId="07F80FE0" w14:textId="7F1AF862" w:rsidR="00D40116" w:rsidRPr="004431C7" w:rsidDel="004120DE" w:rsidRDefault="00D40116" w:rsidP="003715CB">
            <w:pPr>
              <w:spacing w:after="0" w:line="240" w:lineRule="auto"/>
              <w:jc w:val="center"/>
              <w:rPr>
                <w:del w:id="2461" w:author="Stefanie Lane" w:date="2021-11-08T16:27:00Z"/>
                <w:rFonts w:eastAsia="Times New Roman" w:cstheme="minorHAnsi"/>
                <w:sz w:val="17"/>
                <w:szCs w:val="17"/>
              </w:rPr>
            </w:pPr>
          </w:p>
        </w:tc>
      </w:tr>
      <w:tr w:rsidR="00D40116" w:rsidRPr="004431C7" w:rsidDel="004120DE" w14:paraId="28BB77F8" w14:textId="6EFA37DE" w:rsidTr="003715CB">
        <w:trPr>
          <w:trHeight w:val="290"/>
          <w:del w:id="2462" w:author="Stefanie Lane" w:date="2021-11-08T16:27:00Z"/>
        </w:trPr>
        <w:tc>
          <w:tcPr>
            <w:tcW w:w="575" w:type="pct"/>
            <w:vMerge w:val="restart"/>
            <w:tcBorders>
              <w:top w:val="single" w:sz="8" w:space="0" w:color="auto"/>
              <w:left w:val="single" w:sz="8" w:space="0" w:color="auto"/>
              <w:bottom w:val="single" w:sz="8" w:space="0" w:color="000000"/>
              <w:right w:val="nil"/>
            </w:tcBorders>
            <w:shd w:val="clear" w:color="auto" w:fill="auto"/>
            <w:vAlign w:val="center"/>
            <w:hideMark/>
          </w:tcPr>
          <w:p w14:paraId="6DA066BD" w14:textId="4C878672" w:rsidR="00D40116" w:rsidRPr="004431C7" w:rsidDel="004120DE" w:rsidRDefault="00D40116" w:rsidP="003715CB">
            <w:pPr>
              <w:spacing w:after="0" w:line="240" w:lineRule="auto"/>
              <w:jc w:val="center"/>
              <w:rPr>
                <w:del w:id="2463" w:author="Stefanie Lane" w:date="2021-11-08T16:27:00Z"/>
                <w:rFonts w:eastAsia="Times New Roman" w:cstheme="minorHAnsi"/>
                <w:color w:val="000000"/>
                <w:sz w:val="17"/>
                <w:szCs w:val="17"/>
              </w:rPr>
            </w:pPr>
            <w:del w:id="2464" w:author="Stefanie Lane" w:date="2021-11-08T16:27:00Z">
              <w:r w:rsidRPr="004431C7" w:rsidDel="004120DE">
                <w:rPr>
                  <w:rFonts w:eastAsia="Times New Roman" w:cstheme="minorHAnsi"/>
                  <w:color w:val="000000"/>
                  <w:sz w:val="17"/>
                  <w:szCs w:val="17"/>
                </w:rPr>
                <w:delText>"Lyngbye's Sedge"</w:delText>
              </w:r>
            </w:del>
          </w:p>
        </w:tc>
        <w:tc>
          <w:tcPr>
            <w:tcW w:w="817" w:type="pct"/>
            <w:tcBorders>
              <w:top w:val="single" w:sz="8" w:space="0" w:color="auto"/>
              <w:left w:val="nil"/>
              <w:bottom w:val="nil"/>
              <w:right w:val="nil"/>
            </w:tcBorders>
            <w:shd w:val="clear" w:color="auto" w:fill="auto"/>
            <w:noWrap/>
            <w:vAlign w:val="bottom"/>
            <w:hideMark/>
          </w:tcPr>
          <w:p w14:paraId="3D92479D" w14:textId="063DA4AD" w:rsidR="00D40116" w:rsidRPr="004431C7" w:rsidDel="004120DE" w:rsidRDefault="00D40116" w:rsidP="003715CB">
            <w:pPr>
              <w:spacing w:after="0" w:line="240" w:lineRule="auto"/>
              <w:rPr>
                <w:del w:id="2465" w:author="Stefanie Lane" w:date="2021-11-08T16:27:00Z"/>
                <w:rFonts w:eastAsia="Times New Roman" w:cstheme="minorHAnsi"/>
                <w:i/>
                <w:iCs/>
                <w:color w:val="000000"/>
                <w:sz w:val="17"/>
                <w:szCs w:val="17"/>
              </w:rPr>
            </w:pPr>
            <w:del w:id="2466" w:author="Stefanie Lane" w:date="2021-11-08T16:27:00Z">
              <w:r w:rsidRPr="004431C7" w:rsidDel="004120DE">
                <w:rPr>
                  <w:rFonts w:eastAsia="Times New Roman" w:cstheme="minorHAnsi"/>
                  <w:i/>
                  <w:iCs/>
                  <w:color w:val="000000"/>
                  <w:sz w:val="17"/>
                  <w:szCs w:val="17"/>
                </w:rPr>
                <w:delText>Carex lyngbyei</w:delText>
              </w:r>
            </w:del>
          </w:p>
        </w:tc>
        <w:tc>
          <w:tcPr>
            <w:tcW w:w="386" w:type="pct"/>
            <w:tcBorders>
              <w:top w:val="single" w:sz="8" w:space="0" w:color="auto"/>
              <w:left w:val="nil"/>
              <w:bottom w:val="nil"/>
              <w:right w:val="nil"/>
            </w:tcBorders>
            <w:shd w:val="clear" w:color="auto" w:fill="auto"/>
            <w:noWrap/>
            <w:vAlign w:val="bottom"/>
            <w:hideMark/>
          </w:tcPr>
          <w:p w14:paraId="2FD21BB1" w14:textId="05E32B7C" w:rsidR="00D40116" w:rsidRPr="004431C7" w:rsidDel="004120DE" w:rsidRDefault="00D40116" w:rsidP="003715CB">
            <w:pPr>
              <w:spacing w:after="0" w:line="240" w:lineRule="auto"/>
              <w:jc w:val="center"/>
              <w:rPr>
                <w:del w:id="2467" w:author="Stefanie Lane" w:date="2021-11-08T16:27:00Z"/>
                <w:rFonts w:eastAsia="Times New Roman" w:cstheme="minorHAnsi"/>
                <w:color w:val="000000"/>
                <w:sz w:val="17"/>
                <w:szCs w:val="17"/>
              </w:rPr>
            </w:pPr>
            <w:del w:id="2468" w:author="Stefanie Lane" w:date="2021-11-08T16:27:00Z">
              <w:r w:rsidRPr="004431C7" w:rsidDel="004120DE">
                <w:rPr>
                  <w:rFonts w:eastAsia="Times New Roman" w:cstheme="minorHAnsi"/>
                  <w:color w:val="000000"/>
                  <w:sz w:val="17"/>
                  <w:szCs w:val="17"/>
                </w:rPr>
                <w:delText>0.722</w:delText>
              </w:r>
            </w:del>
          </w:p>
        </w:tc>
        <w:tc>
          <w:tcPr>
            <w:tcW w:w="386" w:type="pct"/>
            <w:tcBorders>
              <w:top w:val="single" w:sz="8" w:space="0" w:color="auto"/>
              <w:left w:val="nil"/>
              <w:bottom w:val="nil"/>
              <w:right w:val="nil"/>
            </w:tcBorders>
            <w:shd w:val="clear" w:color="auto" w:fill="auto"/>
            <w:noWrap/>
            <w:vAlign w:val="bottom"/>
            <w:hideMark/>
          </w:tcPr>
          <w:p w14:paraId="2A7D1DFC" w14:textId="075219F3" w:rsidR="00D40116" w:rsidRPr="004431C7" w:rsidDel="004120DE" w:rsidRDefault="00D40116" w:rsidP="003715CB">
            <w:pPr>
              <w:spacing w:after="0" w:line="240" w:lineRule="auto"/>
              <w:jc w:val="center"/>
              <w:rPr>
                <w:del w:id="2469" w:author="Stefanie Lane" w:date="2021-11-08T16:27:00Z"/>
                <w:rFonts w:eastAsia="Times New Roman" w:cstheme="minorHAnsi"/>
                <w:color w:val="000000"/>
                <w:sz w:val="17"/>
                <w:szCs w:val="17"/>
              </w:rPr>
            </w:pPr>
            <w:del w:id="2470" w:author="Stefanie Lane" w:date="2021-11-08T16:27:00Z">
              <w:r w:rsidRPr="004431C7" w:rsidDel="004120DE">
                <w:rPr>
                  <w:rFonts w:eastAsia="Times New Roman" w:cstheme="minorHAnsi"/>
                  <w:color w:val="000000"/>
                  <w:sz w:val="17"/>
                  <w:szCs w:val="17"/>
                </w:rPr>
                <w:delText>0.0001</w:delText>
              </w:r>
            </w:del>
          </w:p>
        </w:tc>
        <w:tc>
          <w:tcPr>
            <w:tcW w:w="671" w:type="pct"/>
            <w:tcBorders>
              <w:top w:val="single" w:sz="8" w:space="0" w:color="auto"/>
              <w:left w:val="nil"/>
              <w:bottom w:val="nil"/>
              <w:right w:val="nil"/>
            </w:tcBorders>
            <w:shd w:val="clear" w:color="auto" w:fill="auto"/>
            <w:noWrap/>
            <w:vAlign w:val="bottom"/>
            <w:hideMark/>
          </w:tcPr>
          <w:p w14:paraId="1CF4075E" w14:textId="73BA215E" w:rsidR="00D40116" w:rsidRPr="004431C7" w:rsidDel="004120DE" w:rsidRDefault="00D40116" w:rsidP="003715CB">
            <w:pPr>
              <w:spacing w:after="0" w:line="240" w:lineRule="auto"/>
              <w:rPr>
                <w:del w:id="2471" w:author="Stefanie Lane" w:date="2021-11-08T16:27:00Z"/>
                <w:rFonts w:eastAsia="Times New Roman" w:cstheme="minorHAnsi"/>
                <w:i/>
                <w:iCs/>
                <w:color w:val="000000"/>
                <w:sz w:val="17"/>
                <w:szCs w:val="17"/>
              </w:rPr>
            </w:pPr>
            <w:del w:id="2472" w:author="Stefanie Lane" w:date="2021-11-08T16:27:00Z">
              <w:r w:rsidRPr="004431C7" w:rsidDel="004120DE">
                <w:rPr>
                  <w:rFonts w:eastAsia="Times New Roman" w:cstheme="minorHAnsi"/>
                  <w:i/>
                  <w:iCs/>
                  <w:color w:val="000000"/>
                  <w:sz w:val="17"/>
                  <w:szCs w:val="17"/>
                </w:rPr>
                <w:delText>Carex lyngbyei</w:delText>
              </w:r>
            </w:del>
          </w:p>
        </w:tc>
        <w:tc>
          <w:tcPr>
            <w:tcW w:w="387" w:type="pct"/>
            <w:tcBorders>
              <w:top w:val="single" w:sz="8" w:space="0" w:color="auto"/>
              <w:left w:val="nil"/>
              <w:bottom w:val="nil"/>
              <w:right w:val="nil"/>
            </w:tcBorders>
            <w:shd w:val="clear" w:color="auto" w:fill="auto"/>
            <w:noWrap/>
            <w:vAlign w:val="bottom"/>
            <w:hideMark/>
          </w:tcPr>
          <w:p w14:paraId="58CB6B2D" w14:textId="469F05CA" w:rsidR="00D40116" w:rsidRPr="004431C7" w:rsidDel="004120DE" w:rsidRDefault="00D40116" w:rsidP="003715CB">
            <w:pPr>
              <w:spacing w:after="0" w:line="240" w:lineRule="auto"/>
              <w:jc w:val="center"/>
              <w:rPr>
                <w:del w:id="2473" w:author="Stefanie Lane" w:date="2021-11-08T16:27:00Z"/>
                <w:rFonts w:eastAsia="Times New Roman" w:cstheme="minorHAnsi"/>
                <w:color w:val="000000"/>
                <w:sz w:val="17"/>
                <w:szCs w:val="17"/>
              </w:rPr>
            </w:pPr>
            <w:del w:id="2474" w:author="Stefanie Lane" w:date="2021-11-08T16:27:00Z">
              <w:r w:rsidRPr="004431C7" w:rsidDel="004120DE">
                <w:rPr>
                  <w:rFonts w:eastAsia="Times New Roman" w:cstheme="minorHAnsi"/>
                  <w:color w:val="000000"/>
                  <w:sz w:val="17"/>
                  <w:szCs w:val="17"/>
                </w:rPr>
                <w:delText>0.626</w:delText>
              </w:r>
            </w:del>
          </w:p>
        </w:tc>
        <w:tc>
          <w:tcPr>
            <w:tcW w:w="384" w:type="pct"/>
            <w:tcBorders>
              <w:top w:val="single" w:sz="8" w:space="0" w:color="auto"/>
              <w:left w:val="nil"/>
              <w:bottom w:val="nil"/>
              <w:right w:val="nil"/>
            </w:tcBorders>
            <w:shd w:val="clear" w:color="auto" w:fill="auto"/>
            <w:noWrap/>
            <w:vAlign w:val="bottom"/>
            <w:hideMark/>
          </w:tcPr>
          <w:p w14:paraId="0EDB88E0" w14:textId="5DADECEC" w:rsidR="00D40116" w:rsidRPr="004431C7" w:rsidDel="004120DE" w:rsidRDefault="00D40116" w:rsidP="003715CB">
            <w:pPr>
              <w:spacing w:after="0" w:line="240" w:lineRule="auto"/>
              <w:jc w:val="center"/>
              <w:rPr>
                <w:del w:id="2475" w:author="Stefanie Lane" w:date="2021-11-08T16:27:00Z"/>
                <w:rFonts w:eastAsia="Times New Roman" w:cstheme="minorHAnsi"/>
                <w:color w:val="000000"/>
                <w:sz w:val="17"/>
                <w:szCs w:val="17"/>
              </w:rPr>
            </w:pPr>
            <w:del w:id="2476" w:author="Stefanie Lane" w:date="2021-11-08T16:27:00Z">
              <w:r w:rsidRPr="004431C7" w:rsidDel="004120DE">
                <w:rPr>
                  <w:rFonts w:eastAsia="Times New Roman" w:cstheme="minorHAnsi"/>
                  <w:color w:val="000000"/>
                  <w:sz w:val="17"/>
                  <w:szCs w:val="17"/>
                </w:rPr>
                <w:delText>0.0001</w:delText>
              </w:r>
            </w:del>
          </w:p>
        </w:tc>
        <w:tc>
          <w:tcPr>
            <w:tcW w:w="625" w:type="pct"/>
            <w:tcBorders>
              <w:top w:val="single" w:sz="8" w:space="0" w:color="auto"/>
              <w:left w:val="nil"/>
              <w:bottom w:val="single" w:sz="4" w:space="0" w:color="auto"/>
              <w:right w:val="nil"/>
            </w:tcBorders>
            <w:shd w:val="clear" w:color="auto" w:fill="auto"/>
            <w:noWrap/>
            <w:vAlign w:val="bottom"/>
            <w:hideMark/>
          </w:tcPr>
          <w:p w14:paraId="171E9F97" w14:textId="74671211" w:rsidR="00D40116" w:rsidRPr="004431C7" w:rsidDel="004120DE" w:rsidRDefault="00D40116" w:rsidP="003715CB">
            <w:pPr>
              <w:spacing w:after="0" w:line="240" w:lineRule="auto"/>
              <w:rPr>
                <w:del w:id="2477" w:author="Stefanie Lane" w:date="2021-11-08T16:27:00Z"/>
                <w:rFonts w:eastAsia="Times New Roman" w:cstheme="minorHAnsi"/>
                <w:i/>
                <w:iCs/>
                <w:color w:val="000000"/>
                <w:sz w:val="17"/>
                <w:szCs w:val="17"/>
              </w:rPr>
            </w:pPr>
            <w:del w:id="2478" w:author="Stefanie Lane" w:date="2021-11-08T16:27:00Z">
              <w:r w:rsidRPr="004431C7" w:rsidDel="004120DE">
                <w:rPr>
                  <w:rFonts w:eastAsia="Times New Roman" w:cstheme="minorHAnsi"/>
                  <w:i/>
                  <w:iCs/>
                  <w:color w:val="000000"/>
                  <w:sz w:val="17"/>
                  <w:szCs w:val="17"/>
                </w:rPr>
                <w:delText>Carex lyngbyei</w:delText>
              </w:r>
            </w:del>
          </w:p>
        </w:tc>
        <w:tc>
          <w:tcPr>
            <w:tcW w:w="384" w:type="pct"/>
            <w:tcBorders>
              <w:top w:val="single" w:sz="8" w:space="0" w:color="auto"/>
              <w:left w:val="nil"/>
              <w:bottom w:val="single" w:sz="4" w:space="0" w:color="auto"/>
              <w:right w:val="nil"/>
            </w:tcBorders>
            <w:shd w:val="clear" w:color="auto" w:fill="auto"/>
            <w:noWrap/>
            <w:vAlign w:val="bottom"/>
            <w:hideMark/>
          </w:tcPr>
          <w:p w14:paraId="0CDD2FC3" w14:textId="312D0B71" w:rsidR="00D40116" w:rsidRPr="004431C7" w:rsidDel="004120DE" w:rsidRDefault="00D40116" w:rsidP="003715CB">
            <w:pPr>
              <w:spacing w:after="0" w:line="240" w:lineRule="auto"/>
              <w:jc w:val="center"/>
              <w:rPr>
                <w:del w:id="2479" w:author="Stefanie Lane" w:date="2021-11-08T16:27:00Z"/>
                <w:rFonts w:eastAsia="Times New Roman" w:cstheme="minorHAnsi"/>
                <w:color w:val="000000"/>
                <w:sz w:val="17"/>
                <w:szCs w:val="17"/>
              </w:rPr>
            </w:pPr>
            <w:del w:id="2480" w:author="Stefanie Lane" w:date="2021-11-08T16:27:00Z">
              <w:r w:rsidRPr="004431C7" w:rsidDel="004120DE">
                <w:rPr>
                  <w:rFonts w:eastAsia="Times New Roman" w:cstheme="minorHAnsi"/>
                  <w:color w:val="000000"/>
                  <w:sz w:val="17"/>
                  <w:szCs w:val="17"/>
                </w:rPr>
                <w:delText>0.591</w:delText>
              </w:r>
            </w:del>
          </w:p>
        </w:tc>
        <w:tc>
          <w:tcPr>
            <w:tcW w:w="385" w:type="pct"/>
            <w:tcBorders>
              <w:top w:val="single" w:sz="8" w:space="0" w:color="auto"/>
              <w:left w:val="nil"/>
              <w:bottom w:val="single" w:sz="4" w:space="0" w:color="auto"/>
              <w:right w:val="single" w:sz="8" w:space="0" w:color="auto"/>
            </w:tcBorders>
            <w:shd w:val="clear" w:color="auto" w:fill="auto"/>
            <w:noWrap/>
            <w:vAlign w:val="bottom"/>
            <w:hideMark/>
          </w:tcPr>
          <w:p w14:paraId="1C7DFF65" w14:textId="281CABDE" w:rsidR="00D40116" w:rsidRPr="004431C7" w:rsidDel="004120DE" w:rsidRDefault="00D40116" w:rsidP="003715CB">
            <w:pPr>
              <w:spacing w:after="0" w:line="240" w:lineRule="auto"/>
              <w:jc w:val="center"/>
              <w:rPr>
                <w:del w:id="2481" w:author="Stefanie Lane" w:date="2021-11-08T16:27:00Z"/>
                <w:rFonts w:eastAsia="Times New Roman" w:cstheme="minorHAnsi"/>
                <w:color w:val="000000"/>
                <w:sz w:val="17"/>
                <w:szCs w:val="17"/>
              </w:rPr>
            </w:pPr>
            <w:del w:id="2482" w:author="Stefanie Lane" w:date="2021-11-08T16:27:00Z">
              <w:r w:rsidRPr="004431C7" w:rsidDel="004120DE">
                <w:rPr>
                  <w:rFonts w:eastAsia="Times New Roman" w:cstheme="minorHAnsi"/>
                  <w:color w:val="000000"/>
                  <w:sz w:val="17"/>
                  <w:szCs w:val="17"/>
                </w:rPr>
                <w:delText>0.0001</w:delText>
              </w:r>
            </w:del>
          </w:p>
        </w:tc>
      </w:tr>
      <w:tr w:rsidR="00D40116" w:rsidRPr="004431C7" w:rsidDel="004120DE" w14:paraId="32F8EA10" w14:textId="763A6718" w:rsidTr="003715CB">
        <w:trPr>
          <w:trHeight w:val="290"/>
          <w:del w:id="248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3AF63A5D" w14:textId="103E1FC9" w:rsidR="00D40116" w:rsidRPr="004431C7" w:rsidDel="004120DE" w:rsidRDefault="00D40116" w:rsidP="003715CB">
            <w:pPr>
              <w:spacing w:after="0" w:line="240" w:lineRule="auto"/>
              <w:rPr>
                <w:del w:id="2484" w:author="Stefanie Lane" w:date="2021-11-08T16:27:00Z"/>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1329D063" w14:textId="3A56174B" w:rsidR="00D40116" w:rsidRPr="004431C7" w:rsidDel="004120DE" w:rsidRDefault="00D40116" w:rsidP="003715CB">
            <w:pPr>
              <w:spacing w:after="0" w:line="240" w:lineRule="auto"/>
              <w:rPr>
                <w:del w:id="2485" w:author="Stefanie Lane" w:date="2021-11-08T16:27:00Z"/>
                <w:rFonts w:eastAsia="Times New Roman" w:cstheme="minorHAnsi"/>
                <w:i/>
                <w:iCs/>
                <w:color w:val="000000"/>
                <w:sz w:val="17"/>
                <w:szCs w:val="17"/>
              </w:rPr>
            </w:pPr>
            <w:del w:id="2486" w:author="Stefanie Lane" w:date="2021-11-08T16:27:00Z">
              <w:r w:rsidRPr="004431C7" w:rsidDel="004120DE">
                <w:rPr>
                  <w:rFonts w:eastAsia="Times New Roman" w:cstheme="minorHAnsi"/>
                  <w:i/>
                  <w:iCs/>
                  <w:color w:val="000000"/>
                  <w:sz w:val="17"/>
                  <w:szCs w:val="17"/>
                </w:rPr>
                <w:delText>Sagittaria latifolia</w:delText>
              </w:r>
            </w:del>
          </w:p>
        </w:tc>
        <w:tc>
          <w:tcPr>
            <w:tcW w:w="386" w:type="pct"/>
            <w:tcBorders>
              <w:top w:val="single" w:sz="4" w:space="0" w:color="auto"/>
              <w:left w:val="nil"/>
              <w:bottom w:val="single" w:sz="4" w:space="0" w:color="auto"/>
              <w:right w:val="nil"/>
            </w:tcBorders>
            <w:shd w:val="clear" w:color="auto" w:fill="auto"/>
            <w:noWrap/>
            <w:vAlign w:val="bottom"/>
            <w:hideMark/>
          </w:tcPr>
          <w:p w14:paraId="462C2E32" w14:textId="13C877B5" w:rsidR="00D40116" w:rsidRPr="004431C7" w:rsidDel="004120DE" w:rsidRDefault="00D40116" w:rsidP="003715CB">
            <w:pPr>
              <w:spacing w:after="0" w:line="240" w:lineRule="auto"/>
              <w:jc w:val="center"/>
              <w:rPr>
                <w:del w:id="2487" w:author="Stefanie Lane" w:date="2021-11-08T16:27:00Z"/>
                <w:rFonts w:eastAsia="Times New Roman" w:cstheme="minorHAnsi"/>
                <w:color w:val="000000"/>
                <w:sz w:val="17"/>
                <w:szCs w:val="17"/>
              </w:rPr>
            </w:pPr>
            <w:del w:id="2488" w:author="Stefanie Lane" w:date="2021-11-08T16:27:00Z">
              <w:r w:rsidRPr="004431C7" w:rsidDel="004120DE">
                <w:rPr>
                  <w:rFonts w:eastAsia="Times New Roman" w:cstheme="minorHAnsi"/>
                  <w:color w:val="000000"/>
                  <w:sz w:val="17"/>
                  <w:szCs w:val="17"/>
                </w:rPr>
                <w:delText>0.523</w:delText>
              </w:r>
            </w:del>
          </w:p>
        </w:tc>
        <w:tc>
          <w:tcPr>
            <w:tcW w:w="386" w:type="pct"/>
            <w:tcBorders>
              <w:top w:val="single" w:sz="4" w:space="0" w:color="auto"/>
              <w:left w:val="nil"/>
              <w:bottom w:val="single" w:sz="4" w:space="0" w:color="auto"/>
              <w:right w:val="nil"/>
            </w:tcBorders>
            <w:shd w:val="clear" w:color="auto" w:fill="auto"/>
            <w:noWrap/>
            <w:vAlign w:val="bottom"/>
            <w:hideMark/>
          </w:tcPr>
          <w:p w14:paraId="27F511E7" w14:textId="0CA51DF8" w:rsidR="00D40116" w:rsidRPr="004431C7" w:rsidDel="004120DE" w:rsidRDefault="00D40116" w:rsidP="003715CB">
            <w:pPr>
              <w:spacing w:after="0" w:line="240" w:lineRule="auto"/>
              <w:jc w:val="center"/>
              <w:rPr>
                <w:del w:id="2489" w:author="Stefanie Lane" w:date="2021-11-08T16:27:00Z"/>
                <w:rFonts w:eastAsia="Times New Roman" w:cstheme="minorHAnsi"/>
                <w:color w:val="000000"/>
                <w:sz w:val="17"/>
                <w:szCs w:val="17"/>
              </w:rPr>
            </w:pPr>
            <w:del w:id="2490" w:author="Stefanie Lane" w:date="2021-11-08T16:27:00Z">
              <w:r w:rsidRPr="004431C7" w:rsidDel="004120DE">
                <w:rPr>
                  <w:rFonts w:eastAsia="Times New Roman" w:cstheme="minorHAnsi"/>
                  <w:color w:val="000000"/>
                  <w:sz w:val="17"/>
                  <w:szCs w:val="17"/>
                </w:rPr>
                <w:delText>0.0001</w:delText>
              </w:r>
            </w:del>
          </w:p>
        </w:tc>
        <w:tc>
          <w:tcPr>
            <w:tcW w:w="671" w:type="pct"/>
            <w:tcBorders>
              <w:top w:val="single" w:sz="4" w:space="0" w:color="auto"/>
              <w:left w:val="nil"/>
              <w:bottom w:val="single" w:sz="4" w:space="0" w:color="auto"/>
              <w:right w:val="nil"/>
            </w:tcBorders>
            <w:shd w:val="clear" w:color="auto" w:fill="auto"/>
            <w:noWrap/>
            <w:vAlign w:val="bottom"/>
            <w:hideMark/>
          </w:tcPr>
          <w:p w14:paraId="7FBC874E" w14:textId="357B63F3" w:rsidR="00D40116" w:rsidRPr="004431C7" w:rsidDel="004120DE" w:rsidRDefault="00D40116" w:rsidP="003715CB">
            <w:pPr>
              <w:spacing w:after="0" w:line="240" w:lineRule="auto"/>
              <w:rPr>
                <w:del w:id="2491" w:author="Stefanie Lane" w:date="2021-11-08T16:27:00Z"/>
                <w:rFonts w:eastAsia="Times New Roman" w:cstheme="minorHAnsi"/>
                <w:i/>
                <w:iCs/>
                <w:color w:val="000000"/>
                <w:sz w:val="17"/>
                <w:szCs w:val="17"/>
              </w:rPr>
            </w:pPr>
            <w:del w:id="2492" w:author="Stefanie Lane" w:date="2021-11-08T16:27:00Z">
              <w:r w:rsidRPr="004431C7" w:rsidDel="004120DE">
                <w:rPr>
                  <w:rFonts w:eastAsia="Times New Roman" w:cstheme="minorHAnsi"/>
                  <w:i/>
                  <w:iCs/>
                  <w:color w:val="000000"/>
                  <w:sz w:val="17"/>
                  <w:szCs w:val="17"/>
                </w:rPr>
                <w:delText>Agrostis stolonifera</w:delText>
              </w:r>
            </w:del>
          </w:p>
        </w:tc>
        <w:tc>
          <w:tcPr>
            <w:tcW w:w="387" w:type="pct"/>
            <w:tcBorders>
              <w:top w:val="single" w:sz="4" w:space="0" w:color="auto"/>
              <w:left w:val="nil"/>
              <w:bottom w:val="single" w:sz="4" w:space="0" w:color="auto"/>
              <w:right w:val="nil"/>
            </w:tcBorders>
            <w:shd w:val="clear" w:color="auto" w:fill="auto"/>
            <w:noWrap/>
            <w:vAlign w:val="bottom"/>
            <w:hideMark/>
          </w:tcPr>
          <w:p w14:paraId="7E9FCAF8" w14:textId="59B6253C" w:rsidR="00D40116" w:rsidRPr="004431C7" w:rsidDel="004120DE" w:rsidRDefault="00D40116" w:rsidP="003715CB">
            <w:pPr>
              <w:spacing w:after="0" w:line="240" w:lineRule="auto"/>
              <w:jc w:val="center"/>
              <w:rPr>
                <w:del w:id="2493" w:author="Stefanie Lane" w:date="2021-11-08T16:27:00Z"/>
                <w:rFonts w:eastAsia="Times New Roman" w:cstheme="minorHAnsi"/>
                <w:color w:val="000000"/>
                <w:sz w:val="17"/>
                <w:szCs w:val="17"/>
              </w:rPr>
            </w:pPr>
            <w:del w:id="2494" w:author="Stefanie Lane" w:date="2021-11-08T16:27:00Z">
              <w:r w:rsidRPr="004431C7" w:rsidDel="004120DE">
                <w:rPr>
                  <w:rFonts w:eastAsia="Times New Roman" w:cstheme="minorHAnsi"/>
                  <w:color w:val="000000"/>
                  <w:sz w:val="17"/>
                  <w:szCs w:val="17"/>
                </w:rPr>
                <w:delText>0.447</w:delText>
              </w:r>
            </w:del>
          </w:p>
        </w:tc>
        <w:tc>
          <w:tcPr>
            <w:tcW w:w="384" w:type="pct"/>
            <w:tcBorders>
              <w:top w:val="single" w:sz="4" w:space="0" w:color="auto"/>
              <w:left w:val="nil"/>
              <w:bottom w:val="single" w:sz="4" w:space="0" w:color="auto"/>
              <w:right w:val="nil"/>
            </w:tcBorders>
            <w:shd w:val="clear" w:color="auto" w:fill="auto"/>
            <w:noWrap/>
            <w:vAlign w:val="bottom"/>
            <w:hideMark/>
          </w:tcPr>
          <w:p w14:paraId="533A943D" w14:textId="3BBF6556" w:rsidR="00D40116" w:rsidRPr="004431C7" w:rsidDel="004120DE" w:rsidRDefault="00D40116" w:rsidP="003715CB">
            <w:pPr>
              <w:spacing w:after="0" w:line="240" w:lineRule="auto"/>
              <w:jc w:val="center"/>
              <w:rPr>
                <w:del w:id="2495" w:author="Stefanie Lane" w:date="2021-11-08T16:27:00Z"/>
                <w:rFonts w:eastAsia="Times New Roman" w:cstheme="minorHAnsi"/>
                <w:color w:val="000000"/>
                <w:sz w:val="17"/>
                <w:szCs w:val="17"/>
              </w:rPr>
            </w:pPr>
            <w:del w:id="2496" w:author="Stefanie Lane" w:date="2021-11-08T16:27:00Z">
              <w:r w:rsidRPr="004431C7" w:rsidDel="004120DE">
                <w:rPr>
                  <w:rFonts w:eastAsia="Times New Roman" w:cstheme="minorHAnsi"/>
                  <w:color w:val="000000"/>
                  <w:sz w:val="17"/>
                  <w:szCs w:val="17"/>
                </w:rPr>
                <w:delText>0.0008</w:delText>
              </w:r>
            </w:del>
          </w:p>
        </w:tc>
        <w:tc>
          <w:tcPr>
            <w:tcW w:w="625" w:type="pct"/>
            <w:tcBorders>
              <w:top w:val="nil"/>
              <w:left w:val="nil"/>
              <w:bottom w:val="nil"/>
              <w:right w:val="nil"/>
            </w:tcBorders>
            <w:shd w:val="clear" w:color="auto" w:fill="auto"/>
            <w:noWrap/>
            <w:vAlign w:val="bottom"/>
            <w:hideMark/>
          </w:tcPr>
          <w:p w14:paraId="0955C3A7" w14:textId="389F555B" w:rsidR="00D40116" w:rsidRPr="004431C7" w:rsidDel="004120DE" w:rsidRDefault="00D40116" w:rsidP="003715CB">
            <w:pPr>
              <w:spacing w:after="0" w:line="240" w:lineRule="auto"/>
              <w:rPr>
                <w:del w:id="2497"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3A3F88D4" w14:textId="539A57FA" w:rsidR="00D40116" w:rsidRPr="004431C7" w:rsidDel="004120DE" w:rsidRDefault="00D40116" w:rsidP="003715CB">
            <w:pPr>
              <w:spacing w:after="0" w:line="240" w:lineRule="auto"/>
              <w:rPr>
                <w:del w:id="2498" w:author="Stefanie Lane" w:date="2021-11-08T16:27:00Z"/>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3270F878" w14:textId="632DFC71" w:rsidR="00D40116" w:rsidRPr="004431C7" w:rsidDel="004120DE" w:rsidRDefault="00D40116" w:rsidP="003715CB">
            <w:pPr>
              <w:spacing w:after="0" w:line="240" w:lineRule="auto"/>
              <w:jc w:val="center"/>
              <w:rPr>
                <w:del w:id="2499" w:author="Stefanie Lane" w:date="2021-11-08T16:27:00Z"/>
                <w:rFonts w:eastAsia="Times New Roman" w:cstheme="minorHAnsi"/>
                <w:color w:val="000000"/>
                <w:sz w:val="17"/>
                <w:szCs w:val="17"/>
              </w:rPr>
            </w:pPr>
            <w:del w:id="2500" w:author="Stefanie Lane" w:date="2021-11-08T16:27:00Z">
              <w:r w:rsidRPr="004431C7" w:rsidDel="004120DE">
                <w:rPr>
                  <w:rFonts w:eastAsia="Times New Roman" w:cstheme="minorHAnsi"/>
                  <w:color w:val="000000"/>
                  <w:sz w:val="17"/>
                  <w:szCs w:val="17"/>
                </w:rPr>
                <w:delText> </w:delText>
              </w:r>
            </w:del>
          </w:p>
        </w:tc>
      </w:tr>
      <w:tr w:rsidR="00D40116" w:rsidRPr="004431C7" w:rsidDel="004120DE" w14:paraId="4678E61E" w14:textId="3FFC2C4D" w:rsidTr="003715CB">
        <w:trPr>
          <w:trHeight w:val="300"/>
          <w:del w:id="2501"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123832D2" w14:textId="39920113" w:rsidR="00D40116" w:rsidRPr="004431C7" w:rsidDel="004120DE" w:rsidRDefault="00D40116" w:rsidP="003715CB">
            <w:pPr>
              <w:spacing w:after="0" w:line="240" w:lineRule="auto"/>
              <w:rPr>
                <w:del w:id="2502" w:author="Stefanie Lane" w:date="2021-11-08T16:27:00Z"/>
                <w:rFonts w:eastAsia="Times New Roman" w:cstheme="minorHAnsi"/>
                <w:color w:val="000000"/>
                <w:sz w:val="17"/>
                <w:szCs w:val="17"/>
              </w:rPr>
            </w:pPr>
          </w:p>
        </w:tc>
        <w:tc>
          <w:tcPr>
            <w:tcW w:w="817" w:type="pct"/>
            <w:tcBorders>
              <w:top w:val="nil"/>
              <w:left w:val="nil"/>
              <w:bottom w:val="single" w:sz="8" w:space="0" w:color="auto"/>
              <w:right w:val="nil"/>
            </w:tcBorders>
            <w:shd w:val="clear" w:color="auto" w:fill="auto"/>
            <w:noWrap/>
            <w:vAlign w:val="bottom"/>
            <w:hideMark/>
          </w:tcPr>
          <w:p w14:paraId="11024EF3" w14:textId="31400B66" w:rsidR="00D40116" w:rsidRPr="004431C7" w:rsidDel="004120DE" w:rsidRDefault="00D40116" w:rsidP="003715CB">
            <w:pPr>
              <w:spacing w:after="0" w:line="240" w:lineRule="auto"/>
              <w:rPr>
                <w:del w:id="2503" w:author="Stefanie Lane" w:date="2021-11-08T16:27:00Z"/>
                <w:rFonts w:eastAsia="Times New Roman" w:cstheme="minorHAnsi"/>
                <w:i/>
                <w:iCs/>
                <w:color w:val="000000"/>
                <w:sz w:val="17"/>
                <w:szCs w:val="17"/>
              </w:rPr>
            </w:pPr>
            <w:del w:id="2504" w:author="Stefanie Lane" w:date="2021-11-08T16:27:00Z">
              <w:r w:rsidRPr="004431C7" w:rsidDel="004120DE">
                <w:rPr>
                  <w:rFonts w:eastAsia="Times New Roman" w:cstheme="minorHAnsi"/>
                  <w:i/>
                  <w:iCs/>
                  <w:color w:val="000000"/>
                  <w:sz w:val="17"/>
                  <w:szCs w:val="17"/>
                </w:rPr>
                <w:delText>Schoenoplectus tabernaemontani</w:delText>
              </w:r>
            </w:del>
          </w:p>
        </w:tc>
        <w:tc>
          <w:tcPr>
            <w:tcW w:w="386" w:type="pct"/>
            <w:tcBorders>
              <w:top w:val="nil"/>
              <w:left w:val="nil"/>
              <w:bottom w:val="single" w:sz="8" w:space="0" w:color="auto"/>
              <w:right w:val="nil"/>
            </w:tcBorders>
            <w:shd w:val="clear" w:color="auto" w:fill="auto"/>
            <w:noWrap/>
            <w:vAlign w:val="bottom"/>
            <w:hideMark/>
          </w:tcPr>
          <w:p w14:paraId="209B7DA5" w14:textId="01020533" w:rsidR="00D40116" w:rsidRPr="004431C7" w:rsidDel="004120DE" w:rsidRDefault="00D40116" w:rsidP="003715CB">
            <w:pPr>
              <w:spacing w:after="0" w:line="240" w:lineRule="auto"/>
              <w:jc w:val="center"/>
              <w:rPr>
                <w:del w:id="2505" w:author="Stefanie Lane" w:date="2021-11-08T16:27:00Z"/>
                <w:rFonts w:eastAsia="Times New Roman" w:cstheme="minorHAnsi"/>
                <w:color w:val="000000"/>
                <w:sz w:val="17"/>
                <w:szCs w:val="17"/>
              </w:rPr>
            </w:pPr>
            <w:del w:id="2506" w:author="Stefanie Lane" w:date="2021-11-08T16:27:00Z">
              <w:r w:rsidRPr="004431C7" w:rsidDel="004120DE">
                <w:rPr>
                  <w:rFonts w:eastAsia="Times New Roman" w:cstheme="minorHAnsi"/>
                  <w:color w:val="000000"/>
                  <w:sz w:val="17"/>
                  <w:szCs w:val="17"/>
                </w:rPr>
                <w:delText>0.417</w:delText>
              </w:r>
            </w:del>
          </w:p>
        </w:tc>
        <w:tc>
          <w:tcPr>
            <w:tcW w:w="386" w:type="pct"/>
            <w:tcBorders>
              <w:top w:val="nil"/>
              <w:left w:val="nil"/>
              <w:bottom w:val="single" w:sz="8" w:space="0" w:color="auto"/>
              <w:right w:val="nil"/>
            </w:tcBorders>
            <w:shd w:val="clear" w:color="auto" w:fill="auto"/>
            <w:noWrap/>
            <w:vAlign w:val="bottom"/>
            <w:hideMark/>
          </w:tcPr>
          <w:p w14:paraId="082FF3B8" w14:textId="458E3165" w:rsidR="00D40116" w:rsidRPr="004431C7" w:rsidDel="004120DE" w:rsidRDefault="00D40116" w:rsidP="003715CB">
            <w:pPr>
              <w:spacing w:after="0" w:line="240" w:lineRule="auto"/>
              <w:jc w:val="center"/>
              <w:rPr>
                <w:del w:id="2507" w:author="Stefanie Lane" w:date="2021-11-08T16:27:00Z"/>
                <w:rFonts w:eastAsia="Times New Roman" w:cstheme="minorHAnsi"/>
                <w:color w:val="000000"/>
                <w:sz w:val="17"/>
                <w:szCs w:val="17"/>
              </w:rPr>
            </w:pPr>
            <w:del w:id="2508" w:author="Stefanie Lane" w:date="2021-11-08T16:27:00Z">
              <w:r w:rsidRPr="004431C7" w:rsidDel="004120DE">
                <w:rPr>
                  <w:rFonts w:eastAsia="Times New Roman" w:cstheme="minorHAnsi"/>
                  <w:color w:val="000000"/>
                  <w:sz w:val="17"/>
                  <w:szCs w:val="17"/>
                </w:rPr>
                <w:delText>0.0007</w:delText>
              </w:r>
            </w:del>
          </w:p>
        </w:tc>
        <w:tc>
          <w:tcPr>
            <w:tcW w:w="671" w:type="pct"/>
            <w:tcBorders>
              <w:top w:val="nil"/>
              <w:left w:val="nil"/>
              <w:bottom w:val="single" w:sz="8" w:space="0" w:color="auto"/>
              <w:right w:val="nil"/>
            </w:tcBorders>
            <w:shd w:val="clear" w:color="auto" w:fill="auto"/>
            <w:noWrap/>
            <w:vAlign w:val="bottom"/>
            <w:hideMark/>
          </w:tcPr>
          <w:p w14:paraId="32A585FA" w14:textId="7B09CE8C" w:rsidR="00D40116" w:rsidRPr="004431C7" w:rsidDel="004120DE" w:rsidRDefault="00D40116" w:rsidP="003715CB">
            <w:pPr>
              <w:spacing w:after="0" w:line="240" w:lineRule="auto"/>
              <w:rPr>
                <w:del w:id="2509" w:author="Stefanie Lane" w:date="2021-11-08T16:27:00Z"/>
                <w:rFonts w:eastAsia="Times New Roman" w:cstheme="minorHAnsi"/>
                <w:i/>
                <w:iCs/>
                <w:color w:val="000000"/>
                <w:sz w:val="17"/>
                <w:szCs w:val="17"/>
              </w:rPr>
            </w:pPr>
            <w:del w:id="2510" w:author="Stefanie Lane" w:date="2021-11-08T16:27:00Z">
              <w:r w:rsidRPr="004431C7" w:rsidDel="004120DE">
                <w:rPr>
                  <w:rFonts w:eastAsia="Times New Roman" w:cstheme="minorHAnsi"/>
                  <w:i/>
                  <w:iCs/>
                  <w:color w:val="000000"/>
                  <w:sz w:val="17"/>
                  <w:szCs w:val="17"/>
                </w:rPr>
                <w:delText>Impatiens capensis</w:delText>
              </w:r>
            </w:del>
          </w:p>
        </w:tc>
        <w:tc>
          <w:tcPr>
            <w:tcW w:w="387" w:type="pct"/>
            <w:tcBorders>
              <w:top w:val="nil"/>
              <w:left w:val="nil"/>
              <w:bottom w:val="single" w:sz="8" w:space="0" w:color="auto"/>
              <w:right w:val="nil"/>
            </w:tcBorders>
            <w:shd w:val="clear" w:color="auto" w:fill="auto"/>
            <w:noWrap/>
            <w:vAlign w:val="bottom"/>
            <w:hideMark/>
          </w:tcPr>
          <w:p w14:paraId="1311A123" w14:textId="4245DAE1" w:rsidR="00D40116" w:rsidRPr="004431C7" w:rsidDel="004120DE" w:rsidRDefault="00D40116" w:rsidP="003715CB">
            <w:pPr>
              <w:spacing w:after="0" w:line="240" w:lineRule="auto"/>
              <w:jc w:val="center"/>
              <w:rPr>
                <w:del w:id="2511" w:author="Stefanie Lane" w:date="2021-11-08T16:27:00Z"/>
                <w:rFonts w:eastAsia="Times New Roman" w:cstheme="minorHAnsi"/>
                <w:color w:val="000000"/>
                <w:sz w:val="17"/>
                <w:szCs w:val="17"/>
              </w:rPr>
            </w:pPr>
            <w:del w:id="2512" w:author="Stefanie Lane" w:date="2021-11-08T16:27:00Z">
              <w:r w:rsidRPr="004431C7" w:rsidDel="004120DE">
                <w:rPr>
                  <w:rFonts w:eastAsia="Times New Roman" w:cstheme="minorHAnsi"/>
                  <w:color w:val="000000"/>
                  <w:sz w:val="17"/>
                  <w:szCs w:val="17"/>
                </w:rPr>
                <w:delText>0.320</w:delText>
              </w:r>
            </w:del>
          </w:p>
        </w:tc>
        <w:tc>
          <w:tcPr>
            <w:tcW w:w="384" w:type="pct"/>
            <w:tcBorders>
              <w:top w:val="nil"/>
              <w:left w:val="nil"/>
              <w:bottom w:val="single" w:sz="8" w:space="0" w:color="auto"/>
              <w:right w:val="nil"/>
            </w:tcBorders>
            <w:shd w:val="clear" w:color="auto" w:fill="auto"/>
            <w:noWrap/>
            <w:vAlign w:val="bottom"/>
            <w:hideMark/>
          </w:tcPr>
          <w:p w14:paraId="265F82F9" w14:textId="0CEAB3B2" w:rsidR="00D40116" w:rsidRPr="004431C7" w:rsidDel="004120DE" w:rsidRDefault="00D40116" w:rsidP="003715CB">
            <w:pPr>
              <w:spacing w:after="0" w:line="240" w:lineRule="auto"/>
              <w:jc w:val="center"/>
              <w:rPr>
                <w:del w:id="2513" w:author="Stefanie Lane" w:date="2021-11-08T16:27:00Z"/>
                <w:rFonts w:eastAsia="Times New Roman" w:cstheme="minorHAnsi"/>
                <w:color w:val="000000"/>
                <w:sz w:val="17"/>
                <w:szCs w:val="17"/>
              </w:rPr>
            </w:pPr>
            <w:del w:id="2514" w:author="Stefanie Lane" w:date="2021-11-08T16:27:00Z">
              <w:r w:rsidRPr="004431C7" w:rsidDel="004120DE">
                <w:rPr>
                  <w:rFonts w:eastAsia="Times New Roman" w:cstheme="minorHAnsi"/>
                  <w:color w:val="000000"/>
                  <w:sz w:val="17"/>
                  <w:szCs w:val="17"/>
                </w:rPr>
                <w:delText>0.0155</w:delText>
              </w:r>
            </w:del>
          </w:p>
        </w:tc>
        <w:tc>
          <w:tcPr>
            <w:tcW w:w="625" w:type="pct"/>
            <w:tcBorders>
              <w:top w:val="nil"/>
              <w:left w:val="nil"/>
              <w:bottom w:val="single" w:sz="8" w:space="0" w:color="auto"/>
              <w:right w:val="nil"/>
            </w:tcBorders>
            <w:shd w:val="clear" w:color="auto" w:fill="auto"/>
            <w:noWrap/>
            <w:vAlign w:val="bottom"/>
            <w:hideMark/>
          </w:tcPr>
          <w:p w14:paraId="39305A55" w14:textId="22FC71DB" w:rsidR="00D40116" w:rsidRPr="004431C7" w:rsidDel="004120DE" w:rsidRDefault="00D40116" w:rsidP="003715CB">
            <w:pPr>
              <w:spacing w:after="0" w:line="240" w:lineRule="auto"/>
              <w:rPr>
                <w:del w:id="2515" w:author="Stefanie Lane" w:date="2021-11-08T16:27:00Z"/>
                <w:rFonts w:eastAsia="Times New Roman" w:cstheme="minorHAnsi"/>
                <w:i/>
                <w:iCs/>
                <w:color w:val="000000"/>
                <w:sz w:val="17"/>
                <w:szCs w:val="17"/>
              </w:rPr>
            </w:pPr>
            <w:del w:id="2516" w:author="Stefanie Lane" w:date="2021-11-08T16:27:00Z">
              <w:r w:rsidRPr="004431C7" w:rsidDel="004120DE">
                <w:rPr>
                  <w:rFonts w:eastAsia="Times New Roman" w:cstheme="minorHAnsi"/>
                  <w:i/>
                  <w:iCs/>
                  <w:color w:val="000000"/>
                  <w:sz w:val="17"/>
                  <w:szCs w:val="17"/>
                </w:rPr>
                <w:delText> </w:delText>
              </w:r>
            </w:del>
          </w:p>
        </w:tc>
        <w:tc>
          <w:tcPr>
            <w:tcW w:w="384" w:type="pct"/>
            <w:tcBorders>
              <w:top w:val="nil"/>
              <w:left w:val="nil"/>
              <w:bottom w:val="single" w:sz="8" w:space="0" w:color="auto"/>
              <w:right w:val="nil"/>
            </w:tcBorders>
            <w:shd w:val="clear" w:color="auto" w:fill="auto"/>
            <w:noWrap/>
            <w:vAlign w:val="bottom"/>
            <w:hideMark/>
          </w:tcPr>
          <w:p w14:paraId="0F063A7C" w14:textId="49A8AF42" w:rsidR="00D40116" w:rsidRPr="004431C7" w:rsidDel="004120DE" w:rsidRDefault="00D40116" w:rsidP="003715CB">
            <w:pPr>
              <w:spacing w:after="0" w:line="240" w:lineRule="auto"/>
              <w:jc w:val="center"/>
              <w:rPr>
                <w:del w:id="2517" w:author="Stefanie Lane" w:date="2021-11-08T16:27:00Z"/>
                <w:rFonts w:eastAsia="Times New Roman" w:cstheme="minorHAnsi"/>
                <w:color w:val="000000"/>
                <w:sz w:val="17"/>
                <w:szCs w:val="17"/>
              </w:rPr>
            </w:pPr>
            <w:del w:id="2518" w:author="Stefanie Lane" w:date="2021-11-08T16:27:00Z">
              <w:r w:rsidRPr="004431C7" w:rsidDel="004120DE">
                <w:rPr>
                  <w:rFonts w:eastAsia="Times New Roman" w:cstheme="minorHAnsi"/>
                  <w:color w:val="000000"/>
                  <w:sz w:val="17"/>
                  <w:szCs w:val="17"/>
                </w:rPr>
                <w:delText> </w:delText>
              </w:r>
            </w:del>
          </w:p>
        </w:tc>
        <w:tc>
          <w:tcPr>
            <w:tcW w:w="385" w:type="pct"/>
            <w:tcBorders>
              <w:top w:val="nil"/>
              <w:left w:val="nil"/>
              <w:bottom w:val="single" w:sz="8" w:space="0" w:color="auto"/>
              <w:right w:val="single" w:sz="8" w:space="0" w:color="auto"/>
            </w:tcBorders>
            <w:shd w:val="clear" w:color="auto" w:fill="auto"/>
            <w:noWrap/>
            <w:vAlign w:val="bottom"/>
            <w:hideMark/>
          </w:tcPr>
          <w:p w14:paraId="7CFE6516" w14:textId="67584281" w:rsidR="00D40116" w:rsidRPr="004431C7" w:rsidDel="004120DE" w:rsidRDefault="00D40116" w:rsidP="003715CB">
            <w:pPr>
              <w:spacing w:after="0" w:line="240" w:lineRule="auto"/>
              <w:jc w:val="center"/>
              <w:rPr>
                <w:del w:id="2519" w:author="Stefanie Lane" w:date="2021-11-08T16:27:00Z"/>
                <w:rFonts w:eastAsia="Times New Roman" w:cstheme="minorHAnsi"/>
                <w:color w:val="000000"/>
                <w:sz w:val="17"/>
                <w:szCs w:val="17"/>
              </w:rPr>
            </w:pPr>
            <w:del w:id="2520" w:author="Stefanie Lane" w:date="2021-11-08T16:27:00Z">
              <w:r w:rsidRPr="004431C7" w:rsidDel="004120DE">
                <w:rPr>
                  <w:rFonts w:eastAsia="Times New Roman" w:cstheme="minorHAnsi"/>
                  <w:color w:val="000000"/>
                  <w:sz w:val="17"/>
                  <w:szCs w:val="17"/>
                </w:rPr>
                <w:delText> </w:delText>
              </w:r>
            </w:del>
          </w:p>
        </w:tc>
      </w:tr>
      <w:tr w:rsidR="00D40116" w:rsidRPr="004431C7" w:rsidDel="004120DE" w14:paraId="029FD512" w14:textId="221FD057" w:rsidTr="003715CB">
        <w:trPr>
          <w:trHeight w:val="300"/>
          <w:del w:id="2521" w:author="Stefanie Lane" w:date="2021-11-08T16:27:00Z"/>
        </w:trPr>
        <w:tc>
          <w:tcPr>
            <w:tcW w:w="575" w:type="pct"/>
            <w:tcBorders>
              <w:top w:val="nil"/>
              <w:left w:val="nil"/>
              <w:bottom w:val="nil"/>
              <w:right w:val="nil"/>
            </w:tcBorders>
            <w:shd w:val="clear" w:color="auto" w:fill="auto"/>
            <w:vAlign w:val="bottom"/>
            <w:hideMark/>
          </w:tcPr>
          <w:p w14:paraId="2720E0BF" w14:textId="483C4CDB" w:rsidR="00D40116" w:rsidRPr="004431C7" w:rsidDel="004120DE" w:rsidRDefault="00D40116" w:rsidP="003715CB">
            <w:pPr>
              <w:spacing w:after="0" w:line="240" w:lineRule="auto"/>
              <w:jc w:val="center"/>
              <w:rPr>
                <w:del w:id="2522" w:author="Stefanie Lane" w:date="2021-11-08T16:27:00Z"/>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335ABCAE" w14:textId="4C5D40F4" w:rsidR="00D40116" w:rsidRPr="004431C7" w:rsidDel="004120DE" w:rsidRDefault="00D40116" w:rsidP="003715CB">
            <w:pPr>
              <w:spacing w:after="0" w:line="240" w:lineRule="auto"/>
              <w:rPr>
                <w:del w:id="2523"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3B052904" w14:textId="3091B0DA" w:rsidR="00D40116" w:rsidRPr="004431C7" w:rsidDel="004120DE" w:rsidRDefault="00D40116" w:rsidP="003715CB">
            <w:pPr>
              <w:spacing w:after="0" w:line="240" w:lineRule="auto"/>
              <w:rPr>
                <w:del w:id="2524"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50035512" w14:textId="603A575C" w:rsidR="00D40116" w:rsidRPr="004431C7" w:rsidDel="004120DE" w:rsidRDefault="00D40116" w:rsidP="003715CB">
            <w:pPr>
              <w:spacing w:after="0" w:line="240" w:lineRule="auto"/>
              <w:jc w:val="center"/>
              <w:rPr>
                <w:del w:id="2525" w:author="Stefanie Lane" w:date="2021-11-08T16:27:00Z"/>
                <w:rFonts w:eastAsia="Times New Roman" w:cstheme="minorHAnsi"/>
                <w:sz w:val="17"/>
                <w:szCs w:val="17"/>
              </w:rPr>
            </w:pPr>
          </w:p>
        </w:tc>
        <w:tc>
          <w:tcPr>
            <w:tcW w:w="671" w:type="pct"/>
            <w:tcBorders>
              <w:top w:val="nil"/>
              <w:left w:val="nil"/>
              <w:bottom w:val="nil"/>
              <w:right w:val="nil"/>
            </w:tcBorders>
            <w:shd w:val="clear" w:color="auto" w:fill="auto"/>
            <w:noWrap/>
            <w:vAlign w:val="bottom"/>
            <w:hideMark/>
          </w:tcPr>
          <w:p w14:paraId="2AE36C7B" w14:textId="39365F28" w:rsidR="00D40116" w:rsidRPr="004431C7" w:rsidDel="004120DE" w:rsidRDefault="00D40116" w:rsidP="003715CB">
            <w:pPr>
              <w:spacing w:after="0" w:line="240" w:lineRule="auto"/>
              <w:rPr>
                <w:del w:id="2526" w:author="Stefanie Lane" w:date="2021-11-08T16:27:00Z"/>
                <w:rFonts w:eastAsia="Times New Roman" w:cstheme="minorHAnsi"/>
                <w:sz w:val="17"/>
                <w:szCs w:val="17"/>
              </w:rPr>
            </w:pPr>
          </w:p>
        </w:tc>
        <w:tc>
          <w:tcPr>
            <w:tcW w:w="387" w:type="pct"/>
            <w:tcBorders>
              <w:top w:val="nil"/>
              <w:left w:val="nil"/>
              <w:bottom w:val="nil"/>
              <w:right w:val="nil"/>
            </w:tcBorders>
            <w:shd w:val="clear" w:color="auto" w:fill="auto"/>
            <w:noWrap/>
            <w:vAlign w:val="bottom"/>
            <w:hideMark/>
          </w:tcPr>
          <w:p w14:paraId="71C57576" w14:textId="75ED493C" w:rsidR="00D40116" w:rsidRPr="004431C7" w:rsidDel="004120DE" w:rsidRDefault="00D40116" w:rsidP="003715CB">
            <w:pPr>
              <w:spacing w:after="0" w:line="240" w:lineRule="auto"/>
              <w:rPr>
                <w:del w:id="2527"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3F381459" w14:textId="2B1F7C7B" w:rsidR="00D40116" w:rsidRPr="004431C7" w:rsidDel="004120DE" w:rsidRDefault="00D40116" w:rsidP="003715CB">
            <w:pPr>
              <w:spacing w:after="0" w:line="240" w:lineRule="auto"/>
              <w:jc w:val="center"/>
              <w:rPr>
                <w:del w:id="2528" w:author="Stefanie Lane" w:date="2021-11-08T16:27:00Z"/>
                <w:rFonts w:eastAsia="Times New Roman" w:cstheme="minorHAnsi"/>
                <w:sz w:val="17"/>
                <w:szCs w:val="17"/>
              </w:rPr>
            </w:pPr>
          </w:p>
        </w:tc>
        <w:tc>
          <w:tcPr>
            <w:tcW w:w="625" w:type="pct"/>
            <w:tcBorders>
              <w:top w:val="nil"/>
              <w:left w:val="nil"/>
              <w:bottom w:val="nil"/>
              <w:right w:val="nil"/>
            </w:tcBorders>
            <w:shd w:val="clear" w:color="auto" w:fill="auto"/>
            <w:noWrap/>
            <w:vAlign w:val="bottom"/>
            <w:hideMark/>
          </w:tcPr>
          <w:p w14:paraId="65716422" w14:textId="71F753EC" w:rsidR="00D40116" w:rsidRPr="004431C7" w:rsidDel="004120DE" w:rsidRDefault="00D40116" w:rsidP="003715CB">
            <w:pPr>
              <w:spacing w:after="0" w:line="240" w:lineRule="auto"/>
              <w:rPr>
                <w:del w:id="2529"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4A1B6955" w14:textId="385B6B63" w:rsidR="00D40116" w:rsidRPr="004431C7" w:rsidDel="004120DE" w:rsidRDefault="00D40116" w:rsidP="003715CB">
            <w:pPr>
              <w:spacing w:after="0" w:line="240" w:lineRule="auto"/>
              <w:rPr>
                <w:del w:id="2530" w:author="Stefanie Lane" w:date="2021-11-08T16:27:00Z"/>
                <w:rFonts w:eastAsia="Times New Roman" w:cstheme="minorHAnsi"/>
                <w:sz w:val="17"/>
                <w:szCs w:val="17"/>
              </w:rPr>
            </w:pPr>
          </w:p>
        </w:tc>
        <w:tc>
          <w:tcPr>
            <w:tcW w:w="385" w:type="pct"/>
            <w:tcBorders>
              <w:top w:val="nil"/>
              <w:left w:val="nil"/>
              <w:bottom w:val="nil"/>
              <w:right w:val="nil"/>
            </w:tcBorders>
            <w:shd w:val="clear" w:color="auto" w:fill="auto"/>
            <w:noWrap/>
            <w:vAlign w:val="bottom"/>
            <w:hideMark/>
          </w:tcPr>
          <w:p w14:paraId="18A4BAD2" w14:textId="2633891C" w:rsidR="00D40116" w:rsidRPr="004431C7" w:rsidDel="004120DE" w:rsidRDefault="00D40116" w:rsidP="003715CB">
            <w:pPr>
              <w:spacing w:after="0" w:line="240" w:lineRule="auto"/>
              <w:jc w:val="center"/>
              <w:rPr>
                <w:del w:id="2531" w:author="Stefanie Lane" w:date="2021-11-08T16:27:00Z"/>
                <w:rFonts w:eastAsia="Times New Roman" w:cstheme="minorHAnsi"/>
                <w:sz w:val="17"/>
                <w:szCs w:val="17"/>
              </w:rPr>
            </w:pPr>
          </w:p>
        </w:tc>
      </w:tr>
      <w:tr w:rsidR="00D40116" w:rsidRPr="004431C7" w:rsidDel="004120DE" w14:paraId="59440A6E" w14:textId="404E821B" w:rsidTr="003715CB">
        <w:trPr>
          <w:trHeight w:val="290"/>
          <w:del w:id="2532" w:author="Stefanie Lane" w:date="2021-11-08T16:27:00Z"/>
        </w:trPr>
        <w:tc>
          <w:tcPr>
            <w:tcW w:w="575" w:type="pct"/>
            <w:vMerge w:val="restart"/>
            <w:tcBorders>
              <w:top w:val="single" w:sz="8" w:space="0" w:color="auto"/>
              <w:left w:val="single" w:sz="8" w:space="0" w:color="auto"/>
              <w:bottom w:val="single" w:sz="8" w:space="0" w:color="000000"/>
              <w:right w:val="nil"/>
            </w:tcBorders>
            <w:shd w:val="clear" w:color="auto" w:fill="auto"/>
            <w:vAlign w:val="center"/>
            <w:hideMark/>
          </w:tcPr>
          <w:p w14:paraId="48BDD1A8" w14:textId="398852ED" w:rsidR="00D40116" w:rsidRPr="004431C7" w:rsidDel="004120DE" w:rsidRDefault="00D40116" w:rsidP="003715CB">
            <w:pPr>
              <w:spacing w:after="0" w:line="240" w:lineRule="auto"/>
              <w:jc w:val="center"/>
              <w:rPr>
                <w:del w:id="2533" w:author="Stefanie Lane" w:date="2021-11-08T16:27:00Z"/>
                <w:rFonts w:eastAsia="Times New Roman" w:cstheme="minorHAnsi"/>
                <w:color w:val="000000"/>
                <w:sz w:val="17"/>
                <w:szCs w:val="17"/>
              </w:rPr>
            </w:pPr>
            <w:del w:id="2534" w:author="Stefanie Lane" w:date="2021-11-08T16:27:00Z">
              <w:r w:rsidRPr="004431C7" w:rsidDel="004120DE">
                <w:rPr>
                  <w:rFonts w:eastAsia="Times New Roman" w:cstheme="minorHAnsi"/>
                  <w:color w:val="000000"/>
                  <w:sz w:val="17"/>
                  <w:szCs w:val="17"/>
                </w:rPr>
                <w:delText>"Fescue"</w:delText>
              </w:r>
            </w:del>
          </w:p>
        </w:tc>
        <w:tc>
          <w:tcPr>
            <w:tcW w:w="817" w:type="pct"/>
            <w:tcBorders>
              <w:top w:val="single" w:sz="8" w:space="0" w:color="auto"/>
              <w:left w:val="nil"/>
              <w:bottom w:val="nil"/>
              <w:right w:val="nil"/>
            </w:tcBorders>
            <w:shd w:val="clear" w:color="auto" w:fill="auto"/>
            <w:noWrap/>
            <w:vAlign w:val="bottom"/>
            <w:hideMark/>
          </w:tcPr>
          <w:p w14:paraId="3520E3C4" w14:textId="3DE22637" w:rsidR="00D40116" w:rsidRPr="004431C7" w:rsidDel="004120DE" w:rsidRDefault="00D40116" w:rsidP="003715CB">
            <w:pPr>
              <w:spacing w:after="0" w:line="240" w:lineRule="auto"/>
              <w:rPr>
                <w:del w:id="2535" w:author="Stefanie Lane" w:date="2021-11-08T16:27:00Z"/>
                <w:rFonts w:eastAsia="Times New Roman" w:cstheme="minorHAnsi"/>
                <w:i/>
                <w:iCs/>
                <w:color w:val="000000"/>
                <w:sz w:val="17"/>
                <w:szCs w:val="17"/>
              </w:rPr>
            </w:pPr>
            <w:del w:id="2536" w:author="Stefanie Lane" w:date="2021-11-08T16:27:00Z">
              <w:r w:rsidRPr="004431C7" w:rsidDel="004120DE">
                <w:rPr>
                  <w:rFonts w:eastAsia="Times New Roman" w:cstheme="minorHAnsi"/>
                  <w:i/>
                  <w:iCs/>
                  <w:color w:val="000000"/>
                  <w:sz w:val="17"/>
                  <w:szCs w:val="17"/>
                </w:rPr>
                <w:delText>Festuca arundinacea</w:delText>
              </w:r>
            </w:del>
          </w:p>
        </w:tc>
        <w:tc>
          <w:tcPr>
            <w:tcW w:w="386" w:type="pct"/>
            <w:tcBorders>
              <w:top w:val="single" w:sz="8" w:space="0" w:color="auto"/>
              <w:left w:val="nil"/>
              <w:bottom w:val="nil"/>
              <w:right w:val="nil"/>
            </w:tcBorders>
            <w:shd w:val="clear" w:color="auto" w:fill="auto"/>
            <w:noWrap/>
            <w:vAlign w:val="bottom"/>
            <w:hideMark/>
          </w:tcPr>
          <w:p w14:paraId="49CE967E" w14:textId="27E0D6D6" w:rsidR="00D40116" w:rsidRPr="004431C7" w:rsidDel="004120DE" w:rsidRDefault="00D40116" w:rsidP="003715CB">
            <w:pPr>
              <w:spacing w:after="0" w:line="240" w:lineRule="auto"/>
              <w:jc w:val="center"/>
              <w:rPr>
                <w:del w:id="2537" w:author="Stefanie Lane" w:date="2021-11-08T16:27:00Z"/>
                <w:rFonts w:eastAsia="Times New Roman" w:cstheme="minorHAnsi"/>
                <w:color w:val="000000"/>
                <w:sz w:val="17"/>
                <w:szCs w:val="17"/>
              </w:rPr>
            </w:pPr>
            <w:del w:id="2538" w:author="Stefanie Lane" w:date="2021-11-08T16:27:00Z">
              <w:r w:rsidRPr="004431C7" w:rsidDel="004120DE">
                <w:rPr>
                  <w:rFonts w:eastAsia="Times New Roman" w:cstheme="minorHAnsi"/>
                  <w:color w:val="000000"/>
                  <w:sz w:val="17"/>
                  <w:szCs w:val="17"/>
                </w:rPr>
                <w:delText>0.607</w:delText>
              </w:r>
            </w:del>
          </w:p>
        </w:tc>
        <w:tc>
          <w:tcPr>
            <w:tcW w:w="386" w:type="pct"/>
            <w:tcBorders>
              <w:top w:val="single" w:sz="8" w:space="0" w:color="auto"/>
              <w:left w:val="nil"/>
              <w:bottom w:val="nil"/>
              <w:right w:val="nil"/>
            </w:tcBorders>
            <w:shd w:val="clear" w:color="auto" w:fill="auto"/>
            <w:noWrap/>
            <w:vAlign w:val="bottom"/>
            <w:hideMark/>
          </w:tcPr>
          <w:p w14:paraId="157033C5" w14:textId="779E94D3" w:rsidR="00D40116" w:rsidRPr="004431C7" w:rsidDel="004120DE" w:rsidRDefault="00D40116" w:rsidP="003715CB">
            <w:pPr>
              <w:spacing w:after="0" w:line="240" w:lineRule="auto"/>
              <w:jc w:val="center"/>
              <w:rPr>
                <w:del w:id="2539" w:author="Stefanie Lane" w:date="2021-11-08T16:27:00Z"/>
                <w:rFonts w:eastAsia="Times New Roman" w:cstheme="minorHAnsi"/>
                <w:color w:val="000000"/>
                <w:sz w:val="17"/>
                <w:szCs w:val="17"/>
              </w:rPr>
            </w:pPr>
            <w:del w:id="2540" w:author="Stefanie Lane" w:date="2021-11-08T16:27:00Z">
              <w:r w:rsidRPr="004431C7" w:rsidDel="004120DE">
                <w:rPr>
                  <w:rFonts w:eastAsia="Times New Roman" w:cstheme="minorHAnsi"/>
                  <w:color w:val="000000"/>
                  <w:sz w:val="17"/>
                  <w:szCs w:val="17"/>
                </w:rPr>
                <w:delText>0.0001</w:delText>
              </w:r>
            </w:del>
          </w:p>
        </w:tc>
        <w:tc>
          <w:tcPr>
            <w:tcW w:w="671" w:type="pct"/>
            <w:tcBorders>
              <w:top w:val="single" w:sz="8" w:space="0" w:color="auto"/>
              <w:left w:val="nil"/>
              <w:bottom w:val="nil"/>
              <w:right w:val="nil"/>
            </w:tcBorders>
            <w:shd w:val="clear" w:color="auto" w:fill="auto"/>
            <w:noWrap/>
            <w:vAlign w:val="bottom"/>
            <w:hideMark/>
          </w:tcPr>
          <w:p w14:paraId="0C7ED7CC" w14:textId="19C04EA0" w:rsidR="00D40116" w:rsidRPr="004431C7" w:rsidDel="004120DE" w:rsidRDefault="00D40116" w:rsidP="003715CB">
            <w:pPr>
              <w:spacing w:after="0" w:line="240" w:lineRule="auto"/>
              <w:rPr>
                <w:del w:id="2541" w:author="Stefanie Lane" w:date="2021-11-08T16:27:00Z"/>
                <w:rFonts w:eastAsia="Times New Roman" w:cstheme="minorHAnsi"/>
                <w:i/>
                <w:iCs/>
                <w:color w:val="000000"/>
                <w:sz w:val="17"/>
                <w:szCs w:val="17"/>
              </w:rPr>
            </w:pPr>
            <w:del w:id="2542" w:author="Stefanie Lane" w:date="2021-11-08T16:27:00Z">
              <w:r w:rsidRPr="004431C7" w:rsidDel="004120DE">
                <w:rPr>
                  <w:rFonts w:eastAsia="Times New Roman" w:cstheme="minorHAnsi"/>
                  <w:i/>
                  <w:iCs/>
                  <w:color w:val="000000"/>
                  <w:sz w:val="17"/>
                  <w:szCs w:val="17"/>
                </w:rPr>
                <w:delText>Poa palustris</w:delText>
              </w:r>
            </w:del>
          </w:p>
        </w:tc>
        <w:tc>
          <w:tcPr>
            <w:tcW w:w="387" w:type="pct"/>
            <w:tcBorders>
              <w:top w:val="single" w:sz="8" w:space="0" w:color="auto"/>
              <w:left w:val="nil"/>
              <w:bottom w:val="nil"/>
              <w:right w:val="nil"/>
            </w:tcBorders>
            <w:shd w:val="clear" w:color="auto" w:fill="auto"/>
            <w:noWrap/>
            <w:vAlign w:val="bottom"/>
            <w:hideMark/>
          </w:tcPr>
          <w:p w14:paraId="79296EAB" w14:textId="0195203A" w:rsidR="00D40116" w:rsidRPr="004431C7" w:rsidDel="004120DE" w:rsidRDefault="00D40116" w:rsidP="003715CB">
            <w:pPr>
              <w:spacing w:after="0" w:line="240" w:lineRule="auto"/>
              <w:jc w:val="center"/>
              <w:rPr>
                <w:del w:id="2543" w:author="Stefanie Lane" w:date="2021-11-08T16:27:00Z"/>
                <w:rFonts w:eastAsia="Times New Roman" w:cstheme="minorHAnsi"/>
                <w:color w:val="000000"/>
                <w:sz w:val="17"/>
                <w:szCs w:val="17"/>
              </w:rPr>
            </w:pPr>
            <w:del w:id="2544" w:author="Stefanie Lane" w:date="2021-11-08T16:27:00Z">
              <w:r w:rsidRPr="004431C7" w:rsidDel="004120DE">
                <w:rPr>
                  <w:rFonts w:eastAsia="Times New Roman" w:cstheme="minorHAnsi"/>
                  <w:color w:val="000000"/>
                  <w:sz w:val="17"/>
                  <w:szCs w:val="17"/>
                </w:rPr>
                <w:delText>0.569</w:delText>
              </w:r>
            </w:del>
          </w:p>
        </w:tc>
        <w:tc>
          <w:tcPr>
            <w:tcW w:w="384" w:type="pct"/>
            <w:tcBorders>
              <w:top w:val="single" w:sz="8" w:space="0" w:color="auto"/>
              <w:left w:val="nil"/>
              <w:bottom w:val="nil"/>
              <w:right w:val="nil"/>
            </w:tcBorders>
            <w:shd w:val="clear" w:color="auto" w:fill="auto"/>
            <w:noWrap/>
            <w:vAlign w:val="bottom"/>
            <w:hideMark/>
          </w:tcPr>
          <w:p w14:paraId="458793DA" w14:textId="51020B37" w:rsidR="00D40116" w:rsidRPr="004431C7" w:rsidDel="004120DE" w:rsidRDefault="00D40116" w:rsidP="003715CB">
            <w:pPr>
              <w:spacing w:after="0" w:line="240" w:lineRule="auto"/>
              <w:jc w:val="center"/>
              <w:rPr>
                <w:del w:id="2545" w:author="Stefanie Lane" w:date="2021-11-08T16:27:00Z"/>
                <w:rFonts w:eastAsia="Times New Roman" w:cstheme="minorHAnsi"/>
                <w:color w:val="000000"/>
                <w:sz w:val="17"/>
                <w:szCs w:val="17"/>
              </w:rPr>
            </w:pPr>
            <w:del w:id="2546" w:author="Stefanie Lane" w:date="2021-11-08T16:27:00Z">
              <w:r w:rsidRPr="004431C7" w:rsidDel="004120DE">
                <w:rPr>
                  <w:rFonts w:eastAsia="Times New Roman" w:cstheme="minorHAnsi"/>
                  <w:color w:val="000000"/>
                  <w:sz w:val="17"/>
                  <w:szCs w:val="17"/>
                </w:rPr>
                <w:delText>0.0001</w:delText>
              </w:r>
            </w:del>
          </w:p>
        </w:tc>
        <w:tc>
          <w:tcPr>
            <w:tcW w:w="625" w:type="pct"/>
            <w:tcBorders>
              <w:top w:val="single" w:sz="8" w:space="0" w:color="auto"/>
              <w:left w:val="nil"/>
              <w:bottom w:val="nil"/>
              <w:right w:val="nil"/>
            </w:tcBorders>
            <w:shd w:val="clear" w:color="auto" w:fill="auto"/>
            <w:noWrap/>
            <w:vAlign w:val="bottom"/>
            <w:hideMark/>
          </w:tcPr>
          <w:p w14:paraId="7D3FE43D" w14:textId="56751505" w:rsidR="00D40116" w:rsidRPr="004431C7" w:rsidDel="004120DE" w:rsidRDefault="00D40116" w:rsidP="003715CB">
            <w:pPr>
              <w:spacing w:after="0" w:line="240" w:lineRule="auto"/>
              <w:rPr>
                <w:del w:id="2547" w:author="Stefanie Lane" w:date="2021-11-08T16:27:00Z"/>
                <w:rFonts w:eastAsia="Times New Roman" w:cstheme="minorHAnsi"/>
                <w:i/>
                <w:iCs/>
                <w:color w:val="000000"/>
                <w:sz w:val="17"/>
                <w:szCs w:val="17"/>
              </w:rPr>
            </w:pPr>
            <w:del w:id="2548" w:author="Stefanie Lane" w:date="2021-11-08T16:27:00Z">
              <w:r w:rsidRPr="004431C7" w:rsidDel="004120DE">
                <w:rPr>
                  <w:rFonts w:eastAsia="Times New Roman" w:cstheme="minorHAnsi"/>
                  <w:i/>
                  <w:iCs/>
                  <w:color w:val="000000"/>
                  <w:sz w:val="17"/>
                  <w:szCs w:val="17"/>
                </w:rPr>
                <w:delText>Phalaris arundinaceae</w:delText>
              </w:r>
            </w:del>
          </w:p>
        </w:tc>
        <w:tc>
          <w:tcPr>
            <w:tcW w:w="384" w:type="pct"/>
            <w:tcBorders>
              <w:top w:val="single" w:sz="8" w:space="0" w:color="auto"/>
              <w:left w:val="nil"/>
              <w:bottom w:val="nil"/>
              <w:right w:val="nil"/>
            </w:tcBorders>
            <w:shd w:val="clear" w:color="auto" w:fill="auto"/>
            <w:noWrap/>
            <w:vAlign w:val="bottom"/>
            <w:hideMark/>
          </w:tcPr>
          <w:p w14:paraId="1723F465" w14:textId="64B45687" w:rsidR="00D40116" w:rsidRPr="004431C7" w:rsidDel="004120DE" w:rsidRDefault="00D40116" w:rsidP="003715CB">
            <w:pPr>
              <w:spacing w:after="0" w:line="240" w:lineRule="auto"/>
              <w:jc w:val="center"/>
              <w:rPr>
                <w:del w:id="2549" w:author="Stefanie Lane" w:date="2021-11-08T16:27:00Z"/>
                <w:rFonts w:eastAsia="Times New Roman" w:cstheme="minorHAnsi"/>
                <w:color w:val="000000"/>
                <w:sz w:val="17"/>
                <w:szCs w:val="17"/>
              </w:rPr>
            </w:pPr>
            <w:del w:id="2550" w:author="Stefanie Lane" w:date="2021-11-08T16:27:00Z">
              <w:r w:rsidRPr="004431C7" w:rsidDel="004120DE">
                <w:rPr>
                  <w:rFonts w:eastAsia="Times New Roman" w:cstheme="minorHAnsi"/>
                  <w:color w:val="000000"/>
                  <w:sz w:val="17"/>
                  <w:szCs w:val="17"/>
                </w:rPr>
                <w:delText>0.518</w:delText>
              </w:r>
            </w:del>
          </w:p>
        </w:tc>
        <w:tc>
          <w:tcPr>
            <w:tcW w:w="385" w:type="pct"/>
            <w:tcBorders>
              <w:top w:val="single" w:sz="8" w:space="0" w:color="auto"/>
              <w:left w:val="nil"/>
              <w:bottom w:val="nil"/>
              <w:right w:val="single" w:sz="8" w:space="0" w:color="auto"/>
            </w:tcBorders>
            <w:shd w:val="clear" w:color="auto" w:fill="auto"/>
            <w:noWrap/>
            <w:vAlign w:val="bottom"/>
            <w:hideMark/>
          </w:tcPr>
          <w:p w14:paraId="59638076" w14:textId="75686097" w:rsidR="00D40116" w:rsidRPr="004431C7" w:rsidDel="004120DE" w:rsidRDefault="00D40116" w:rsidP="003715CB">
            <w:pPr>
              <w:spacing w:after="0" w:line="240" w:lineRule="auto"/>
              <w:jc w:val="center"/>
              <w:rPr>
                <w:del w:id="2551" w:author="Stefanie Lane" w:date="2021-11-08T16:27:00Z"/>
                <w:rFonts w:eastAsia="Times New Roman" w:cstheme="minorHAnsi"/>
                <w:color w:val="000000"/>
                <w:sz w:val="17"/>
                <w:szCs w:val="17"/>
              </w:rPr>
            </w:pPr>
            <w:del w:id="2552" w:author="Stefanie Lane" w:date="2021-11-08T16:27:00Z">
              <w:r w:rsidRPr="004431C7" w:rsidDel="004120DE">
                <w:rPr>
                  <w:rFonts w:eastAsia="Times New Roman" w:cstheme="minorHAnsi"/>
                  <w:color w:val="000000"/>
                  <w:sz w:val="17"/>
                  <w:szCs w:val="17"/>
                </w:rPr>
                <w:delText>0.0001</w:delText>
              </w:r>
            </w:del>
          </w:p>
        </w:tc>
      </w:tr>
      <w:tr w:rsidR="00D40116" w:rsidRPr="004431C7" w:rsidDel="004120DE" w14:paraId="39789303" w14:textId="2818D2EA" w:rsidTr="003715CB">
        <w:trPr>
          <w:trHeight w:val="290"/>
          <w:del w:id="255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2250F674" w14:textId="1EE22C63" w:rsidR="00D40116" w:rsidRPr="004431C7" w:rsidDel="004120DE" w:rsidRDefault="00D40116" w:rsidP="003715CB">
            <w:pPr>
              <w:spacing w:after="0" w:line="240" w:lineRule="auto"/>
              <w:rPr>
                <w:del w:id="2554" w:author="Stefanie Lane" w:date="2021-11-08T16:27:00Z"/>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170B877A" w14:textId="65CD9EFD" w:rsidR="00D40116" w:rsidRPr="004431C7" w:rsidDel="004120DE" w:rsidRDefault="00D40116" w:rsidP="003715CB">
            <w:pPr>
              <w:spacing w:after="0" w:line="240" w:lineRule="auto"/>
              <w:rPr>
                <w:del w:id="2555" w:author="Stefanie Lane" w:date="2021-11-08T16:27:00Z"/>
                <w:rFonts w:eastAsia="Times New Roman" w:cstheme="minorHAnsi"/>
                <w:i/>
                <w:iCs/>
                <w:color w:val="000000"/>
                <w:sz w:val="17"/>
                <w:szCs w:val="17"/>
              </w:rPr>
            </w:pPr>
            <w:del w:id="2556" w:author="Stefanie Lane" w:date="2021-11-08T16:27:00Z">
              <w:r w:rsidRPr="004431C7" w:rsidDel="004120DE">
                <w:rPr>
                  <w:rFonts w:eastAsia="Times New Roman" w:cstheme="minorHAnsi"/>
                  <w:i/>
                  <w:iCs/>
                  <w:color w:val="000000"/>
                  <w:sz w:val="17"/>
                  <w:szCs w:val="17"/>
                </w:rPr>
                <w:delText>Salix lasiandra</w:delText>
              </w:r>
            </w:del>
          </w:p>
        </w:tc>
        <w:tc>
          <w:tcPr>
            <w:tcW w:w="386" w:type="pct"/>
            <w:tcBorders>
              <w:top w:val="single" w:sz="4" w:space="0" w:color="auto"/>
              <w:left w:val="nil"/>
              <w:bottom w:val="single" w:sz="4" w:space="0" w:color="auto"/>
              <w:right w:val="nil"/>
            </w:tcBorders>
            <w:shd w:val="clear" w:color="auto" w:fill="auto"/>
            <w:noWrap/>
            <w:vAlign w:val="bottom"/>
            <w:hideMark/>
          </w:tcPr>
          <w:p w14:paraId="305903CD" w14:textId="1C5945A0" w:rsidR="00D40116" w:rsidRPr="004431C7" w:rsidDel="004120DE" w:rsidRDefault="00D40116" w:rsidP="003715CB">
            <w:pPr>
              <w:spacing w:after="0" w:line="240" w:lineRule="auto"/>
              <w:jc w:val="center"/>
              <w:rPr>
                <w:del w:id="2557" w:author="Stefanie Lane" w:date="2021-11-08T16:27:00Z"/>
                <w:rFonts w:eastAsia="Times New Roman" w:cstheme="minorHAnsi"/>
                <w:color w:val="000000"/>
                <w:sz w:val="17"/>
                <w:szCs w:val="17"/>
              </w:rPr>
            </w:pPr>
            <w:del w:id="2558" w:author="Stefanie Lane" w:date="2021-11-08T16:27:00Z">
              <w:r w:rsidRPr="004431C7" w:rsidDel="004120DE">
                <w:rPr>
                  <w:rFonts w:eastAsia="Times New Roman" w:cstheme="minorHAnsi"/>
                  <w:color w:val="000000"/>
                  <w:sz w:val="17"/>
                  <w:szCs w:val="17"/>
                </w:rPr>
                <w:delText>0.535</w:delText>
              </w:r>
            </w:del>
          </w:p>
        </w:tc>
        <w:tc>
          <w:tcPr>
            <w:tcW w:w="386" w:type="pct"/>
            <w:tcBorders>
              <w:top w:val="single" w:sz="4" w:space="0" w:color="auto"/>
              <w:left w:val="nil"/>
              <w:bottom w:val="single" w:sz="4" w:space="0" w:color="auto"/>
              <w:right w:val="nil"/>
            </w:tcBorders>
            <w:shd w:val="clear" w:color="auto" w:fill="auto"/>
            <w:noWrap/>
            <w:vAlign w:val="bottom"/>
            <w:hideMark/>
          </w:tcPr>
          <w:p w14:paraId="61F396F4" w14:textId="27D0CC50" w:rsidR="00D40116" w:rsidRPr="004431C7" w:rsidDel="004120DE" w:rsidRDefault="00D40116" w:rsidP="003715CB">
            <w:pPr>
              <w:spacing w:after="0" w:line="240" w:lineRule="auto"/>
              <w:jc w:val="center"/>
              <w:rPr>
                <w:del w:id="2559" w:author="Stefanie Lane" w:date="2021-11-08T16:27:00Z"/>
                <w:rFonts w:eastAsia="Times New Roman" w:cstheme="minorHAnsi"/>
                <w:color w:val="000000"/>
                <w:sz w:val="17"/>
                <w:szCs w:val="17"/>
              </w:rPr>
            </w:pPr>
            <w:del w:id="2560" w:author="Stefanie Lane" w:date="2021-11-08T16:27:00Z">
              <w:r w:rsidRPr="004431C7" w:rsidDel="004120DE">
                <w:rPr>
                  <w:rFonts w:eastAsia="Times New Roman" w:cstheme="minorHAnsi"/>
                  <w:color w:val="000000"/>
                  <w:sz w:val="17"/>
                  <w:szCs w:val="17"/>
                </w:rPr>
                <w:delText>0.0001</w:delText>
              </w:r>
            </w:del>
          </w:p>
        </w:tc>
        <w:tc>
          <w:tcPr>
            <w:tcW w:w="671" w:type="pct"/>
            <w:tcBorders>
              <w:top w:val="single" w:sz="4" w:space="0" w:color="auto"/>
              <w:left w:val="nil"/>
              <w:bottom w:val="single" w:sz="4" w:space="0" w:color="auto"/>
              <w:right w:val="nil"/>
            </w:tcBorders>
            <w:shd w:val="clear" w:color="auto" w:fill="auto"/>
            <w:noWrap/>
            <w:vAlign w:val="bottom"/>
            <w:hideMark/>
          </w:tcPr>
          <w:p w14:paraId="58F2F36B" w14:textId="103AF3F4" w:rsidR="00D40116" w:rsidRPr="004431C7" w:rsidDel="004120DE" w:rsidRDefault="00D40116" w:rsidP="003715CB">
            <w:pPr>
              <w:spacing w:after="0" w:line="240" w:lineRule="auto"/>
              <w:rPr>
                <w:del w:id="2561" w:author="Stefanie Lane" w:date="2021-11-08T16:27:00Z"/>
                <w:rFonts w:eastAsia="Times New Roman" w:cstheme="minorHAnsi"/>
                <w:i/>
                <w:iCs/>
                <w:color w:val="000000"/>
                <w:sz w:val="17"/>
                <w:szCs w:val="17"/>
              </w:rPr>
            </w:pPr>
            <w:del w:id="2562" w:author="Stefanie Lane" w:date="2021-11-08T16:27:00Z">
              <w:r w:rsidRPr="004431C7" w:rsidDel="004120DE">
                <w:rPr>
                  <w:rFonts w:eastAsia="Times New Roman" w:cstheme="minorHAnsi"/>
                  <w:i/>
                  <w:iCs/>
                  <w:color w:val="000000"/>
                  <w:sz w:val="17"/>
                  <w:szCs w:val="17"/>
                </w:rPr>
                <w:delText>Festuca arundinacea</w:delText>
              </w:r>
            </w:del>
          </w:p>
        </w:tc>
        <w:tc>
          <w:tcPr>
            <w:tcW w:w="387" w:type="pct"/>
            <w:tcBorders>
              <w:top w:val="single" w:sz="4" w:space="0" w:color="auto"/>
              <w:left w:val="nil"/>
              <w:bottom w:val="single" w:sz="4" w:space="0" w:color="auto"/>
              <w:right w:val="nil"/>
            </w:tcBorders>
            <w:shd w:val="clear" w:color="auto" w:fill="auto"/>
            <w:noWrap/>
            <w:vAlign w:val="bottom"/>
            <w:hideMark/>
          </w:tcPr>
          <w:p w14:paraId="7B713578" w14:textId="40AD97C8" w:rsidR="00D40116" w:rsidRPr="004431C7" w:rsidDel="004120DE" w:rsidRDefault="00D40116" w:rsidP="003715CB">
            <w:pPr>
              <w:spacing w:after="0" w:line="240" w:lineRule="auto"/>
              <w:jc w:val="center"/>
              <w:rPr>
                <w:del w:id="2563" w:author="Stefanie Lane" w:date="2021-11-08T16:27:00Z"/>
                <w:rFonts w:eastAsia="Times New Roman" w:cstheme="minorHAnsi"/>
                <w:color w:val="000000"/>
                <w:sz w:val="17"/>
                <w:szCs w:val="17"/>
              </w:rPr>
            </w:pPr>
            <w:del w:id="2564" w:author="Stefanie Lane" w:date="2021-11-08T16:27:00Z">
              <w:r w:rsidRPr="004431C7" w:rsidDel="004120DE">
                <w:rPr>
                  <w:rFonts w:eastAsia="Times New Roman" w:cstheme="minorHAnsi"/>
                  <w:color w:val="000000"/>
                  <w:sz w:val="17"/>
                  <w:szCs w:val="17"/>
                </w:rPr>
                <w:delText>0.399</w:delText>
              </w:r>
            </w:del>
          </w:p>
        </w:tc>
        <w:tc>
          <w:tcPr>
            <w:tcW w:w="384" w:type="pct"/>
            <w:tcBorders>
              <w:top w:val="single" w:sz="4" w:space="0" w:color="auto"/>
              <w:left w:val="nil"/>
              <w:bottom w:val="single" w:sz="4" w:space="0" w:color="auto"/>
              <w:right w:val="nil"/>
            </w:tcBorders>
            <w:shd w:val="clear" w:color="auto" w:fill="auto"/>
            <w:noWrap/>
            <w:vAlign w:val="bottom"/>
            <w:hideMark/>
          </w:tcPr>
          <w:p w14:paraId="411D487C" w14:textId="5EA499B6" w:rsidR="00D40116" w:rsidRPr="004431C7" w:rsidDel="004120DE" w:rsidRDefault="00D40116" w:rsidP="003715CB">
            <w:pPr>
              <w:spacing w:after="0" w:line="240" w:lineRule="auto"/>
              <w:jc w:val="center"/>
              <w:rPr>
                <w:del w:id="2565" w:author="Stefanie Lane" w:date="2021-11-08T16:27:00Z"/>
                <w:rFonts w:eastAsia="Times New Roman" w:cstheme="minorHAnsi"/>
                <w:color w:val="000000"/>
                <w:sz w:val="17"/>
                <w:szCs w:val="17"/>
              </w:rPr>
            </w:pPr>
            <w:del w:id="2566" w:author="Stefanie Lane" w:date="2021-11-08T16:27:00Z">
              <w:r w:rsidRPr="004431C7" w:rsidDel="004120DE">
                <w:rPr>
                  <w:rFonts w:eastAsia="Times New Roman" w:cstheme="minorHAnsi"/>
                  <w:color w:val="000000"/>
                  <w:sz w:val="17"/>
                  <w:szCs w:val="17"/>
                </w:rPr>
                <w:delText>0.0013</w:delText>
              </w:r>
            </w:del>
          </w:p>
        </w:tc>
        <w:tc>
          <w:tcPr>
            <w:tcW w:w="625" w:type="pct"/>
            <w:tcBorders>
              <w:top w:val="single" w:sz="4" w:space="0" w:color="auto"/>
              <w:left w:val="nil"/>
              <w:bottom w:val="nil"/>
              <w:right w:val="nil"/>
            </w:tcBorders>
            <w:shd w:val="clear" w:color="auto" w:fill="auto"/>
            <w:noWrap/>
            <w:vAlign w:val="bottom"/>
            <w:hideMark/>
          </w:tcPr>
          <w:p w14:paraId="1B729BAF" w14:textId="6BA9D4F3" w:rsidR="00D40116" w:rsidRPr="004431C7" w:rsidDel="004120DE" w:rsidRDefault="00D40116" w:rsidP="003715CB">
            <w:pPr>
              <w:spacing w:after="0" w:line="240" w:lineRule="auto"/>
              <w:rPr>
                <w:del w:id="2567" w:author="Stefanie Lane" w:date="2021-11-08T16:27:00Z"/>
                <w:rFonts w:eastAsia="Times New Roman" w:cstheme="minorHAnsi"/>
                <w:i/>
                <w:iCs/>
                <w:color w:val="000000"/>
                <w:sz w:val="17"/>
                <w:szCs w:val="17"/>
              </w:rPr>
            </w:pPr>
            <w:del w:id="2568" w:author="Stefanie Lane" w:date="2021-11-08T16:27:00Z">
              <w:r w:rsidRPr="004431C7" w:rsidDel="004120DE">
                <w:rPr>
                  <w:rFonts w:eastAsia="Times New Roman" w:cstheme="minorHAnsi"/>
                  <w:i/>
                  <w:iCs/>
                  <w:color w:val="000000"/>
                  <w:sz w:val="17"/>
                  <w:szCs w:val="17"/>
                </w:rPr>
                <w:delText>Festuca arundinaceae</w:delText>
              </w:r>
            </w:del>
          </w:p>
        </w:tc>
        <w:tc>
          <w:tcPr>
            <w:tcW w:w="384" w:type="pct"/>
            <w:tcBorders>
              <w:top w:val="single" w:sz="4" w:space="0" w:color="auto"/>
              <w:left w:val="nil"/>
              <w:bottom w:val="nil"/>
              <w:right w:val="nil"/>
            </w:tcBorders>
            <w:shd w:val="clear" w:color="auto" w:fill="auto"/>
            <w:noWrap/>
            <w:vAlign w:val="bottom"/>
            <w:hideMark/>
          </w:tcPr>
          <w:p w14:paraId="16CB4BDD" w14:textId="6D5B5573" w:rsidR="00D40116" w:rsidRPr="004431C7" w:rsidDel="004120DE" w:rsidRDefault="00D40116" w:rsidP="003715CB">
            <w:pPr>
              <w:spacing w:after="0" w:line="240" w:lineRule="auto"/>
              <w:jc w:val="center"/>
              <w:rPr>
                <w:del w:id="2569" w:author="Stefanie Lane" w:date="2021-11-08T16:27:00Z"/>
                <w:rFonts w:eastAsia="Times New Roman" w:cstheme="minorHAnsi"/>
                <w:color w:val="000000"/>
                <w:sz w:val="17"/>
                <w:szCs w:val="17"/>
              </w:rPr>
            </w:pPr>
            <w:del w:id="2570" w:author="Stefanie Lane" w:date="2021-11-08T16:27:00Z">
              <w:r w:rsidRPr="004431C7" w:rsidDel="004120DE">
                <w:rPr>
                  <w:rFonts w:eastAsia="Times New Roman" w:cstheme="minorHAnsi"/>
                  <w:color w:val="000000"/>
                  <w:sz w:val="17"/>
                  <w:szCs w:val="17"/>
                </w:rPr>
                <w:delText>0.461</w:delText>
              </w:r>
            </w:del>
          </w:p>
        </w:tc>
        <w:tc>
          <w:tcPr>
            <w:tcW w:w="385" w:type="pct"/>
            <w:tcBorders>
              <w:top w:val="single" w:sz="4" w:space="0" w:color="auto"/>
              <w:left w:val="nil"/>
              <w:bottom w:val="nil"/>
              <w:right w:val="single" w:sz="8" w:space="0" w:color="auto"/>
            </w:tcBorders>
            <w:shd w:val="clear" w:color="auto" w:fill="auto"/>
            <w:noWrap/>
            <w:vAlign w:val="bottom"/>
            <w:hideMark/>
          </w:tcPr>
          <w:p w14:paraId="102A151C" w14:textId="63EA21A0" w:rsidR="00D40116" w:rsidRPr="004431C7" w:rsidDel="004120DE" w:rsidRDefault="00D40116" w:rsidP="003715CB">
            <w:pPr>
              <w:spacing w:after="0" w:line="240" w:lineRule="auto"/>
              <w:jc w:val="center"/>
              <w:rPr>
                <w:del w:id="2571" w:author="Stefanie Lane" w:date="2021-11-08T16:27:00Z"/>
                <w:rFonts w:eastAsia="Times New Roman" w:cstheme="minorHAnsi"/>
                <w:color w:val="000000"/>
                <w:sz w:val="17"/>
                <w:szCs w:val="17"/>
              </w:rPr>
            </w:pPr>
            <w:del w:id="2572" w:author="Stefanie Lane" w:date="2021-11-08T16:27:00Z">
              <w:r w:rsidRPr="004431C7" w:rsidDel="004120DE">
                <w:rPr>
                  <w:rFonts w:eastAsia="Times New Roman" w:cstheme="minorHAnsi"/>
                  <w:color w:val="000000"/>
                  <w:sz w:val="17"/>
                  <w:szCs w:val="17"/>
                </w:rPr>
                <w:delText>0.0002</w:delText>
              </w:r>
            </w:del>
          </w:p>
        </w:tc>
      </w:tr>
      <w:tr w:rsidR="00D40116" w:rsidRPr="004431C7" w:rsidDel="004120DE" w14:paraId="5CCE07D7" w14:textId="7FF1D75B" w:rsidTr="003715CB">
        <w:trPr>
          <w:trHeight w:val="290"/>
          <w:del w:id="257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61ACAAA3" w14:textId="5B60220A" w:rsidR="00D40116" w:rsidRPr="004431C7" w:rsidDel="004120DE" w:rsidRDefault="00D40116" w:rsidP="003715CB">
            <w:pPr>
              <w:spacing w:after="0" w:line="240" w:lineRule="auto"/>
              <w:rPr>
                <w:del w:id="2574" w:author="Stefanie Lane" w:date="2021-11-08T16:27:00Z"/>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381B132C" w14:textId="1206BAF8" w:rsidR="00D40116" w:rsidRPr="004431C7" w:rsidDel="004120DE" w:rsidRDefault="00D40116" w:rsidP="003715CB">
            <w:pPr>
              <w:spacing w:after="0" w:line="240" w:lineRule="auto"/>
              <w:rPr>
                <w:del w:id="2575" w:author="Stefanie Lane" w:date="2021-11-08T16:27:00Z"/>
                <w:rFonts w:eastAsia="Times New Roman" w:cstheme="minorHAnsi"/>
                <w:i/>
                <w:iCs/>
                <w:color w:val="000000"/>
                <w:sz w:val="17"/>
                <w:szCs w:val="17"/>
              </w:rPr>
            </w:pPr>
            <w:del w:id="2576" w:author="Stefanie Lane" w:date="2021-11-08T16:27:00Z">
              <w:r w:rsidRPr="004431C7" w:rsidDel="004120DE">
                <w:rPr>
                  <w:rFonts w:eastAsia="Times New Roman" w:cstheme="minorHAnsi"/>
                  <w:i/>
                  <w:iCs/>
                  <w:color w:val="000000"/>
                  <w:sz w:val="17"/>
                  <w:szCs w:val="17"/>
                </w:rPr>
                <w:delText>Equisetum palustre</w:delText>
              </w:r>
            </w:del>
          </w:p>
        </w:tc>
        <w:tc>
          <w:tcPr>
            <w:tcW w:w="386" w:type="pct"/>
            <w:tcBorders>
              <w:top w:val="nil"/>
              <w:left w:val="nil"/>
              <w:bottom w:val="nil"/>
              <w:right w:val="nil"/>
            </w:tcBorders>
            <w:shd w:val="clear" w:color="auto" w:fill="auto"/>
            <w:noWrap/>
            <w:vAlign w:val="bottom"/>
            <w:hideMark/>
          </w:tcPr>
          <w:p w14:paraId="01BB3E4E" w14:textId="273F6DB3" w:rsidR="00D40116" w:rsidRPr="004431C7" w:rsidDel="004120DE" w:rsidRDefault="00D40116" w:rsidP="003715CB">
            <w:pPr>
              <w:spacing w:after="0" w:line="240" w:lineRule="auto"/>
              <w:jc w:val="center"/>
              <w:rPr>
                <w:del w:id="2577" w:author="Stefanie Lane" w:date="2021-11-08T16:27:00Z"/>
                <w:rFonts w:eastAsia="Times New Roman" w:cstheme="minorHAnsi"/>
                <w:color w:val="000000"/>
                <w:sz w:val="17"/>
                <w:szCs w:val="17"/>
              </w:rPr>
            </w:pPr>
            <w:del w:id="2578" w:author="Stefanie Lane" w:date="2021-11-08T16:27:00Z">
              <w:r w:rsidRPr="004431C7" w:rsidDel="004120DE">
                <w:rPr>
                  <w:rFonts w:eastAsia="Times New Roman" w:cstheme="minorHAnsi"/>
                  <w:color w:val="000000"/>
                  <w:sz w:val="17"/>
                  <w:szCs w:val="17"/>
                </w:rPr>
                <w:delText>0.789</w:delText>
              </w:r>
            </w:del>
          </w:p>
        </w:tc>
        <w:tc>
          <w:tcPr>
            <w:tcW w:w="386" w:type="pct"/>
            <w:tcBorders>
              <w:top w:val="nil"/>
              <w:left w:val="nil"/>
              <w:bottom w:val="nil"/>
              <w:right w:val="nil"/>
            </w:tcBorders>
            <w:shd w:val="clear" w:color="auto" w:fill="auto"/>
            <w:noWrap/>
            <w:vAlign w:val="bottom"/>
            <w:hideMark/>
          </w:tcPr>
          <w:p w14:paraId="0751D61C" w14:textId="476028F2" w:rsidR="00D40116" w:rsidRPr="004431C7" w:rsidDel="004120DE" w:rsidRDefault="00D40116" w:rsidP="003715CB">
            <w:pPr>
              <w:spacing w:after="0" w:line="240" w:lineRule="auto"/>
              <w:jc w:val="center"/>
              <w:rPr>
                <w:del w:id="2579" w:author="Stefanie Lane" w:date="2021-11-08T16:27:00Z"/>
                <w:rFonts w:eastAsia="Times New Roman" w:cstheme="minorHAnsi"/>
                <w:color w:val="000000"/>
                <w:sz w:val="17"/>
                <w:szCs w:val="17"/>
              </w:rPr>
            </w:pPr>
            <w:del w:id="2580" w:author="Stefanie Lane" w:date="2021-11-08T16:27:00Z">
              <w:r w:rsidRPr="004431C7" w:rsidDel="004120DE">
                <w:rPr>
                  <w:rFonts w:eastAsia="Times New Roman" w:cstheme="minorHAnsi"/>
                  <w:color w:val="000000"/>
                  <w:sz w:val="17"/>
                  <w:szCs w:val="17"/>
                </w:rPr>
                <w:delText>0.0001</w:delText>
              </w:r>
            </w:del>
          </w:p>
        </w:tc>
        <w:tc>
          <w:tcPr>
            <w:tcW w:w="671" w:type="pct"/>
            <w:tcBorders>
              <w:top w:val="nil"/>
              <w:left w:val="nil"/>
              <w:bottom w:val="nil"/>
              <w:right w:val="nil"/>
            </w:tcBorders>
            <w:shd w:val="clear" w:color="auto" w:fill="auto"/>
            <w:noWrap/>
            <w:vAlign w:val="bottom"/>
            <w:hideMark/>
          </w:tcPr>
          <w:p w14:paraId="698FA43F" w14:textId="4F0F993D" w:rsidR="00D40116" w:rsidRPr="004431C7" w:rsidDel="004120DE" w:rsidRDefault="00D40116" w:rsidP="003715CB">
            <w:pPr>
              <w:spacing w:after="0" w:line="240" w:lineRule="auto"/>
              <w:rPr>
                <w:del w:id="2581" w:author="Stefanie Lane" w:date="2021-11-08T16:27:00Z"/>
                <w:rFonts w:eastAsia="Times New Roman" w:cstheme="minorHAnsi"/>
                <w:i/>
                <w:iCs/>
                <w:color w:val="000000"/>
                <w:sz w:val="17"/>
                <w:szCs w:val="17"/>
              </w:rPr>
            </w:pPr>
            <w:del w:id="2582" w:author="Stefanie Lane" w:date="2021-11-08T16:27:00Z">
              <w:r w:rsidRPr="004431C7" w:rsidDel="004120DE">
                <w:rPr>
                  <w:rFonts w:eastAsia="Times New Roman" w:cstheme="minorHAnsi"/>
                  <w:i/>
                  <w:iCs/>
                  <w:color w:val="000000"/>
                  <w:sz w:val="17"/>
                  <w:szCs w:val="17"/>
                </w:rPr>
                <w:delText>Trifolium wormskjoldii</w:delText>
              </w:r>
            </w:del>
          </w:p>
        </w:tc>
        <w:tc>
          <w:tcPr>
            <w:tcW w:w="387" w:type="pct"/>
            <w:tcBorders>
              <w:top w:val="nil"/>
              <w:left w:val="nil"/>
              <w:bottom w:val="nil"/>
              <w:right w:val="nil"/>
            </w:tcBorders>
            <w:shd w:val="clear" w:color="auto" w:fill="auto"/>
            <w:noWrap/>
            <w:vAlign w:val="bottom"/>
            <w:hideMark/>
          </w:tcPr>
          <w:p w14:paraId="469CFEEF" w14:textId="2476A462" w:rsidR="00D40116" w:rsidRPr="004431C7" w:rsidDel="004120DE" w:rsidRDefault="00D40116" w:rsidP="003715CB">
            <w:pPr>
              <w:spacing w:after="0" w:line="240" w:lineRule="auto"/>
              <w:jc w:val="center"/>
              <w:rPr>
                <w:del w:id="2583" w:author="Stefanie Lane" w:date="2021-11-08T16:27:00Z"/>
                <w:rFonts w:eastAsia="Times New Roman" w:cstheme="minorHAnsi"/>
                <w:color w:val="000000"/>
                <w:sz w:val="17"/>
                <w:szCs w:val="17"/>
              </w:rPr>
            </w:pPr>
            <w:del w:id="2584" w:author="Stefanie Lane" w:date="2021-11-08T16:27:00Z">
              <w:r w:rsidRPr="004431C7" w:rsidDel="004120DE">
                <w:rPr>
                  <w:rFonts w:eastAsia="Times New Roman" w:cstheme="minorHAnsi"/>
                  <w:color w:val="000000"/>
                  <w:sz w:val="17"/>
                  <w:szCs w:val="17"/>
                </w:rPr>
                <w:delText>0.398</w:delText>
              </w:r>
            </w:del>
          </w:p>
        </w:tc>
        <w:tc>
          <w:tcPr>
            <w:tcW w:w="384" w:type="pct"/>
            <w:tcBorders>
              <w:top w:val="nil"/>
              <w:left w:val="nil"/>
              <w:bottom w:val="nil"/>
              <w:right w:val="nil"/>
            </w:tcBorders>
            <w:shd w:val="clear" w:color="auto" w:fill="auto"/>
            <w:noWrap/>
            <w:vAlign w:val="bottom"/>
            <w:hideMark/>
          </w:tcPr>
          <w:p w14:paraId="0FED03A0" w14:textId="768D1AAA" w:rsidR="00D40116" w:rsidRPr="004431C7" w:rsidDel="004120DE" w:rsidRDefault="00D40116" w:rsidP="003715CB">
            <w:pPr>
              <w:spacing w:after="0" w:line="240" w:lineRule="auto"/>
              <w:jc w:val="center"/>
              <w:rPr>
                <w:del w:id="2585" w:author="Stefanie Lane" w:date="2021-11-08T16:27:00Z"/>
                <w:rFonts w:eastAsia="Times New Roman" w:cstheme="minorHAnsi"/>
                <w:color w:val="000000"/>
                <w:sz w:val="17"/>
                <w:szCs w:val="17"/>
              </w:rPr>
            </w:pPr>
            <w:del w:id="2586" w:author="Stefanie Lane" w:date="2021-11-08T16:27:00Z">
              <w:r w:rsidRPr="004431C7" w:rsidDel="004120DE">
                <w:rPr>
                  <w:rFonts w:eastAsia="Times New Roman" w:cstheme="minorHAnsi"/>
                  <w:color w:val="000000"/>
                  <w:sz w:val="17"/>
                  <w:szCs w:val="17"/>
                </w:rPr>
                <w:delText>0.0017</w:delText>
              </w:r>
            </w:del>
          </w:p>
        </w:tc>
        <w:tc>
          <w:tcPr>
            <w:tcW w:w="625" w:type="pct"/>
            <w:tcBorders>
              <w:top w:val="single" w:sz="4" w:space="0" w:color="auto"/>
              <w:left w:val="nil"/>
              <w:bottom w:val="single" w:sz="4" w:space="0" w:color="auto"/>
              <w:right w:val="nil"/>
            </w:tcBorders>
            <w:shd w:val="clear" w:color="auto" w:fill="auto"/>
            <w:noWrap/>
            <w:vAlign w:val="bottom"/>
            <w:hideMark/>
          </w:tcPr>
          <w:p w14:paraId="12B0BAB7" w14:textId="557EC9B7" w:rsidR="00D40116" w:rsidRPr="004431C7" w:rsidDel="004120DE" w:rsidRDefault="00D40116" w:rsidP="003715CB">
            <w:pPr>
              <w:spacing w:after="0" w:line="240" w:lineRule="auto"/>
              <w:rPr>
                <w:del w:id="2587" w:author="Stefanie Lane" w:date="2021-11-08T16:27:00Z"/>
                <w:rFonts w:eastAsia="Times New Roman" w:cstheme="minorHAnsi"/>
                <w:i/>
                <w:iCs/>
                <w:color w:val="000000"/>
                <w:sz w:val="17"/>
                <w:szCs w:val="17"/>
              </w:rPr>
            </w:pPr>
            <w:del w:id="2588" w:author="Stefanie Lane" w:date="2021-11-08T16:27:00Z">
              <w:r w:rsidRPr="004431C7" w:rsidDel="004120DE">
                <w:rPr>
                  <w:rFonts w:eastAsia="Times New Roman" w:cstheme="minorHAnsi"/>
                  <w:i/>
                  <w:iCs/>
                  <w:color w:val="000000"/>
                  <w:sz w:val="17"/>
                  <w:szCs w:val="17"/>
                </w:rPr>
                <w:delText>Equisetum fluviatile</w:delText>
              </w:r>
            </w:del>
          </w:p>
        </w:tc>
        <w:tc>
          <w:tcPr>
            <w:tcW w:w="384" w:type="pct"/>
            <w:tcBorders>
              <w:top w:val="single" w:sz="4" w:space="0" w:color="auto"/>
              <w:left w:val="nil"/>
              <w:bottom w:val="single" w:sz="4" w:space="0" w:color="auto"/>
              <w:right w:val="nil"/>
            </w:tcBorders>
            <w:shd w:val="clear" w:color="auto" w:fill="auto"/>
            <w:noWrap/>
            <w:vAlign w:val="bottom"/>
            <w:hideMark/>
          </w:tcPr>
          <w:p w14:paraId="20F7AAB1" w14:textId="7C0D5F2C" w:rsidR="00D40116" w:rsidRPr="004431C7" w:rsidDel="004120DE" w:rsidRDefault="00D40116" w:rsidP="003715CB">
            <w:pPr>
              <w:spacing w:after="0" w:line="240" w:lineRule="auto"/>
              <w:jc w:val="center"/>
              <w:rPr>
                <w:del w:id="2589" w:author="Stefanie Lane" w:date="2021-11-08T16:27:00Z"/>
                <w:rFonts w:eastAsia="Times New Roman" w:cstheme="minorHAnsi"/>
                <w:color w:val="000000"/>
                <w:sz w:val="17"/>
                <w:szCs w:val="17"/>
              </w:rPr>
            </w:pPr>
            <w:del w:id="2590" w:author="Stefanie Lane" w:date="2021-11-08T16:27:00Z">
              <w:r w:rsidRPr="004431C7" w:rsidDel="004120DE">
                <w:rPr>
                  <w:rFonts w:eastAsia="Times New Roman" w:cstheme="minorHAnsi"/>
                  <w:color w:val="000000"/>
                  <w:sz w:val="17"/>
                  <w:szCs w:val="17"/>
                </w:rPr>
                <w:delText>0.320</w:delText>
              </w:r>
            </w:del>
          </w:p>
        </w:tc>
        <w:tc>
          <w:tcPr>
            <w:tcW w:w="385" w:type="pct"/>
            <w:tcBorders>
              <w:top w:val="single" w:sz="4" w:space="0" w:color="auto"/>
              <w:left w:val="nil"/>
              <w:bottom w:val="single" w:sz="4" w:space="0" w:color="auto"/>
              <w:right w:val="single" w:sz="8" w:space="0" w:color="auto"/>
            </w:tcBorders>
            <w:shd w:val="clear" w:color="auto" w:fill="auto"/>
            <w:noWrap/>
            <w:vAlign w:val="bottom"/>
            <w:hideMark/>
          </w:tcPr>
          <w:p w14:paraId="585C0238" w14:textId="28091831" w:rsidR="00D40116" w:rsidRPr="004431C7" w:rsidDel="004120DE" w:rsidRDefault="00D40116" w:rsidP="003715CB">
            <w:pPr>
              <w:spacing w:after="0" w:line="240" w:lineRule="auto"/>
              <w:jc w:val="center"/>
              <w:rPr>
                <w:del w:id="2591" w:author="Stefanie Lane" w:date="2021-11-08T16:27:00Z"/>
                <w:rFonts w:eastAsia="Times New Roman" w:cstheme="minorHAnsi"/>
                <w:color w:val="000000"/>
                <w:sz w:val="17"/>
                <w:szCs w:val="17"/>
              </w:rPr>
            </w:pPr>
            <w:del w:id="2592" w:author="Stefanie Lane" w:date="2021-11-08T16:27:00Z">
              <w:r w:rsidRPr="004431C7" w:rsidDel="004120DE">
                <w:rPr>
                  <w:rFonts w:eastAsia="Times New Roman" w:cstheme="minorHAnsi"/>
                  <w:color w:val="000000"/>
                  <w:sz w:val="17"/>
                  <w:szCs w:val="17"/>
                </w:rPr>
                <w:delText>0.0134</w:delText>
              </w:r>
            </w:del>
          </w:p>
        </w:tc>
      </w:tr>
      <w:tr w:rsidR="00D40116" w:rsidRPr="004431C7" w:rsidDel="004120DE" w14:paraId="604F7C6A" w14:textId="724601B2" w:rsidTr="003715CB">
        <w:trPr>
          <w:trHeight w:val="290"/>
          <w:del w:id="259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670FB9B7" w14:textId="7BDFA9CD" w:rsidR="00D40116" w:rsidRPr="004431C7" w:rsidDel="004120DE" w:rsidRDefault="00D40116" w:rsidP="003715CB">
            <w:pPr>
              <w:spacing w:after="0" w:line="240" w:lineRule="auto"/>
              <w:rPr>
                <w:del w:id="2594" w:author="Stefanie Lane" w:date="2021-11-08T16:27:00Z"/>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61548FEC" w14:textId="4E822578" w:rsidR="00D40116" w:rsidRPr="004431C7" w:rsidDel="004120DE" w:rsidRDefault="00D40116" w:rsidP="003715CB">
            <w:pPr>
              <w:spacing w:after="0" w:line="240" w:lineRule="auto"/>
              <w:rPr>
                <w:del w:id="2595" w:author="Stefanie Lane" w:date="2021-11-08T16:27:00Z"/>
                <w:rFonts w:eastAsia="Times New Roman" w:cstheme="minorHAnsi"/>
                <w:i/>
                <w:iCs/>
                <w:color w:val="000000"/>
                <w:sz w:val="17"/>
                <w:szCs w:val="17"/>
              </w:rPr>
            </w:pPr>
            <w:del w:id="2596" w:author="Stefanie Lane" w:date="2021-11-08T16:27:00Z">
              <w:r w:rsidRPr="004431C7" w:rsidDel="004120DE">
                <w:rPr>
                  <w:rFonts w:eastAsia="Times New Roman" w:cstheme="minorHAnsi"/>
                  <w:i/>
                  <w:iCs/>
                  <w:color w:val="000000"/>
                  <w:sz w:val="17"/>
                  <w:szCs w:val="17"/>
                </w:rPr>
                <w:delText>Lathyrus palustris</w:delText>
              </w:r>
            </w:del>
          </w:p>
        </w:tc>
        <w:tc>
          <w:tcPr>
            <w:tcW w:w="386" w:type="pct"/>
            <w:tcBorders>
              <w:top w:val="single" w:sz="4" w:space="0" w:color="auto"/>
              <w:left w:val="nil"/>
              <w:bottom w:val="single" w:sz="4" w:space="0" w:color="auto"/>
              <w:right w:val="nil"/>
            </w:tcBorders>
            <w:shd w:val="clear" w:color="auto" w:fill="auto"/>
            <w:noWrap/>
            <w:vAlign w:val="bottom"/>
            <w:hideMark/>
          </w:tcPr>
          <w:p w14:paraId="042246E6" w14:textId="71E43A24" w:rsidR="00D40116" w:rsidRPr="004431C7" w:rsidDel="004120DE" w:rsidRDefault="00D40116" w:rsidP="003715CB">
            <w:pPr>
              <w:spacing w:after="0" w:line="240" w:lineRule="auto"/>
              <w:jc w:val="center"/>
              <w:rPr>
                <w:del w:id="2597" w:author="Stefanie Lane" w:date="2021-11-08T16:27:00Z"/>
                <w:rFonts w:eastAsia="Times New Roman" w:cstheme="minorHAnsi"/>
                <w:color w:val="000000"/>
                <w:sz w:val="17"/>
                <w:szCs w:val="17"/>
              </w:rPr>
            </w:pPr>
            <w:del w:id="2598" w:author="Stefanie Lane" w:date="2021-11-08T16:27:00Z">
              <w:r w:rsidRPr="004431C7" w:rsidDel="004120DE">
                <w:rPr>
                  <w:rFonts w:eastAsia="Times New Roman" w:cstheme="minorHAnsi"/>
                  <w:color w:val="000000"/>
                  <w:sz w:val="17"/>
                  <w:szCs w:val="17"/>
                </w:rPr>
                <w:delText>0.433</w:delText>
              </w:r>
            </w:del>
          </w:p>
        </w:tc>
        <w:tc>
          <w:tcPr>
            <w:tcW w:w="386" w:type="pct"/>
            <w:tcBorders>
              <w:top w:val="single" w:sz="4" w:space="0" w:color="auto"/>
              <w:left w:val="nil"/>
              <w:bottom w:val="single" w:sz="4" w:space="0" w:color="auto"/>
              <w:right w:val="nil"/>
            </w:tcBorders>
            <w:shd w:val="clear" w:color="auto" w:fill="auto"/>
            <w:noWrap/>
            <w:vAlign w:val="bottom"/>
            <w:hideMark/>
          </w:tcPr>
          <w:p w14:paraId="3206AA31" w14:textId="5B977734" w:rsidR="00D40116" w:rsidRPr="004431C7" w:rsidDel="004120DE" w:rsidRDefault="00D40116" w:rsidP="003715CB">
            <w:pPr>
              <w:spacing w:after="0" w:line="240" w:lineRule="auto"/>
              <w:jc w:val="center"/>
              <w:rPr>
                <w:del w:id="2599" w:author="Stefanie Lane" w:date="2021-11-08T16:27:00Z"/>
                <w:rFonts w:eastAsia="Times New Roman" w:cstheme="minorHAnsi"/>
                <w:color w:val="000000"/>
                <w:sz w:val="17"/>
                <w:szCs w:val="17"/>
              </w:rPr>
            </w:pPr>
            <w:del w:id="2600" w:author="Stefanie Lane" w:date="2021-11-08T16:27:00Z">
              <w:r w:rsidRPr="004431C7" w:rsidDel="004120DE">
                <w:rPr>
                  <w:rFonts w:eastAsia="Times New Roman" w:cstheme="minorHAnsi"/>
                  <w:color w:val="000000"/>
                  <w:sz w:val="17"/>
                  <w:szCs w:val="17"/>
                </w:rPr>
                <w:delText>0.0005</w:delText>
              </w:r>
            </w:del>
          </w:p>
        </w:tc>
        <w:tc>
          <w:tcPr>
            <w:tcW w:w="671" w:type="pct"/>
            <w:tcBorders>
              <w:top w:val="single" w:sz="4" w:space="0" w:color="auto"/>
              <w:left w:val="nil"/>
              <w:bottom w:val="single" w:sz="4" w:space="0" w:color="auto"/>
              <w:right w:val="nil"/>
            </w:tcBorders>
            <w:shd w:val="clear" w:color="auto" w:fill="auto"/>
            <w:noWrap/>
            <w:vAlign w:val="bottom"/>
            <w:hideMark/>
          </w:tcPr>
          <w:p w14:paraId="44BBDBF6" w14:textId="5CC4F71B" w:rsidR="00D40116" w:rsidRPr="004431C7" w:rsidDel="004120DE" w:rsidRDefault="00D40116" w:rsidP="003715CB">
            <w:pPr>
              <w:spacing w:after="0" w:line="240" w:lineRule="auto"/>
              <w:rPr>
                <w:del w:id="2601" w:author="Stefanie Lane" w:date="2021-11-08T16:27:00Z"/>
                <w:rFonts w:eastAsia="Times New Roman" w:cstheme="minorHAnsi"/>
                <w:i/>
                <w:iCs/>
                <w:color w:val="000000"/>
                <w:sz w:val="17"/>
                <w:szCs w:val="17"/>
              </w:rPr>
            </w:pPr>
            <w:del w:id="2602" w:author="Stefanie Lane" w:date="2021-11-08T16:27:00Z">
              <w:r w:rsidRPr="004431C7" w:rsidDel="004120DE">
                <w:rPr>
                  <w:rFonts w:eastAsia="Times New Roman" w:cstheme="minorHAnsi"/>
                  <w:i/>
                  <w:iCs/>
                  <w:color w:val="000000"/>
                  <w:sz w:val="17"/>
                  <w:szCs w:val="17"/>
                </w:rPr>
                <w:delText>Bidens cernua</w:delText>
              </w:r>
            </w:del>
          </w:p>
        </w:tc>
        <w:tc>
          <w:tcPr>
            <w:tcW w:w="387" w:type="pct"/>
            <w:tcBorders>
              <w:top w:val="single" w:sz="4" w:space="0" w:color="auto"/>
              <w:left w:val="nil"/>
              <w:bottom w:val="single" w:sz="4" w:space="0" w:color="auto"/>
              <w:right w:val="nil"/>
            </w:tcBorders>
            <w:shd w:val="clear" w:color="auto" w:fill="auto"/>
            <w:noWrap/>
            <w:vAlign w:val="bottom"/>
            <w:hideMark/>
          </w:tcPr>
          <w:p w14:paraId="75F2551D" w14:textId="0B48B242" w:rsidR="00D40116" w:rsidRPr="004431C7" w:rsidDel="004120DE" w:rsidRDefault="00D40116" w:rsidP="003715CB">
            <w:pPr>
              <w:spacing w:after="0" w:line="240" w:lineRule="auto"/>
              <w:jc w:val="center"/>
              <w:rPr>
                <w:del w:id="2603" w:author="Stefanie Lane" w:date="2021-11-08T16:27:00Z"/>
                <w:rFonts w:eastAsia="Times New Roman" w:cstheme="minorHAnsi"/>
                <w:color w:val="000000"/>
                <w:sz w:val="17"/>
                <w:szCs w:val="17"/>
              </w:rPr>
            </w:pPr>
            <w:del w:id="2604" w:author="Stefanie Lane" w:date="2021-11-08T16:27:00Z">
              <w:r w:rsidRPr="004431C7" w:rsidDel="004120DE">
                <w:rPr>
                  <w:rFonts w:eastAsia="Times New Roman" w:cstheme="minorHAnsi"/>
                  <w:color w:val="000000"/>
                  <w:sz w:val="17"/>
                  <w:szCs w:val="17"/>
                </w:rPr>
                <w:delText>0.371</w:delText>
              </w:r>
            </w:del>
          </w:p>
        </w:tc>
        <w:tc>
          <w:tcPr>
            <w:tcW w:w="384" w:type="pct"/>
            <w:tcBorders>
              <w:top w:val="single" w:sz="4" w:space="0" w:color="auto"/>
              <w:left w:val="nil"/>
              <w:bottom w:val="single" w:sz="4" w:space="0" w:color="auto"/>
              <w:right w:val="nil"/>
            </w:tcBorders>
            <w:shd w:val="clear" w:color="auto" w:fill="auto"/>
            <w:noWrap/>
            <w:vAlign w:val="bottom"/>
            <w:hideMark/>
          </w:tcPr>
          <w:p w14:paraId="6CB83730" w14:textId="7EEB5395" w:rsidR="00D40116" w:rsidRPr="004431C7" w:rsidDel="004120DE" w:rsidRDefault="00D40116" w:rsidP="003715CB">
            <w:pPr>
              <w:spacing w:after="0" w:line="240" w:lineRule="auto"/>
              <w:jc w:val="center"/>
              <w:rPr>
                <w:del w:id="2605" w:author="Stefanie Lane" w:date="2021-11-08T16:27:00Z"/>
                <w:rFonts w:eastAsia="Times New Roman" w:cstheme="minorHAnsi"/>
                <w:color w:val="000000"/>
                <w:sz w:val="17"/>
                <w:szCs w:val="17"/>
              </w:rPr>
            </w:pPr>
            <w:del w:id="2606" w:author="Stefanie Lane" w:date="2021-11-08T16:27:00Z">
              <w:r w:rsidRPr="004431C7" w:rsidDel="004120DE">
                <w:rPr>
                  <w:rFonts w:eastAsia="Times New Roman" w:cstheme="minorHAnsi"/>
                  <w:color w:val="000000"/>
                  <w:sz w:val="17"/>
                  <w:szCs w:val="17"/>
                </w:rPr>
                <w:delText>0.0051</w:delText>
              </w:r>
            </w:del>
          </w:p>
        </w:tc>
        <w:tc>
          <w:tcPr>
            <w:tcW w:w="625" w:type="pct"/>
            <w:tcBorders>
              <w:top w:val="nil"/>
              <w:left w:val="nil"/>
              <w:bottom w:val="nil"/>
              <w:right w:val="nil"/>
            </w:tcBorders>
            <w:shd w:val="clear" w:color="auto" w:fill="auto"/>
            <w:noWrap/>
            <w:vAlign w:val="bottom"/>
            <w:hideMark/>
          </w:tcPr>
          <w:p w14:paraId="722A1DCD" w14:textId="24F27185" w:rsidR="00D40116" w:rsidRPr="004431C7" w:rsidDel="004120DE" w:rsidRDefault="00D40116" w:rsidP="003715CB">
            <w:pPr>
              <w:spacing w:after="0" w:line="240" w:lineRule="auto"/>
              <w:rPr>
                <w:del w:id="2607"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54C63AEE" w14:textId="03F9AE7F" w:rsidR="00D40116" w:rsidRPr="004431C7" w:rsidDel="004120DE" w:rsidRDefault="00D40116" w:rsidP="003715CB">
            <w:pPr>
              <w:spacing w:after="0" w:line="240" w:lineRule="auto"/>
              <w:rPr>
                <w:del w:id="2608" w:author="Stefanie Lane" w:date="2021-11-08T16:27:00Z"/>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53CFA73C" w14:textId="1CA7F3F0" w:rsidR="00D40116" w:rsidRPr="004431C7" w:rsidDel="004120DE" w:rsidRDefault="00D40116" w:rsidP="003715CB">
            <w:pPr>
              <w:spacing w:after="0" w:line="240" w:lineRule="auto"/>
              <w:jc w:val="center"/>
              <w:rPr>
                <w:del w:id="2609" w:author="Stefanie Lane" w:date="2021-11-08T16:27:00Z"/>
                <w:rFonts w:eastAsia="Times New Roman" w:cstheme="minorHAnsi"/>
                <w:color w:val="000000"/>
                <w:sz w:val="17"/>
                <w:szCs w:val="17"/>
              </w:rPr>
            </w:pPr>
            <w:del w:id="2610" w:author="Stefanie Lane" w:date="2021-11-08T16:27:00Z">
              <w:r w:rsidRPr="004431C7" w:rsidDel="004120DE">
                <w:rPr>
                  <w:rFonts w:eastAsia="Times New Roman" w:cstheme="minorHAnsi"/>
                  <w:color w:val="000000"/>
                  <w:sz w:val="17"/>
                  <w:szCs w:val="17"/>
                </w:rPr>
                <w:delText> </w:delText>
              </w:r>
            </w:del>
          </w:p>
        </w:tc>
      </w:tr>
      <w:tr w:rsidR="00D40116" w:rsidRPr="004431C7" w:rsidDel="004120DE" w14:paraId="05008094" w14:textId="246B9880" w:rsidTr="003715CB">
        <w:trPr>
          <w:trHeight w:val="290"/>
          <w:del w:id="2611"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6464E39E" w14:textId="02BBFCC2" w:rsidR="00D40116" w:rsidRPr="004431C7" w:rsidDel="004120DE" w:rsidRDefault="00D40116" w:rsidP="003715CB">
            <w:pPr>
              <w:spacing w:after="0" w:line="240" w:lineRule="auto"/>
              <w:rPr>
                <w:del w:id="2612" w:author="Stefanie Lane" w:date="2021-11-08T16:27:00Z"/>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0D7D20EF" w14:textId="00DC51F5" w:rsidR="00D40116" w:rsidRPr="004431C7" w:rsidDel="004120DE" w:rsidRDefault="00D40116" w:rsidP="003715CB">
            <w:pPr>
              <w:spacing w:after="0" w:line="240" w:lineRule="auto"/>
              <w:rPr>
                <w:del w:id="2613" w:author="Stefanie Lane" w:date="2021-11-08T16:27:00Z"/>
                <w:rFonts w:eastAsia="Times New Roman" w:cstheme="minorHAnsi"/>
                <w:i/>
                <w:iCs/>
                <w:color w:val="000000"/>
                <w:sz w:val="17"/>
                <w:szCs w:val="17"/>
              </w:rPr>
            </w:pPr>
            <w:del w:id="2614" w:author="Stefanie Lane" w:date="2021-11-08T16:27:00Z">
              <w:r w:rsidRPr="004431C7" w:rsidDel="004120DE">
                <w:rPr>
                  <w:rFonts w:eastAsia="Times New Roman" w:cstheme="minorHAnsi"/>
                  <w:i/>
                  <w:iCs/>
                  <w:color w:val="000000"/>
                  <w:sz w:val="17"/>
                  <w:szCs w:val="17"/>
                </w:rPr>
                <w:delText>Sidalcia hendersonii</w:delText>
              </w:r>
            </w:del>
          </w:p>
        </w:tc>
        <w:tc>
          <w:tcPr>
            <w:tcW w:w="386" w:type="pct"/>
            <w:tcBorders>
              <w:top w:val="nil"/>
              <w:left w:val="nil"/>
              <w:bottom w:val="nil"/>
              <w:right w:val="nil"/>
            </w:tcBorders>
            <w:shd w:val="clear" w:color="auto" w:fill="auto"/>
            <w:noWrap/>
            <w:vAlign w:val="bottom"/>
            <w:hideMark/>
          </w:tcPr>
          <w:p w14:paraId="14651FF5" w14:textId="1F40CF51" w:rsidR="00D40116" w:rsidRPr="004431C7" w:rsidDel="004120DE" w:rsidRDefault="00D40116" w:rsidP="003715CB">
            <w:pPr>
              <w:spacing w:after="0" w:line="240" w:lineRule="auto"/>
              <w:jc w:val="center"/>
              <w:rPr>
                <w:del w:id="2615" w:author="Stefanie Lane" w:date="2021-11-08T16:27:00Z"/>
                <w:rFonts w:eastAsia="Times New Roman" w:cstheme="minorHAnsi"/>
                <w:color w:val="000000"/>
                <w:sz w:val="17"/>
                <w:szCs w:val="17"/>
              </w:rPr>
            </w:pPr>
            <w:del w:id="2616" w:author="Stefanie Lane" w:date="2021-11-08T16:27:00Z">
              <w:r w:rsidRPr="004431C7" w:rsidDel="004120DE">
                <w:rPr>
                  <w:rFonts w:eastAsia="Times New Roman" w:cstheme="minorHAnsi"/>
                  <w:color w:val="000000"/>
                  <w:sz w:val="17"/>
                  <w:szCs w:val="17"/>
                </w:rPr>
                <w:delText>0.331</w:delText>
              </w:r>
            </w:del>
          </w:p>
        </w:tc>
        <w:tc>
          <w:tcPr>
            <w:tcW w:w="386" w:type="pct"/>
            <w:tcBorders>
              <w:top w:val="nil"/>
              <w:left w:val="nil"/>
              <w:bottom w:val="nil"/>
              <w:right w:val="nil"/>
            </w:tcBorders>
            <w:shd w:val="clear" w:color="auto" w:fill="auto"/>
            <w:noWrap/>
            <w:vAlign w:val="bottom"/>
            <w:hideMark/>
          </w:tcPr>
          <w:p w14:paraId="0687B726" w14:textId="145E2074" w:rsidR="00D40116" w:rsidRPr="004431C7" w:rsidDel="004120DE" w:rsidRDefault="00D40116" w:rsidP="003715CB">
            <w:pPr>
              <w:spacing w:after="0" w:line="240" w:lineRule="auto"/>
              <w:jc w:val="center"/>
              <w:rPr>
                <w:del w:id="2617" w:author="Stefanie Lane" w:date="2021-11-08T16:27:00Z"/>
                <w:rFonts w:eastAsia="Times New Roman" w:cstheme="minorHAnsi"/>
                <w:color w:val="000000"/>
                <w:sz w:val="17"/>
                <w:szCs w:val="17"/>
              </w:rPr>
            </w:pPr>
            <w:del w:id="2618" w:author="Stefanie Lane" w:date="2021-11-08T16:27:00Z">
              <w:r w:rsidRPr="004431C7" w:rsidDel="004120DE">
                <w:rPr>
                  <w:rFonts w:eastAsia="Times New Roman" w:cstheme="minorHAnsi"/>
                  <w:color w:val="000000"/>
                  <w:sz w:val="17"/>
                  <w:szCs w:val="17"/>
                </w:rPr>
                <w:delText>0.0059</w:delText>
              </w:r>
            </w:del>
          </w:p>
        </w:tc>
        <w:tc>
          <w:tcPr>
            <w:tcW w:w="671" w:type="pct"/>
            <w:tcBorders>
              <w:top w:val="nil"/>
              <w:left w:val="nil"/>
              <w:bottom w:val="nil"/>
              <w:right w:val="nil"/>
            </w:tcBorders>
            <w:shd w:val="clear" w:color="auto" w:fill="auto"/>
            <w:noWrap/>
            <w:vAlign w:val="bottom"/>
            <w:hideMark/>
          </w:tcPr>
          <w:p w14:paraId="1F89E8AD" w14:textId="7A0FB427" w:rsidR="00D40116" w:rsidRPr="004431C7" w:rsidDel="004120DE" w:rsidRDefault="00D40116" w:rsidP="003715CB">
            <w:pPr>
              <w:spacing w:after="0" w:line="240" w:lineRule="auto"/>
              <w:rPr>
                <w:del w:id="2619" w:author="Stefanie Lane" w:date="2021-11-08T16:27:00Z"/>
                <w:rFonts w:eastAsia="Times New Roman" w:cstheme="minorHAnsi"/>
                <w:sz w:val="17"/>
                <w:szCs w:val="17"/>
              </w:rPr>
            </w:pPr>
          </w:p>
        </w:tc>
        <w:tc>
          <w:tcPr>
            <w:tcW w:w="387" w:type="pct"/>
            <w:tcBorders>
              <w:top w:val="nil"/>
              <w:left w:val="nil"/>
              <w:bottom w:val="nil"/>
              <w:right w:val="nil"/>
            </w:tcBorders>
            <w:shd w:val="clear" w:color="auto" w:fill="auto"/>
            <w:noWrap/>
            <w:vAlign w:val="bottom"/>
            <w:hideMark/>
          </w:tcPr>
          <w:p w14:paraId="08AFED59" w14:textId="477F3298" w:rsidR="00D40116" w:rsidRPr="004431C7" w:rsidDel="004120DE" w:rsidRDefault="00D40116" w:rsidP="003715CB">
            <w:pPr>
              <w:spacing w:after="0" w:line="240" w:lineRule="auto"/>
              <w:rPr>
                <w:del w:id="2620"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60312128" w14:textId="75C4BB2C" w:rsidR="00D40116" w:rsidRPr="004431C7" w:rsidDel="004120DE" w:rsidRDefault="00D40116" w:rsidP="003715CB">
            <w:pPr>
              <w:spacing w:after="0" w:line="240" w:lineRule="auto"/>
              <w:jc w:val="center"/>
              <w:rPr>
                <w:del w:id="2621" w:author="Stefanie Lane" w:date="2021-11-08T16:27:00Z"/>
                <w:rFonts w:eastAsia="Times New Roman" w:cstheme="minorHAnsi"/>
                <w:sz w:val="17"/>
                <w:szCs w:val="17"/>
              </w:rPr>
            </w:pPr>
          </w:p>
        </w:tc>
        <w:tc>
          <w:tcPr>
            <w:tcW w:w="625" w:type="pct"/>
            <w:tcBorders>
              <w:top w:val="nil"/>
              <w:left w:val="nil"/>
              <w:bottom w:val="nil"/>
              <w:right w:val="nil"/>
            </w:tcBorders>
            <w:shd w:val="clear" w:color="auto" w:fill="auto"/>
            <w:noWrap/>
            <w:vAlign w:val="bottom"/>
            <w:hideMark/>
          </w:tcPr>
          <w:p w14:paraId="57D1F3B7" w14:textId="174D6B8A" w:rsidR="00D40116" w:rsidRPr="004431C7" w:rsidDel="004120DE" w:rsidRDefault="00D40116" w:rsidP="003715CB">
            <w:pPr>
              <w:spacing w:after="0" w:line="240" w:lineRule="auto"/>
              <w:rPr>
                <w:del w:id="2622"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2C7F9ACF" w14:textId="10235DFC" w:rsidR="00D40116" w:rsidRPr="004431C7" w:rsidDel="004120DE" w:rsidRDefault="00D40116" w:rsidP="003715CB">
            <w:pPr>
              <w:spacing w:after="0" w:line="240" w:lineRule="auto"/>
              <w:rPr>
                <w:del w:id="2623" w:author="Stefanie Lane" w:date="2021-11-08T16:27:00Z"/>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3662BD2F" w14:textId="37D93FA6" w:rsidR="00D40116" w:rsidRPr="004431C7" w:rsidDel="004120DE" w:rsidRDefault="00D40116" w:rsidP="003715CB">
            <w:pPr>
              <w:spacing w:after="0" w:line="240" w:lineRule="auto"/>
              <w:jc w:val="center"/>
              <w:rPr>
                <w:del w:id="2624" w:author="Stefanie Lane" w:date="2021-11-08T16:27:00Z"/>
                <w:rFonts w:eastAsia="Times New Roman" w:cstheme="minorHAnsi"/>
                <w:color w:val="000000"/>
                <w:sz w:val="17"/>
                <w:szCs w:val="17"/>
              </w:rPr>
            </w:pPr>
            <w:del w:id="2625" w:author="Stefanie Lane" w:date="2021-11-08T16:27:00Z">
              <w:r w:rsidRPr="004431C7" w:rsidDel="004120DE">
                <w:rPr>
                  <w:rFonts w:eastAsia="Times New Roman" w:cstheme="minorHAnsi"/>
                  <w:color w:val="000000"/>
                  <w:sz w:val="17"/>
                  <w:szCs w:val="17"/>
                </w:rPr>
                <w:delText> </w:delText>
              </w:r>
            </w:del>
          </w:p>
        </w:tc>
      </w:tr>
      <w:tr w:rsidR="00D40116" w:rsidRPr="004431C7" w:rsidDel="004120DE" w14:paraId="0F531B9B" w14:textId="10896770" w:rsidTr="003715CB">
        <w:trPr>
          <w:trHeight w:val="290"/>
          <w:del w:id="2626"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7F5172B2" w14:textId="4EC62E22" w:rsidR="00D40116" w:rsidRPr="004431C7" w:rsidDel="004120DE" w:rsidRDefault="00D40116" w:rsidP="003715CB">
            <w:pPr>
              <w:spacing w:after="0" w:line="240" w:lineRule="auto"/>
              <w:rPr>
                <w:del w:id="2627" w:author="Stefanie Lane" w:date="2021-11-08T16:27:00Z"/>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72AA1B0F" w14:textId="23E49AB5" w:rsidR="00D40116" w:rsidRPr="004431C7" w:rsidDel="004120DE" w:rsidRDefault="00D40116" w:rsidP="003715CB">
            <w:pPr>
              <w:spacing w:after="0" w:line="240" w:lineRule="auto"/>
              <w:rPr>
                <w:del w:id="2628" w:author="Stefanie Lane" w:date="2021-11-08T16:27:00Z"/>
                <w:rFonts w:eastAsia="Times New Roman" w:cstheme="minorHAnsi"/>
                <w:i/>
                <w:iCs/>
                <w:sz w:val="17"/>
                <w:szCs w:val="17"/>
              </w:rPr>
            </w:pPr>
            <w:del w:id="2629" w:author="Stefanie Lane" w:date="2021-11-08T16:27:00Z">
              <w:r w:rsidRPr="004431C7" w:rsidDel="004120DE">
                <w:rPr>
                  <w:rFonts w:eastAsia="Times New Roman" w:cstheme="minorHAnsi"/>
                  <w:i/>
                  <w:iCs/>
                  <w:sz w:val="17"/>
                  <w:szCs w:val="17"/>
                </w:rPr>
                <w:delText>Hordeum brachyantherum</w:delText>
              </w:r>
            </w:del>
          </w:p>
        </w:tc>
        <w:tc>
          <w:tcPr>
            <w:tcW w:w="386" w:type="pct"/>
            <w:tcBorders>
              <w:top w:val="single" w:sz="4" w:space="0" w:color="auto"/>
              <w:left w:val="nil"/>
              <w:bottom w:val="single" w:sz="4" w:space="0" w:color="auto"/>
              <w:right w:val="nil"/>
            </w:tcBorders>
            <w:shd w:val="clear" w:color="auto" w:fill="auto"/>
            <w:noWrap/>
            <w:vAlign w:val="bottom"/>
            <w:hideMark/>
          </w:tcPr>
          <w:p w14:paraId="02DD0D28" w14:textId="140FC8C1" w:rsidR="00D40116" w:rsidRPr="004431C7" w:rsidDel="004120DE" w:rsidRDefault="00D40116" w:rsidP="003715CB">
            <w:pPr>
              <w:spacing w:after="0" w:line="240" w:lineRule="auto"/>
              <w:jc w:val="center"/>
              <w:rPr>
                <w:del w:id="2630" w:author="Stefanie Lane" w:date="2021-11-08T16:27:00Z"/>
                <w:rFonts w:eastAsia="Times New Roman" w:cstheme="minorHAnsi"/>
                <w:color w:val="000000"/>
                <w:sz w:val="17"/>
                <w:szCs w:val="17"/>
              </w:rPr>
            </w:pPr>
            <w:del w:id="2631" w:author="Stefanie Lane" w:date="2021-11-08T16:27:00Z">
              <w:r w:rsidRPr="004431C7" w:rsidDel="004120DE">
                <w:rPr>
                  <w:rFonts w:eastAsia="Times New Roman" w:cstheme="minorHAnsi"/>
                  <w:color w:val="000000"/>
                  <w:sz w:val="17"/>
                  <w:szCs w:val="17"/>
                </w:rPr>
                <w:delText>0.293</w:delText>
              </w:r>
            </w:del>
          </w:p>
        </w:tc>
        <w:tc>
          <w:tcPr>
            <w:tcW w:w="386" w:type="pct"/>
            <w:tcBorders>
              <w:top w:val="single" w:sz="4" w:space="0" w:color="auto"/>
              <w:left w:val="nil"/>
              <w:bottom w:val="single" w:sz="4" w:space="0" w:color="auto"/>
              <w:right w:val="nil"/>
            </w:tcBorders>
            <w:shd w:val="clear" w:color="auto" w:fill="auto"/>
            <w:noWrap/>
            <w:vAlign w:val="bottom"/>
            <w:hideMark/>
          </w:tcPr>
          <w:p w14:paraId="754E7100" w14:textId="3C955407" w:rsidR="00D40116" w:rsidRPr="004431C7" w:rsidDel="004120DE" w:rsidRDefault="00D40116" w:rsidP="003715CB">
            <w:pPr>
              <w:spacing w:after="0" w:line="240" w:lineRule="auto"/>
              <w:jc w:val="center"/>
              <w:rPr>
                <w:del w:id="2632" w:author="Stefanie Lane" w:date="2021-11-08T16:27:00Z"/>
                <w:rFonts w:eastAsia="Times New Roman" w:cstheme="minorHAnsi"/>
                <w:color w:val="000000"/>
                <w:sz w:val="17"/>
                <w:szCs w:val="17"/>
              </w:rPr>
            </w:pPr>
            <w:del w:id="2633" w:author="Stefanie Lane" w:date="2021-11-08T16:27:00Z">
              <w:r w:rsidRPr="004431C7" w:rsidDel="004120DE">
                <w:rPr>
                  <w:rFonts w:eastAsia="Times New Roman" w:cstheme="minorHAnsi"/>
                  <w:color w:val="000000"/>
                  <w:sz w:val="17"/>
                  <w:szCs w:val="17"/>
                </w:rPr>
                <w:delText>0.0157</w:delText>
              </w:r>
            </w:del>
          </w:p>
        </w:tc>
        <w:tc>
          <w:tcPr>
            <w:tcW w:w="671" w:type="pct"/>
            <w:tcBorders>
              <w:top w:val="nil"/>
              <w:left w:val="nil"/>
              <w:bottom w:val="nil"/>
              <w:right w:val="nil"/>
            </w:tcBorders>
            <w:shd w:val="clear" w:color="auto" w:fill="auto"/>
            <w:noWrap/>
            <w:vAlign w:val="bottom"/>
            <w:hideMark/>
          </w:tcPr>
          <w:p w14:paraId="5D51F30E" w14:textId="47C5680F" w:rsidR="00D40116" w:rsidRPr="004431C7" w:rsidDel="004120DE" w:rsidRDefault="00D40116" w:rsidP="003715CB">
            <w:pPr>
              <w:spacing w:after="0" w:line="240" w:lineRule="auto"/>
              <w:rPr>
                <w:del w:id="2634" w:author="Stefanie Lane" w:date="2021-11-08T16:27:00Z"/>
                <w:rFonts w:eastAsia="Times New Roman" w:cstheme="minorHAnsi"/>
                <w:sz w:val="17"/>
                <w:szCs w:val="17"/>
              </w:rPr>
            </w:pPr>
          </w:p>
        </w:tc>
        <w:tc>
          <w:tcPr>
            <w:tcW w:w="387" w:type="pct"/>
            <w:tcBorders>
              <w:top w:val="nil"/>
              <w:left w:val="nil"/>
              <w:bottom w:val="nil"/>
              <w:right w:val="nil"/>
            </w:tcBorders>
            <w:shd w:val="clear" w:color="auto" w:fill="auto"/>
            <w:noWrap/>
            <w:vAlign w:val="bottom"/>
            <w:hideMark/>
          </w:tcPr>
          <w:p w14:paraId="2BE639C7" w14:textId="7B35E747" w:rsidR="00D40116" w:rsidRPr="004431C7" w:rsidDel="004120DE" w:rsidRDefault="00D40116" w:rsidP="003715CB">
            <w:pPr>
              <w:spacing w:after="0" w:line="240" w:lineRule="auto"/>
              <w:rPr>
                <w:del w:id="2635"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3A434B07" w14:textId="5DF69B35" w:rsidR="00D40116" w:rsidRPr="004431C7" w:rsidDel="004120DE" w:rsidRDefault="00D40116" w:rsidP="003715CB">
            <w:pPr>
              <w:spacing w:after="0" w:line="240" w:lineRule="auto"/>
              <w:jc w:val="center"/>
              <w:rPr>
                <w:del w:id="2636" w:author="Stefanie Lane" w:date="2021-11-08T16:27:00Z"/>
                <w:rFonts w:eastAsia="Times New Roman" w:cstheme="minorHAnsi"/>
                <w:sz w:val="17"/>
                <w:szCs w:val="17"/>
              </w:rPr>
            </w:pPr>
          </w:p>
        </w:tc>
        <w:tc>
          <w:tcPr>
            <w:tcW w:w="625" w:type="pct"/>
            <w:tcBorders>
              <w:top w:val="nil"/>
              <w:left w:val="nil"/>
              <w:bottom w:val="nil"/>
              <w:right w:val="nil"/>
            </w:tcBorders>
            <w:shd w:val="clear" w:color="auto" w:fill="auto"/>
            <w:noWrap/>
            <w:vAlign w:val="bottom"/>
            <w:hideMark/>
          </w:tcPr>
          <w:p w14:paraId="42A22D2D" w14:textId="58AD2961" w:rsidR="00D40116" w:rsidRPr="004431C7" w:rsidDel="004120DE" w:rsidRDefault="00D40116" w:rsidP="003715CB">
            <w:pPr>
              <w:spacing w:after="0" w:line="240" w:lineRule="auto"/>
              <w:rPr>
                <w:del w:id="2637"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62ABE4D2" w14:textId="06194203" w:rsidR="00D40116" w:rsidRPr="004431C7" w:rsidDel="004120DE" w:rsidRDefault="00D40116" w:rsidP="003715CB">
            <w:pPr>
              <w:spacing w:after="0" w:line="240" w:lineRule="auto"/>
              <w:rPr>
                <w:del w:id="2638" w:author="Stefanie Lane" w:date="2021-11-08T16:27:00Z"/>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77764572" w14:textId="1206236A" w:rsidR="00D40116" w:rsidRPr="004431C7" w:rsidDel="004120DE" w:rsidRDefault="00D40116" w:rsidP="003715CB">
            <w:pPr>
              <w:spacing w:after="0" w:line="240" w:lineRule="auto"/>
              <w:jc w:val="center"/>
              <w:rPr>
                <w:del w:id="2639" w:author="Stefanie Lane" w:date="2021-11-08T16:27:00Z"/>
                <w:rFonts w:eastAsia="Times New Roman" w:cstheme="minorHAnsi"/>
                <w:color w:val="000000"/>
                <w:sz w:val="17"/>
                <w:szCs w:val="17"/>
              </w:rPr>
            </w:pPr>
            <w:del w:id="2640" w:author="Stefanie Lane" w:date="2021-11-08T16:27:00Z">
              <w:r w:rsidRPr="004431C7" w:rsidDel="004120DE">
                <w:rPr>
                  <w:rFonts w:eastAsia="Times New Roman" w:cstheme="minorHAnsi"/>
                  <w:color w:val="000000"/>
                  <w:sz w:val="17"/>
                  <w:szCs w:val="17"/>
                </w:rPr>
                <w:delText> </w:delText>
              </w:r>
            </w:del>
          </w:p>
        </w:tc>
      </w:tr>
      <w:tr w:rsidR="00D40116" w:rsidRPr="004431C7" w:rsidDel="004120DE" w14:paraId="36B79ED6" w14:textId="7FC967E6" w:rsidTr="003715CB">
        <w:trPr>
          <w:trHeight w:val="300"/>
          <w:del w:id="2641"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0256C016" w14:textId="0251E392" w:rsidR="00D40116" w:rsidRPr="004431C7" w:rsidDel="004120DE" w:rsidRDefault="00D40116" w:rsidP="003715CB">
            <w:pPr>
              <w:spacing w:after="0" w:line="240" w:lineRule="auto"/>
              <w:rPr>
                <w:del w:id="2642" w:author="Stefanie Lane" w:date="2021-11-08T16:27:00Z"/>
                <w:rFonts w:eastAsia="Times New Roman" w:cstheme="minorHAnsi"/>
                <w:color w:val="000000"/>
                <w:sz w:val="17"/>
                <w:szCs w:val="17"/>
              </w:rPr>
            </w:pPr>
          </w:p>
        </w:tc>
        <w:tc>
          <w:tcPr>
            <w:tcW w:w="817" w:type="pct"/>
            <w:tcBorders>
              <w:top w:val="nil"/>
              <w:left w:val="nil"/>
              <w:bottom w:val="single" w:sz="8" w:space="0" w:color="auto"/>
              <w:right w:val="nil"/>
            </w:tcBorders>
            <w:shd w:val="clear" w:color="auto" w:fill="auto"/>
            <w:noWrap/>
            <w:vAlign w:val="bottom"/>
            <w:hideMark/>
          </w:tcPr>
          <w:p w14:paraId="5513B700" w14:textId="1A940E24" w:rsidR="00D40116" w:rsidRPr="004431C7" w:rsidDel="004120DE" w:rsidRDefault="00D40116" w:rsidP="003715CB">
            <w:pPr>
              <w:spacing w:after="0" w:line="240" w:lineRule="auto"/>
              <w:rPr>
                <w:del w:id="2643" w:author="Stefanie Lane" w:date="2021-11-08T16:27:00Z"/>
                <w:rFonts w:eastAsia="Times New Roman" w:cstheme="minorHAnsi"/>
                <w:i/>
                <w:iCs/>
                <w:sz w:val="17"/>
                <w:szCs w:val="17"/>
              </w:rPr>
            </w:pPr>
            <w:del w:id="2644" w:author="Stefanie Lane" w:date="2021-11-08T16:27:00Z">
              <w:r w:rsidRPr="004431C7" w:rsidDel="004120DE">
                <w:rPr>
                  <w:rFonts w:eastAsia="Times New Roman" w:cstheme="minorHAnsi"/>
                  <w:i/>
                  <w:iCs/>
                  <w:sz w:val="17"/>
                  <w:szCs w:val="17"/>
                </w:rPr>
                <w:delText>Deschampsia caespitosa</w:delText>
              </w:r>
            </w:del>
          </w:p>
        </w:tc>
        <w:tc>
          <w:tcPr>
            <w:tcW w:w="386" w:type="pct"/>
            <w:tcBorders>
              <w:top w:val="nil"/>
              <w:left w:val="nil"/>
              <w:bottom w:val="single" w:sz="8" w:space="0" w:color="auto"/>
              <w:right w:val="nil"/>
            </w:tcBorders>
            <w:shd w:val="clear" w:color="auto" w:fill="auto"/>
            <w:noWrap/>
            <w:vAlign w:val="bottom"/>
            <w:hideMark/>
          </w:tcPr>
          <w:p w14:paraId="70605EE1" w14:textId="3CEF341A" w:rsidR="00D40116" w:rsidRPr="004431C7" w:rsidDel="004120DE" w:rsidRDefault="00D40116" w:rsidP="003715CB">
            <w:pPr>
              <w:spacing w:after="0" w:line="240" w:lineRule="auto"/>
              <w:jc w:val="center"/>
              <w:rPr>
                <w:del w:id="2645" w:author="Stefanie Lane" w:date="2021-11-08T16:27:00Z"/>
                <w:rFonts w:eastAsia="Times New Roman" w:cstheme="minorHAnsi"/>
                <w:color w:val="000000"/>
                <w:sz w:val="17"/>
                <w:szCs w:val="17"/>
              </w:rPr>
            </w:pPr>
            <w:del w:id="2646" w:author="Stefanie Lane" w:date="2021-11-08T16:27:00Z">
              <w:r w:rsidRPr="004431C7" w:rsidDel="004120DE">
                <w:rPr>
                  <w:rFonts w:eastAsia="Times New Roman" w:cstheme="minorHAnsi"/>
                  <w:color w:val="000000"/>
                  <w:sz w:val="17"/>
                  <w:szCs w:val="17"/>
                </w:rPr>
                <w:delText>0.267</w:delText>
              </w:r>
            </w:del>
          </w:p>
        </w:tc>
        <w:tc>
          <w:tcPr>
            <w:tcW w:w="386" w:type="pct"/>
            <w:tcBorders>
              <w:top w:val="nil"/>
              <w:left w:val="nil"/>
              <w:bottom w:val="single" w:sz="8" w:space="0" w:color="auto"/>
              <w:right w:val="nil"/>
            </w:tcBorders>
            <w:shd w:val="clear" w:color="auto" w:fill="auto"/>
            <w:noWrap/>
            <w:vAlign w:val="bottom"/>
            <w:hideMark/>
          </w:tcPr>
          <w:p w14:paraId="3C24D374" w14:textId="3FAE9CB1" w:rsidR="00D40116" w:rsidRPr="004431C7" w:rsidDel="004120DE" w:rsidRDefault="00D40116" w:rsidP="003715CB">
            <w:pPr>
              <w:spacing w:after="0" w:line="240" w:lineRule="auto"/>
              <w:jc w:val="center"/>
              <w:rPr>
                <w:del w:id="2647" w:author="Stefanie Lane" w:date="2021-11-08T16:27:00Z"/>
                <w:rFonts w:eastAsia="Times New Roman" w:cstheme="minorHAnsi"/>
                <w:color w:val="000000"/>
                <w:sz w:val="17"/>
                <w:szCs w:val="17"/>
              </w:rPr>
            </w:pPr>
            <w:del w:id="2648" w:author="Stefanie Lane" w:date="2021-11-08T16:27:00Z">
              <w:r w:rsidRPr="004431C7" w:rsidDel="004120DE">
                <w:rPr>
                  <w:rFonts w:eastAsia="Times New Roman" w:cstheme="minorHAnsi"/>
                  <w:color w:val="000000"/>
                  <w:sz w:val="17"/>
                  <w:szCs w:val="17"/>
                </w:rPr>
                <w:delText>0.0497</w:delText>
              </w:r>
            </w:del>
          </w:p>
        </w:tc>
        <w:tc>
          <w:tcPr>
            <w:tcW w:w="671" w:type="pct"/>
            <w:tcBorders>
              <w:top w:val="nil"/>
              <w:left w:val="nil"/>
              <w:bottom w:val="single" w:sz="8" w:space="0" w:color="auto"/>
              <w:right w:val="nil"/>
            </w:tcBorders>
            <w:shd w:val="clear" w:color="auto" w:fill="auto"/>
            <w:noWrap/>
            <w:vAlign w:val="bottom"/>
            <w:hideMark/>
          </w:tcPr>
          <w:p w14:paraId="6BD0CA67" w14:textId="28BE0493" w:rsidR="00D40116" w:rsidRPr="004431C7" w:rsidDel="004120DE" w:rsidRDefault="00D40116" w:rsidP="003715CB">
            <w:pPr>
              <w:spacing w:after="0" w:line="240" w:lineRule="auto"/>
              <w:rPr>
                <w:del w:id="2649" w:author="Stefanie Lane" w:date="2021-11-08T16:27:00Z"/>
                <w:rFonts w:eastAsia="Times New Roman" w:cstheme="minorHAnsi"/>
                <w:color w:val="000000"/>
                <w:sz w:val="17"/>
                <w:szCs w:val="17"/>
              </w:rPr>
            </w:pPr>
            <w:del w:id="2650" w:author="Stefanie Lane" w:date="2021-11-08T16:27:00Z">
              <w:r w:rsidRPr="004431C7" w:rsidDel="004120DE">
                <w:rPr>
                  <w:rFonts w:eastAsia="Times New Roman" w:cstheme="minorHAnsi"/>
                  <w:color w:val="000000"/>
                  <w:sz w:val="17"/>
                  <w:szCs w:val="17"/>
                </w:rPr>
                <w:delText> </w:delText>
              </w:r>
            </w:del>
          </w:p>
        </w:tc>
        <w:tc>
          <w:tcPr>
            <w:tcW w:w="387" w:type="pct"/>
            <w:tcBorders>
              <w:top w:val="nil"/>
              <w:left w:val="nil"/>
              <w:bottom w:val="single" w:sz="8" w:space="0" w:color="auto"/>
              <w:right w:val="nil"/>
            </w:tcBorders>
            <w:shd w:val="clear" w:color="auto" w:fill="auto"/>
            <w:noWrap/>
            <w:vAlign w:val="bottom"/>
            <w:hideMark/>
          </w:tcPr>
          <w:p w14:paraId="43F1B346" w14:textId="1CC23FD0" w:rsidR="00D40116" w:rsidRPr="004431C7" w:rsidDel="004120DE" w:rsidRDefault="00D40116" w:rsidP="003715CB">
            <w:pPr>
              <w:spacing w:after="0" w:line="240" w:lineRule="auto"/>
              <w:jc w:val="center"/>
              <w:rPr>
                <w:del w:id="2651" w:author="Stefanie Lane" w:date="2021-11-08T16:27:00Z"/>
                <w:rFonts w:eastAsia="Times New Roman" w:cstheme="minorHAnsi"/>
                <w:color w:val="000000"/>
                <w:sz w:val="17"/>
                <w:szCs w:val="17"/>
              </w:rPr>
            </w:pPr>
            <w:del w:id="2652" w:author="Stefanie Lane" w:date="2021-11-08T16:27:00Z">
              <w:r w:rsidRPr="004431C7" w:rsidDel="004120DE">
                <w:rPr>
                  <w:rFonts w:eastAsia="Times New Roman" w:cstheme="minorHAnsi"/>
                  <w:color w:val="000000"/>
                  <w:sz w:val="17"/>
                  <w:szCs w:val="17"/>
                </w:rPr>
                <w:delText> </w:delText>
              </w:r>
            </w:del>
          </w:p>
        </w:tc>
        <w:tc>
          <w:tcPr>
            <w:tcW w:w="384" w:type="pct"/>
            <w:tcBorders>
              <w:top w:val="nil"/>
              <w:left w:val="nil"/>
              <w:bottom w:val="single" w:sz="8" w:space="0" w:color="auto"/>
              <w:right w:val="nil"/>
            </w:tcBorders>
            <w:shd w:val="clear" w:color="auto" w:fill="auto"/>
            <w:noWrap/>
            <w:vAlign w:val="bottom"/>
            <w:hideMark/>
          </w:tcPr>
          <w:p w14:paraId="2A7766F6" w14:textId="6316E22E" w:rsidR="00D40116" w:rsidRPr="004431C7" w:rsidDel="004120DE" w:rsidRDefault="00D40116" w:rsidP="003715CB">
            <w:pPr>
              <w:spacing w:after="0" w:line="240" w:lineRule="auto"/>
              <w:jc w:val="center"/>
              <w:rPr>
                <w:del w:id="2653" w:author="Stefanie Lane" w:date="2021-11-08T16:27:00Z"/>
                <w:rFonts w:eastAsia="Times New Roman" w:cstheme="minorHAnsi"/>
                <w:color w:val="000000"/>
                <w:sz w:val="17"/>
                <w:szCs w:val="17"/>
              </w:rPr>
            </w:pPr>
            <w:del w:id="2654" w:author="Stefanie Lane" w:date="2021-11-08T16:27:00Z">
              <w:r w:rsidRPr="004431C7" w:rsidDel="004120DE">
                <w:rPr>
                  <w:rFonts w:eastAsia="Times New Roman" w:cstheme="minorHAnsi"/>
                  <w:color w:val="000000"/>
                  <w:sz w:val="17"/>
                  <w:szCs w:val="17"/>
                </w:rPr>
                <w:delText> </w:delText>
              </w:r>
            </w:del>
          </w:p>
        </w:tc>
        <w:tc>
          <w:tcPr>
            <w:tcW w:w="625" w:type="pct"/>
            <w:tcBorders>
              <w:top w:val="nil"/>
              <w:left w:val="nil"/>
              <w:bottom w:val="single" w:sz="8" w:space="0" w:color="auto"/>
              <w:right w:val="nil"/>
            </w:tcBorders>
            <w:shd w:val="clear" w:color="auto" w:fill="auto"/>
            <w:noWrap/>
            <w:vAlign w:val="bottom"/>
            <w:hideMark/>
          </w:tcPr>
          <w:p w14:paraId="41B5BFBD" w14:textId="7FEFF3D2" w:rsidR="00D40116" w:rsidRPr="004431C7" w:rsidDel="004120DE" w:rsidRDefault="00D40116" w:rsidP="003715CB">
            <w:pPr>
              <w:spacing w:after="0" w:line="240" w:lineRule="auto"/>
              <w:rPr>
                <w:del w:id="2655" w:author="Stefanie Lane" w:date="2021-11-08T16:27:00Z"/>
                <w:rFonts w:eastAsia="Times New Roman" w:cstheme="minorHAnsi"/>
                <w:i/>
                <w:iCs/>
                <w:color w:val="000000"/>
                <w:sz w:val="17"/>
                <w:szCs w:val="17"/>
              </w:rPr>
            </w:pPr>
            <w:del w:id="2656" w:author="Stefanie Lane" w:date="2021-11-08T16:27:00Z">
              <w:r w:rsidRPr="004431C7" w:rsidDel="004120DE">
                <w:rPr>
                  <w:rFonts w:eastAsia="Times New Roman" w:cstheme="minorHAnsi"/>
                  <w:i/>
                  <w:iCs/>
                  <w:color w:val="000000"/>
                  <w:sz w:val="17"/>
                  <w:szCs w:val="17"/>
                </w:rPr>
                <w:delText> </w:delText>
              </w:r>
            </w:del>
          </w:p>
        </w:tc>
        <w:tc>
          <w:tcPr>
            <w:tcW w:w="384" w:type="pct"/>
            <w:tcBorders>
              <w:top w:val="nil"/>
              <w:left w:val="nil"/>
              <w:bottom w:val="single" w:sz="8" w:space="0" w:color="auto"/>
              <w:right w:val="nil"/>
            </w:tcBorders>
            <w:shd w:val="clear" w:color="auto" w:fill="auto"/>
            <w:noWrap/>
            <w:vAlign w:val="bottom"/>
            <w:hideMark/>
          </w:tcPr>
          <w:p w14:paraId="74897D5D" w14:textId="3369BBD2" w:rsidR="00D40116" w:rsidRPr="004431C7" w:rsidDel="004120DE" w:rsidRDefault="00D40116" w:rsidP="003715CB">
            <w:pPr>
              <w:spacing w:after="0" w:line="240" w:lineRule="auto"/>
              <w:jc w:val="center"/>
              <w:rPr>
                <w:del w:id="2657" w:author="Stefanie Lane" w:date="2021-11-08T16:27:00Z"/>
                <w:rFonts w:eastAsia="Times New Roman" w:cstheme="minorHAnsi"/>
                <w:color w:val="000000"/>
                <w:sz w:val="17"/>
                <w:szCs w:val="17"/>
              </w:rPr>
            </w:pPr>
            <w:del w:id="2658" w:author="Stefanie Lane" w:date="2021-11-08T16:27:00Z">
              <w:r w:rsidRPr="004431C7" w:rsidDel="004120DE">
                <w:rPr>
                  <w:rFonts w:eastAsia="Times New Roman" w:cstheme="minorHAnsi"/>
                  <w:color w:val="000000"/>
                  <w:sz w:val="17"/>
                  <w:szCs w:val="17"/>
                </w:rPr>
                <w:delText> </w:delText>
              </w:r>
            </w:del>
          </w:p>
        </w:tc>
        <w:tc>
          <w:tcPr>
            <w:tcW w:w="385" w:type="pct"/>
            <w:tcBorders>
              <w:top w:val="nil"/>
              <w:left w:val="nil"/>
              <w:bottom w:val="single" w:sz="8" w:space="0" w:color="auto"/>
              <w:right w:val="single" w:sz="8" w:space="0" w:color="auto"/>
            </w:tcBorders>
            <w:shd w:val="clear" w:color="auto" w:fill="auto"/>
            <w:noWrap/>
            <w:vAlign w:val="bottom"/>
            <w:hideMark/>
          </w:tcPr>
          <w:p w14:paraId="599B5278" w14:textId="7A573CEE" w:rsidR="00D40116" w:rsidRPr="004431C7" w:rsidDel="004120DE" w:rsidRDefault="00D40116" w:rsidP="003715CB">
            <w:pPr>
              <w:spacing w:after="0" w:line="240" w:lineRule="auto"/>
              <w:jc w:val="center"/>
              <w:rPr>
                <w:del w:id="2659" w:author="Stefanie Lane" w:date="2021-11-08T16:27:00Z"/>
                <w:rFonts w:eastAsia="Times New Roman" w:cstheme="minorHAnsi"/>
                <w:color w:val="000000"/>
                <w:sz w:val="17"/>
                <w:szCs w:val="17"/>
              </w:rPr>
            </w:pPr>
            <w:del w:id="2660" w:author="Stefanie Lane" w:date="2021-11-08T16:27:00Z">
              <w:r w:rsidRPr="004431C7" w:rsidDel="004120DE">
                <w:rPr>
                  <w:rFonts w:eastAsia="Times New Roman" w:cstheme="minorHAnsi"/>
                  <w:color w:val="000000"/>
                  <w:sz w:val="17"/>
                  <w:szCs w:val="17"/>
                </w:rPr>
                <w:delText> </w:delText>
              </w:r>
            </w:del>
          </w:p>
        </w:tc>
      </w:tr>
      <w:tr w:rsidR="00D40116" w:rsidRPr="004431C7" w:rsidDel="004120DE" w14:paraId="3D24A0EE" w14:textId="6EB5CB9C" w:rsidTr="003715CB">
        <w:trPr>
          <w:trHeight w:val="300"/>
          <w:del w:id="2661" w:author="Stefanie Lane" w:date="2021-11-08T16:27:00Z"/>
        </w:trPr>
        <w:tc>
          <w:tcPr>
            <w:tcW w:w="575" w:type="pct"/>
            <w:tcBorders>
              <w:top w:val="nil"/>
              <w:left w:val="nil"/>
              <w:bottom w:val="nil"/>
              <w:right w:val="nil"/>
            </w:tcBorders>
            <w:shd w:val="clear" w:color="auto" w:fill="auto"/>
            <w:vAlign w:val="bottom"/>
            <w:hideMark/>
          </w:tcPr>
          <w:p w14:paraId="3D553808" w14:textId="6CA3E30E" w:rsidR="00D40116" w:rsidRPr="004431C7" w:rsidDel="004120DE" w:rsidRDefault="00D40116" w:rsidP="003715CB">
            <w:pPr>
              <w:spacing w:after="0" w:line="240" w:lineRule="auto"/>
              <w:jc w:val="center"/>
              <w:rPr>
                <w:del w:id="2662" w:author="Stefanie Lane" w:date="2021-11-08T16:27:00Z"/>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09535EE8" w14:textId="664A7DB4" w:rsidR="00D40116" w:rsidRPr="004431C7" w:rsidDel="004120DE" w:rsidRDefault="00D40116" w:rsidP="003715CB">
            <w:pPr>
              <w:spacing w:after="0" w:line="240" w:lineRule="auto"/>
              <w:rPr>
                <w:del w:id="2663"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5E6C8F25" w14:textId="52C558B4" w:rsidR="00D40116" w:rsidRPr="004431C7" w:rsidDel="004120DE" w:rsidRDefault="00D40116" w:rsidP="003715CB">
            <w:pPr>
              <w:spacing w:after="0" w:line="240" w:lineRule="auto"/>
              <w:rPr>
                <w:del w:id="2664"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05BC665F" w14:textId="77E8C3F5" w:rsidR="00D40116" w:rsidRPr="004431C7" w:rsidDel="004120DE" w:rsidRDefault="00D40116" w:rsidP="003715CB">
            <w:pPr>
              <w:spacing w:after="0" w:line="240" w:lineRule="auto"/>
              <w:jc w:val="center"/>
              <w:rPr>
                <w:del w:id="2665" w:author="Stefanie Lane" w:date="2021-11-08T16:27:00Z"/>
                <w:rFonts w:eastAsia="Times New Roman" w:cstheme="minorHAnsi"/>
                <w:sz w:val="17"/>
                <w:szCs w:val="17"/>
              </w:rPr>
            </w:pPr>
          </w:p>
        </w:tc>
        <w:tc>
          <w:tcPr>
            <w:tcW w:w="671" w:type="pct"/>
            <w:tcBorders>
              <w:top w:val="nil"/>
              <w:left w:val="nil"/>
              <w:bottom w:val="nil"/>
              <w:right w:val="nil"/>
            </w:tcBorders>
            <w:shd w:val="clear" w:color="auto" w:fill="auto"/>
            <w:noWrap/>
            <w:vAlign w:val="bottom"/>
            <w:hideMark/>
          </w:tcPr>
          <w:p w14:paraId="27AFFB84" w14:textId="37B294A7" w:rsidR="00D40116" w:rsidRPr="004431C7" w:rsidDel="004120DE" w:rsidRDefault="00D40116" w:rsidP="003715CB">
            <w:pPr>
              <w:spacing w:after="0" w:line="240" w:lineRule="auto"/>
              <w:rPr>
                <w:del w:id="2666" w:author="Stefanie Lane" w:date="2021-11-08T16:27:00Z"/>
                <w:rFonts w:eastAsia="Times New Roman" w:cstheme="minorHAnsi"/>
                <w:sz w:val="17"/>
                <w:szCs w:val="17"/>
              </w:rPr>
            </w:pPr>
          </w:p>
        </w:tc>
        <w:tc>
          <w:tcPr>
            <w:tcW w:w="387" w:type="pct"/>
            <w:tcBorders>
              <w:top w:val="nil"/>
              <w:left w:val="nil"/>
              <w:bottom w:val="nil"/>
              <w:right w:val="nil"/>
            </w:tcBorders>
            <w:shd w:val="clear" w:color="auto" w:fill="auto"/>
            <w:noWrap/>
            <w:vAlign w:val="bottom"/>
            <w:hideMark/>
          </w:tcPr>
          <w:p w14:paraId="2550C8DA" w14:textId="58FD8DE1" w:rsidR="00D40116" w:rsidRPr="004431C7" w:rsidDel="004120DE" w:rsidRDefault="00D40116" w:rsidP="003715CB">
            <w:pPr>
              <w:spacing w:after="0" w:line="240" w:lineRule="auto"/>
              <w:rPr>
                <w:del w:id="2667"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27361B21" w14:textId="1238C7F5" w:rsidR="00D40116" w:rsidRPr="004431C7" w:rsidDel="004120DE" w:rsidRDefault="00D40116" w:rsidP="003715CB">
            <w:pPr>
              <w:spacing w:after="0" w:line="240" w:lineRule="auto"/>
              <w:jc w:val="center"/>
              <w:rPr>
                <w:del w:id="2668" w:author="Stefanie Lane" w:date="2021-11-08T16:27:00Z"/>
                <w:rFonts w:eastAsia="Times New Roman" w:cstheme="minorHAnsi"/>
                <w:sz w:val="17"/>
                <w:szCs w:val="17"/>
              </w:rPr>
            </w:pPr>
          </w:p>
        </w:tc>
        <w:tc>
          <w:tcPr>
            <w:tcW w:w="625" w:type="pct"/>
            <w:tcBorders>
              <w:top w:val="nil"/>
              <w:left w:val="nil"/>
              <w:bottom w:val="nil"/>
              <w:right w:val="nil"/>
            </w:tcBorders>
            <w:shd w:val="clear" w:color="auto" w:fill="auto"/>
            <w:noWrap/>
            <w:vAlign w:val="bottom"/>
            <w:hideMark/>
          </w:tcPr>
          <w:p w14:paraId="61BB82D9" w14:textId="275BC5F7" w:rsidR="00D40116" w:rsidRPr="004431C7" w:rsidDel="004120DE" w:rsidRDefault="00D40116" w:rsidP="003715CB">
            <w:pPr>
              <w:spacing w:after="0" w:line="240" w:lineRule="auto"/>
              <w:rPr>
                <w:del w:id="2669"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7197B212" w14:textId="06C664E8" w:rsidR="00D40116" w:rsidRPr="004431C7" w:rsidDel="004120DE" w:rsidRDefault="00D40116" w:rsidP="003715CB">
            <w:pPr>
              <w:spacing w:after="0" w:line="240" w:lineRule="auto"/>
              <w:rPr>
                <w:del w:id="2670" w:author="Stefanie Lane" w:date="2021-11-08T16:27:00Z"/>
                <w:rFonts w:eastAsia="Times New Roman" w:cstheme="minorHAnsi"/>
                <w:sz w:val="17"/>
                <w:szCs w:val="17"/>
              </w:rPr>
            </w:pPr>
          </w:p>
        </w:tc>
        <w:tc>
          <w:tcPr>
            <w:tcW w:w="385" w:type="pct"/>
            <w:tcBorders>
              <w:top w:val="nil"/>
              <w:left w:val="nil"/>
              <w:bottom w:val="nil"/>
              <w:right w:val="nil"/>
            </w:tcBorders>
            <w:shd w:val="clear" w:color="auto" w:fill="auto"/>
            <w:noWrap/>
            <w:vAlign w:val="bottom"/>
            <w:hideMark/>
          </w:tcPr>
          <w:p w14:paraId="63974450" w14:textId="0419D966" w:rsidR="00D40116" w:rsidRPr="004431C7" w:rsidDel="004120DE" w:rsidRDefault="00D40116" w:rsidP="003715CB">
            <w:pPr>
              <w:spacing w:after="0" w:line="240" w:lineRule="auto"/>
              <w:jc w:val="center"/>
              <w:rPr>
                <w:del w:id="2671" w:author="Stefanie Lane" w:date="2021-11-08T16:27:00Z"/>
                <w:rFonts w:eastAsia="Times New Roman" w:cstheme="minorHAnsi"/>
                <w:sz w:val="17"/>
                <w:szCs w:val="17"/>
              </w:rPr>
            </w:pPr>
          </w:p>
        </w:tc>
      </w:tr>
      <w:tr w:rsidR="00D40116" w:rsidRPr="004431C7" w:rsidDel="004120DE" w14:paraId="0F14DF3D" w14:textId="7A63FAEF" w:rsidTr="003715CB">
        <w:trPr>
          <w:trHeight w:val="290"/>
          <w:del w:id="2672" w:author="Stefanie Lane" w:date="2021-11-08T16:27:00Z"/>
        </w:trPr>
        <w:tc>
          <w:tcPr>
            <w:tcW w:w="575" w:type="pct"/>
            <w:vMerge w:val="restart"/>
            <w:tcBorders>
              <w:top w:val="single" w:sz="8" w:space="0" w:color="auto"/>
              <w:left w:val="single" w:sz="8" w:space="0" w:color="auto"/>
              <w:bottom w:val="single" w:sz="8" w:space="0" w:color="000000"/>
              <w:right w:val="nil"/>
            </w:tcBorders>
            <w:shd w:val="clear" w:color="auto" w:fill="auto"/>
            <w:vAlign w:val="center"/>
            <w:hideMark/>
          </w:tcPr>
          <w:p w14:paraId="413EAB91" w14:textId="4F510A4B" w:rsidR="00D40116" w:rsidRPr="004431C7" w:rsidDel="004120DE" w:rsidRDefault="00D40116" w:rsidP="003715CB">
            <w:pPr>
              <w:spacing w:after="0" w:line="240" w:lineRule="auto"/>
              <w:jc w:val="center"/>
              <w:rPr>
                <w:del w:id="2673" w:author="Stefanie Lane" w:date="2021-11-08T16:27:00Z"/>
                <w:rFonts w:eastAsia="Times New Roman" w:cstheme="minorHAnsi"/>
                <w:color w:val="000000"/>
                <w:sz w:val="17"/>
                <w:szCs w:val="17"/>
              </w:rPr>
            </w:pPr>
            <w:del w:id="2674" w:author="Stefanie Lane" w:date="2021-11-08T16:27:00Z">
              <w:r w:rsidRPr="004431C7" w:rsidDel="004120DE">
                <w:rPr>
                  <w:rFonts w:eastAsia="Times New Roman" w:cstheme="minorHAnsi"/>
                  <w:color w:val="000000"/>
                  <w:sz w:val="17"/>
                  <w:szCs w:val="17"/>
                </w:rPr>
                <w:delText>"Bogbean"</w:delText>
              </w:r>
            </w:del>
          </w:p>
        </w:tc>
        <w:tc>
          <w:tcPr>
            <w:tcW w:w="817" w:type="pct"/>
            <w:tcBorders>
              <w:top w:val="single" w:sz="8" w:space="0" w:color="auto"/>
              <w:left w:val="nil"/>
              <w:bottom w:val="nil"/>
              <w:right w:val="nil"/>
            </w:tcBorders>
            <w:shd w:val="clear" w:color="auto" w:fill="auto"/>
            <w:noWrap/>
            <w:vAlign w:val="bottom"/>
            <w:hideMark/>
          </w:tcPr>
          <w:p w14:paraId="1C48C31A" w14:textId="19FAB31C" w:rsidR="00D40116" w:rsidRPr="004431C7" w:rsidDel="004120DE" w:rsidRDefault="00D40116" w:rsidP="003715CB">
            <w:pPr>
              <w:spacing w:after="0" w:line="240" w:lineRule="auto"/>
              <w:rPr>
                <w:del w:id="2675" w:author="Stefanie Lane" w:date="2021-11-08T16:27:00Z"/>
                <w:rFonts w:eastAsia="Times New Roman" w:cstheme="minorHAnsi"/>
                <w:i/>
                <w:iCs/>
                <w:sz w:val="17"/>
                <w:szCs w:val="17"/>
              </w:rPr>
            </w:pPr>
            <w:del w:id="2676" w:author="Stefanie Lane" w:date="2021-11-08T16:27:00Z">
              <w:r w:rsidRPr="004431C7" w:rsidDel="004120DE">
                <w:rPr>
                  <w:rFonts w:eastAsia="Times New Roman" w:cstheme="minorHAnsi"/>
                  <w:i/>
                  <w:iCs/>
                  <w:sz w:val="17"/>
                  <w:szCs w:val="17"/>
                </w:rPr>
                <w:delText>Menyanthes trifoliata</w:delText>
              </w:r>
            </w:del>
          </w:p>
        </w:tc>
        <w:tc>
          <w:tcPr>
            <w:tcW w:w="386" w:type="pct"/>
            <w:tcBorders>
              <w:top w:val="single" w:sz="8" w:space="0" w:color="auto"/>
              <w:left w:val="nil"/>
              <w:bottom w:val="nil"/>
              <w:right w:val="nil"/>
            </w:tcBorders>
            <w:shd w:val="clear" w:color="auto" w:fill="auto"/>
            <w:noWrap/>
            <w:vAlign w:val="bottom"/>
            <w:hideMark/>
          </w:tcPr>
          <w:p w14:paraId="2E7185BA" w14:textId="41B60A9F" w:rsidR="00D40116" w:rsidRPr="004431C7" w:rsidDel="004120DE" w:rsidRDefault="00D40116" w:rsidP="003715CB">
            <w:pPr>
              <w:spacing w:after="0" w:line="240" w:lineRule="auto"/>
              <w:jc w:val="center"/>
              <w:rPr>
                <w:del w:id="2677" w:author="Stefanie Lane" w:date="2021-11-08T16:27:00Z"/>
                <w:rFonts w:eastAsia="Times New Roman" w:cstheme="minorHAnsi"/>
                <w:color w:val="000000"/>
                <w:sz w:val="17"/>
                <w:szCs w:val="17"/>
              </w:rPr>
            </w:pPr>
            <w:del w:id="2678" w:author="Stefanie Lane" w:date="2021-11-08T16:27:00Z">
              <w:r w:rsidRPr="004431C7" w:rsidDel="004120DE">
                <w:rPr>
                  <w:rFonts w:eastAsia="Times New Roman" w:cstheme="minorHAnsi"/>
                  <w:color w:val="000000"/>
                  <w:sz w:val="17"/>
                  <w:szCs w:val="17"/>
                </w:rPr>
                <w:delText>0.729</w:delText>
              </w:r>
            </w:del>
          </w:p>
        </w:tc>
        <w:tc>
          <w:tcPr>
            <w:tcW w:w="386" w:type="pct"/>
            <w:tcBorders>
              <w:top w:val="single" w:sz="8" w:space="0" w:color="auto"/>
              <w:left w:val="nil"/>
              <w:bottom w:val="nil"/>
              <w:right w:val="nil"/>
            </w:tcBorders>
            <w:shd w:val="clear" w:color="auto" w:fill="auto"/>
            <w:noWrap/>
            <w:vAlign w:val="bottom"/>
            <w:hideMark/>
          </w:tcPr>
          <w:p w14:paraId="5423FCC5" w14:textId="7FC23A3E" w:rsidR="00D40116" w:rsidRPr="004431C7" w:rsidDel="004120DE" w:rsidRDefault="00D40116" w:rsidP="003715CB">
            <w:pPr>
              <w:spacing w:after="0" w:line="240" w:lineRule="auto"/>
              <w:jc w:val="center"/>
              <w:rPr>
                <w:del w:id="2679" w:author="Stefanie Lane" w:date="2021-11-08T16:27:00Z"/>
                <w:rFonts w:eastAsia="Times New Roman" w:cstheme="minorHAnsi"/>
                <w:color w:val="000000"/>
                <w:sz w:val="17"/>
                <w:szCs w:val="17"/>
              </w:rPr>
            </w:pPr>
            <w:del w:id="2680" w:author="Stefanie Lane" w:date="2021-11-08T16:27:00Z">
              <w:r w:rsidRPr="004431C7" w:rsidDel="004120DE">
                <w:rPr>
                  <w:rFonts w:eastAsia="Times New Roman" w:cstheme="minorHAnsi"/>
                  <w:color w:val="000000"/>
                  <w:sz w:val="17"/>
                  <w:szCs w:val="17"/>
                </w:rPr>
                <w:delText>0.0001</w:delText>
              </w:r>
            </w:del>
          </w:p>
        </w:tc>
        <w:tc>
          <w:tcPr>
            <w:tcW w:w="671" w:type="pct"/>
            <w:tcBorders>
              <w:top w:val="single" w:sz="8" w:space="0" w:color="auto"/>
              <w:left w:val="nil"/>
              <w:bottom w:val="nil"/>
              <w:right w:val="nil"/>
            </w:tcBorders>
            <w:shd w:val="clear" w:color="auto" w:fill="auto"/>
            <w:noWrap/>
            <w:vAlign w:val="bottom"/>
            <w:hideMark/>
          </w:tcPr>
          <w:p w14:paraId="03A5075C" w14:textId="59415D79" w:rsidR="00D40116" w:rsidRPr="004431C7" w:rsidDel="004120DE" w:rsidRDefault="00D40116" w:rsidP="003715CB">
            <w:pPr>
              <w:spacing w:after="0" w:line="240" w:lineRule="auto"/>
              <w:rPr>
                <w:del w:id="2681" w:author="Stefanie Lane" w:date="2021-11-08T16:27:00Z"/>
                <w:rFonts w:eastAsia="Times New Roman" w:cstheme="minorHAnsi"/>
                <w:i/>
                <w:iCs/>
                <w:color w:val="000000"/>
                <w:sz w:val="17"/>
                <w:szCs w:val="17"/>
              </w:rPr>
            </w:pPr>
            <w:del w:id="2682" w:author="Stefanie Lane" w:date="2021-11-08T16:27:00Z">
              <w:r w:rsidRPr="004431C7" w:rsidDel="004120DE">
                <w:rPr>
                  <w:rFonts w:eastAsia="Times New Roman" w:cstheme="minorHAnsi"/>
                  <w:i/>
                  <w:iCs/>
                  <w:color w:val="000000"/>
                  <w:sz w:val="17"/>
                  <w:szCs w:val="17"/>
                </w:rPr>
                <w:delText>Mentha aquatica</w:delText>
              </w:r>
            </w:del>
          </w:p>
        </w:tc>
        <w:tc>
          <w:tcPr>
            <w:tcW w:w="387" w:type="pct"/>
            <w:tcBorders>
              <w:top w:val="single" w:sz="8" w:space="0" w:color="auto"/>
              <w:left w:val="nil"/>
              <w:bottom w:val="nil"/>
              <w:right w:val="nil"/>
            </w:tcBorders>
            <w:shd w:val="clear" w:color="auto" w:fill="auto"/>
            <w:noWrap/>
            <w:vAlign w:val="bottom"/>
            <w:hideMark/>
          </w:tcPr>
          <w:p w14:paraId="6D17F636" w14:textId="3BABDC06" w:rsidR="00D40116" w:rsidRPr="004431C7" w:rsidDel="004120DE" w:rsidRDefault="00D40116" w:rsidP="003715CB">
            <w:pPr>
              <w:spacing w:after="0" w:line="240" w:lineRule="auto"/>
              <w:jc w:val="center"/>
              <w:rPr>
                <w:del w:id="2683" w:author="Stefanie Lane" w:date="2021-11-08T16:27:00Z"/>
                <w:rFonts w:eastAsia="Times New Roman" w:cstheme="minorHAnsi"/>
                <w:color w:val="000000"/>
                <w:sz w:val="17"/>
                <w:szCs w:val="17"/>
              </w:rPr>
            </w:pPr>
            <w:del w:id="2684" w:author="Stefanie Lane" w:date="2021-11-08T16:27:00Z">
              <w:r w:rsidRPr="004431C7" w:rsidDel="004120DE">
                <w:rPr>
                  <w:rFonts w:eastAsia="Times New Roman" w:cstheme="minorHAnsi"/>
                  <w:color w:val="000000"/>
                  <w:sz w:val="17"/>
                  <w:szCs w:val="17"/>
                </w:rPr>
                <w:delText>0.811</w:delText>
              </w:r>
            </w:del>
          </w:p>
        </w:tc>
        <w:tc>
          <w:tcPr>
            <w:tcW w:w="384" w:type="pct"/>
            <w:tcBorders>
              <w:top w:val="single" w:sz="8" w:space="0" w:color="auto"/>
              <w:left w:val="nil"/>
              <w:bottom w:val="nil"/>
              <w:right w:val="nil"/>
            </w:tcBorders>
            <w:shd w:val="clear" w:color="auto" w:fill="auto"/>
            <w:noWrap/>
            <w:vAlign w:val="bottom"/>
            <w:hideMark/>
          </w:tcPr>
          <w:p w14:paraId="4B4D72BF" w14:textId="4B24AFB1" w:rsidR="00D40116" w:rsidRPr="004431C7" w:rsidDel="004120DE" w:rsidRDefault="00D40116" w:rsidP="003715CB">
            <w:pPr>
              <w:spacing w:after="0" w:line="240" w:lineRule="auto"/>
              <w:jc w:val="center"/>
              <w:rPr>
                <w:del w:id="2685" w:author="Stefanie Lane" w:date="2021-11-08T16:27:00Z"/>
                <w:rFonts w:eastAsia="Times New Roman" w:cstheme="minorHAnsi"/>
                <w:color w:val="000000"/>
                <w:sz w:val="17"/>
                <w:szCs w:val="17"/>
              </w:rPr>
            </w:pPr>
            <w:del w:id="2686" w:author="Stefanie Lane" w:date="2021-11-08T16:27:00Z">
              <w:r w:rsidRPr="004431C7" w:rsidDel="004120DE">
                <w:rPr>
                  <w:rFonts w:eastAsia="Times New Roman" w:cstheme="minorHAnsi"/>
                  <w:color w:val="000000"/>
                  <w:sz w:val="17"/>
                  <w:szCs w:val="17"/>
                </w:rPr>
                <w:delText>0.0001</w:delText>
              </w:r>
            </w:del>
          </w:p>
        </w:tc>
        <w:tc>
          <w:tcPr>
            <w:tcW w:w="625" w:type="pct"/>
            <w:tcBorders>
              <w:top w:val="single" w:sz="8" w:space="0" w:color="auto"/>
              <w:left w:val="nil"/>
              <w:bottom w:val="nil"/>
              <w:right w:val="nil"/>
            </w:tcBorders>
            <w:shd w:val="clear" w:color="auto" w:fill="auto"/>
            <w:noWrap/>
            <w:vAlign w:val="bottom"/>
            <w:hideMark/>
          </w:tcPr>
          <w:p w14:paraId="7537F069" w14:textId="5974E726" w:rsidR="00D40116" w:rsidRPr="004431C7" w:rsidDel="004120DE" w:rsidRDefault="00D40116" w:rsidP="003715CB">
            <w:pPr>
              <w:spacing w:after="0" w:line="240" w:lineRule="auto"/>
              <w:rPr>
                <w:del w:id="2687" w:author="Stefanie Lane" w:date="2021-11-08T16:27:00Z"/>
                <w:rFonts w:eastAsia="Times New Roman" w:cstheme="minorHAnsi"/>
                <w:i/>
                <w:iCs/>
                <w:sz w:val="17"/>
                <w:szCs w:val="17"/>
              </w:rPr>
            </w:pPr>
            <w:del w:id="2688" w:author="Stefanie Lane" w:date="2021-11-08T16:27:00Z">
              <w:r w:rsidRPr="004431C7" w:rsidDel="004120DE">
                <w:rPr>
                  <w:rFonts w:eastAsia="Times New Roman" w:cstheme="minorHAnsi"/>
                  <w:i/>
                  <w:iCs/>
                  <w:sz w:val="17"/>
                  <w:szCs w:val="17"/>
                </w:rPr>
                <w:delText>Menyanthes trifoliata</w:delText>
              </w:r>
            </w:del>
          </w:p>
        </w:tc>
        <w:tc>
          <w:tcPr>
            <w:tcW w:w="384" w:type="pct"/>
            <w:tcBorders>
              <w:top w:val="single" w:sz="8" w:space="0" w:color="auto"/>
              <w:left w:val="nil"/>
              <w:bottom w:val="nil"/>
              <w:right w:val="nil"/>
            </w:tcBorders>
            <w:shd w:val="clear" w:color="auto" w:fill="auto"/>
            <w:noWrap/>
            <w:vAlign w:val="bottom"/>
            <w:hideMark/>
          </w:tcPr>
          <w:p w14:paraId="7E0EE2FA" w14:textId="74D49270" w:rsidR="00D40116" w:rsidRPr="004431C7" w:rsidDel="004120DE" w:rsidRDefault="00D40116" w:rsidP="003715CB">
            <w:pPr>
              <w:spacing w:after="0" w:line="240" w:lineRule="auto"/>
              <w:jc w:val="center"/>
              <w:rPr>
                <w:del w:id="2689" w:author="Stefanie Lane" w:date="2021-11-08T16:27:00Z"/>
                <w:rFonts w:eastAsia="Times New Roman" w:cstheme="minorHAnsi"/>
                <w:color w:val="000000"/>
                <w:sz w:val="17"/>
                <w:szCs w:val="17"/>
              </w:rPr>
            </w:pPr>
            <w:del w:id="2690" w:author="Stefanie Lane" w:date="2021-11-08T16:27:00Z">
              <w:r w:rsidRPr="004431C7" w:rsidDel="004120DE">
                <w:rPr>
                  <w:rFonts w:eastAsia="Times New Roman" w:cstheme="minorHAnsi"/>
                  <w:color w:val="000000"/>
                  <w:sz w:val="17"/>
                  <w:szCs w:val="17"/>
                </w:rPr>
                <w:delText>0.942</w:delText>
              </w:r>
            </w:del>
          </w:p>
        </w:tc>
        <w:tc>
          <w:tcPr>
            <w:tcW w:w="385" w:type="pct"/>
            <w:tcBorders>
              <w:top w:val="single" w:sz="8" w:space="0" w:color="auto"/>
              <w:left w:val="nil"/>
              <w:bottom w:val="nil"/>
              <w:right w:val="single" w:sz="8" w:space="0" w:color="auto"/>
            </w:tcBorders>
            <w:shd w:val="clear" w:color="auto" w:fill="auto"/>
            <w:noWrap/>
            <w:vAlign w:val="bottom"/>
            <w:hideMark/>
          </w:tcPr>
          <w:p w14:paraId="1C269452" w14:textId="1A02D9A3" w:rsidR="00D40116" w:rsidRPr="004431C7" w:rsidDel="004120DE" w:rsidRDefault="00D40116" w:rsidP="003715CB">
            <w:pPr>
              <w:spacing w:after="0" w:line="240" w:lineRule="auto"/>
              <w:jc w:val="center"/>
              <w:rPr>
                <w:del w:id="2691" w:author="Stefanie Lane" w:date="2021-11-08T16:27:00Z"/>
                <w:rFonts w:eastAsia="Times New Roman" w:cstheme="minorHAnsi"/>
                <w:color w:val="000000"/>
                <w:sz w:val="17"/>
                <w:szCs w:val="17"/>
              </w:rPr>
            </w:pPr>
            <w:del w:id="2692" w:author="Stefanie Lane" w:date="2021-11-08T16:27:00Z">
              <w:r w:rsidRPr="004431C7" w:rsidDel="004120DE">
                <w:rPr>
                  <w:rFonts w:eastAsia="Times New Roman" w:cstheme="minorHAnsi"/>
                  <w:color w:val="000000"/>
                  <w:sz w:val="17"/>
                  <w:szCs w:val="17"/>
                </w:rPr>
                <w:delText>0.0001</w:delText>
              </w:r>
            </w:del>
          </w:p>
        </w:tc>
      </w:tr>
      <w:tr w:rsidR="00D40116" w:rsidRPr="004431C7" w:rsidDel="004120DE" w14:paraId="7A513D1C" w14:textId="09BC8F09" w:rsidTr="003715CB">
        <w:trPr>
          <w:trHeight w:val="290"/>
          <w:del w:id="269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2EC4EBA5" w14:textId="689E8FEB" w:rsidR="00D40116" w:rsidRPr="004431C7" w:rsidDel="004120DE" w:rsidRDefault="00D40116" w:rsidP="003715CB">
            <w:pPr>
              <w:spacing w:after="0" w:line="240" w:lineRule="auto"/>
              <w:rPr>
                <w:del w:id="2694" w:author="Stefanie Lane" w:date="2021-11-08T16:27:00Z"/>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5390F387" w14:textId="26041632" w:rsidR="00D40116" w:rsidRPr="004431C7" w:rsidDel="004120DE" w:rsidRDefault="00D40116" w:rsidP="003715CB">
            <w:pPr>
              <w:spacing w:after="0" w:line="240" w:lineRule="auto"/>
              <w:rPr>
                <w:del w:id="2695" w:author="Stefanie Lane" w:date="2021-11-08T16:27:00Z"/>
                <w:rFonts w:eastAsia="Times New Roman" w:cstheme="minorHAnsi"/>
                <w:i/>
                <w:iCs/>
                <w:sz w:val="17"/>
                <w:szCs w:val="17"/>
              </w:rPr>
            </w:pPr>
            <w:del w:id="2696" w:author="Stefanie Lane" w:date="2021-11-08T16:27:00Z">
              <w:r w:rsidRPr="004431C7" w:rsidDel="004120DE">
                <w:rPr>
                  <w:rFonts w:eastAsia="Times New Roman" w:cstheme="minorHAnsi"/>
                  <w:i/>
                  <w:iCs/>
                  <w:sz w:val="17"/>
                  <w:szCs w:val="17"/>
                </w:rPr>
                <w:delText>Myosotis scorpiodes</w:delText>
              </w:r>
            </w:del>
          </w:p>
        </w:tc>
        <w:tc>
          <w:tcPr>
            <w:tcW w:w="386" w:type="pct"/>
            <w:tcBorders>
              <w:top w:val="single" w:sz="4" w:space="0" w:color="auto"/>
              <w:left w:val="nil"/>
              <w:bottom w:val="single" w:sz="4" w:space="0" w:color="auto"/>
              <w:right w:val="nil"/>
            </w:tcBorders>
            <w:shd w:val="clear" w:color="auto" w:fill="auto"/>
            <w:noWrap/>
            <w:vAlign w:val="bottom"/>
            <w:hideMark/>
          </w:tcPr>
          <w:p w14:paraId="7ADB7308" w14:textId="05D43E41" w:rsidR="00D40116" w:rsidRPr="004431C7" w:rsidDel="004120DE" w:rsidRDefault="00D40116" w:rsidP="003715CB">
            <w:pPr>
              <w:spacing w:after="0" w:line="240" w:lineRule="auto"/>
              <w:jc w:val="center"/>
              <w:rPr>
                <w:del w:id="2697" w:author="Stefanie Lane" w:date="2021-11-08T16:27:00Z"/>
                <w:rFonts w:eastAsia="Times New Roman" w:cstheme="minorHAnsi"/>
                <w:color w:val="000000"/>
                <w:sz w:val="17"/>
                <w:szCs w:val="17"/>
              </w:rPr>
            </w:pPr>
            <w:del w:id="2698" w:author="Stefanie Lane" w:date="2021-11-08T16:27:00Z">
              <w:r w:rsidRPr="004431C7" w:rsidDel="004120DE">
                <w:rPr>
                  <w:rFonts w:eastAsia="Times New Roman" w:cstheme="minorHAnsi"/>
                  <w:color w:val="000000"/>
                  <w:sz w:val="17"/>
                  <w:szCs w:val="17"/>
                </w:rPr>
                <w:delText>0.446</w:delText>
              </w:r>
            </w:del>
          </w:p>
        </w:tc>
        <w:tc>
          <w:tcPr>
            <w:tcW w:w="386" w:type="pct"/>
            <w:tcBorders>
              <w:top w:val="single" w:sz="4" w:space="0" w:color="auto"/>
              <w:left w:val="nil"/>
              <w:bottom w:val="single" w:sz="4" w:space="0" w:color="auto"/>
              <w:right w:val="nil"/>
            </w:tcBorders>
            <w:shd w:val="clear" w:color="auto" w:fill="auto"/>
            <w:noWrap/>
            <w:vAlign w:val="bottom"/>
            <w:hideMark/>
          </w:tcPr>
          <w:p w14:paraId="4FD8F6D0" w14:textId="3A64FF08" w:rsidR="00D40116" w:rsidRPr="004431C7" w:rsidDel="004120DE" w:rsidRDefault="00D40116" w:rsidP="003715CB">
            <w:pPr>
              <w:spacing w:after="0" w:line="240" w:lineRule="auto"/>
              <w:jc w:val="center"/>
              <w:rPr>
                <w:del w:id="2699" w:author="Stefanie Lane" w:date="2021-11-08T16:27:00Z"/>
                <w:rFonts w:eastAsia="Times New Roman" w:cstheme="minorHAnsi"/>
                <w:color w:val="000000"/>
                <w:sz w:val="17"/>
                <w:szCs w:val="17"/>
              </w:rPr>
            </w:pPr>
            <w:del w:id="2700" w:author="Stefanie Lane" w:date="2021-11-08T16:27:00Z">
              <w:r w:rsidRPr="004431C7" w:rsidDel="004120DE">
                <w:rPr>
                  <w:rFonts w:eastAsia="Times New Roman" w:cstheme="minorHAnsi"/>
                  <w:color w:val="000000"/>
                  <w:sz w:val="17"/>
                  <w:szCs w:val="17"/>
                </w:rPr>
                <w:delText>0.0002</w:delText>
              </w:r>
            </w:del>
          </w:p>
        </w:tc>
        <w:tc>
          <w:tcPr>
            <w:tcW w:w="671" w:type="pct"/>
            <w:tcBorders>
              <w:top w:val="single" w:sz="4" w:space="0" w:color="auto"/>
              <w:left w:val="nil"/>
              <w:bottom w:val="single" w:sz="4" w:space="0" w:color="auto"/>
              <w:right w:val="nil"/>
            </w:tcBorders>
            <w:shd w:val="clear" w:color="auto" w:fill="auto"/>
            <w:noWrap/>
            <w:vAlign w:val="bottom"/>
            <w:hideMark/>
          </w:tcPr>
          <w:p w14:paraId="51815B9C" w14:textId="4F98B151" w:rsidR="00D40116" w:rsidRPr="004431C7" w:rsidDel="004120DE" w:rsidRDefault="00D40116" w:rsidP="003715CB">
            <w:pPr>
              <w:spacing w:after="0" w:line="240" w:lineRule="auto"/>
              <w:rPr>
                <w:del w:id="2701" w:author="Stefanie Lane" w:date="2021-11-08T16:27:00Z"/>
                <w:rFonts w:eastAsia="Times New Roman" w:cstheme="minorHAnsi"/>
                <w:i/>
                <w:iCs/>
                <w:sz w:val="17"/>
                <w:szCs w:val="17"/>
              </w:rPr>
            </w:pPr>
            <w:del w:id="2702" w:author="Stefanie Lane" w:date="2021-11-08T16:27:00Z">
              <w:r w:rsidRPr="004431C7" w:rsidDel="004120DE">
                <w:rPr>
                  <w:rFonts w:eastAsia="Times New Roman" w:cstheme="minorHAnsi"/>
                  <w:i/>
                  <w:iCs/>
                  <w:sz w:val="17"/>
                  <w:szCs w:val="17"/>
                </w:rPr>
                <w:delText>Menyanthes trifoliata</w:delText>
              </w:r>
            </w:del>
          </w:p>
        </w:tc>
        <w:tc>
          <w:tcPr>
            <w:tcW w:w="387" w:type="pct"/>
            <w:tcBorders>
              <w:top w:val="single" w:sz="4" w:space="0" w:color="auto"/>
              <w:left w:val="nil"/>
              <w:bottom w:val="single" w:sz="4" w:space="0" w:color="auto"/>
              <w:right w:val="nil"/>
            </w:tcBorders>
            <w:shd w:val="clear" w:color="auto" w:fill="auto"/>
            <w:noWrap/>
            <w:vAlign w:val="bottom"/>
            <w:hideMark/>
          </w:tcPr>
          <w:p w14:paraId="6AA4458A" w14:textId="2FD76158" w:rsidR="00D40116" w:rsidRPr="004431C7" w:rsidDel="004120DE" w:rsidRDefault="00D40116" w:rsidP="003715CB">
            <w:pPr>
              <w:spacing w:after="0" w:line="240" w:lineRule="auto"/>
              <w:jc w:val="center"/>
              <w:rPr>
                <w:del w:id="2703" w:author="Stefanie Lane" w:date="2021-11-08T16:27:00Z"/>
                <w:rFonts w:eastAsia="Times New Roman" w:cstheme="minorHAnsi"/>
                <w:color w:val="000000"/>
                <w:sz w:val="17"/>
                <w:szCs w:val="17"/>
              </w:rPr>
            </w:pPr>
            <w:del w:id="2704" w:author="Stefanie Lane" w:date="2021-11-08T16:27:00Z">
              <w:r w:rsidRPr="004431C7" w:rsidDel="004120DE">
                <w:rPr>
                  <w:rFonts w:eastAsia="Times New Roman" w:cstheme="minorHAnsi"/>
                  <w:color w:val="000000"/>
                  <w:sz w:val="17"/>
                  <w:szCs w:val="17"/>
                </w:rPr>
                <w:delText>0.621</w:delText>
              </w:r>
            </w:del>
          </w:p>
        </w:tc>
        <w:tc>
          <w:tcPr>
            <w:tcW w:w="384" w:type="pct"/>
            <w:tcBorders>
              <w:top w:val="single" w:sz="4" w:space="0" w:color="auto"/>
              <w:left w:val="nil"/>
              <w:bottom w:val="single" w:sz="4" w:space="0" w:color="auto"/>
              <w:right w:val="nil"/>
            </w:tcBorders>
            <w:shd w:val="clear" w:color="auto" w:fill="auto"/>
            <w:noWrap/>
            <w:vAlign w:val="bottom"/>
            <w:hideMark/>
          </w:tcPr>
          <w:p w14:paraId="3B0C9F1E" w14:textId="74BE3C8A" w:rsidR="00D40116" w:rsidRPr="004431C7" w:rsidDel="004120DE" w:rsidRDefault="00D40116" w:rsidP="003715CB">
            <w:pPr>
              <w:spacing w:after="0" w:line="240" w:lineRule="auto"/>
              <w:jc w:val="center"/>
              <w:rPr>
                <w:del w:id="2705" w:author="Stefanie Lane" w:date="2021-11-08T16:27:00Z"/>
                <w:rFonts w:eastAsia="Times New Roman" w:cstheme="minorHAnsi"/>
                <w:color w:val="000000"/>
                <w:sz w:val="17"/>
                <w:szCs w:val="17"/>
              </w:rPr>
            </w:pPr>
            <w:del w:id="2706" w:author="Stefanie Lane" w:date="2021-11-08T16:27:00Z">
              <w:r w:rsidRPr="004431C7" w:rsidDel="004120DE">
                <w:rPr>
                  <w:rFonts w:eastAsia="Times New Roman" w:cstheme="minorHAnsi"/>
                  <w:color w:val="000000"/>
                  <w:sz w:val="17"/>
                  <w:szCs w:val="17"/>
                </w:rPr>
                <w:delText>0.0001</w:delText>
              </w:r>
            </w:del>
          </w:p>
        </w:tc>
        <w:tc>
          <w:tcPr>
            <w:tcW w:w="625" w:type="pct"/>
            <w:tcBorders>
              <w:top w:val="single" w:sz="4" w:space="0" w:color="auto"/>
              <w:left w:val="nil"/>
              <w:bottom w:val="single" w:sz="4" w:space="0" w:color="auto"/>
              <w:right w:val="nil"/>
            </w:tcBorders>
            <w:shd w:val="clear" w:color="auto" w:fill="auto"/>
            <w:noWrap/>
            <w:vAlign w:val="bottom"/>
            <w:hideMark/>
          </w:tcPr>
          <w:p w14:paraId="6E410F86" w14:textId="41257697" w:rsidR="00D40116" w:rsidRPr="004431C7" w:rsidDel="004120DE" w:rsidRDefault="00D40116" w:rsidP="003715CB">
            <w:pPr>
              <w:spacing w:after="0" w:line="240" w:lineRule="auto"/>
              <w:rPr>
                <w:del w:id="2707" w:author="Stefanie Lane" w:date="2021-11-08T16:27:00Z"/>
                <w:rFonts w:eastAsia="Times New Roman" w:cstheme="minorHAnsi"/>
                <w:i/>
                <w:iCs/>
                <w:color w:val="000000"/>
                <w:sz w:val="17"/>
                <w:szCs w:val="17"/>
              </w:rPr>
            </w:pPr>
            <w:del w:id="2708" w:author="Stefanie Lane" w:date="2021-11-08T16:27:00Z">
              <w:r w:rsidRPr="004431C7" w:rsidDel="004120DE">
                <w:rPr>
                  <w:rFonts w:eastAsia="Times New Roman" w:cstheme="minorHAnsi"/>
                  <w:i/>
                  <w:iCs/>
                  <w:color w:val="000000"/>
                  <w:sz w:val="17"/>
                  <w:szCs w:val="17"/>
                </w:rPr>
                <w:delText>Mentha aquatica</w:delText>
              </w:r>
            </w:del>
          </w:p>
        </w:tc>
        <w:tc>
          <w:tcPr>
            <w:tcW w:w="384" w:type="pct"/>
            <w:tcBorders>
              <w:top w:val="single" w:sz="4" w:space="0" w:color="auto"/>
              <w:left w:val="nil"/>
              <w:bottom w:val="single" w:sz="4" w:space="0" w:color="auto"/>
              <w:right w:val="nil"/>
            </w:tcBorders>
            <w:shd w:val="clear" w:color="auto" w:fill="auto"/>
            <w:noWrap/>
            <w:vAlign w:val="bottom"/>
            <w:hideMark/>
          </w:tcPr>
          <w:p w14:paraId="50FD6869" w14:textId="55434D74" w:rsidR="00D40116" w:rsidRPr="004431C7" w:rsidDel="004120DE" w:rsidRDefault="00D40116" w:rsidP="003715CB">
            <w:pPr>
              <w:spacing w:after="0" w:line="240" w:lineRule="auto"/>
              <w:jc w:val="center"/>
              <w:rPr>
                <w:del w:id="2709" w:author="Stefanie Lane" w:date="2021-11-08T16:27:00Z"/>
                <w:rFonts w:eastAsia="Times New Roman" w:cstheme="minorHAnsi"/>
                <w:color w:val="000000"/>
                <w:sz w:val="17"/>
                <w:szCs w:val="17"/>
              </w:rPr>
            </w:pPr>
            <w:del w:id="2710" w:author="Stefanie Lane" w:date="2021-11-08T16:27:00Z">
              <w:r w:rsidRPr="004431C7" w:rsidDel="004120DE">
                <w:rPr>
                  <w:rFonts w:eastAsia="Times New Roman" w:cstheme="minorHAnsi"/>
                  <w:color w:val="000000"/>
                  <w:sz w:val="17"/>
                  <w:szCs w:val="17"/>
                </w:rPr>
                <w:delText>0.618</w:delText>
              </w:r>
            </w:del>
          </w:p>
        </w:tc>
        <w:tc>
          <w:tcPr>
            <w:tcW w:w="385" w:type="pct"/>
            <w:tcBorders>
              <w:top w:val="single" w:sz="4" w:space="0" w:color="auto"/>
              <w:left w:val="nil"/>
              <w:bottom w:val="single" w:sz="4" w:space="0" w:color="auto"/>
              <w:right w:val="single" w:sz="8" w:space="0" w:color="auto"/>
            </w:tcBorders>
            <w:shd w:val="clear" w:color="auto" w:fill="auto"/>
            <w:noWrap/>
            <w:vAlign w:val="bottom"/>
            <w:hideMark/>
          </w:tcPr>
          <w:p w14:paraId="249B712B" w14:textId="11FF49BD" w:rsidR="00D40116" w:rsidRPr="004431C7" w:rsidDel="004120DE" w:rsidRDefault="00D40116" w:rsidP="003715CB">
            <w:pPr>
              <w:spacing w:after="0" w:line="240" w:lineRule="auto"/>
              <w:jc w:val="center"/>
              <w:rPr>
                <w:del w:id="2711" w:author="Stefanie Lane" w:date="2021-11-08T16:27:00Z"/>
                <w:rFonts w:eastAsia="Times New Roman" w:cstheme="minorHAnsi"/>
                <w:color w:val="000000"/>
                <w:sz w:val="17"/>
                <w:szCs w:val="17"/>
              </w:rPr>
            </w:pPr>
            <w:del w:id="2712" w:author="Stefanie Lane" w:date="2021-11-08T16:27:00Z">
              <w:r w:rsidRPr="004431C7" w:rsidDel="004120DE">
                <w:rPr>
                  <w:rFonts w:eastAsia="Times New Roman" w:cstheme="minorHAnsi"/>
                  <w:color w:val="000000"/>
                  <w:sz w:val="17"/>
                  <w:szCs w:val="17"/>
                </w:rPr>
                <w:delText>0.0001</w:delText>
              </w:r>
            </w:del>
          </w:p>
        </w:tc>
      </w:tr>
      <w:tr w:rsidR="00D40116" w:rsidRPr="004431C7" w:rsidDel="004120DE" w14:paraId="7B40F394" w14:textId="4DF02289" w:rsidTr="003715CB">
        <w:trPr>
          <w:trHeight w:val="290"/>
          <w:del w:id="271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19A247BF" w14:textId="21C808AA" w:rsidR="00D40116" w:rsidRPr="004431C7" w:rsidDel="004120DE" w:rsidRDefault="00D40116" w:rsidP="003715CB">
            <w:pPr>
              <w:spacing w:after="0" w:line="240" w:lineRule="auto"/>
              <w:rPr>
                <w:del w:id="2714" w:author="Stefanie Lane" w:date="2021-11-08T16:27:00Z"/>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01A72582" w14:textId="120124AC" w:rsidR="00D40116" w:rsidRPr="004431C7" w:rsidDel="004120DE" w:rsidRDefault="00D40116" w:rsidP="003715CB">
            <w:pPr>
              <w:spacing w:after="0" w:line="240" w:lineRule="auto"/>
              <w:rPr>
                <w:del w:id="2715" w:author="Stefanie Lane" w:date="2021-11-08T16:27:00Z"/>
                <w:rFonts w:eastAsia="Times New Roman" w:cstheme="minorHAnsi"/>
                <w:i/>
                <w:iCs/>
                <w:color w:val="000000"/>
                <w:sz w:val="17"/>
                <w:szCs w:val="17"/>
              </w:rPr>
            </w:pPr>
            <w:del w:id="2716" w:author="Stefanie Lane" w:date="2021-11-08T16:27:00Z">
              <w:r w:rsidRPr="004431C7" w:rsidDel="004120DE">
                <w:rPr>
                  <w:rFonts w:eastAsia="Times New Roman" w:cstheme="minorHAnsi"/>
                  <w:i/>
                  <w:iCs/>
                  <w:color w:val="000000"/>
                  <w:sz w:val="17"/>
                  <w:szCs w:val="17"/>
                </w:rPr>
                <w:delText>Bidens cernua</w:delText>
              </w:r>
            </w:del>
          </w:p>
        </w:tc>
        <w:tc>
          <w:tcPr>
            <w:tcW w:w="386" w:type="pct"/>
            <w:tcBorders>
              <w:top w:val="nil"/>
              <w:left w:val="nil"/>
              <w:bottom w:val="nil"/>
              <w:right w:val="nil"/>
            </w:tcBorders>
            <w:shd w:val="clear" w:color="auto" w:fill="auto"/>
            <w:noWrap/>
            <w:vAlign w:val="bottom"/>
            <w:hideMark/>
          </w:tcPr>
          <w:p w14:paraId="0456ABC5" w14:textId="50E895D4" w:rsidR="00D40116" w:rsidRPr="004431C7" w:rsidDel="004120DE" w:rsidRDefault="00D40116" w:rsidP="003715CB">
            <w:pPr>
              <w:spacing w:after="0" w:line="240" w:lineRule="auto"/>
              <w:jc w:val="center"/>
              <w:rPr>
                <w:del w:id="2717" w:author="Stefanie Lane" w:date="2021-11-08T16:27:00Z"/>
                <w:rFonts w:eastAsia="Times New Roman" w:cstheme="minorHAnsi"/>
                <w:color w:val="000000"/>
                <w:sz w:val="17"/>
                <w:szCs w:val="17"/>
              </w:rPr>
            </w:pPr>
            <w:del w:id="2718" w:author="Stefanie Lane" w:date="2021-11-08T16:27:00Z">
              <w:r w:rsidRPr="004431C7" w:rsidDel="004120DE">
                <w:rPr>
                  <w:rFonts w:eastAsia="Times New Roman" w:cstheme="minorHAnsi"/>
                  <w:color w:val="000000"/>
                  <w:sz w:val="17"/>
                  <w:szCs w:val="17"/>
                </w:rPr>
                <w:delText>0.407</w:delText>
              </w:r>
            </w:del>
          </w:p>
        </w:tc>
        <w:tc>
          <w:tcPr>
            <w:tcW w:w="386" w:type="pct"/>
            <w:tcBorders>
              <w:top w:val="nil"/>
              <w:left w:val="nil"/>
              <w:bottom w:val="nil"/>
              <w:right w:val="nil"/>
            </w:tcBorders>
            <w:shd w:val="clear" w:color="auto" w:fill="auto"/>
            <w:noWrap/>
            <w:vAlign w:val="bottom"/>
            <w:hideMark/>
          </w:tcPr>
          <w:p w14:paraId="0C08593F" w14:textId="05C8BA77" w:rsidR="00D40116" w:rsidRPr="004431C7" w:rsidDel="004120DE" w:rsidRDefault="00D40116" w:rsidP="003715CB">
            <w:pPr>
              <w:spacing w:after="0" w:line="240" w:lineRule="auto"/>
              <w:jc w:val="center"/>
              <w:rPr>
                <w:del w:id="2719" w:author="Stefanie Lane" w:date="2021-11-08T16:27:00Z"/>
                <w:rFonts w:eastAsia="Times New Roman" w:cstheme="minorHAnsi"/>
                <w:color w:val="000000"/>
                <w:sz w:val="17"/>
                <w:szCs w:val="17"/>
              </w:rPr>
            </w:pPr>
            <w:del w:id="2720" w:author="Stefanie Lane" w:date="2021-11-08T16:27:00Z">
              <w:r w:rsidRPr="004431C7" w:rsidDel="004120DE">
                <w:rPr>
                  <w:rFonts w:eastAsia="Times New Roman" w:cstheme="minorHAnsi"/>
                  <w:color w:val="000000"/>
                  <w:sz w:val="17"/>
                  <w:szCs w:val="17"/>
                </w:rPr>
                <w:delText>0.0007</w:delText>
              </w:r>
            </w:del>
          </w:p>
        </w:tc>
        <w:tc>
          <w:tcPr>
            <w:tcW w:w="671" w:type="pct"/>
            <w:tcBorders>
              <w:top w:val="nil"/>
              <w:left w:val="nil"/>
              <w:bottom w:val="nil"/>
              <w:right w:val="nil"/>
            </w:tcBorders>
            <w:shd w:val="clear" w:color="auto" w:fill="auto"/>
            <w:noWrap/>
            <w:vAlign w:val="bottom"/>
            <w:hideMark/>
          </w:tcPr>
          <w:p w14:paraId="37547919" w14:textId="00A60F8C" w:rsidR="00D40116" w:rsidRPr="004431C7" w:rsidDel="004120DE" w:rsidRDefault="00D40116" w:rsidP="003715CB">
            <w:pPr>
              <w:spacing w:after="0" w:line="240" w:lineRule="auto"/>
              <w:rPr>
                <w:del w:id="2721" w:author="Stefanie Lane" w:date="2021-11-08T16:27:00Z"/>
                <w:rFonts w:eastAsia="Times New Roman" w:cstheme="minorHAnsi"/>
                <w:sz w:val="17"/>
                <w:szCs w:val="17"/>
              </w:rPr>
            </w:pPr>
            <w:del w:id="2722" w:author="Stefanie Lane" w:date="2021-11-08T16:27:00Z">
              <w:r w:rsidRPr="004431C7" w:rsidDel="004120DE">
                <w:rPr>
                  <w:rFonts w:eastAsia="Times New Roman" w:cstheme="minorHAnsi"/>
                  <w:sz w:val="17"/>
                  <w:szCs w:val="17"/>
                </w:rPr>
                <w:delText>Grass (unidentified)</w:delText>
              </w:r>
            </w:del>
          </w:p>
        </w:tc>
        <w:tc>
          <w:tcPr>
            <w:tcW w:w="387" w:type="pct"/>
            <w:tcBorders>
              <w:top w:val="nil"/>
              <w:left w:val="nil"/>
              <w:bottom w:val="nil"/>
              <w:right w:val="nil"/>
            </w:tcBorders>
            <w:shd w:val="clear" w:color="auto" w:fill="auto"/>
            <w:noWrap/>
            <w:vAlign w:val="bottom"/>
            <w:hideMark/>
          </w:tcPr>
          <w:p w14:paraId="3EB678EC" w14:textId="7DAF16B1" w:rsidR="00D40116" w:rsidRPr="004431C7" w:rsidDel="004120DE" w:rsidRDefault="00D40116" w:rsidP="003715CB">
            <w:pPr>
              <w:spacing w:after="0" w:line="240" w:lineRule="auto"/>
              <w:jc w:val="center"/>
              <w:rPr>
                <w:del w:id="2723" w:author="Stefanie Lane" w:date="2021-11-08T16:27:00Z"/>
                <w:rFonts w:eastAsia="Times New Roman" w:cstheme="minorHAnsi"/>
                <w:color w:val="000000"/>
                <w:sz w:val="17"/>
                <w:szCs w:val="17"/>
              </w:rPr>
            </w:pPr>
            <w:del w:id="2724" w:author="Stefanie Lane" w:date="2021-11-08T16:27:00Z">
              <w:r w:rsidRPr="004431C7" w:rsidDel="004120DE">
                <w:rPr>
                  <w:rFonts w:eastAsia="Times New Roman" w:cstheme="minorHAnsi"/>
                  <w:color w:val="000000"/>
                  <w:sz w:val="17"/>
                  <w:szCs w:val="17"/>
                </w:rPr>
                <w:delText>0.452</w:delText>
              </w:r>
            </w:del>
          </w:p>
        </w:tc>
        <w:tc>
          <w:tcPr>
            <w:tcW w:w="384" w:type="pct"/>
            <w:tcBorders>
              <w:top w:val="nil"/>
              <w:left w:val="nil"/>
              <w:bottom w:val="nil"/>
              <w:right w:val="nil"/>
            </w:tcBorders>
            <w:shd w:val="clear" w:color="auto" w:fill="auto"/>
            <w:noWrap/>
            <w:vAlign w:val="bottom"/>
            <w:hideMark/>
          </w:tcPr>
          <w:p w14:paraId="7949D4AA" w14:textId="41068448" w:rsidR="00D40116" w:rsidRPr="004431C7" w:rsidDel="004120DE" w:rsidRDefault="00D40116" w:rsidP="003715CB">
            <w:pPr>
              <w:spacing w:after="0" w:line="240" w:lineRule="auto"/>
              <w:jc w:val="center"/>
              <w:rPr>
                <w:del w:id="2725" w:author="Stefanie Lane" w:date="2021-11-08T16:27:00Z"/>
                <w:rFonts w:eastAsia="Times New Roman" w:cstheme="minorHAnsi"/>
                <w:color w:val="000000"/>
                <w:sz w:val="17"/>
                <w:szCs w:val="17"/>
              </w:rPr>
            </w:pPr>
            <w:del w:id="2726" w:author="Stefanie Lane" w:date="2021-11-08T16:27:00Z">
              <w:r w:rsidRPr="004431C7" w:rsidDel="004120DE">
                <w:rPr>
                  <w:rFonts w:eastAsia="Times New Roman" w:cstheme="minorHAnsi"/>
                  <w:color w:val="000000"/>
                  <w:sz w:val="17"/>
                  <w:szCs w:val="17"/>
                </w:rPr>
                <w:delText>0.0007</w:delText>
              </w:r>
            </w:del>
          </w:p>
        </w:tc>
        <w:tc>
          <w:tcPr>
            <w:tcW w:w="625" w:type="pct"/>
            <w:tcBorders>
              <w:top w:val="nil"/>
              <w:left w:val="nil"/>
              <w:bottom w:val="nil"/>
              <w:right w:val="nil"/>
            </w:tcBorders>
            <w:shd w:val="clear" w:color="auto" w:fill="auto"/>
            <w:noWrap/>
            <w:vAlign w:val="bottom"/>
            <w:hideMark/>
          </w:tcPr>
          <w:p w14:paraId="20708348" w14:textId="4BEC4192" w:rsidR="00D40116" w:rsidRPr="004431C7" w:rsidDel="004120DE" w:rsidRDefault="00D40116" w:rsidP="003715CB">
            <w:pPr>
              <w:spacing w:after="0" w:line="240" w:lineRule="auto"/>
              <w:rPr>
                <w:del w:id="2727" w:author="Stefanie Lane" w:date="2021-11-08T16:27:00Z"/>
                <w:rFonts w:eastAsia="Times New Roman" w:cstheme="minorHAnsi"/>
                <w:i/>
                <w:iCs/>
                <w:color w:val="000000"/>
                <w:sz w:val="17"/>
                <w:szCs w:val="17"/>
              </w:rPr>
            </w:pPr>
            <w:del w:id="2728" w:author="Stefanie Lane" w:date="2021-11-08T16:27:00Z">
              <w:r w:rsidRPr="004431C7" w:rsidDel="004120DE">
                <w:rPr>
                  <w:rFonts w:eastAsia="Times New Roman" w:cstheme="minorHAnsi"/>
                  <w:i/>
                  <w:iCs/>
                  <w:color w:val="000000"/>
                  <w:sz w:val="17"/>
                  <w:szCs w:val="17"/>
                </w:rPr>
                <w:delText>Lysimachia thyrsiflora</w:delText>
              </w:r>
            </w:del>
          </w:p>
        </w:tc>
        <w:tc>
          <w:tcPr>
            <w:tcW w:w="384" w:type="pct"/>
            <w:tcBorders>
              <w:top w:val="nil"/>
              <w:left w:val="nil"/>
              <w:bottom w:val="nil"/>
              <w:right w:val="nil"/>
            </w:tcBorders>
            <w:shd w:val="clear" w:color="auto" w:fill="auto"/>
            <w:noWrap/>
            <w:vAlign w:val="bottom"/>
            <w:hideMark/>
          </w:tcPr>
          <w:p w14:paraId="17692F02" w14:textId="419C5CAC" w:rsidR="00D40116" w:rsidRPr="004431C7" w:rsidDel="004120DE" w:rsidRDefault="00D40116" w:rsidP="003715CB">
            <w:pPr>
              <w:spacing w:after="0" w:line="240" w:lineRule="auto"/>
              <w:jc w:val="center"/>
              <w:rPr>
                <w:del w:id="2729" w:author="Stefanie Lane" w:date="2021-11-08T16:27:00Z"/>
                <w:rFonts w:eastAsia="Times New Roman" w:cstheme="minorHAnsi"/>
                <w:color w:val="000000"/>
                <w:sz w:val="17"/>
                <w:szCs w:val="17"/>
              </w:rPr>
            </w:pPr>
            <w:del w:id="2730" w:author="Stefanie Lane" w:date="2021-11-08T16:27:00Z">
              <w:r w:rsidRPr="004431C7" w:rsidDel="004120DE">
                <w:rPr>
                  <w:rFonts w:eastAsia="Times New Roman" w:cstheme="minorHAnsi"/>
                  <w:color w:val="000000"/>
                  <w:sz w:val="17"/>
                  <w:szCs w:val="17"/>
                </w:rPr>
                <w:delText>0.537</w:delText>
              </w:r>
            </w:del>
          </w:p>
        </w:tc>
        <w:tc>
          <w:tcPr>
            <w:tcW w:w="385" w:type="pct"/>
            <w:tcBorders>
              <w:top w:val="nil"/>
              <w:left w:val="nil"/>
              <w:bottom w:val="nil"/>
              <w:right w:val="single" w:sz="8" w:space="0" w:color="auto"/>
            </w:tcBorders>
            <w:shd w:val="clear" w:color="auto" w:fill="auto"/>
            <w:noWrap/>
            <w:vAlign w:val="bottom"/>
            <w:hideMark/>
          </w:tcPr>
          <w:p w14:paraId="393D2F00" w14:textId="269C1C23" w:rsidR="00D40116" w:rsidRPr="004431C7" w:rsidDel="004120DE" w:rsidRDefault="00D40116" w:rsidP="003715CB">
            <w:pPr>
              <w:spacing w:after="0" w:line="240" w:lineRule="auto"/>
              <w:jc w:val="center"/>
              <w:rPr>
                <w:del w:id="2731" w:author="Stefanie Lane" w:date="2021-11-08T16:27:00Z"/>
                <w:rFonts w:eastAsia="Times New Roman" w:cstheme="minorHAnsi"/>
                <w:color w:val="000000"/>
                <w:sz w:val="17"/>
                <w:szCs w:val="17"/>
              </w:rPr>
            </w:pPr>
            <w:del w:id="2732" w:author="Stefanie Lane" w:date="2021-11-08T16:27:00Z">
              <w:r w:rsidRPr="004431C7" w:rsidDel="004120DE">
                <w:rPr>
                  <w:rFonts w:eastAsia="Times New Roman" w:cstheme="minorHAnsi"/>
                  <w:color w:val="000000"/>
                  <w:sz w:val="17"/>
                  <w:szCs w:val="17"/>
                </w:rPr>
                <w:delText>0.0001</w:delText>
              </w:r>
            </w:del>
          </w:p>
        </w:tc>
      </w:tr>
      <w:tr w:rsidR="00D40116" w:rsidRPr="004431C7" w:rsidDel="004120DE" w14:paraId="1006A9FB" w14:textId="286D0FFC" w:rsidTr="003715CB">
        <w:trPr>
          <w:trHeight w:val="290"/>
          <w:del w:id="273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05CD7A24" w14:textId="1069C7FA" w:rsidR="00D40116" w:rsidRPr="004431C7" w:rsidDel="004120DE" w:rsidRDefault="00D40116" w:rsidP="003715CB">
            <w:pPr>
              <w:spacing w:after="0" w:line="240" w:lineRule="auto"/>
              <w:rPr>
                <w:del w:id="2734" w:author="Stefanie Lane" w:date="2021-11-08T16:27:00Z"/>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36D376D8" w14:textId="45296C01" w:rsidR="00D40116" w:rsidRPr="004431C7" w:rsidDel="004120DE" w:rsidRDefault="00D40116" w:rsidP="003715CB">
            <w:pPr>
              <w:spacing w:after="0" w:line="240" w:lineRule="auto"/>
              <w:rPr>
                <w:del w:id="2735" w:author="Stefanie Lane" w:date="2021-11-08T16:27:00Z"/>
                <w:rFonts w:eastAsia="Times New Roman" w:cstheme="minorHAnsi"/>
                <w:i/>
                <w:iCs/>
                <w:sz w:val="17"/>
                <w:szCs w:val="17"/>
              </w:rPr>
            </w:pPr>
            <w:del w:id="2736" w:author="Stefanie Lane" w:date="2021-11-08T16:27:00Z">
              <w:r w:rsidRPr="004431C7" w:rsidDel="004120DE">
                <w:rPr>
                  <w:rFonts w:eastAsia="Times New Roman" w:cstheme="minorHAnsi"/>
                  <w:i/>
                  <w:iCs/>
                  <w:sz w:val="17"/>
                  <w:szCs w:val="17"/>
                </w:rPr>
                <w:delText>Lythrum salicaria</w:delText>
              </w:r>
            </w:del>
          </w:p>
        </w:tc>
        <w:tc>
          <w:tcPr>
            <w:tcW w:w="386" w:type="pct"/>
            <w:tcBorders>
              <w:top w:val="single" w:sz="4" w:space="0" w:color="auto"/>
              <w:left w:val="nil"/>
              <w:bottom w:val="single" w:sz="4" w:space="0" w:color="auto"/>
              <w:right w:val="nil"/>
            </w:tcBorders>
            <w:shd w:val="clear" w:color="auto" w:fill="auto"/>
            <w:noWrap/>
            <w:vAlign w:val="bottom"/>
            <w:hideMark/>
          </w:tcPr>
          <w:p w14:paraId="6983060C" w14:textId="61214651" w:rsidR="00D40116" w:rsidRPr="004431C7" w:rsidDel="004120DE" w:rsidRDefault="00D40116" w:rsidP="003715CB">
            <w:pPr>
              <w:spacing w:after="0" w:line="240" w:lineRule="auto"/>
              <w:jc w:val="center"/>
              <w:rPr>
                <w:del w:id="2737" w:author="Stefanie Lane" w:date="2021-11-08T16:27:00Z"/>
                <w:rFonts w:eastAsia="Times New Roman" w:cstheme="minorHAnsi"/>
                <w:color w:val="000000"/>
                <w:sz w:val="17"/>
                <w:szCs w:val="17"/>
              </w:rPr>
            </w:pPr>
            <w:del w:id="2738" w:author="Stefanie Lane" w:date="2021-11-08T16:27:00Z">
              <w:r w:rsidRPr="004431C7" w:rsidDel="004120DE">
                <w:rPr>
                  <w:rFonts w:eastAsia="Times New Roman" w:cstheme="minorHAnsi"/>
                  <w:color w:val="000000"/>
                  <w:sz w:val="17"/>
                  <w:szCs w:val="17"/>
                </w:rPr>
                <w:delText>0.406</w:delText>
              </w:r>
            </w:del>
          </w:p>
        </w:tc>
        <w:tc>
          <w:tcPr>
            <w:tcW w:w="386" w:type="pct"/>
            <w:tcBorders>
              <w:top w:val="single" w:sz="4" w:space="0" w:color="auto"/>
              <w:left w:val="nil"/>
              <w:bottom w:val="single" w:sz="4" w:space="0" w:color="auto"/>
              <w:right w:val="nil"/>
            </w:tcBorders>
            <w:shd w:val="clear" w:color="auto" w:fill="auto"/>
            <w:noWrap/>
            <w:vAlign w:val="bottom"/>
            <w:hideMark/>
          </w:tcPr>
          <w:p w14:paraId="628BE26F" w14:textId="5493771A" w:rsidR="00D40116" w:rsidRPr="004431C7" w:rsidDel="004120DE" w:rsidRDefault="00D40116" w:rsidP="003715CB">
            <w:pPr>
              <w:spacing w:after="0" w:line="240" w:lineRule="auto"/>
              <w:jc w:val="center"/>
              <w:rPr>
                <w:del w:id="2739" w:author="Stefanie Lane" w:date="2021-11-08T16:27:00Z"/>
                <w:rFonts w:eastAsia="Times New Roman" w:cstheme="minorHAnsi"/>
                <w:color w:val="000000"/>
                <w:sz w:val="17"/>
                <w:szCs w:val="17"/>
              </w:rPr>
            </w:pPr>
            <w:del w:id="2740" w:author="Stefanie Lane" w:date="2021-11-08T16:27:00Z">
              <w:r w:rsidRPr="004431C7" w:rsidDel="004120DE">
                <w:rPr>
                  <w:rFonts w:eastAsia="Times New Roman" w:cstheme="minorHAnsi"/>
                  <w:color w:val="000000"/>
                  <w:sz w:val="17"/>
                  <w:szCs w:val="17"/>
                </w:rPr>
                <w:delText>0.0010</w:delText>
              </w:r>
            </w:del>
          </w:p>
        </w:tc>
        <w:tc>
          <w:tcPr>
            <w:tcW w:w="671" w:type="pct"/>
            <w:tcBorders>
              <w:top w:val="single" w:sz="4" w:space="0" w:color="auto"/>
              <w:left w:val="nil"/>
              <w:bottom w:val="single" w:sz="4" w:space="0" w:color="auto"/>
              <w:right w:val="nil"/>
            </w:tcBorders>
            <w:shd w:val="clear" w:color="auto" w:fill="auto"/>
            <w:noWrap/>
            <w:vAlign w:val="bottom"/>
            <w:hideMark/>
          </w:tcPr>
          <w:p w14:paraId="2B7AA1A1" w14:textId="384D0CF1" w:rsidR="00D40116" w:rsidRPr="004431C7" w:rsidDel="004120DE" w:rsidRDefault="00D40116" w:rsidP="003715CB">
            <w:pPr>
              <w:spacing w:after="0" w:line="240" w:lineRule="auto"/>
              <w:rPr>
                <w:del w:id="2741" w:author="Stefanie Lane" w:date="2021-11-08T16:27:00Z"/>
                <w:rFonts w:eastAsia="Times New Roman" w:cstheme="minorHAnsi"/>
                <w:i/>
                <w:iCs/>
                <w:sz w:val="17"/>
                <w:szCs w:val="17"/>
              </w:rPr>
            </w:pPr>
            <w:del w:id="2742" w:author="Stefanie Lane" w:date="2021-11-08T16:27:00Z">
              <w:r w:rsidRPr="004431C7" w:rsidDel="004120DE">
                <w:rPr>
                  <w:rFonts w:eastAsia="Times New Roman" w:cstheme="minorHAnsi"/>
                  <w:i/>
                  <w:iCs/>
                  <w:sz w:val="17"/>
                  <w:szCs w:val="17"/>
                </w:rPr>
                <w:delText>Lythrum salicaria</w:delText>
              </w:r>
            </w:del>
          </w:p>
        </w:tc>
        <w:tc>
          <w:tcPr>
            <w:tcW w:w="387" w:type="pct"/>
            <w:tcBorders>
              <w:top w:val="single" w:sz="4" w:space="0" w:color="auto"/>
              <w:left w:val="nil"/>
              <w:bottom w:val="single" w:sz="4" w:space="0" w:color="auto"/>
              <w:right w:val="nil"/>
            </w:tcBorders>
            <w:shd w:val="clear" w:color="auto" w:fill="auto"/>
            <w:noWrap/>
            <w:vAlign w:val="bottom"/>
            <w:hideMark/>
          </w:tcPr>
          <w:p w14:paraId="1A976725" w14:textId="7EF653FC" w:rsidR="00D40116" w:rsidRPr="004431C7" w:rsidDel="004120DE" w:rsidRDefault="00D40116" w:rsidP="003715CB">
            <w:pPr>
              <w:spacing w:after="0" w:line="240" w:lineRule="auto"/>
              <w:jc w:val="center"/>
              <w:rPr>
                <w:del w:id="2743" w:author="Stefanie Lane" w:date="2021-11-08T16:27:00Z"/>
                <w:rFonts w:eastAsia="Times New Roman" w:cstheme="minorHAnsi"/>
                <w:color w:val="000000"/>
                <w:sz w:val="17"/>
                <w:szCs w:val="17"/>
              </w:rPr>
            </w:pPr>
            <w:del w:id="2744" w:author="Stefanie Lane" w:date="2021-11-08T16:27:00Z">
              <w:r w:rsidRPr="004431C7" w:rsidDel="004120DE">
                <w:rPr>
                  <w:rFonts w:eastAsia="Times New Roman" w:cstheme="minorHAnsi"/>
                  <w:color w:val="000000"/>
                  <w:sz w:val="17"/>
                  <w:szCs w:val="17"/>
                </w:rPr>
                <w:delText>0.424</w:delText>
              </w:r>
            </w:del>
          </w:p>
        </w:tc>
        <w:tc>
          <w:tcPr>
            <w:tcW w:w="384" w:type="pct"/>
            <w:tcBorders>
              <w:top w:val="single" w:sz="4" w:space="0" w:color="auto"/>
              <w:left w:val="nil"/>
              <w:bottom w:val="single" w:sz="4" w:space="0" w:color="auto"/>
              <w:right w:val="nil"/>
            </w:tcBorders>
            <w:shd w:val="clear" w:color="auto" w:fill="auto"/>
            <w:noWrap/>
            <w:vAlign w:val="bottom"/>
            <w:hideMark/>
          </w:tcPr>
          <w:p w14:paraId="3D5CBF1F" w14:textId="4B00F3F7" w:rsidR="00D40116" w:rsidRPr="004431C7" w:rsidDel="004120DE" w:rsidRDefault="00D40116" w:rsidP="003715CB">
            <w:pPr>
              <w:spacing w:after="0" w:line="240" w:lineRule="auto"/>
              <w:jc w:val="center"/>
              <w:rPr>
                <w:del w:id="2745" w:author="Stefanie Lane" w:date="2021-11-08T16:27:00Z"/>
                <w:rFonts w:eastAsia="Times New Roman" w:cstheme="minorHAnsi"/>
                <w:color w:val="000000"/>
                <w:sz w:val="17"/>
                <w:szCs w:val="17"/>
              </w:rPr>
            </w:pPr>
            <w:del w:id="2746" w:author="Stefanie Lane" w:date="2021-11-08T16:27:00Z">
              <w:r w:rsidRPr="004431C7" w:rsidDel="004120DE">
                <w:rPr>
                  <w:rFonts w:eastAsia="Times New Roman" w:cstheme="minorHAnsi"/>
                  <w:color w:val="000000"/>
                  <w:sz w:val="17"/>
                  <w:szCs w:val="17"/>
                </w:rPr>
                <w:delText>0.0008</w:delText>
              </w:r>
            </w:del>
          </w:p>
        </w:tc>
        <w:tc>
          <w:tcPr>
            <w:tcW w:w="625" w:type="pct"/>
            <w:tcBorders>
              <w:top w:val="single" w:sz="4" w:space="0" w:color="auto"/>
              <w:left w:val="nil"/>
              <w:bottom w:val="single" w:sz="4" w:space="0" w:color="auto"/>
              <w:right w:val="nil"/>
            </w:tcBorders>
            <w:shd w:val="clear" w:color="auto" w:fill="auto"/>
            <w:noWrap/>
            <w:vAlign w:val="bottom"/>
            <w:hideMark/>
          </w:tcPr>
          <w:p w14:paraId="2A1CE972" w14:textId="7E9C29A9" w:rsidR="00D40116" w:rsidRPr="004431C7" w:rsidDel="004120DE" w:rsidRDefault="00D40116" w:rsidP="003715CB">
            <w:pPr>
              <w:spacing w:after="0" w:line="240" w:lineRule="auto"/>
              <w:rPr>
                <w:del w:id="2747" w:author="Stefanie Lane" w:date="2021-11-08T16:27:00Z"/>
                <w:rFonts w:eastAsia="Times New Roman" w:cstheme="minorHAnsi"/>
                <w:i/>
                <w:iCs/>
                <w:color w:val="000000"/>
                <w:sz w:val="17"/>
                <w:szCs w:val="17"/>
              </w:rPr>
            </w:pPr>
            <w:del w:id="2748" w:author="Stefanie Lane" w:date="2021-11-08T16:27:00Z">
              <w:r w:rsidRPr="004431C7" w:rsidDel="004120DE">
                <w:rPr>
                  <w:rFonts w:eastAsia="Times New Roman" w:cstheme="minorHAnsi"/>
                  <w:i/>
                  <w:iCs/>
                  <w:color w:val="000000"/>
                  <w:sz w:val="17"/>
                  <w:szCs w:val="17"/>
                </w:rPr>
                <w:delText>Galium trifidum</w:delText>
              </w:r>
            </w:del>
          </w:p>
        </w:tc>
        <w:tc>
          <w:tcPr>
            <w:tcW w:w="384" w:type="pct"/>
            <w:tcBorders>
              <w:top w:val="single" w:sz="4" w:space="0" w:color="auto"/>
              <w:left w:val="nil"/>
              <w:bottom w:val="single" w:sz="4" w:space="0" w:color="auto"/>
              <w:right w:val="nil"/>
            </w:tcBorders>
            <w:shd w:val="clear" w:color="auto" w:fill="auto"/>
            <w:noWrap/>
            <w:vAlign w:val="bottom"/>
            <w:hideMark/>
          </w:tcPr>
          <w:p w14:paraId="32348472" w14:textId="47F73DEB" w:rsidR="00D40116" w:rsidRPr="004431C7" w:rsidDel="004120DE" w:rsidRDefault="00D40116" w:rsidP="003715CB">
            <w:pPr>
              <w:spacing w:after="0" w:line="240" w:lineRule="auto"/>
              <w:jc w:val="center"/>
              <w:rPr>
                <w:del w:id="2749" w:author="Stefanie Lane" w:date="2021-11-08T16:27:00Z"/>
                <w:rFonts w:eastAsia="Times New Roman" w:cstheme="minorHAnsi"/>
                <w:color w:val="000000"/>
                <w:sz w:val="17"/>
                <w:szCs w:val="17"/>
              </w:rPr>
            </w:pPr>
            <w:del w:id="2750" w:author="Stefanie Lane" w:date="2021-11-08T16:27:00Z">
              <w:r w:rsidRPr="004431C7" w:rsidDel="004120DE">
                <w:rPr>
                  <w:rFonts w:eastAsia="Times New Roman" w:cstheme="minorHAnsi"/>
                  <w:color w:val="000000"/>
                  <w:sz w:val="17"/>
                  <w:szCs w:val="17"/>
                </w:rPr>
                <w:delText>0.465</w:delText>
              </w:r>
            </w:del>
          </w:p>
        </w:tc>
        <w:tc>
          <w:tcPr>
            <w:tcW w:w="385" w:type="pct"/>
            <w:tcBorders>
              <w:top w:val="single" w:sz="4" w:space="0" w:color="auto"/>
              <w:left w:val="nil"/>
              <w:bottom w:val="single" w:sz="4" w:space="0" w:color="auto"/>
              <w:right w:val="single" w:sz="8" w:space="0" w:color="auto"/>
            </w:tcBorders>
            <w:shd w:val="clear" w:color="auto" w:fill="auto"/>
            <w:noWrap/>
            <w:vAlign w:val="bottom"/>
            <w:hideMark/>
          </w:tcPr>
          <w:p w14:paraId="23C9CE93" w14:textId="730F2E38" w:rsidR="00D40116" w:rsidRPr="004431C7" w:rsidDel="004120DE" w:rsidRDefault="00D40116" w:rsidP="003715CB">
            <w:pPr>
              <w:spacing w:after="0" w:line="240" w:lineRule="auto"/>
              <w:jc w:val="center"/>
              <w:rPr>
                <w:del w:id="2751" w:author="Stefanie Lane" w:date="2021-11-08T16:27:00Z"/>
                <w:rFonts w:eastAsia="Times New Roman" w:cstheme="minorHAnsi"/>
                <w:color w:val="000000"/>
                <w:sz w:val="17"/>
                <w:szCs w:val="17"/>
              </w:rPr>
            </w:pPr>
            <w:del w:id="2752" w:author="Stefanie Lane" w:date="2021-11-08T16:27:00Z">
              <w:r w:rsidRPr="004431C7" w:rsidDel="004120DE">
                <w:rPr>
                  <w:rFonts w:eastAsia="Times New Roman" w:cstheme="minorHAnsi"/>
                  <w:color w:val="000000"/>
                  <w:sz w:val="17"/>
                  <w:szCs w:val="17"/>
                </w:rPr>
                <w:delText>0.0005</w:delText>
              </w:r>
            </w:del>
          </w:p>
        </w:tc>
      </w:tr>
      <w:tr w:rsidR="00D40116" w:rsidRPr="004431C7" w:rsidDel="004120DE" w14:paraId="4C839028" w14:textId="000E6E63" w:rsidTr="003715CB">
        <w:trPr>
          <w:trHeight w:val="290"/>
          <w:del w:id="275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6AB3CE15" w14:textId="7B0AF0EA" w:rsidR="00D40116" w:rsidRPr="004431C7" w:rsidDel="004120DE" w:rsidRDefault="00D40116" w:rsidP="003715CB">
            <w:pPr>
              <w:spacing w:after="0" w:line="240" w:lineRule="auto"/>
              <w:rPr>
                <w:del w:id="2754" w:author="Stefanie Lane" w:date="2021-11-08T16:27:00Z"/>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0EF5FBE9" w14:textId="6DC92DF3" w:rsidR="00D40116" w:rsidRPr="004431C7" w:rsidDel="004120DE" w:rsidRDefault="00D40116" w:rsidP="003715CB">
            <w:pPr>
              <w:spacing w:after="0" w:line="240" w:lineRule="auto"/>
              <w:rPr>
                <w:del w:id="2755" w:author="Stefanie Lane" w:date="2021-11-08T16:27:00Z"/>
                <w:rFonts w:eastAsia="Times New Roman" w:cstheme="minorHAnsi"/>
                <w:i/>
                <w:iCs/>
                <w:color w:val="000000"/>
                <w:sz w:val="17"/>
                <w:szCs w:val="17"/>
              </w:rPr>
            </w:pPr>
            <w:del w:id="2756" w:author="Stefanie Lane" w:date="2021-11-08T16:27:00Z">
              <w:r w:rsidRPr="004431C7" w:rsidDel="004120DE">
                <w:rPr>
                  <w:rFonts w:eastAsia="Times New Roman" w:cstheme="minorHAnsi"/>
                  <w:i/>
                  <w:iCs/>
                  <w:color w:val="000000"/>
                  <w:sz w:val="17"/>
                  <w:szCs w:val="17"/>
                </w:rPr>
                <w:delText>Equisetum fluviatile</w:delText>
              </w:r>
            </w:del>
          </w:p>
        </w:tc>
        <w:tc>
          <w:tcPr>
            <w:tcW w:w="386" w:type="pct"/>
            <w:tcBorders>
              <w:top w:val="nil"/>
              <w:left w:val="nil"/>
              <w:bottom w:val="nil"/>
              <w:right w:val="nil"/>
            </w:tcBorders>
            <w:shd w:val="clear" w:color="auto" w:fill="auto"/>
            <w:noWrap/>
            <w:vAlign w:val="bottom"/>
            <w:hideMark/>
          </w:tcPr>
          <w:p w14:paraId="0DCDCBED" w14:textId="59F4C7AD" w:rsidR="00D40116" w:rsidRPr="004431C7" w:rsidDel="004120DE" w:rsidRDefault="00D40116" w:rsidP="003715CB">
            <w:pPr>
              <w:spacing w:after="0" w:line="240" w:lineRule="auto"/>
              <w:jc w:val="center"/>
              <w:rPr>
                <w:del w:id="2757" w:author="Stefanie Lane" w:date="2021-11-08T16:27:00Z"/>
                <w:rFonts w:eastAsia="Times New Roman" w:cstheme="minorHAnsi"/>
                <w:color w:val="000000"/>
                <w:sz w:val="17"/>
                <w:szCs w:val="17"/>
              </w:rPr>
            </w:pPr>
            <w:del w:id="2758" w:author="Stefanie Lane" w:date="2021-11-08T16:27:00Z">
              <w:r w:rsidRPr="004431C7" w:rsidDel="004120DE">
                <w:rPr>
                  <w:rFonts w:eastAsia="Times New Roman" w:cstheme="minorHAnsi"/>
                  <w:color w:val="000000"/>
                  <w:sz w:val="17"/>
                  <w:szCs w:val="17"/>
                </w:rPr>
                <w:delText>0.326</w:delText>
              </w:r>
            </w:del>
          </w:p>
        </w:tc>
        <w:tc>
          <w:tcPr>
            <w:tcW w:w="386" w:type="pct"/>
            <w:tcBorders>
              <w:top w:val="nil"/>
              <w:left w:val="nil"/>
              <w:bottom w:val="nil"/>
              <w:right w:val="nil"/>
            </w:tcBorders>
            <w:shd w:val="clear" w:color="auto" w:fill="auto"/>
            <w:noWrap/>
            <w:vAlign w:val="bottom"/>
            <w:hideMark/>
          </w:tcPr>
          <w:p w14:paraId="2B14F201" w14:textId="1E9D1031" w:rsidR="00D40116" w:rsidRPr="004431C7" w:rsidDel="004120DE" w:rsidRDefault="00D40116" w:rsidP="003715CB">
            <w:pPr>
              <w:spacing w:after="0" w:line="240" w:lineRule="auto"/>
              <w:jc w:val="center"/>
              <w:rPr>
                <w:del w:id="2759" w:author="Stefanie Lane" w:date="2021-11-08T16:27:00Z"/>
                <w:rFonts w:eastAsia="Times New Roman" w:cstheme="minorHAnsi"/>
                <w:color w:val="000000"/>
                <w:sz w:val="17"/>
                <w:szCs w:val="17"/>
              </w:rPr>
            </w:pPr>
            <w:del w:id="2760" w:author="Stefanie Lane" w:date="2021-11-08T16:27:00Z">
              <w:r w:rsidRPr="004431C7" w:rsidDel="004120DE">
                <w:rPr>
                  <w:rFonts w:eastAsia="Times New Roman" w:cstheme="minorHAnsi"/>
                  <w:color w:val="000000"/>
                  <w:sz w:val="17"/>
                  <w:szCs w:val="17"/>
                </w:rPr>
                <w:delText>0.0108</w:delText>
              </w:r>
            </w:del>
          </w:p>
        </w:tc>
        <w:tc>
          <w:tcPr>
            <w:tcW w:w="671" w:type="pct"/>
            <w:tcBorders>
              <w:top w:val="nil"/>
              <w:left w:val="nil"/>
              <w:bottom w:val="nil"/>
              <w:right w:val="nil"/>
            </w:tcBorders>
            <w:shd w:val="clear" w:color="auto" w:fill="auto"/>
            <w:noWrap/>
            <w:vAlign w:val="bottom"/>
            <w:hideMark/>
          </w:tcPr>
          <w:p w14:paraId="5D94DEF6" w14:textId="0A82E133" w:rsidR="00D40116" w:rsidRPr="004431C7" w:rsidDel="004120DE" w:rsidRDefault="00D40116" w:rsidP="003715CB">
            <w:pPr>
              <w:spacing w:after="0" w:line="240" w:lineRule="auto"/>
              <w:rPr>
                <w:del w:id="2761" w:author="Stefanie Lane" w:date="2021-11-08T16:27:00Z"/>
                <w:rFonts w:eastAsia="Times New Roman" w:cstheme="minorHAnsi"/>
                <w:i/>
                <w:iCs/>
                <w:color w:val="000000"/>
                <w:sz w:val="17"/>
                <w:szCs w:val="17"/>
              </w:rPr>
            </w:pPr>
            <w:del w:id="2762" w:author="Stefanie Lane" w:date="2021-11-08T16:27:00Z">
              <w:r w:rsidRPr="004431C7" w:rsidDel="004120DE">
                <w:rPr>
                  <w:rFonts w:eastAsia="Times New Roman" w:cstheme="minorHAnsi"/>
                  <w:i/>
                  <w:iCs/>
                  <w:color w:val="000000"/>
                  <w:sz w:val="17"/>
                  <w:szCs w:val="17"/>
                </w:rPr>
                <w:delText>Juncus articulatus</w:delText>
              </w:r>
            </w:del>
          </w:p>
        </w:tc>
        <w:tc>
          <w:tcPr>
            <w:tcW w:w="387" w:type="pct"/>
            <w:tcBorders>
              <w:top w:val="nil"/>
              <w:left w:val="nil"/>
              <w:bottom w:val="nil"/>
              <w:right w:val="nil"/>
            </w:tcBorders>
            <w:shd w:val="clear" w:color="auto" w:fill="auto"/>
            <w:noWrap/>
            <w:vAlign w:val="bottom"/>
            <w:hideMark/>
          </w:tcPr>
          <w:p w14:paraId="333A71F6" w14:textId="5A061A3F" w:rsidR="00D40116" w:rsidRPr="004431C7" w:rsidDel="004120DE" w:rsidRDefault="00D40116" w:rsidP="003715CB">
            <w:pPr>
              <w:spacing w:after="0" w:line="240" w:lineRule="auto"/>
              <w:jc w:val="center"/>
              <w:rPr>
                <w:del w:id="2763" w:author="Stefanie Lane" w:date="2021-11-08T16:27:00Z"/>
                <w:rFonts w:eastAsia="Times New Roman" w:cstheme="minorHAnsi"/>
                <w:color w:val="000000"/>
                <w:sz w:val="17"/>
                <w:szCs w:val="17"/>
              </w:rPr>
            </w:pPr>
            <w:del w:id="2764" w:author="Stefanie Lane" w:date="2021-11-08T16:27:00Z">
              <w:r w:rsidRPr="004431C7" w:rsidDel="004120DE">
                <w:rPr>
                  <w:rFonts w:eastAsia="Times New Roman" w:cstheme="minorHAnsi"/>
                  <w:color w:val="000000"/>
                  <w:sz w:val="17"/>
                  <w:szCs w:val="17"/>
                </w:rPr>
                <w:delText>0.417</w:delText>
              </w:r>
            </w:del>
          </w:p>
        </w:tc>
        <w:tc>
          <w:tcPr>
            <w:tcW w:w="384" w:type="pct"/>
            <w:tcBorders>
              <w:top w:val="nil"/>
              <w:left w:val="nil"/>
              <w:bottom w:val="nil"/>
              <w:right w:val="nil"/>
            </w:tcBorders>
            <w:shd w:val="clear" w:color="auto" w:fill="auto"/>
            <w:noWrap/>
            <w:vAlign w:val="bottom"/>
            <w:hideMark/>
          </w:tcPr>
          <w:p w14:paraId="6432C81A" w14:textId="3729CFFC" w:rsidR="00D40116" w:rsidRPr="004431C7" w:rsidDel="004120DE" w:rsidRDefault="00D40116" w:rsidP="003715CB">
            <w:pPr>
              <w:spacing w:after="0" w:line="240" w:lineRule="auto"/>
              <w:jc w:val="center"/>
              <w:rPr>
                <w:del w:id="2765" w:author="Stefanie Lane" w:date="2021-11-08T16:27:00Z"/>
                <w:rFonts w:eastAsia="Times New Roman" w:cstheme="minorHAnsi"/>
                <w:color w:val="000000"/>
                <w:sz w:val="17"/>
                <w:szCs w:val="17"/>
              </w:rPr>
            </w:pPr>
            <w:del w:id="2766" w:author="Stefanie Lane" w:date="2021-11-08T16:27:00Z">
              <w:r w:rsidRPr="004431C7" w:rsidDel="004120DE">
                <w:rPr>
                  <w:rFonts w:eastAsia="Times New Roman" w:cstheme="minorHAnsi"/>
                  <w:color w:val="000000"/>
                  <w:sz w:val="17"/>
                  <w:szCs w:val="17"/>
                </w:rPr>
                <w:delText>0.0001</w:delText>
              </w:r>
            </w:del>
          </w:p>
        </w:tc>
        <w:tc>
          <w:tcPr>
            <w:tcW w:w="625" w:type="pct"/>
            <w:tcBorders>
              <w:top w:val="nil"/>
              <w:left w:val="nil"/>
              <w:bottom w:val="nil"/>
              <w:right w:val="nil"/>
            </w:tcBorders>
            <w:shd w:val="clear" w:color="auto" w:fill="auto"/>
            <w:noWrap/>
            <w:vAlign w:val="bottom"/>
            <w:hideMark/>
          </w:tcPr>
          <w:p w14:paraId="0B337034" w14:textId="5A1CBC01" w:rsidR="00D40116" w:rsidRPr="004431C7" w:rsidDel="004120DE" w:rsidRDefault="00D40116" w:rsidP="003715CB">
            <w:pPr>
              <w:spacing w:after="0" w:line="240" w:lineRule="auto"/>
              <w:rPr>
                <w:del w:id="2767" w:author="Stefanie Lane" w:date="2021-11-08T16:27:00Z"/>
                <w:rFonts w:eastAsia="Times New Roman" w:cstheme="minorHAnsi"/>
                <w:i/>
                <w:iCs/>
                <w:color w:val="000000"/>
                <w:sz w:val="17"/>
                <w:szCs w:val="17"/>
              </w:rPr>
            </w:pPr>
            <w:del w:id="2768" w:author="Stefanie Lane" w:date="2021-11-08T16:27:00Z">
              <w:r w:rsidRPr="004431C7" w:rsidDel="004120DE">
                <w:rPr>
                  <w:rFonts w:eastAsia="Times New Roman" w:cstheme="minorHAnsi"/>
                  <w:i/>
                  <w:iCs/>
                  <w:color w:val="000000"/>
                  <w:sz w:val="17"/>
                  <w:szCs w:val="17"/>
                </w:rPr>
                <w:delText>Myosotis scorpioides</w:delText>
              </w:r>
            </w:del>
          </w:p>
        </w:tc>
        <w:tc>
          <w:tcPr>
            <w:tcW w:w="384" w:type="pct"/>
            <w:tcBorders>
              <w:top w:val="nil"/>
              <w:left w:val="nil"/>
              <w:bottom w:val="nil"/>
              <w:right w:val="nil"/>
            </w:tcBorders>
            <w:shd w:val="clear" w:color="auto" w:fill="auto"/>
            <w:noWrap/>
            <w:vAlign w:val="bottom"/>
            <w:hideMark/>
          </w:tcPr>
          <w:p w14:paraId="4F643DCD" w14:textId="1B655AD1" w:rsidR="00D40116" w:rsidRPr="004431C7" w:rsidDel="004120DE" w:rsidRDefault="00D40116" w:rsidP="003715CB">
            <w:pPr>
              <w:spacing w:after="0" w:line="240" w:lineRule="auto"/>
              <w:jc w:val="center"/>
              <w:rPr>
                <w:del w:id="2769" w:author="Stefanie Lane" w:date="2021-11-08T16:27:00Z"/>
                <w:rFonts w:eastAsia="Times New Roman" w:cstheme="minorHAnsi"/>
                <w:color w:val="000000"/>
                <w:sz w:val="17"/>
                <w:szCs w:val="17"/>
              </w:rPr>
            </w:pPr>
            <w:del w:id="2770" w:author="Stefanie Lane" w:date="2021-11-08T16:27:00Z">
              <w:r w:rsidRPr="004431C7" w:rsidDel="004120DE">
                <w:rPr>
                  <w:rFonts w:eastAsia="Times New Roman" w:cstheme="minorHAnsi"/>
                  <w:color w:val="000000"/>
                  <w:sz w:val="17"/>
                  <w:szCs w:val="17"/>
                </w:rPr>
                <w:delText>0.0065</w:delText>
              </w:r>
            </w:del>
          </w:p>
        </w:tc>
        <w:tc>
          <w:tcPr>
            <w:tcW w:w="385" w:type="pct"/>
            <w:tcBorders>
              <w:top w:val="nil"/>
              <w:left w:val="nil"/>
              <w:bottom w:val="nil"/>
              <w:right w:val="single" w:sz="8" w:space="0" w:color="auto"/>
            </w:tcBorders>
            <w:shd w:val="clear" w:color="auto" w:fill="auto"/>
            <w:noWrap/>
            <w:vAlign w:val="bottom"/>
            <w:hideMark/>
          </w:tcPr>
          <w:p w14:paraId="53A3C32E" w14:textId="1A59BF59" w:rsidR="00D40116" w:rsidRPr="004431C7" w:rsidDel="004120DE" w:rsidRDefault="00D40116" w:rsidP="003715CB">
            <w:pPr>
              <w:spacing w:after="0" w:line="240" w:lineRule="auto"/>
              <w:jc w:val="center"/>
              <w:rPr>
                <w:del w:id="2771" w:author="Stefanie Lane" w:date="2021-11-08T16:27:00Z"/>
                <w:rFonts w:eastAsia="Times New Roman" w:cstheme="minorHAnsi"/>
                <w:color w:val="000000"/>
                <w:sz w:val="17"/>
                <w:szCs w:val="17"/>
              </w:rPr>
            </w:pPr>
            <w:del w:id="2772" w:author="Stefanie Lane" w:date="2021-11-08T16:27:00Z">
              <w:r w:rsidRPr="004431C7" w:rsidDel="004120DE">
                <w:rPr>
                  <w:rFonts w:eastAsia="Times New Roman" w:cstheme="minorHAnsi"/>
                  <w:color w:val="000000"/>
                  <w:sz w:val="17"/>
                  <w:szCs w:val="17"/>
                </w:rPr>
                <w:delText>0.0065</w:delText>
              </w:r>
            </w:del>
          </w:p>
        </w:tc>
      </w:tr>
      <w:tr w:rsidR="00D40116" w:rsidRPr="004431C7" w:rsidDel="004120DE" w14:paraId="7329A657" w14:textId="6CF3B76B" w:rsidTr="003715CB">
        <w:trPr>
          <w:trHeight w:val="290"/>
          <w:del w:id="277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6E3E1D34" w14:textId="44AD7028" w:rsidR="00D40116" w:rsidRPr="004431C7" w:rsidDel="004120DE" w:rsidRDefault="00D40116" w:rsidP="003715CB">
            <w:pPr>
              <w:spacing w:after="0" w:line="240" w:lineRule="auto"/>
              <w:rPr>
                <w:del w:id="2774" w:author="Stefanie Lane" w:date="2021-11-08T16:27:00Z"/>
                <w:rFonts w:eastAsia="Times New Roman" w:cstheme="minorHAnsi"/>
                <w:color w:val="000000"/>
                <w:sz w:val="17"/>
                <w:szCs w:val="17"/>
              </w:rPr>
            </w:pPr>
          </w:p>
        </w:tc>
        <w:tc>
          <w:tcPr>
            <w:tcW w:w="817" w:type="pct"/>
            <w:tcBorders>
              <w:top w:val="single" w:sz="4" w:space="0" w:color="auto"/>
              <w:left w:val="nil"/>
              <w:bottom w:val="single" w:sz="4" w:space="0" w:color="auto"/>
              <w:right w:val="nil"/>
            </w:tcBorders>
            <w:shd w:val="clear" w:color="auto" w:fill="auto"/>
            <w:noWrap/>
            <w:vAlign w:val="bottom"/>
            <w:hideMark/>
          </w:tcPr>
          <w:p w14:paraId="5FF34974" w14:textId="4CB47E1B" w:rsidR="00D40116" w:rsidRPr="004431C7" w:rsidDel="004120DE" w:rsidRDefault="00D40116" w:rsidP="003715CB">
            <w:pPr>
              <w:spacing w:after="0" w:line="240" w:lineRule="auto"/>
              <w:rPr>
                <w:del w:id="2775" w:author="Stefanie Lane" w:date="2021-11-08T16:27:00Z"/>
                <w:rFonts w:eastAsia="Times New Roman" w:cstheme="minorHAnsi"/>
                <w:i/>
                <w:iCs/>
                <w:color w:val="000000"/>
                <w:sz w:val="17"/>
                <w:szCs w:val="17"/>
              </w:rPr>
            </w:pPr>
            <w:del w:id="2776" w:author="Stefanie Lane" w:date="2021-11-08T16:27:00Z">
              <w:r w:rsidRPr="004431C7" w:rsidDel="004120DE">
                <w:rPr>
                  <w:rFonts w:eastAsia="Times New Roman" w:cstheme="minorHAnsi"/>
                  <w:i/>
                  <w:iCs/>
                  <w:color w:val="000000"/>
                  <w:sz w:val="17"/>
                  <w:szCs w:val="17"/>
                </w:rPr>
                <w:delText>Lysimachia thyrsiflora</w:delText>
              </w:r>
            </w:del>
          </w:p>
        </w:tc>
        <w:tc>
          <w:tcPr>
            <w:tcW w:w="386" w:type="pct"/>
            <w:tcBorders>
              <w:top w:val="single" w:sz="4" w:space="0" w:color="auto"/>
              <w:left w:val="nil"/>
              <w:bottom w:val="single" w:sz="4" w:space="0" w:color="auto"/>
              <w:right w:val="nil"/>
            </w:tcBorders>
            <w:shd w:val="clear" w:color="auto" w:fill="auto"/>
            <w:noWrap/>
            <w:vAlign w:val="bottom"/>
            <w:hideMark/>
          </w:tcPr>
          <w:p w14:paraId="1355C0D5" w14:textId="707F3FE7" w:rsidR="00D40116" w:rsidRPr="004431C7" w:rsidDel="004120DE" w:rsidRDefault="00D40116" w:rsidP="003715CB">
            <w:pPr>
              <w:spacing w:after="0" w:line="240" w:lineRule="auto"/>
              <w:jc w:val="center"/>
              <w:rPr>
                <w:del w:id="2777" w:author="Stefanie Lane" w:date="2021-11-08T16:27:00Z"/>
                <w:rFonts w:eastAsia="Times New Roman" w:cstheme="minorHAnsi"/>
                <w:color w:val="000000"/>
                <w:sz w:val="17"/>
                <w:szCs w:val="17"/>
              </w:rPr>
            </w:pPr>
            <w:del w:id="2778" w:author="Stefanie Lane" w:date="2021-11-08T16:27:00Z">
              <w:r w:rsidRPr="004431C7" w:rsidDel="004120DE">
                <w:rPr>
                  <w:rFonts w:eastAsia="Times New Roman" w:cstheme="minorHAnsi"/>
                  <w:color w:val="000000"/>
                  <w:sz w:val="17"/>
                  <w:szCs w:val="17"/>
                </w:rPr>
                <w:delText>0.321</w:delText>
              </w:r>
            </w:del>
          </w:p>
        </w:tc>
        <w:tc>
          <w:tcPr>
            <w:tcW w:w="386" w:type="pct"/>
            <w:tcBorders>
              <w:top w:val="single" w:sz="4" w:space="0" w:color="auto"/>
              <w:left w:val="nil"/>
              <w:bottom w:val="single" w:sz="4" w:space="0" w:color="auto"/>
              <w:right w:val="nil"/>
            </w:tcBorders>
            <w:shd w:val="clear" w:color="auto" w:fill="auto"/>
            <w:noWrap/>
            <w:vAlign w:val="bottom"/>
            <w:hideMark/>
          </w:tcPr>
          <w:p w14:paraId="5BD36F1D" w14:textId="5CC379C7" w:rsidR="00D40116" w:rsidRPr="004431C7" w:rsidDel="004120DE" w:rsidRDefault="00D40116" w:rsidP="003715CB">
            <w:pPr>
              <w:spacing w:after="0" w:line="240" w:lineRule="auto"/>
              <w:jc w:val="center"/>
              <w:rPr>
                <w:del w:id="2779" w:author="Stefanie Lane" w:date="2021-11-08T16:27:00Z"/>
                <w:rFonts w:eastAsia="Times New Roman" w:cstheme="minorHAnsi"/>
                <w:color w:val="000000"/>
                <w:sz w:val="17"/>
                <w:szCs w:val="17"/>
              </w:rPr>
            </w:pPr>
            <w:del w:id="2780" w:author="Stefanie Lane" w:date="2021-11-08T16:27:00Z">
              <w:r w:rsidRPr="004431C7" w:rsidDel="004120DE">
                <w:rPr>
                  <w:rFonts w:eastAsia="Times New Roman" w:cstheme="minorHAnsi"/>
                  <w:color w:val="000000"/>
                  <w:sz w:val="17"/>
                  <w:szCs w:val="17"/>
                </w:rPr>
                <w:delText>0.0106</w:delText>
              </w:r>
            </w:del>
          </w:p>
        </w:tc>
        <w:tc>
          <w:tcPr>
            <w:tcW w:w="671" w:type="pct"/>
            <w:tcBorders>
              <w:top w:val="single" w:sz="4" w:space="0" w:color="auto"/>
              <w:left w:val="nil"/>
              <w:bottom w:val="single" w:sz="4" w:space="0" w:color="auto"/>
              <w:right w:val="nil"/>
            </w:tcBorders>
            <w:shd w:val="clear" w:color="auto" w:fill="auto"/>
            <w:noWrap/>
            <w:vAlign w:val="bottom"/>
            <w:hideMark/>
          </w:tcPr>
          <w:p w14:paraId="595A8D2A" w14:textId="5223A0AE" w:rsidR="00D40116" w:rsidRPr="004431C7" w:rsidDel="004120DE" w:rsidRDefault="00D40116" w:rsidP="003715CB">
            <w:pPr>
              <w:spacing w:after="0" w:line="240" w:lineRule="auto"/>
              <w:rPr>
                <w:del w:id="2781" w:author="Stefanie Lane" w:date="2021-11-08T16:27:00Z"/>
                <w:rFonts w:eastAsia="Times New Roman" w:cstheme="minorHAnsi"/>
                <w:i/>
                <w:iCs/>
                <w:color w:val="000000"/>
                <w:sz w:val="17"/>
                <w:szCs w:val="17"/>
              </w:rPr>
            </w:pPr>
            <w:del w:id="2782" w:author="Stefanie Lane" w:date="2021-11-08T16:27:00Z">
              <w:r w:rsidRPr="004431C7" w:rsidDel="004120DE">
                <w:rPr>
                  <w:rFonts w:eastAsia="Times New Roman" w:cstheme="minorHAnsi"/>
                  <w:i/>
                  <w:iCs/>
                  <w:color w:val="000000"/>
                  <w:sz w:val="17"/>
                  <w:szCs w:val="17"/>
                </w:rPr>
                <w:delText>Equisetum fluviatile</w:delText>
              </w:r>
            </w:del>
          </w:p>
        </w:tc>
        <w:tc>
          <w:tcPr>
            <w:tcW w:w="387" w:type="pct"/>
            <w:tcBorders>
              <w:top w:val="single" w:sz="4" w:space="0" w:color="auto"/>
              <w:left w:val="nil"/>
              <w:bottom w:val="single" w:sz="4" w:space="0" w:color="auto"/>
              <w:right w:val="nil"/>
            </w:tcBorders>
            <w:shd w:val="clear" w:color="auto" w:fill="auto"/>
            <w:noWrap/>
            <w:vAlign w:val="bottom"/>
            <w:hideMark/>
          </w:tcPr>
          <w:p w14:paraId="01E6781A" w14:textId="3BD827CD" w:rsidR="00D40116" w:rsidRPr="004431C7" w:rsidDel="004120DE" w:rsidRDefault="00D40116" w:rsidP="003715CB">
            <w:pPr>
              <w:spacing w:after="0" w:line="240" w:lineRule="auto"/>
              <w:jc w:val="center"/>
              <w:rPr>
                <w:del w:id="2783" w:author="Stefanie Lane" w:date="2021-11-08T16:27:00Z"/>
                <w:rFonts w:eastAsia="Times New Roman" w:cstheme="minorHAnsi"/>
                <w:color w:val="000000"/>
                <w:sz w:val="17"/>
                <w:szCs w:val="17"/>
              </w:rPr>
            </w:pPr>
            <w:del w:id="2784" w:author="Stefanie Lane" w:date="2021-11-08T16:27:00Z">
              <w:r w:rsidRPr="004431C7" w:rsidDel="004120DE">
                <w:rPr>
                  <w:rFonts w:eastAsia="Times New Roman" w:cstheme="minorHAnsi"/>
                  <w:color w:val="000000"/>
                  <w:sz w:val="17"/>
                  <w:szCs w:val="17"/>
                </w:rPr>
                <w:delText>0.404</w:delText>
              </w:r>
            </w:del>
          </w:p>
        </w:tc>
        <w:tc>
          <w:tcPr>
            <w:tcW w:w="384" w:type="pct"/>
            <w:tcBorders>
              <w:top w:val="single" w:sz="4" w:space="0" w:color="auto"/>
              <w:left w:val="nil"/>
              <w:bottom w:val="single" w:sz="4" w:space="0" w:color="auto"/>
              <w:right w:val="nil"/>
            </w:tcBorders>
            <w:shd w:val="clear" w:color="auto" w:fill="auto"/>
            <w:noWrap/>
            <w:vAlign w:val="bottom"/>
            <w:hideMark/>
          </w:tcPr>
          <w:p w14:paraId="019A29E2" w14:textId="6E7BAF39" w:rsidR="00D40116" w:rsidRPr="004431C7" w:rsidDel="004120DE" w:rsidRDefault="00D40116" w:rsidP="003715CB">
            <w:pPr>
              <w:spacing w:after="0" w:line="240" w:lineRule="auto"/>
              <w:jc w:val="center"/>
              <w:rPr>
                <w:del w:id="2785" w:author="Stefanie Lane" w:date="2021-11-08T16:27:00Z"/>
                <w:rFonts w:eastAsia="Times New Roman" w:cstheme="minorHAnsi"/>
                <w:color w:val="000000"/>
                <w:sz w:val="17"/>
                <w:szCs w:val="17"/>
              </w:rPr>
            </w:pPr>
            <w:del w:id="2786" w:author="Stefanie Lane" w:date="2021-11-08T16:27:00Z">
              <w:r w:rsidRPr="004431C7" w:rsidDel="004120DE">
                <w:rPr>
                  <w:rFonts w:eastAsia="Times New Roman" w:cstheme="minorHAnsi"/>
                  <w:color w:val="000000"/>
                  <w:sz w:val="17"/>
                  <w:szCs w:val="17"/>
                </w:rPr>
                <w:delText>0.0010</w:delText>
              </w:r>
            </w:del>
          </w:p>
        </w:tc>
        <w:tc>
          <w:tcPr>
            <w:tcW w:w="625" w:type="pct"/>
            <w:tcBorders>
              <w:top w:val="single" w:sz="4" w:space="0" w:color="auto"/>
              <w:left w:val="nil"/>
              <w:bottom w:val="single" w:sz="4" w:space="0" w:color="auto"/>
              <w:right w:val="nil"/>
            </w:tcBorders>
            <w:shd w:val="clear" w:color="auto" w:fill="auto"/>
            <w:noWrap/>
            <w:vAlign w:val="bottom"/>
            <w:hideMark/>
          </w:tcPr>
          <w:p w14:paraId="12456B91" w14:textId="19FE100D" w:rsidR="00D40116" w:rsidRPr="004431C7" w:rsidDel="004120DE" w:rsidRDefault="00D40116" w:rsidP="003715CB">
            <w:pPr>
              <w:spacing w:after="0" w:line="240" w:lineRule="auto"/>
              <w:rPr>
                <w:del w:id="2787" w:author="Stefanie Lane" w:date="2021-11-08T16:27:00Z"/>
                <w:rFonts w:eastAsia="Times New Roman" w:cstheme="minorHAnsi"/>
                <w:i/>
                <w:iCs/>
                <w:color w:val="000000"/>
                <w:sz w:val="17"/>
                <w:szCs w:val="17"/>
              </w:rPr>
            </w:pPr>
            <w:del w:id="2788" w:author="Stefanie Lane" w:date="2021-11-08T16:27:00Z">
              <w:r w:rsidRPr="004431C7" w:rsidDel="004120DE">
                <w:rPr>
                  <w:rFonts w:eastAsia="Times New Roman" w:cstheme="minorHAnsi"/>
                  <w:i/>
                  <w:iCs/>
                  <w:color w:val="000000"/>
                  <w:sz w:val="17"/>
                  <w:szCs w:val="17"/>
                </w:rPr>
                <w:delText>Juncus articulatus</w:delText>
              </w:r>
            </w:del>
          </w:p>
        </w:tc>
        <w:tc>
          <w:tcPr>
            <w:tcW w:w="384" w:type="pct"/>
            <w:tcBorders>
              <w:top w:val="single" w:sz="4" w:space="0" w:color="auto"/>
              <w:left w:val="nil"/>
              <w:bottom w:val="single" w:sz="4" w:space="0" w:color="auto"/>
              <w:right w:val="nil"/>
            </w:tcBorders>
            <w:shd w:val="clear" w:color="auto" w:fill="auto"/>
            <w:noWrap/>
            <w:vAlign w:val="bottom"/>
            <w:hideMark/>
          </w:tcPr>
          <w:p w14:paraId="0C3C6773" w14:textId="42BA7D64" w:rsidR="00D40116" w:rsidRPr="004431C7" w:rsidDel="004120DE" w:rsidRDefault="00D40116" w:rsidP="003715CB">
            <w:pPr>
              <w:spacing w:after="0" w:line="240" w:lineRule="auto"/>
              <w:jc w:val="center"/>
              <w:rPr>
                <w:del w:id="2789" w:author="Stefanie Lane" w:date="2021-11-08T16:27:00Z"/>
                <w:rFonts w:eastAsia="Times New Roman" w:cstheme="minorHAnsi"/>
                <w:color w:val="000000"/>
                <w:sz w:val="17"/>
                <w:szCs w:val="17"/>
              </w:rPr>
            </w:pPr>
            <w:del w:id="2790" w:author="Stefanie Lane" w:date="2021-11-08T16:27:00Z">
              <w:r w:rsidRPr="004431C7" w:rsidDel="004120DE">
                <w:rPr>
                  <w:rFonts w:eastAsia="Times New Roman" w:cstheme="minorHAnsi"/>
                  <w:color w:val="000000"/>
                  <w:sz w:val="17"/>
                  <w:szCs w:val="17"/>
                </w:rPr>
                <w:delText>0.0145</w:delText>
              </w:r>
            </w:del>
          </w:p>
        </w:tc>
        <w:tc>
          <w:tcPr>
            <w:tcW w:w="385" w:type="pct"/>
            <w:tcBorders>
              <w:top w:val="single" w:sz="4" w:space="0" w:color="auto"/>
              <w:left w:val="nil"/>
              <w:bottom w:val="single" w:sz="4" w:space="0" w:color="auto"/>
              <w:right w:val="single" w:sz="8" w:space="0" w:color="auto"/>
            </w:tcBorders>
            <w:shd w:val="clear" w:color="auto" w:fill="auto"/>
            <w:noWrap/>
            <w:vAlign w:val="bottom"/>
            <w:hideMark/>
          </w:tcPr>
          <w:p w14:paraId="04595BF6" w14:textId="076947CA" w:rsidR="00D40116" w:rsidRPr="004431C7" w:rsidDel="004120DE" w:rsidRDefault="00D40116" w:rsidP="003715CB">
            <w:pPr>
              <w:spacing w:after="0" w:line="240" w:lineRule="auto"/>
              <w:jc w:val="center"/>
              <w:rPr>
                <w:del w:id="2791" w:author="Stefanie Lane" w:date="2021-11-08T16:27:00Z"/>
                <w:rFonts w:eastAsia="Times New Roman" w:cstheme="minorHAnsi"/>
                <w:color w:val="000000"/>
                <w:sz w:val="17"/>
                <w:szCs w:val="17"/>
              </w:rPr>
            </w:pPr>
            <w:del w:id="2792" w:author="Stefanie Lane" w:date="2021-11-08T16:27:00Z">
              <w:r w:rsidRPr="004431C7" w:rsidDel="004120DE">
                <w:rPr>
                  <w:rFonts w:eastAsia="Times New Roman" w:cstheme="minorHAnsi"/>
                  <w:color w:val="000000"/>
                  <w:sz w:val="17"/>
                  <w:szCs w:val="17"/>
                </w:rPr>
                <w:delText>0.0145</w:delText>
              </w:r>
            </w:del>
          </w:p>
        </w:tc>
      </w:tr>
      <w:tr w:rsidR="00D40116" w:rsidRPr="004431C7" w:rsidDel="004120DE" w14:paraId="358AF398" w14:textId="0BEFB7C3" w:rsidTr="003715CB">
        <w:trPr>
          <w:trHeight w:val="290"/>
          <w:del w:id="279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1FDF4FED" w14:textId="5CD0760F" w:rsidR="00D40116" w:rsidRPr="004431C7" w:rsidDel="004120DE" w:rsidRDefault="00D40116" w:rsidP="003715CB">
            <w:pPr>
              <w:spacing w:after="0" w:line="240" w:lineRule="auto"/>
              <w:rPr>
                <w:del w:id="2794" w:author="Stefanie Lane" w:date="2021-11-08T16:27:00Z"/>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5509E793" w14:textId="444E16C2" w:rsidR="00D40116" w:rsidRPr="004431C7" w:rsidDel="004120DE" w:rsidRDefault="00D40116" w:rsidP="003715CB">
            <w:pPr>
              <w:spacing w:after="0" w:line="240" w:lineRule="auto"/>
              <w:jc w:val="center"/>
              <w:rPr>
                <w:del w:id="2795"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7805E03E" w14:textId="02CBED3E" w:rsidR="00D40116" w:rsidRPr="004431C7" w:rsidDel="004120DE" w:rsidRDefault="00D40116" w:rsidP="003715CB">
            <w:pPr>
              <w:spacing w:after="0" w:line="240" w:lineRule="auto"/>
              <w:rPr>
                <w:del w:id="2796"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1478B5AB" w14:textId="6459120D" w:rsidR="00D40116" w:rsidRPr="004431C7" w:rsidDel="004120DE" w:rsidRDefault="00D40116" w:rsidP="003715CB">
            <w:pPr>
              <w:spacing w:after="0" w:line="240" w:lineRule="auto"/>
              <w:jc w:val="center"/>
              <w:rPr>
                <w:del w:id="2797" w:author="Stefanie Lane" w:date="2021-11-08T16:27:00Z"/>
                <w:rFonts w:eastAsia="Times New Roman" w:cstheme="minorHAnsi"/>
                <w:sz w:val="17"/>
                <w:szCs w:val="17"/>
              </w:rPr>
            </w:pPr>
          </w:p>
        </w:tc>
        <w:tc>
          <w:tcPr>
            <w:tcW w:w="671" w:type="pct"/>
            <w:tcBorders>
              <w:top w:val="nil"/>
              <w:left w:val="nil"/>
              <w:bottom w:val="nil"/>
              <w:right w:val="nil"/>
            </w:tcBorders>
            <w:shd w:val="clear" w:color="auto" w:fill="auto"/>
            <w:noWrap/>
            <w:vAlign w:val="bottom"/>
            <w:hideMark/>
          </w:tcPr>
          <w:p w14:paraId="75DE206F" w14:textId="48167536" w:rsidR="00D40116" w:rsidRPr="004431C7" w:rsidDel="004120DE" w:rsidRDefault="00D40116" w:rsidP="003715CB">
            <w:pPr>
              <w:spacing w:after="0" w:line="240" w:lineRule="auto"/>
              <w:rPr>
                <w:del w:id="2798" w:author="Stefanie Lane" w:date="2021-11-08T16:27:00Z"/>
                <w:rFonts w:eastAsia="Times New Roman" w:cstheme="minorHAnsi"/>
                <w:i/>
                <w:iCs/>
                <w:color w:val="000000"/>
                <w:sz w:val="17"/>
                <w:szCs w:val="17"/>
              </w:rPr>
            </w:pPr>
            <w:del w:id="2799" w:author="Stefanie Lane" w:date="2021-11-08T16:27:00Z">
              <w:r w:rsidRPr="004431C7" w:rsidDel="004120DE">
                <w:rPr>
                  <w:rFonts w:eastAsia="Times New Roman" w:cstheme="minorHAnsi"/>
                  <w:i/>
                  <w:iCs/>
                  <w:color w:val="000000"/>
                  <w:sz w:val="17"/>
                  <w:szCs w:val="17"/>
                </w:rPr>
                <w:delText>Myosotis scorpioides</w:delText>
              </w:r>
            </w:del>
          </w:p>
        </w:tc>
        <w:tc>
          <w:tcPr>
            <w:tcW w:w="387" w:type="pct"/>
            <w:tcBorders>
              <w:top w:val="nil"/>
              <w:left w:val="nil"/>
              <w:bottom w:val="nil"/>
              <w:right w:val="nil"/>
            </w:tcBorders>
            <w:shd w:val="clear" w:color="auto" w:fill="auto"/>
            <w:noWrap/>
            <w:vAlign w:val="bottom"/>
            <w:hideMark/>
          </w:tcPr>
          <w:p w14:paraId="658F2ED2" w14:textId="209B6618" w:rsidR="00D40116" w:rsidRPr="004431C7" w:rsidDel="004120DE" w:rsidRDefault="00D40116" w:rsidP="003715CB">
            <w:pPr>
              <w:spacing w:after="0" w:line="240" w:lineRule="auto"/>
              <w:jc w:val="center"/>
              <w:rPr>
                <w:del w:id="2800" w:author="Stefanie Lane" w:date="2021-11-08T16:27:00Z"/>
                <w:rFonts w:eastAsia="Times New Roman" w:cstheme="minorHAnsi"/>
                <w:color w:val="000000"/>
                <w:sz w:val="17"/>
                <w:szCs w:val="17"/>
              </w:rPr>
            </w:pPr>
            <w:del w:id="2801" w:author="Stefanie Lane" w:date="2021-11-08T16:27:00Z">
              <w:r w:rsidRPr="004431C7" w:rsidDel="004120DE">
                <w:rPr>
                  <w:rFonts w:eastAsia="Times New Roman" w:cstheme="minorHAnsi"/>
                  <w:color w:val="000000"/>
                  <w:sz w:val="17"/>
                  <w:szCs w:val="17"/>
                </w:rPr>
                <w:delText>0.352</w:delText>
              </w:r>
            </w:del>
          </w:p>
        </w:tc>
        <w:tc>
          <w:tcPr>
            <w:tcW w:w="384" w:type="pct"/>
            <w:tcBorders>
              <w:top w:val="nil"/>
              <w:left w:val="nil"/>
              <w:bottom w:val="nil"/>
              <w:right w:val="nil"/>
            </w:tcBorders>
            <w:shd w:val="clear" w:color="auto" w:fill="auto"/>
            <w:noWrap/>
            <w:vAlign w:val="bottom"/>
            <w:hideMark/>
          </w:tcPr>
          <w:p w14:paraId="410408BA" w14:textId="04A87985" w:rsidR="00D40116" w:rsidRPr="004431C7" w:rsidDel="004120DE" w:rsidRDefault="00D40116" w:rsidP="003715CB">
            <w:pPr>
              <w:spacing w:after="0" w:line="240" w:lineRule="auto"/>
              <w:jc w:val="center"/>
              <w:rPr>
                <w:del w:id="2802" w:author="Stefanie Lane" w:date="2021-11-08T16:27:00Z"/>
                <w:rFonts w:eastAsia="Times New Roman" w:cstheme="minorHAnsi"/>
                <w:color w:val="000000"/>
                <w:sz w:val="17"/>
                <w:szCs w:val="17"/>
              </w:rPr>
            </w:pPr>
            <w:del w:id="2803" w:author="Stefanie Lane" w:date="2021-11-08T16:27:00Z">
              <w:r w:rsidRPr="004431C7" w:rsidDel="004120DE">
                <w:rPr>
                  <w:rFonts w:eastAsia="Times New Roman" w:cstheme="minorHAnsi"/>
                  <w:color w:val="000000"/>
                  <w:sz w:val="17"/>
                  <w:szCs w:val="17"/>
                </w:rPr>
                <w:delText>0.0042</w:delText>
              </w:r>
            </w:del>
          </w:p>
        </w:tc>
        <w:tc>
          <w:tcPr>
            <w:tcW w:w="625" w:type="pct"/>
            <w:tcBorders>
              <w:top w:val="nil"/>
              <w:left w:val="nil"/>
              <w:bottom w:val="nil"/>
              <w:right w:val="nil"/>
            </w:tcBorders>
            <w:shd w:val="clear" w:color="auto" w:fill="auto"/>
            <w:noWrap/>
            <w:vAlign w:val="bottom"/>
            <w:hideMark/>
          </w:tcPr>
          <w:p w14:paraId="52CFAAA0" w14:textId="4E4A8BC7" w:rsidR="00D40116" w:rsidRPr="004431C7" w:rsidDel="004120DE" w:rsidRDefault="00D40116" w:rsidP="003715CB">
            <w:pPr>
              <w:spacing w:after="0" w:line="240" w:lineRule="auto"/>
              <w:rPr>
                <w:del w:id="2804"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03D19AEA" w14:textId="1CE12E6E" w:rsidR="00D40116" w:rsidRPr="004431C7" w:rsidDel="004120DE" w:rsidRDefault="00D40116" w:rsidP="003715CB">
            <w:pPr>
              <w:spacing w:after="0" w:line="240" w:lineRule="auto"/>
              <w:rPr>
                <w:del w:id="2805" w:author="Stefanie Lane" w:date="2021-11-08T16:27:00Z"/>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1B30ADDF" w14:textId="05BF0356" w:rsidR="00D40116" w:rsidRPr="004431C7" w:rsidDel="004120DE" w:rsidRDefault="00D40116" w:rsidP="003715CB">
            <w:pPr>
              <w:spacing w:after="0" w:line="240" w:lineRule="auto"/>
              <w:jc w:val="center"/>
              <w:rPr>
                <w:del w:id="2806" w:author="Stefanie Lane" w:date="2021-11-08T16:27:00Z"/>
                <w:rFonts w:eastAsia="Times New Roman" w:cstheme="minorHAnsi"/>
                <w:color w:val="000000"/>
                <w:sz w:val="17"/>
                <w:szCs w:val="17"/>
              </w:rPr>
            </w:pPr>
            <w:del w:id="2807" w:author="Stefanie Lane" w:date="2021-11-08T16:27:00Z">
              <w:r w:rsidRPr="004431C7" w:rsidDel="004120DE">
                <w:rPr>
                  <w:rFonts w:eastAsia="Times New Roman" w:cstheme="minorHAnsi"/>
                  <w:color w:val="000000"/>
                  <w:sz w:val="17"/>
                  <w:szCs w:val="17"/>
                </w:rPr>
                <w:delText> </w:delText>
              </w:r>
            </w:del>
          </w:p>
        </w:tc>
      </w:tr>
      <w:tr w:rsidR="00D40116" w:rsidRPr="004431C7" w:rsidDel="004120DE" w14:paraId="635F8AEB" w14:textId="3E122775" w:rsidTr="003715CB">
        <w:trPr>
          <w:trHeight w:val="290"/>
          <w:del w:id="2808"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2EAFCECF" w14:textId="06696C31" w:rsidR="00D40116" w:rsidRPr="004431C7" w:rsidDel="004120DE" w:rsidRDefault="00D40116" w:rsidP="003715CB">
            <w:pPr>
              <w:spacing w:after="0" w:line="240" w:lineRule="auto"/>
              <w:rPr>
                <w:del w:id="2809" w:author="Stefanie Lane" w:date="2021-11-08T16:27:00Z"/>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299DA4B5" w14:textId="156837B2" w:rsidR="00D40116" w:rsidRPr="004431C7" w:rsidDel="004120DE" w:rsidRDefault="00D40116" w:rsidP="003715CB">
            <w:pPr>
              <w:spacing w:after="0" w:line="240" w:lineRule="auto"/>
              <w:jc w:val="center"/>
              <w:rPr>
                <w:del w:id="2810"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1FC46E80" w14:textId="5A2D5B5D" w:rsidR="00D40116" w:rsidRPr="004431C7" w:rsidDel="004120DE" w:rsidRDefault="00D40116" w:rsidP="003715CB">
            <w:pPr>
              <w:spacing w:after="0" w:line="240" w:lineRule="auto"/>
              <w:rPr>
                <w:del w:id="2811"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4DCFE78F" w14:textId="1916E55D" w:rsidR="00D40116" w:rsidRPr="004431C7" w:rsidDel="004120DE" w:rsidRDefault="00D40116" w:rsidP="003715CB">
            <w:pPr>
              <w:spacing w:after="0" w:line="240" w:lineRule="auto"/>
              <w:jc w:val="center"/>
              <w:rPr>
                <w:del w:id="2812" w:author="Stefanie Lane" w:date="2021-11-08T16:27:00Z"/>
                <w:rFonts w:eastAsia="Times New Roman" w:cstheme="minorHAnsi"/>
                <w:sz w:val="17"/>
                <w:szCs w:val="17"/>
              </w:rPr>
            </w:pPr>
          </w:p>
        </w:tc>
        <w:tc>
          <w:tcPr>
            <w:tcW w:w="671" w:type="pct"/>
            <w:tcBorders>
              <w:top w:val="single" w:sz="4" w:space="0" w:color="auto"/>
              <w:left w:val="nil"/>
              <w:bottom w:val="single" w:sz="4" w:space="0" w:color="auto"/>
              <w:right w:val="nil"/>
            </w:tcBorders>
            <w:shd w:val="clear" w:color="auto" w:fill="auto"/>
            <w:noWrap/>
            <w:vAlign w:val="bottom"/>
            <w:hideMark/>
          </w:tcPr>
          <w:p w14:paraId="3BF34898" w14:textId="1E69EDD0" w:rsidR="00D40116" w:rsidRPr="004431C7" w:rsidDel="004120DE" w:rsidRDefault="00D40116" w:rsidP="003715CB">
            <w:pPr>
              <w:spacing w:after="0" w:line="240" w:lineRule="auto"/>
              <w:rPr>
                <w:del w:id="2813" w:author="Stefanie Lane" w:date="2021-11-08T16:27:00Z"/>
                <w:rFonts w:eastAsia="Times New Roman" w:cstheme="minorHAnsi"/>
                <w:i/>
                <w:iCs/>
                <w:sz w:val="17"/>
                <w:szCs w:val="17"/>
              </w:rPr>
            </w:pPr>
            <w:del w:id="2814" w:author="Stefanie Lane" w:date="2021-11-08T16:27:00Z">
              <w:r w:rsidRPr="004431C7" w:rsidDel="004120DE">
                <w:rPr>
                  <w:rFonts w:eastAsia="Times New Roman" w:cstheme="minorHAnsi"/>
                  <w:i/>
                  <w:iCs/>
                  <w:sz w:val="17"/>
                  <w:szCs w:val="17"/>
                </w:rPr>
                <w:delText>Eleocharis palustris</w:delText>
              </w:r>
            </w:del>
          </w:p>
        </w:tc>
        <w:tc>
          <w:tcPr>
            <w:tcW w:w="387" w:type="pct"/>
            <w:tcBorders>
              <w:top w:val="single" w:sz="4" w:space="0" w:color="auto"/>
              <w:left w:val="nil"/>
              <w:bottom w:val="single" w:sz="4" w:space="0" w:color="auto"/>
              <w:right w:val="nil"/>
            </w:tcBorders>
            <w:shd w:val="clear" w:color="auto" w:fill="auto"/>
            <w:noWrap/>
            <w:vAlign w:val="bottom"/>
            <w:hideMark/>
          </w:tcPr>
          <w:p w14:paraId="7F34BB6B" w14:textId="60D513E9" w:rsidR="00D40116" w:rsidRPr="004431C7" w:rsidDel="004120DE" w:rsidRDefault="00D40116" w:rsidP="003715CB">
            <w:pPr>
              <w:spacing w:after="0" w:line="240" w:lineRule="auto"/>
              <w:jc w:val="center"/>
              <w:rPr>
                <w:del w:id="2815" w:author="Stefanie Lane" w:date="2021-11-08T16:27:00Z"/>
                <w:rFonts w:eastAsia="Times New Roman" w:cstheme="minorHAnsi"/>
                <w:color w:val="000000"/>
                <w:sz w:val="17"/>
                <w:szCs w:val="17"/>
              </w:rPr>
            </w:pPr>
            <w:del w:id="2816" w:author="Stefanie Lane" w:date="2021-11-08T16:27:00Z">
              <w:r w:rsidRPr="004431C7" w:rsidDel="004120DE">
                <w:rPr>
                  <w:rFonts w:eastAsia="Times New Roman" w:cstheme="minorHAnsi"/>
                  <w:color w:val="000000"/>
                  <w:sz w:val="17"/>
                  <w:szCs w:val="17"/>
                </w:rPr>
                <w:delText>0.303</w:delText>
              </w:r>
            </w:del>
          </w:p>
        </w:tc>
        <w:tc>
          <w:tcPr>
            <w:tcW w:w="384" w:type="pct"/>
            <w:tcBorders>
              <w:top w:val="single" w:sz="4" w:space="0" w:color="auto"/>
              <w:left w:val="nil"/>
              <w:bottom w:val="single" w:sz="4" w:space="0" w:color="auto"/>
              <w:right w:val="nil"/>
            </w:tcBorders>
            <w:shd w:val="clear" w:color="auto" w:fill="auto"/>
            <w:noWrap/>
            <w:vAlign w:val="bottom"/>
            <w:hideMark/>
          </w:tcPr>
          <w:p w14:paraId="2506EDA9" w14:textId="6969B931" w:rsidR="00D40116" w:rsidRPr="004431C7" w:rsidDel="004120DE" w:rsidRDefault="00D40116" w:rsidP="003715CB">
            <w:pPr>
              <w:spacing w:after="0" w:line="240" w:lineRule="auto"/>
              <w:jc w:val="center"/>
              <w:rPr>
                <w:del w:id="2817" w:author="Stefanie Lane" w:date="2021-11-08T16:27:00Z"/>
                <w:rFonts w:eastAsia="Times New Roman" w:cstheme="minorHAnsi"/>
                <w:color w:val="000000"/>
                <w:sz w:val="17"/>
                <w:szCs w:val="17"/>
              </w:rPr>
            </w:pPr>
            <w:del w:id="2818" w:author="Stefanie Lane" w:date="2021-11-08T16:27:00Z">
              <w:r w:rsidRPr="004431C7" w:rsidDel="004120DE">
                <w:rPr>
                  <w:rFonts w:eastAsia="Times New Roman" w:cstheme="minorHAnsi"/>
                  <w:color w:val="000000"/>
                  <w:sz w:val="17"/>
                  <w:szCs w:val="17"/>
                </w:rPr>
                <w:delText>0.0238</w:delText>
              </w:r>
            </w:del>
          </w:p>
        </w:tc>
        <w:tc>
          <w:tcPr>
            <w:tcW w:w="625" w:type="pct"/>
            <w:tcBorders>
              <w:top w:val="nil"/>
              <w:left w:val="nil"/>
              <w:bottom w:val="nil"/>
              <w:right w:val="nil"/>
            </w:tcBorders>
            <w:shd w:val="clear" w:color="auto" w:fill="auto"/>
            <w:noWrap/>
            <w:vAlign w:val="bottom"/>
            <w:hideMark/>
          </w:tcPr>
          <w:p w14:paraId="15D8348E" w14:textId="17F28E0E" w:rsidR="00D40116" w:rsidRPr="004431C7" w:rsidDel="004120DE" w:rsidRDefault="00D40116" w:rsidP="003715CB">
            <w:pPr>
              <w:spacing w:after="0" w:line="240" w:lineRule="auto"/>
              <w:rPr>
                <w:del w:id="2819"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2264DBFE" w14:textId="4F406F39" w:rsidR="00D40116" w:rsidRPr="004431C7" w:rsidDel="004120DE" w:rsidRDefault="00D40116" w:rsidP="003715CB">
            <w:pPr>
              <w:spacing w:after="0" w:line="240" w:lineRule="auto"/>
              <w:rPr>
                <w:del w:id="2820" w:author="Stefanie Lane" w:date="2021-11-08T16:27:00Z"/>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12585FCA" w14:textId="75F7CA20" w:rsidR="00D40116" w:rsidRPr="004431C7" w:rsidDel="004120DE" w:rsidRDefault="00D40116" w:rsidP="003715CB">
            <w:pPr>
              <w:spacing w:after="0" w:line="240" w:lineRule="auto"/>
              <w:jc w:val="center"/>
              <w:rPr>
                <w:del w:id="2821" w:author="Stefanie Lane" w:date="2021-11-08T16:27:00Z"/>
                <w:rFonts w:eastAsia="Times New Roman" w:cstheme="minorHAnsi"/>
                <w:color w:val="000000"/>
                <w:sz w:val="17"/>
                <w:szCs w:val="17"/>
              </w:rPr>
            </w:pPr>
            <w:del w:id="2822" w:author="Stefanie Lane" w:date="2021-11-08T16:27:00Z">
              <w:r w:rsidRPr="004431C7" w:rsidDel="004120DE">
                <w:rPr>
                  <w:rFonts w:eastAsia="Times New Roman" w:cstheme="minorHAnsi"/>
                  <w:color w:val="000000"/>
                  <w:sz w:val="17"/>
                  <w:szCs w:val="17"/>
                </w:rPr>
                <w:delText> </w:delText>
              </w:r>
            </w:del>
          </w:p>
        </w:tc>
      </w:tr>
      <w:tr w:rsidR="00D40116" w:rsidRPr="004431C7" w:rsidDel="004120DE" w14:paraId="2BAA66EC" w14:textId="3A27AE3D" w:rsidTr="003715CB">
        <w:trPr>
          <w:trHeight w:val="290"/>
          <w:del w:id="2823"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63613E99" w14:textId="59809AD4" w:rsidR="00D40116" w:rsidRPr="004431C7" w:rsidDel="004120DE" w:rsidRDefault="00D40116" w:rsidP="003715CB">
            <w:pPr>
              <w:spacing w:after="0" w:line="240" w:lineRule="auto"/>
              <w:rPr>
                <w:del w:id="2824" w:author="Stefanie Lane" w:date="2021-11-08T16:27:00Z"/>
                <w:rFonts w:eastAsia="Times New Roman" w:cstheme="minorHAnsi"/>
                <w:color w:val="000000"/>
                <w:sz w:val="17"/>
                <w:szCs w:val="17"/>
              </w:rPr>
            </w:pPr>
          </w:p>
        </w:tc>
        <w:tc>
          <w:tcPr>
            <w:tcW w:w="817" w:type="pct"/>
            <w:tcBorders>
              <w:top w:val="nil"/>
              <w:left w:val="nil"/>
              <w:bottom w:val="nil"/>
              <w:right w:val="nil"/>
            </w:tcBorders>
            <w:shd w:val="clear" w:color="auto" w:fill="auto"/>
            <w:noWrap/>
            <w:vAlign w:val="bottom"/>
            <w:hideMark/>
          </w:tcPr>
          <w:p w14:paraId="24AB5CA2" w14:textId="35C0A35D" w:rsidR="00D40116" w:rsidRPr="004431C7" w:rsidDel="004120DE" w:rsidRDefault="00D40116" w:rsidP="003715CB">
            <w:pPr>
              <w:spacing w:after="0" w:line="240" w:lineRule="auto"/>
              <w:jc w:val="center"/>
              <w:rPr>
                <w:del w:id="2825"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5D0D7FA7" w14:textId="3A47F34A" w:rsidR="00D40116" w:rsidRPr="004431C7" w:rsidDel="004120DE" w:rsidRDefault="00D40116" w:rsidP="003715CB">
            <w:pPr>
              <w:spacing w:after="0" w:line="240" w:lineRule="auto"/>
              <w:rPr>
                <w:del w:id="2826" w:author="Stefanie Lane" w:date="2021-11-08T16:27:00Z"/>
                <w:rFonts w:eastAsia="Times New Roman" w:cstheme="minorHAnsi"/>
                <w:sz w:val="17"/>
                <w:szCs w:val="17"/>
              </w:rPr>
            </w:pPr>
          </w:p>
        </w:tc>
        <w:tc>
          <w:tcPr>
            <w:tcW w:w="386" w:type="pct"/>
            <w:tcBorders>
              <w:top w:val="nil"/>
              <w:left w:val="nil"/>
              <w:bottom w:val="nil"/>
              <w:right w:val="nil"/>
            </w:tcBorders>
            <w:shd w:val="clear" w:color="auto" w:fill="auto"/>
            <w:noWrap/>
            <w:vAlign w:val="bottom"/>
            <w:hideMark/>
          </w:tcPr>
          <w:p w14:paraId="69E70A79" w14:textId="754D22D0" w:rsidR="00D40116" w:rsidRPr="004431C7" w:rsidDel="004120DE" w:rsidRDefault="00D40116" w:rsidP="003715CB">
            <w:pPr>
              <w:spacing w:after="0" w:line="240" w:lineRule="auto"/>
              <w:jc w:val="center"/>
              <w:rPr>
                <w:del w:id="2827" w:author="Stefanie Lane" w:date="2021-11-08T16:27:00Z"/>
                <w:rFonts w:eastAsia="Times New Roman" w:cstheme="minorHAnsi"/>
                <w:sz w:val="17"/>
                <w:szCs w:val="17"/>
              </w:rPr>
            </w:pPr>
          </w:p>
        </w:tc>
        <w:tc>
          <w:tcPr>
            <w:tcW w:w="671" w:type="pct"/>
            <w:tcBorders>
              <w:top w:val="nil"/>
              <w:left w:val="nil"/>
              <w:bottom w:val="single" w:sz="4" w:space="0" w:color="auto"/>
              <w:right w:val="nil"/>
            </w:tcBorders>
            <w:shd w:val="clear" w:color="auto" w:fill="auto"/>
            <w:noWrap/>
            <w:vAlign w:val="bottom"/>
            <w:hideMark/>
          </w:tcPr>
          <w:p w14:paraId="5F89B7DF" w14:textId="2B3D89F6" w:rsidR="00D40116" w:rsidRPr="004431C7" w:rsidDel="004120DE" w:rsidRDefault="00D40116" w:rsidP="003715CB">
            <w:pPr>
              <w:spacing w:after="0" w:line="240" w:lineRule="auto"/>
              <w:rPr>
                <w:del w:id="2828" w:author="Stefanie Lane" w:date="2021-11-08T16:27:00Z"/>
                <w:rFonts w:eastAsia="Times New Roman" w:cstheme="minorHAnsi"/>
                <w:i/>
                <w:iCs/>
                <w:sz w:val="17"/>
                <w:szCs w:val="17"/>
              </w:rPr>
            </w:pPr>
            <w:del w:id="2829" w:author="Stefanie Lane" w:date="2021-11-08T16:27:00Z">
              <w:r w:rsidRPr="004431C7" w:rsidDel="004120DE">
                <w:rPr>
                  <w:rFonts w:eastAsia="Times New Roman" w:cstheme="minorHAnsi"/>
                  <w:i/>
                  <w:iCs/>
                  <w:sz w:val="17"/>
                  <w:szCs w:val="17"/>
                </w:rPr>
                <w:delText>Equisetum variegatum</w:delText>
              </w:r>
            </w:del>
          </w:p>
        </w:tc>
        <w:tc>
          <w:tcPr>
            <w:tcW w:w="387" w:type="pct"/>
            <w:tcBorders>
              <w:top w:val="nil"/>
              <w:left w:val="nil"/>
              <w:bottom w:val="single" w:sz="4" w:space="0" w:color="auto"/>
              <w:right w:val="nil"/>
            </w:tcBorders>
            <w:shd w:val="clear" w:color="auto" w:fill="auto"/>
            <w:noWrap/>
            <w:vAlign w:val="bottom"/>
            <w:hideMark/>
          </w:tcPr>
          <w:p w14:paraId="415FBFC7" w14:textId="72E27AB4" w:rsidR="00D40116" w:rsidRPr="004431C7" w:rsidDel="004120DE" w:rsidRDefault="00D40116" w:rsidP="003715CB">
            <w:pPr>
              <w:spacing w:after="0" w:line="240" w:lineRule="auto"/>
              <w:jc w:val="center"/>
              <w:rPr>
                <w:del w:id="2830" w:author="Stefanie Lane" w:date="2021-11-08T16:27:00Z"/>
                <w:rFonts w:eastAsia="Times New Roman" w:cstheme="minorHAnsi"/>
                <w:color w:val="000000"/>
                <w:sz w:val="17"/>
                <w:szCs w:val="17"/>
              </w:rPr>
            </w:pPr>
            <w:del w:id="2831" w:author="Stefanie Lane" w:date="2021-11-08T16:27:00Z">
              <w:r w:rsidRPr="004431C7" w:rsidDel="004120DE">
                <w:rPr>
                  <w:rFonts w:eastAsia="Times New Roman" w:cstheme="minorHAnsi"/>
                  <w:color w:val="000000"/>
                  <w:sz w:val="17"/>
                  <w:szCs w:val="17"/>
                </w:rPr>
                <w:delText>0.277</w:delText>
              </w:r>
            </w:del>
          </w:p>
        </w:tc>
        <w:tc>
          <w:tcPr>
            <w:tcW w:w="384" w:type="pct"/>
            <w:tcBorders>
              <w:top w:val="nil"/>
              <w:left w:val="nil"/>
              <w:bottom w:val="single" w:sz="4" w:space="0" w:color="auto"/>
              <w:right w:val="nil"/>
            </w:tcBorders>
            <w:shd w:val="clear" w:color="auto" w:fill="auto"/>
            <w:noWrap/>
            <w:vAlign w:val="bottom"/>
            <w:hideMark/>
          </w:tcPr>
          <w:p w14:paraId="114D0000" w14:textId="758A5182" w:rsidR="00D40116" w:rsidRPr="004431C7" w:rsidDel="004120DE" w:rsidRDefault="00D40116" w:rsidP="003715CB">
            <w:pPr>
              <w:spacing w:after="0" w:line="240" w:lineRule="auto"/>
              <w:jc w:val="center"/>
              <w:rPr>
                <w:del w:id="2832" w:author="Stefanie Lane" w:date="2021-11-08T16:27:00Z"/>
                <w:rFonts w:eastAsia="Times New Roman" w:cstheme="minorHAnsi"/>
                <w:color w:val="000000"/>
                <w:sz w:val="17"/>
                <w:szCs w:val="17"/>
              </w:rPr>
            </w:pPr>
            <w:del w:id="2833" w:author="Stefanie Lane" w:date="2021-11-08T16:27:00Z">
              <w:r w:rsidRPr="004431C7" w:rsidDel="004120DE">
                <w:rPr>
                  <w:rFonts w:eastAsia="Times New Roman" w:cstheme="minorHAnsi"/>
                  <w:color w:val="000000"/>
                  <w:sz w:val="17"/>
                  <w:szCs w:val="17"/>
                </w:rPr>
                <w:delText>0.0465</w:delText>
              </w:r>
            </w:del>
          </w:p>
        </w:tc>
        <w:tc>
          <w:tcPr>
            <w:tcW w:w="625" w:type="pct"/>
            <w:tcBorders>
              <w:top w:val="nil"/>
              <w:left w:val="nil"/>
              <w:bottom w:val="nil"/>
              <w:right w:val="nil"/>
            </w:tcBorders>
            <w:shd w:val="clear" w:color="auto" w:fill="auto"/>
            <w:noWrap/>
            <w:vAlign w:val="bottom"/>
            <w:hideMark/>
          </w:tcPr>
          <w:p w14:paraId="5205B725" w14:textId="5665EDD3" w:rsidR="00D40116" w:rsidRPr="004431C7" w:rsidDel="004120DE" w:rsidRDefault="00D40116" w:rsidP="003715CB">
            <w:pPr>
              <w:spacing w:after="0" w:line="240" w:lineRule="auto"/>
              <w:rPr>
                <w:del w:id="2834" w:author="Stefanie Lane" w:date="2021-11-08T16:27:00Z"/>
                <w:rFonts w:eastAsia="Times New Roman" w:cstheme="minorHAnsi"/>
                <w:sz w:val="17"/>
                <w:szCs w:val="17"/>
              </w:rPr>
            </w:pPr>
          </w:p>
        </w:tc>
        <w:tc>
          <w:tcPr>
            <w:tcW w:w="384" w:type="pct"/>
            <w:tcBorders>
              <w:top w:val="nil"/>
              <w:left w:val="nil"/>
              <w:bottom w:val="nil"/>
              <w:right w:val="nil"/>
            </w:tcBorders>
            <w:shd w:val="clear" w:color="auto" w:fill="auto"/>
            <w:noWrap/>
            <w:vAlign w:val="bottom"/>
            <w:hideMark/>
          </w:tcPr>
          <w:p w14:paraId="404FFAA8" w14:textId="1F618C66" w:rsidR="00D40116" w:rsidRPr="004431C7" w:rsidDel="004120DE" w:rsidRDefault="00D40116" w:rsidP="003715CB">
            <w:pPr>
              <w:spacing w:after="0" w:line="240" w:lineRule="auto"/>
              <w:rPr>
                <w:del w:id="2835" w:author="Stefanie Lane" w:date="2021-11-08T16:27:00Z"/>
                <w:rFonts w:eastAsia="Times New Roman" w:cstheme="minorHAnsi"/>
                <w:sz w:val="17"/>
                <w:szCs w:val="17"/>
              </w:rPr>
            </w:pPr>
          </w:p>
        </w:tc>
        <w:tc>
          <w:tcPr>
            <w:tcW w:w="385" w:type="pct"/>
            <w:tcBorders>
              <w:top w:val="nil"/>
              <w:left w:val="nil"/>
              <w:bottom w:val="nil"/>
              <w:right w:val="single" w:sz="8" w:space="0" w:color="auto"/>
            </w:tcBorders>
            <w:shd w:val="clear" w:color="auto" w:fill="auto"/>
            <w:noWrap/>
            <w:vAlign w:val="bottom"/>
            <w:hideMark/>
          </w:tcPr>
          <w:p w14:paraId="574FCE4E" w14:textId="7C53E93C" w:rsidR="00D40116" w:rsidRPr="004431C7" w:rsidDel="004120DE" w:rsidRDefault="00D40116" w:rsidP="003715CB">
            <w:pPr>
              <w:spacing w:after="0" w:line="240" w:lineRule="auto"/>
              <w:jc w:val="center"/>
              <w:rPr>
                <w:del w:id="2836" w:author="Stefanie Lane" w:date="2021-11-08T16:27:00Z"/>
                <w:rFonts w:eastAsia="Times New Roman" w:cstheme="minorHAnsi"/>
                <w:color w:val="000000"/>
                <w:sz w:val="17"/>
                <w:szCs w:val="17"/>
              </w:rPr>
            </w:pPr>
            <w:del w:id="2837" w:author="Stefanie Lane" w:date="2021-11-08T16:27:00Z">
              <w:r w:rsidRPr="004431C7" w:rsidDel="004120DE">
                <w:rPr>
                  <w:rFonts w:eastAsia="Times New Roman" w:cstheme="minorHAnsi"/>
                  <w:color w:val="000000"/>
                  <w:sz w:val="17"/>
                  <w:szCs w:val="17"/>
                </w:rPr>
                <w:delText> </w:delText>
              </w:r>
            </w:del>
          </w:p>
        </w:tc>
      </w:tr>
      <w:tr w:rsidR="00D40116" w:rsidRPr="004431C7" w:rsidDel="004120DE" w14:paraId="4802F7D0" w14:textId="10348DE0" w:rsidTr="003715CB">
        <w:trPr>
          <w:trHeight w:val="300"/>
          <w:del w:id="2838" w:author="Stefanie Lane" w:date="2021-11-08T16:27:00Z"/>
        </w:trPr>
        <w:tc>
          <w:tcPr>
            <w:tcW w:w="575" w:type="pct"/>
            <w:vMerge/>
            <w:tcBorders>
              <w:top w:val="single" w:sz="8" w:space="0" w:color="auto"/>
              <w:left w:val="single" w:sz="8" w:space="0" w:color="auto"/>
              <w:bottom w:val="single" w:sz="8" w:space="0" w:color="000000"/>
              <w:right w:val="nil"/>
            </w:tcBorders>
            <w:vAlign w:val="center"/>
            <w:hideMark/>
          </w:tcPr>
          <w:p w14:paraId="433B2461" w14:textId="1F54355A" w:rsidR="00D40116" w:rsidRPr="004431C7" w:rsidDel="004120DE" w:rsidRDefault="00D40116" w:rsidP="003715CB">
            <w:pPr>
              <w:spacing w:after="0" w:line="240" w:lineRule="auto"/>
              <w:rPr>
                <w:del w:id="2839" w:author="Stefanie Lane" w:date="2021-11-08T16:27:00Z"/>
                <w:rFonts w:eastAsia="Times New Roman" w:cstheme="minorHAnsi"/>
                <w:color w:val="000000"/>
                <w:sz w:val="17"/>
                <w:szCs w:val="17"/>
              </w:rPr>
            </w:pPr>
          </w:p>
        </w:tc>
        <w:tc>
          <w:tcPr>
            <w:tcW w:w="817" w:type="pct"/>
            <w:tcBorders>
              <w:top w:val="nil"/>
              <w:left w:val="nil"/>
              <w:bottom w:val="single" w:sz="8" w:space="0" w:color="auto"/>
              <w:right w:val="nil"/>
            </w:tcBorders>
            <w:shd w:val="clear" w:color="auto" w:fill="auto"/>
            <w:noWrap/>
            <w:vAlign w:val="bottom"/>
            <w:hideMark/>
          </w:tcPr>
          <w:p w14:paraId="4EEF835D" w14:textId="7C8F7357" w:rsidR="00D40116" w:rsidRPr="004431C7" w:rsidDel="004120DE" w:rsidRDefault="00D40116" w:rsidP="003715CB">
            <w:pPr>
              <w:spacing w:after="0" w:line="240" w:lineRule="auto"/>
              <w:rPr>
                <w:del w:id="2840" w:author="Stefanie Lane" w:date="2021-11-08T16:27:00Z"/>
                <w:rFonts w:eastAsia="Times New Roman" w:cstheme="minorHAnsi"/>
                <w:color w:val="000000"/>
                <w:sz w:val="17"/>
                <w:szCs w:val="17"/>
              </w:rPr>
            </w:pPr>
            <w:del w:id="2841" w:author="Stefanie Lane" w:date="2021-11-08T16:27:00Z">
              <w:r w:rsidRPr="004431C7" w:rsidDel="004120DE">
                <w:rPr>
                  <w:rFonts w:eastAsia="Times New Roman" w:cstheme="minorHAnsi"/>
                  <w:color w:val="000000"/>
                  <w:sz w:val="17"/>
                  <w:szCs w:val="17"/>
                </w:rPr>
                <w:delText> </w:delText>
              </w:r>
            </w:del>
          </w:p>
        </w:tc>
        <w:tc>
          <w:tcPr>
            <w:tcW w:w="386" w:type="pct"/>
            <w:tcBorders>
              <w:top w:val="nil"/>
              <w:left w:val="nil"/>
              <w:bottom w:val="single" w:sz="8" w:space="0" w:color="auto"/>
              <w:right w:val="nil"/>
            </w:tcBorders>
            <w:shd w:val="clear" w:color="auto" w:fill="auto"/>
            <w:noWrap/>
            <w:vAlign w:val="bottom"/>
            <w:hideMark/>
          </w:tcPr>
          <w:p w14:paraId="558F76BA" w14:textId="2648D2E8" w:rsidR="00D40116" w:rsidRPr="004431C7" w:rsidDel="004120DE" w:rsidRDefault="00D40116" w:rsidP="003715CB">
            <w:pPr>
              <w:spacing w:after="0" w:line="240" w:lineRule="auto"/>
              <w:jc w:val="center"/>
              <w:rPr>
                <w:del w:id="2842" w:author="Stefanie Lane" w:date="2021-11-08T16:27:00Z"/>
                <w:rFonts w:eastAsia="Times New Roman" w:cstheme="minorHAnsi"/>
                <w:color w:val="000000"/>
                <w:sz w:val="17"/>
                <w:szCs w:val="17"/>
              </w:rPr>
            </w:pPr>
            <w:del w:id="2843" w:author="Stefanie Lane" w:date="2021-11-08T16:27:00Z">
              <w:r w:rsidRPr="004431C7" w:rsidDel="004120DE">
                <w:rPr>
                  <w:rFonts w:eastAsia="Times New Roman" w:cstheme="minorHAnsi"/>
                  <w:color w:val="000000"/>
                  <w:sz w:val="17"/>
                  <w:szCs w:val="17"/>
                </w:rPr>
                <w:delText> </w:delText>
              </w:r>
            </w:del>
          </w:p>
        </w:tc>
        <w:tc>
          <w:tcPr>
            <w:tcW w:w="386" w:type="pct"/>
            <w:tcBorders>
              <w:top w:val="nil"/>
              <w:left w:val="nil"/>
              <w:bottom w:val="single" w:sz="8" w:space="0" w:color="auto"/>
              <w:right w:val="nil"/>
            </w:tcBorders>
            <w:shd w:val="clear" w:color="auto" w:fill="auto"/>
            <w:noWrap/>
            <w:vAlign w:val="bottom"/>
            <w:hideMark/>
          </w:tcPr>
          <w:p w14:paraId="7BCAA5A4" w14:textId="52CFE353" w:rsidR="00D40116" w:rsidRPr="004431C7" w:rsidDel="004120DE" w:rsidRDefault="00D40116" w:rsidP="003715CB">
            <w:pPr>
              <w:spacing w:after="0" w:line="240" w:lineRule="auto"/>
              <w:jc w:val="center"/>
              <w:rPr>
                <w:del w:id="2844" w:author="Stefanie Lane" w:date="2021-11-08T16:27:00Z"/>
                <w:rFonts w:eastAsia="Times New Roman" w:cstheme="minorHAnsi"/>
                <w:color w:val="000000"/>
                <w:sz w:val="17"/>
                <w:szCs w:val="17"/>
              </w:rPr>
            </w:pPr>
            <w:del w:id="2845" w:author="Stefanie Lane" w:date="2021-11-08T16:27:00Z">
              <w:r w:rsidRPr="004431C7" w:rsidDel="004120DE">
                <w:rPr>
                  <w:rFonts w:eastAsia="Times New Roman" w:cstheme="minorHAnsi"/>
                  <w:color w:val="000000"/>
                  <w:sz w:val="17"/>
                  <w:szCs w:val="17"/>
                </w:rPr>
                <w:delText> </w:delText>
              </w:r>
            </w:del>
          </w:p>
        </w:tc>
        <w:tc>
          <w:tcPr>
            <w:tcW w:w="671" w:type="pct"/>
            <w:tcBorders>
              <w:top w:val="nil"/>
              <w:left w:val="nil"/>
              <w:bottom w:val="single" w:sz="8" w:space="0" w:color="auto"/>
              <w:right w:val="nil"/>
            </w:tcBorders>
            <w:shd w:val="clear" w:color="auto" w:fill="auto"/>
            <w:noWrap/>
            <w:vAlign w:val="bottom"/>
            <w:hideMark/>
          </w:tcPr>
          <w:p w14:paraId="2841903F" w14:textId="0C50C737" w:rsidR="00D40116" w:rsidRPr="004431C7" w:rsidDel="004120DE" w:rsidRDefault="00D40116" w:rsidP="003715CB">
            <w:pPr>
              <w:spacing w:after="0" w:line="240" w:lineRule="auto"/>
              <w:rPr>
                <w:del w:id="2846" w:author="Stefanie Lane" w:date="2021-11-08T16:27:00Z"/>
                <w:rFonts w:eastAsia="Times New Roman" w:cstheme="minorHAnsi"/>
                <w:i/>
                <w:iCs/>
                <w:sz w:val="17"/>
                <w:szCs w:val="17"/>
              </w:rPr>
            </w:pPr>
            <w:del w:id="2847" w:author="Stefanie Lane" w:date="2021-11-08T16:27:00Z">
              <w:r w:rsidRPr="004431C7" w:rsidDel="004120DE">
                <w:rPr>
                  <w:rFonts w:eastAsia="Times New Roman" w:cstheme="minorHAnsi"/>
                  <w:i/>
                  <w:iCs/>
                  <w:sz w:val="17"/>
                  <w:szCs w:val="17"/>
                </w:rPr>
                <w:delText>Deschampsia caespitosa</w:delText>
              </w:r>
            </w:del>
          </w:p>
        </w:tc>
        <w:tc>
          <w:tcPr>
            <w:tcW w:w="387" w:type="pct"/>
            <w:tcBorders>
              <w:top w:val="nil"/>
              <w:left w:val="nil"/>
              <w:bottom w:val="single" w:sz="8" w:space="0" w:color="auto"/>
              <w:right w:val="nil"/>
            </w:tcBorders>
            <w:shd w:val="clear" w:color="auto" w:fill="auto"/>
            <w:noWrap/>
            <w:vAlign w:val="bottom"/>
            <w:hideMark/>
          </w:tcPr>
          <w:p w14:paraId="76478A8A" w14:textId="11F73737" w:rsidR="00D40116" w:rsidRPr="004431C7" w:rsidDel="004120DE" w:rsidRDefault="00D40116" w:rsidP="003715CB">
            <w:pPr>
              <w:spacing w:after="0" w:line="240" w:lineRule="auto"/>
              <w:jc w:val="center"/>
              <w:rPr>
                <w:del w:id="2848" w:author="Stefanie Lane" w:date="2021-11-08T16:27:00Z"/>
                <w:rFonts w:eastAsia="Times New Roman" w:cstheme="minorHAnsi"/>
                <w:color w:val="000000"/>
                <w:sz w:val="17"/>
                <w:szCs w:val="17"/>
              </w:rPr>
            </w:pPr>
            <w:del w:id="2849" w:author="Stefanie Lane" w:date="2021-11-08T16:27:00Z">
              <w:r w:rsidRPr="004431C7" w:rsidDel="004120DE">
                <w:rPr>
                  <w:rFonts w:eastAsia="Times New Roman" w:cstheme="minorHAnsi"/>
                  <w:color w:val="000000"/>
                  <w:sz w:val="17"/>
                  <w:szCs w:val="17"/>
                </w:rPr>
                <w:delText>0.273</w:delText>
              </w:r>
            </w:del>
          </w:p>
        </w:tc>
        <w:tc>
          <w:tcPr>
            <w:tcW w:w="384" w:type="pct"/>
            <w:tcBorders>
              <w:top w:val="nil"/>
              <w:left w:val="nil"/>
              <w:bottom w:val="single" w:sz="8" w:space="0" w:color="auto"/>
              <w:right w:val="nil"/>
            </w:tcBorders>
            <w:shd w:val="clear" w:color="auto" w:fill="auto"/>
            <w:noWrap/>
            <w:vAlign w:val="bottom"/>
            <w:hideMark/>
          </w:tcPr>
          <w:p w14:paraId="319ABF2E" w14:textId="540DEF3A" w:rsidR="00D40116" w:rsidRPr="004431C7" w:rsidDel="004120DE" w:rsidRDefault="00D40116" w:rsidP="003715CB">
            <w:pPr>
              <w:spacing w:after="0" w:line="240" w:lineRule="auto"/>
              <w:jc w:val="center"/>
              <w:rPr>
                <w:del w:id="2850" w:author="Stefanie Lane" w:date="2021-11-08T16:27:00Z"/>
                <w:rFonts w:eastAsia="Times New Roman" w:cstheme="minorHAnsi"/>
                <w:color w:val="000000"/>
                <w:sz w:val="17"/>
                <w:szCs w:val="17"/>
              </w:rPr>
            </w:pPr>
            <w:del w:id="2851" w:author="Stefanie Lane" w:date="2021-11-08T16:27:00Z">
              <w:r w:rsidRPr="004431C7" w:rsidDel="004120DE">
                <w:rPr>
                  <w:rFonts w:eastAsia="Times New Roman" w:cstheme="minorHAnsi"/>
                  <w:color w:val="000000"/>
                  <w:sz w:val="17"/>
                  <w:szCs w:val="17"/>
                </w:rPr>
                <w:delText>0.0465</w:delText>
              </w:r>
            </w:del>
          </w:p>
        </w:tc>
        <w:tc>
          <w:tcPr>
            <w:tcW w:w="625" w:type="pct"/>
            <w:tcBorders>
              <w:top w:val="nil"/>
              <w:left w:val="nil"/>
              <w:bottom w:val="single" w:sz="8" w:space="0" w:color="auto"/>
              <w:right w:val="nil"/>
            </w:tcBorders>
            <w:shd w:val="clear" w:color="auto" w:fill="auto"/>
            <w:noWrap/>
            <w:vAlign w:val="bottom"/>
            <w:hideMark/>
          </w:tcPr>
          <w:p w14:paraId="18A502AF" w14:textId="359F7164" w:rsidR="00D40116" w:rsidRPr="004431C7" w:rsidDel="004120DE" w:rsidRDefault="00D40116" w:rsidP="003715CB">
            <w:pPr>
              <w:spacing w:after="0" w:line="240" w:lineRule="auto"/>
              <w:rPr>
                <w:del w:id="2852" w:author="Stefanie Lane" w:date="2021-11-08T16:27:00Z"/>
                <w:rFonts w:eastAsia="Times New Roman" w:cstheme="minorHAnsi"/>
                <w:color w:val="000000"/>
                <w:sz w:val="17"/>
                <w:szCs w:val="17"/>
              </w:rPr>
            </w:pPr>
            <w:del w:id="2853" w:author="Stefanie Lane" w:date="2021-11-08T16:27:00Z">
              <w:r w:rsidRPr="004431C7" w:rsidDel="004120DE">
                <w:rPr>
                  <w:rFonts w:eastAsia="Times New Roman" w:cstheme="minorHAnsi"/>
                  <w:color w:val="000000"/>
                  <w:sz w:val="17"/>
                  <w:szCs w:val="17"/>
                </w:rPr>
                <w:delText> </w:delText>
              </w:r>
            </w:del>
          </w:p>
        </w:tc>
        <w:tc>
          <w:tcPr>
            <w:tcW w:w="384" w:type="pct"/>
            <w:tcBorders>
              <w:top w:val="nil"/>
              <w:left w:val="nil"/>
              <w:bottom w:val="single" w:sz="8" w:space="0" w:color="auto"/>
              <w:right w:val="nil"/>
            </w:tcBorders>
            <w:shd w:val="clear" w:color="auto" w:fill="auto"/>
            <w:noWrap/>
            <w:vAlign w:val="bottom"/>
            <w:hideMark/>
          </w:tcPr>
          <w:p w14:paraId="0D64A52E" w14:textId="40CDE3B1" w:rsidR="00D40116" w:rsidRPr="004431C7" w:rsidDel="004120DE" w:rsidRDefault="00D40116" w:rsidP="003715CB">
            <w:pPr>
              <w:spacing w:after="0" w:line="240" w:lineRule="auto"/>
              <w:jc w:val="center"/>
              <w:rPr>
                <w:del w:id="2854" w:author="Stefanie Lane" w:date="2021-11-08T16:27:00Z"/>
                <w:rFonts w:eastAsia="Times New Roman" w:cstheme="minorHAnsi"/>
                <w:color w:val="000000"/>
                <w:sz w:val="17"/>
                <w:szCs w:val="17"/>
              </w:rPr>
            </w:pPr>
            <w:del w:id="2855" w:author="Stefanie Lane" w:date="2021-11-08T16:27:00Z">
              <w:r w:rsidRPr="004431C7" w:rsidDel="004120DE">
                <w:rPr>
                  <w:rFonts w:eastAsia="Times New Roman" w:cstheme="minorHAnsi"/>
                  <w:color w:val="000000"/>
                  <w:sz w:val="17"/>
                  <w:szCs w:val="17"/>
                </w:rPr>
                <w:delText> </w:delText>
              </w:r>
            </w:del>
          </w:p>
        </w:tc>
        <w:tc>
          <w:tcPr>
            <w:tcW w:w="385" w:type="pct"/>
            <w:tcBorders>
              <w:top w:val="nil"/>
              <w:left w:val="nil"/>
              <w:bottom w:val="single" w:sz="8" w:space="0" w:color="auto"/>
              <w:right w:val="single" w:sz="8" w:space="0" w:color="auto"/>
            </w:tcBorders>
            <w:shd w:val="clear" w:color="auto" w:fill="auto"/>
            <w:noWrap/>
            <w:vAlign w:val="bottom"/>
            <w:hideMark/>
          </w:tcPr>
          <w:p w14:paraId="692192A0" w14:textId="35A4D963" w:rsidR="00D40116" w:rsidRPr="004431C7" w:rsidDel="004120DE" w:rsidRDefault="00D40116" w:rsidP="003715CB">
            <w:pPr>
              <w:spacing w:after="0" w:line="240" w:lineRule="auto"/>
              <w:jc w:val="center"/>
              <w:rPr>
                <w:del w:id="2856" w:author="Stefanie Lane" w:date="2021-11-08T16:27:00Z"/>
                <w:rFonts w:eastAsia="Times New Roman" w:cstheme="minorHAnsi"/>
                <w:color w:val="000000"/>
                <w:sz w:val="17"/>
                <w:szCs w:val="17"/>
              </w:rPr>
            </w:pPr>
            <w:del w:id="2857" w:author="Stefanie Lane" w:date="2021-11-08T16:27:00Z">
              <w:r w:rsidRPr="004431C7" w:rsidDel="004120DE">
                <w:rPr>
                  <w:rFonts w:eastAsia="Times New Roman" w:cstheme="minorHAnsi"/>
                  <w:color w:val="000000"/>
                  <w:sz w:val="17"/>
                  <w:szCs w:val="17"/>
                </w:rPr>
                <w:delText> </w:delText>
              </w:r>
            </w:del>
          </w:p>
        </w:tc>
      </w:tr>
    </w:tbl>
    <w:p w14:paraId="34E9D1C9" w14:textId="5A75F759" w:rsidR="00D40116" w:rsidRDefault="004120DE" w:rsidP="00D40116">
      <w:pPr>
        <w:rPr>
          <w:rFonts w:asciiTheme="majorHAnsi" w:eastAsiaTheme="majorEastAsia" w:hAnsiTheme="majorHAnsi" w:cstheme="majorBidi"/>
          <w:color w:val="2F5496" w:themeColor="accent1" w:themeShade="BF"/>
          <w:sz w:val="32"/>
          <w:szCs w:val="32"/>
        </w:rPr>
      </w:pPr>
      <w:ins w:id="2858" w:author="Stefanie Lane" w:date="2021-11-08T16:28:00Z">
        <w:r w:rsidRPr="004120DE">
          <w:rPr>
            <w:noProof/>
          </w:rPr>
          <w:lastRenderedPageBreak/>
          <w:drawing>
            <wp:inline distT="0" distB="0" distL="0" distR="0" wp14:anchorId="611EECB7" wp14:editId="5B124CA6">
              <wp:extent cx="5943600" cy="29427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600" cy="2942797"/>
                      </a:xfrm>
                      <a:prstGeom prst="rect">
                        <a:avLst/>
                      </a:prstGeom>
                      <a:noFill/>
                      <a:ln>
                        <a:noFill/>
                      </a:ln>
                    </pic:spPr>
                  </pic:pic>
                </a:graphicData>
              </a:graphic>
            </wp:inline>
          </w:drawing>
        </w:r>
      </w:ins>
    </w:p>
    <w:p w14:paraId="0921E317" w14:textId="77777777" w:rsidR="00D40116" w:rsidRDefault="00D40116"/>
    <w:p w14:paraId="74119F60" w14:textId="25E23C96" w:rsidR="00D40116" w:rsidRDefault="00D40116" w:rsidP="00D40116">
      <w:pPr>
        <w:keepNext/>
      </w:pPr>
      <w:del w:id="2859" w:author="Stefanie Lane" w:date="2021-11-06T18:52:00Z">
        <w:r w:rsidDel="00840CC1">
          <w:rPr>
            <w:rFonts w:asciiTheme="majorHAnsi" w:eastAsiaTheme="majorEastAsia" w:hAnsiTheme="majorHAnsi" w:cstheme="majorBidi"/>
            <w:noProof/>
            <w:color w:val="2F5496" w:themeColor="accent1" w:themeShade="BF"/>
            <w:sz w:val="32"/>
            <w:szCs w:val="32"/>
            <w:lang w:val="en-CA" w:eastAsia="en-CA"/>
          </w:rPr>
          <w:lastRenderedPageBreak/>
          <w:drawing>
            <wp:inline distT="0" distB="0" distL="0" distR="0" wp14:anchorId="6062EE4C" wp14:editId="61C7591D">
              <wp:extent cx="6023660" cy="31520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43917" cy="3162608"/>
                      </a:xfrm>
                      <a:prstGeom prst="rect">
                        <a:avLst/>
                      </a:prstGeom>
                      <a:noFill/>
                    </pic:spPr>
                  </pic:pic>
                </a:graphicData>
              </a:graphic>
            </wp:inline>
          </w:drawing>
        </w:r>
      </w:del>
      <w:ins w:id="2860" w:author="Stefanie Lane" w:date="2021-11-06T18:52:00Z">
        <w:r w:rsidR="00840CC1">
          <w:rPr>
            <w:noProof/>
          </w:rPr>
          <w:drawing>
            <wp:inline distT="0" distB="0" distL="0" distR="0" wp14:anchorId="733B098D" wp14:editId="58E7DDF9">
              <wp:extent cx="5943600" cy="3419061"/>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dnerNMDS.svg"/>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b="4125"/>
                      <a:stretch/>
                    </pic:blipFill>
                    <pic:spPr bwMode="auto">
                      <a:xfrm>
                        <a:off x="0" y="0"/>
                        <a:ext cx="5943600" cy="3419061"/>
                      </a:xfrm>
                      <a:prstGeom prst="rect">
                        <a:avLst/>
                      </a:prstGeom>
                      <a:ln>
                        <a:noFill/>
                      </a:ln>
                      <a:extLst>
                        <a:ext uri="{53640926-AAD7-44D8-BBD7-CCE9431645EC}">
                          <a14:shadowObscured xmlns:a14="http://schemas.microsoft.com/office/drawing/2010/main"/>
                        </a:ext>
                      </a:extLst>
                    </pic:spPr>
                  </pic:pic>
                </a:graphicData>
              </a:graphic>
            </wp:inline>
          </w:drawing>
        </w:r>
      </w:ins>
    </w:p>
    <w:p w14:paraId="631C24A7" w14:textId="653B0171" w:rsidR="00D40116" w:rsidRPr="00434068" w:rsidRDefault="00D40116" w:rsidP="00D40116">
      <w:pPr>
        <w:pStyle w:val="Caption"/>
      </w:pPr>
      <w:bookmarkStart w:id="2861" w:name="_Ref73799153"/>
      <w:r>
        <w:t xml:space="preserve">Figure </w:t>
      </w:r>
      <w:fldSimple w:instr=" SEQ Figure \* ARABIC ">
        <w:r w:rsidR="00071A6D">
          <w:rPr>
            <w:noProof/>
          </w:rPr>
          <w:t>4</w:t>
        </w:r>
      </w:fldSimple>
      <w:bookmarkEnd w:id="2861"/>
      <w:r>
        <w:t>. NMDS shows drift in composition within each of the community types, and across time overall (stress = 0.23</w:t>
      </w:r>
      <w:del w:id="2862" w:author="Stefanie Lane" w:date="2021-11-06T20:16:00Z">
        <w:r w:rsidDel="00E26CFF">
          <w:delText>4</w:delText>
        </w:r>
      </w:del>
      <w:ins w:id="2863" w:author="Stefanie Lane" w:date="2021-11-06T20:16:00Z">
        <w:r w:rsidR="00E26CFF">
          <w:t>2</w:t>
        </w:r>
      </w:ins>
      <w:r>
        <w:t xml:space="preserve"> with two outliers from 2019 removed). Overall, 2019 communities appear more closely related along NMDS Axis 1 than 1979 and 1999 communities. </w:t>
      </w:r>
      <w:r w:rsidRPr="00434068">
        <w:t xml:space="preserve">Analysis of Similarity (ANOSIM) across all years shows statistically significant differences (R = 0.20, a </w:t>
      </w:r>
      <w:del w:id="2864" w:author="Stefanie Lane" w:date="2021-11-06T20:31:00Z">
        <w:r w:rsidRPr="00434068" w:rsidDel="00C95F57">
          <w:delText>=</w:delText>
        </w:r>
      </w:del>
      <w:ins w:id="2865" w:author="Stefanie Lane" w:date="2021-11-06T20:31:00Z">
        <w:r w:rsidR="00C95F57">
          <w:t>&lt;</w:t>
        </w:r>
      </w:ins>
      <w:r w:rsidRPr="00434068">
        <w:t xml:space="preserve"> 1e-04); PERMANOVA similarly shows significant differences between all years (F = </w:t>
      </w:r>
      <w:del w:id="2866" w:author="Stefanie Lane" w:date="2021-11-06T20:31:00Z">
        <w:r w:rsidRPr="00434068" w:rsidDel="0094673A">
          <w:delText>23.21</w:delText>
        </w:r>
      </w:del>
      <w:ins w:id="2867" w:author="Stefanie Lane" w:date="2021-11-06T20:31:00Z">
        <w:r w:rsidR="0094673A">
          <w:t>22.25</w:t>
        </w:r>
      </w:ins>
      <w:r w:rsidRPr="00434068">
        <w:t>, r</w:t>
      </w:r>
      <w:r w:rsidRPr="00434068">
        <w:rPr>
          <w:vertAlign w:val="superscript"/>
        </w:rPr>
        <w:t>2</w:t>
      </w:r>
      <w:r w:rsidRPr="00434068">
        <w:t xml:space="preserve"> = 0.0</w:t>
      </w:r>
      <w:del w:id="2868" w:author="Stefanie Lane" w:date="2021-11-06T20:31:00Z">
        <w:r w:rsidRPr="00434068" w:rsidDel="0094673A">
          <w:delText>9</w:delText>
        </w:r>
      </w:del>
      <w:ins w:id="2869" w:author="Stefanie Lane" w:date="2021-11-06T20:31:00Z">
        <w:r w:rsidR="0094673A">
          <w:t>89</w:t>
        </w:r>
      </w:ins>
      <w:r w:rsidRPr="00434068">
        <w:t>, p</w:t>
      </w:r>
      <w:ins w:id="2870" w:author="Stefanie Lane" w:date="2021-11-06T20:31:00Z">
        <w:r w:rsidR="0094673A">
          <w:t xml:space="preserve"> </w:t>
        </w:r>
      </w:ins>
      <w:del w:id="2871" w:author="Stefanie Lane" w:date="2021-11-06T20:31:00Z">
        <w:r w:rsidRPr="00434068" w:rsidDel="0094673A">
          <w:delText xml:space="preserve"> </w:delText>
        </w:r>
      </w:del>
      <w:ins w:id="2872" w:author="Stefanie Lane" w:date="2021-11-06T20:31:00Z">
        <w:r w:rsidR="0094673A">
          <w:t>&lt;</w:t>
        </w:r>
      </w:ins>
      <w:del w:id="2873" w:author="Stefanie Lane" w:date="2021-11-06T20:31:00Z">
        <w:r w:rsidRPr="00434068" w:rsidDel="0094673A">
          <w:delText>=</w:delText>
        </w:r>
      </w:del>
      <w:r w:rsidRPr="00434068">
        <w:t xml:space="preserve"> 0.001). </w:t>
      </w:r>
    </w:p>
    <w:p w14:paraId="49B70165" w14:textId="77777777" w:rsidR="00D40116" w:rsidRDefault="00D40116" w:rsidP="00D40116"/>
    <w:p w14:paraId="4421724C" w14:textId="77777777" w:rsidR="00E95717" w:rsidRDefault="00840CC1">
      <w:pPr>
        <w:keepNext/>
        <w:rPr>
          <w:ins w:id="2874" w:author="Stefanie Lane" w:date="2021-11-08T12:45:00Z"/>
        </w:rPr>
        <w:pPrChange w:id="2875" w:author="Stefanie Lane" w:date="2021-11-08T12:45:00Z">
          <w:pPr/>
        </w:pPrChange>
      </w:pPr>
      <w:ins w:id="2876" w:author="Stefanie Lane" w:date="2021-11-06T18:52:00Z">
        <w:r>
          <w:rPr>
            <w:noProof/>
          </w:rPr>
          <w:lastRenderedPageBreak/>
          <w:drawing>
            <wp:inline distT="0" distB="0" distL="0" distR="0" wp14:anchorId="24E1FDFB" wp14:editId="7EDC888C">
              <wp:extent cx="5943600" cy="3508513"/>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MDS2019.svg"/>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b="4341"/>
                      <a:stretch/>
                    </pic:blipFill>
                    <pic:spPr bwMode="auto">
                      <a:xfrm>
                        <a:off x="0" y="0"/>
                        <a:ext cx="5943600" cy="3508513"/>
                      </a:xfrm>
                      <a:prstGeom prst="rect">
                        <a:avLst/>
                      </a:prstGeom>
                      <a:ln>
                        <a:noFill/>
                      </a:ln>
                      <a:extLst>
                        <a:ext uri="{53640926-AAD7-44D8-BBD7-CCE9431645EC}">
                          <a14:shadowObscured xmlns:a14="http://schemas.microsoft.com/office/drawing/2010/main"/>
                        </a:ext>
                      </a:extLst>
                    </pic:spPr>
                  </pic:pic>
                </a:graphicData>
              </a:graphic>
            </wp:inline>
          </w:drawing>
        </w:r>
      </w:ins>
    </w:p>
    <w:p w14:paraId="522AB7A2" w14:textId="1668D2A9" w:rsidR="00E95717" w:rsidRDefault="00E95717">
      <w:pPr>
        <w:pStyle w:val="Caption"/>
        <w:rPr>
          <w:ins w:id="2877" w:author="Stefanie Lane" w:date="2021-11-08T12:45:00Z"/>
        </w:rPr>
      </w:pPr>
      <w:bookmarkStart w:id="2878" w:name="_Ref87267949"/>
      <w:ins w:id="2879" w:author="Stefanie Lane" w:date="2021-11-08T12:45:00Z">
        <w:r>
          <w:t xml:space="preserve">Figure </w:t>
        </w:r>
        <w:r>
          <w:fldChar w:fldCharType="begin"/>
        </w:r>
        <w:r>
          <w:instrText xml:space="preserve"> SEQ Figure \* ARABIC </w:instrText>
        </w:r>
      </w:ins>
      <w:r>
        <w:fldChar w:fldCharType="separate"/>
      </w:r>
      <w:ins w:id="2880" w:author="Stefanie Lane" w:date="2021-11-10T18:10:00Z">
        <w:r w:rsidR="00071A6D">
          <w:rPr>
            <w:noProof/>
          </w:rPr>
          <w:t>5</w:t>
        </w:r>
      </w:ins>
      <w:ins w:id="2881" w:author="Stefanie Lane" w:date="2021-11-08T12:45:00Z">
        <w:r>
          <w:fldChar w:fldCharType="end"/>
        </w:r>
        <w:bookmarkEnd w:id="2878"/>
        <w:r>
          <w:t>. NMDS with potential environmental explanatory variables for community observation data collected in 2019.</w:t>
        </w:r>
      </w:ins>
    </w:p>
    <w:p w14:paraId="078DD6E1" w14:textId="77777777" w:rsidR="00071A6D" w:rsidRDefault="00266D88">
      <w:pPr>
        <w:keepNext/>
        <w:rPr>
          <w:ins w:id="2882" w:author="Stefanie Lane" w:date="2021-11-10T18:10:00Z"/>
        </w:rPr>
        <w:pPrChange w:id="2883" w:author="Stefanie Lane" w:date="2021-11-10T18:10:00Z">
          <w:pPr/>
        </w:pPrChange>
      </w:pPr>
      <w:ins w:id="2884" w:author="Stefanie Lane" w:date="2021-11-10T17:59:00Z">
        <w:r>
          <w:rPr>
            <w:noProof/>
          </w:rPr>
          <w:drawing>
            <wp:inline distT="0" distB="0" distL="0" distR="0" wp14:anchorId="78EE8EA9" wp14:editId="22096FBE">
              <wp:extent cx="5883388" cy="3631720"/>
              <wp:effectExtent l="0" t="0" r="3175" b="698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dner_EndemicAbund_stacked_bar.sv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3388" cy="3631720"/>
                      </a:xfrm>
                      <a:prstGeom prst="rect">
                        <a:avLst/>
                      </a:prstGeom>
                    </pic:spPr>
                  </pic:pic>
                </a:graphicData>
              </a:graphic>
            </wp:inline>
          </w:drawing>
        </w:r>
      </w:ins>
    </w:p>
    <w:p w14:paraId="67792FE1" w14:textId="56DD1368" w:rsidR="00071A6D" w:rsidRDefault="00071A6D">
      <w:pPr>
        <w:pStyle w:val="Caption"/>
        <w:rPr>
          <w:ins w:id="2885" w:author="Stefanie Lane" w:date="2021-11-10T18:10:00Z"/>
        </w:rPr>
      </w:pPr>
      <w:bookmarkStart w:id="2886" w:name="_Ref89778881"/>
      <w:ins w:id="2887" w:author="Stefanie Lane" w:date="2021-11-10T18:10:00Z">
        <w:r>
          <w:t xml:space="preserve">Figure </w:t>
        </w:r>
        <w:r>
          <w:fldChar w:fldCharType="begin"/>
        </w:r>
        <w:r>
          <w:instrText xml:space="preserve"> SEQ Figure \* ARABIC </w:instrText>
        </w:r>
      </w:ins>
      <w:r>
        <w:fldChar w:fldCharType="separate"/>
      </w:r>
      <w:ins w:id="2888" w:author="Stefanie Lane" w:date="2021-11-10T18:10:00Z">
        <w:r>
          <w:rPr>
            <w:noProof/>
          </w:rPr>
          <w:t>6</w:t>
        </w:r>
        <w:r>
          <w:fldChar w:fldCharType="end"/>
        </w:r>
        <w:bookmarkEnd w:id="2886"/>
        <w:r>
          <w:t xml:space="preserve">. </w:t>
        </w:r>
      </w:ins>
      <w:ins w:id="2889" w:author="Stefanie Lane" w:date="2021-12-07T09:35:00Z">
        <w:r w:rsidR="00090198">
          <w:t>Relative abundance of select non-native specie</w:t>
        </w:r>
      </w:ins>
      <w:ins w:id="2890" w:author="Stefanie Lane" w:date="2021-12-07T09:36:00Z">
        <w:r w:rsidR="00090198">
          <w:t xml:space="preserve">s. Species </w:t>
        </w:r>
      </w:ins>
      <w:ins w:id="2891" w:author="Stefanie Lane" w:date="2021-12-07T09:43:00Z">
        <w:r w:rsidR="00F314D1">
          <w:t>selected are</w:t>
        </w:r>
      </w:ins>
      <w:ins w:id="2892" w:author="Stefanie Lane" w:date="2021-12-07T09:36:00Z">
        <w:r w:rsidR="00090198">
          <w:t xml:space="preserve"> community dominant, or</w:t>
        </w:r>
        <w:r w:rsidR="00765731">
          <w:t xml:space="preserve"> of management concern. </w:t>
        </w:r>
      </w:ins>
    </w:p>
    <w:p w14:paraId="0CBD5AA8" w14:textId="343C4773" w:rsidR="00D40116" w:rsidRDefault="00D40116" w:rsidP="00D40116">
      <w:pPr>
        <w:rPr>
          <w:rFonts w:asciiTheme="majorHAnsi" w:eastAsiaTheme="majorEastAsia" w:hAnsiTheme="majorHAnsi" w:cstheme="majorBidi"/>
          <w:color w:val="2F5496" w:themeColor="accent1" w:themeShade="BF"/>
          <w:sz w:val="32"/>
          <w:szCs w:val="32"/>
        </w:rPr>
      </w:pPr>
      <w:del w:id="2893" w:author="Stefanie Lane" w:date="2021-11-10T17:58:00Z">
        <w:r w:rsidDel="00266D88">
          <w:lastRenderedPageBreak/>
          <w:br w:type="page"/>
        </w:r>
      </w:del>
    </w:p>
    <w:p w14:paraId="137BB0AE" w14:textId="414A34A6" w:rsidR="0001635B" w:rsidRDefault="0001635B" w:rsidP="003C398B">
      <w:pPr>
        <w:pStyle w:val="Heading1"/>
        <w:numPr>
          <w:ilvl w:val="0"/>
          <w:numId w:val="0"/>
        </w:numPr>
      </w:pPr>
      <w:r>
        <w:lastRenderedPageBreak/>
        <w:t>Discussion</w:t>
      </w:r>
    </w:p>
    <w:p w14:paraId="56D2A20A" w14:textId="1EBB4096" w:rsidR="00B16938" w:rsidRPr="00B16938" w:rsidRDefault="00B16938">
      <w:pPr>
        <w:ind w:firstLine="720"/>
      </w:pPr>
      <w:r>
        <w:t xml:space="preserve">The main objective of this study was to </w:t>
      </w:r>
      <w:ins w:id="2894" w:author="Stefanie Lane" w:date="2021-12-07T13:58:00Z">
        <w:r w:rsidR="00B20B36">
          <w:t>determine whether the dominant communities characterized 40 years ago were the same</w:t>
        </w:r>
        <w:r w:rsidR="003E5190">
          <w:t xml:space="preserve">, and whether </w:t>
        </w:r>
      </w:ins>
      <w:ins w:id="2895" w:author="Stefanie Lane" w:date="2021-12-07T13:59:00Z">
        <w:r w:rsidR="003E5190">
          <w:t xml:space="preserve">species diversity has increased or decreased in that time. Hierarchical clustering and indicator species analysis shows the same species dominate three major community types, but that </w:t>
        </w:r>
      </w:ins>
      <w:del w:id="2896" w:author="Stefanie Lane" w:date="2021-12-07T13:59:00Z">
        <w:r w:rsidR="00193463" w:rsidDel="003E5190">
          <w:delText xml:space="preserve">measure changes in plant community diversity and composition over the past 40 years in a remnant reference tidal marsh. The observations made indicate that while </w:delText>
        </w:r>
        <w:r w:rsidR="005E2A4D" w:rsidDel="003E5190">
          <w:delText xml:space="preserve">major community types are still dominated by the same species, </w:delText>
        </w:r>
      </w:del>
      <w:r w:rsidR="005E2A4D">
        <w:t xml:space="preserve">compositional species diversity within these communities have changed significantly. </w:t>
      </w:r>
      <w:ins w:id="2897" w:author="Stefanie Lane" w:date="2021-11-08T17:53:00Z">
        <w:r w:rsidR="004E00AE">
          <w:t xml:space="preserve">A key </w:t>
        </w:r>
      </w:ins>
      <w:del w:id="2898" w:author="Stefanie Lane" w:date="2021-11-08T17:53:00Z">
        <w:r w:rsidR="00CE2CA1" w:rsidDel="004E00AE">
          <w:delText xml:space="preserve">Of key </w:delText>
        </w:r>
      </w:del>
      <w:r w:rsidR="00CE2CA1">
        <w:t>concern</w:t>
      </w:r>
      <w:ins w:id="2899" w:author="Stefanie Lane" w:date="2021-11-08T17:53:00Z">
        <w:r w:rsidR="004E00AE">
          <w:t xml:space="preserve">s is </w:t>
        </w:r>
      </w:ins>
      <w:del w:id="2900" w:author="Stefanie Lane" w:date="2021-11-08T17:53:00Z">
        <w:r w:rsidR="00CE2CA1" w:rsidDel="004E00AE">
          <w:delText xml:space="preserve"> is </w:delText>
        </w:r>
      </w:del>
      <w:r w:rsidR="00CE2CA1">
        <w:t xml:space="preserve">that </w:t>
      </w:r>
      <w:r w:rsidR="00CE2CA1" w:rsidRPr="00F87019">
        <w:rPr>
          <w:rFonts w:cstheme="minorHAnsi"/>
        </w:rPr>
        <w:t>α</w:t>
      </w:r>
      <w:r w:rsidR="00CE2CA1">
        <w:t>-diversity is decreasing in all community types sampled</w:t>
      </w:r>
      <w:r w:rsidR="00676028">
        <w:t xml:space="preserve">, and that </w:t>
      </w:r>
      <w:r w:rsidR="00F44763">
        <w:t xml:space="preserve">each community type is becoming more homogenous. </w:t>
      </w:r>
      <w:ins w:id="2901" w:author="Stefanie Lane" w:date="2021-11-27T16:25:00Z">
        <w:r w:rsidR="005E2F47">
          <w:t xml:space="preserve">An additional concern is the abundance of non-native </w:t>
        </w:r>
        <w:r w:rsidR="00AB66EB">
          <w:t>species encroaching</w:t>
        </w:r>
      </w:ins>
      <w:ins w:id="2902" w:author="Stefanie Lane" w:date="2021-12-07T13:35:00Z">
        <w:r w:rsidR="00DC6CA2">
          <w:t>, especially</w:t>
        </w:r>
      </w:ins>
      <w:ins w:id="2903" w:author="Stefanie Lane" w:date="2021-11-27T16:25:00Z">
        <w:r w:rsidR="00AB66EB">
          <w:t xml:space="preserve"> into the Fescue community type</w:t>
        </w:r>
      </w:ins>
      <w:ins w:id="2904" w:author="Stefanie Lane" w:date="2021-11-27T16:27:00Z">
        <w:r w:rsidR="00FF463C">
          <w:t xml:space="preserve">. </w:t>
        </w:r>
      </w:ins>
    </w:p>
    <w:p w14:paraId="709AC3C4" w14:textId="6AF46EE0" w:rsidR="003E48A9" w:rsidRDefault="0037471A" w:rsidP="006E084E">
      <w:pPr>
        <w:ind w:firstLine="720"/>
        <w:rPr>
          <w:ins w:id="2905" w:author="Stefanie Lane" w:date="2021-12-07T13:39:00Z"/>
        </w:rPr>
      </w:pPr>
      <w:r>
        <w:t xml:space="preserve">The fescue community experienced the greatest reduction in </w:t>
      </w:r>
      <w:r w:rsidR="00F87019" w:rsidRPr="0037471A">
        <w:rPr>
          <w:rFonts w:cstheme="minorHAnsi"/>
        </w:rPr>
        <w:t>α</w:t>
      </w:r>
      <w:r w:rsidR="00F87019">
        <w:t>-diversity in fescue type</w:t>
      </w:r>
      <w:r>
        <w:t>, although this</w:t>
      </w:r>
      <w:r w:rsidR="00F87019">
        <w:t xml:space="preserve"> </w:t>
      </w:r>
      <w:r w:rsidR="002B4533">
        <w:t xml:space="preserve">could be </w:t>
      </w:r>
      <w:r>
        <w:t xml:space="preserve">in part </w:t>
      </w:r>
      <w:r w:rsidR="002B4533">
        <w:t>due to the reduced number of plots observed of this community type</w:t>
      </w:r>
      <w:r w:rsidR="00711A83">
        <w:t xml:space="preserve"> </w:t>
      </w:r>
      <w:r w:rsidR="00711A83">
        <w:fldChar w:fldCharType="begin"/>
      </w:r>
      <w:r w:rsidR="00711A83">
        <w:instrText xml:space="preserve"> ADDIN ZOTERO_ITEM CSL_CITATION {"citationID":"l51mNwGT","properties":{"formattedCitation":"(Scheiner, 2003)","plainCitation":"(Scheiner, 2003)","noteIndex":0},"citationItems":[{"id":29,"uris":["http://zotero.org/users/6092945/items/UWT9A6Z2"],"uri":["http://zotero.org/users/6092945/items/UWT9A6Z2"],"itemData":{"id":29,"type":"article-journal","abstract":"[Macroecological studies infer ecological processes based on observed patterns. An often used measure of pattern is the species-area curve. Insufficient attention has been paid to the variety of methods used to construct those curves. There are six different methods based on different combinations of: (1) the pattern of quadrats or areas sampled (nested, contiguous, noncontiguous, or island); (2) whether successively larger areas are constructed in a spatially explicit fashion or not; and (3) whether the curve is constructed from single values or mean values. The resulting six types of curves differ in their shapes, how diversity is encapsulated, and the scales encompassed. Inventory diversity (α) can either represent a single value or a mean value, creating a difference in the focus of the measure. Differentiation diversity (β) can vary in the extent encompassed, and thus the spatial scale, depending on the pattern of quadrat placement. Species-area curves are used for a variety of purposes: extrapolation, setting a common grain, and hypothesis testing. The six types of curves differ in how they are used or interpreted in these contexts. A failure to recognize these differences can result in improper conclusions. Further work is needed to understand the sampling and measurement properties of the different types of species-area curves.]","archive":"JSTOR","container-title":"Global Ecology and Biogeography","ISSN":"1466-822X","issue":"6","page":"441-447","source":"JSTOR","title":"Six Types of Species-Area Curves","volume":"12","author":[{"family":"Scheiner","given":"Samuel M."}],"issued":{"date-parts":[["2003"]]}}}],"schema":"https://github.com/citation-style-language/schema/raw/master/csl-citation.json"} </w:instrText>
      </w:r>
      <w:r w:rsidR="00711A83">
        <w:fldChar w:fldCharType="separate"/>
      </w:r>
      <w:r w:rsidR="00711A83" w:rsidRPr="00711A83">
        <w:rPr>
          <w:rFonts w:ascii="Calibri" w:hAnsi="Calibri" w:cs="Calibri"/>
        </w:rPr>
        <w:t>(Scheiner, 2003)</w:t>
      </w:r>
      <w:r w:rsidR="00711A83">
        <w:fldChar w:fldCharType="end"/>
      </w:r>
      <w:r w:rsidR="002B4533">
        <w:t xml:space="preserve">. </w:t>
      </w:r>
      <w:r w:rsidR="0091620A">
        <w:t>Many plots discarded from earlier studies were closer to channel edges</w:t>
      </w:r>
      <w:r w:rsidR="00CE482E">
        <w:t xml:space="preserve">, which should have made fescue plots less common in the 1979 and 1999 datasets. </w:t>
      </w:r>
      <w:ins w:id="2906" w:author="Stefanie Lane" w:date="2021-12-07T13:36:00Z">
        <w:r w:rsidR="003A776B">
          <w:t>Additionally,</w:t>
        </w:r>
      </w:ins>
      <w:ins w:id="2907" w:author="Stefanie Lane" w:date="2021-12-07T13:40:00Z">
        <w:r w:rsidR="003E48A9">
          <w:t xml:space="preserve"> NMDS of environmental </w:t>
        </w:r>
        <w:r w:rsidR="00110EDF">
          <w:t>gradients showed</w:t>
        </w:r>
      </w:ins>
      <w:ins w:id="2908" w:author="Stefanie Lane" w:date="2021-12-07T13:36:00Z">
        <w:r w:rsidR="003A776B">
          <w:t xml:space="preserve"> </w:t>
        </w:r>
        <w:r w:rsidR="00CA4BF2">
          <w:t xml:space="preserve">the </w:t>
        </w:r>
        <w:r w:rsidR="003A776B">
          <w:t xml:space="preserve">fescue </w:t>
        </w:r>
        <w:r w:rsidR="00CA4BF2">
          <w:t xml:space="preserve">community </w:t>
        </w:r>
      </w:ins>
      <w:ins w:id="2909" w:author="Stefanie Lane" w:date="2021-12-07T13:39:00Z">
        <w:r w:rsidR="003E48A9">
          <w:t>was</w:t>
        </w:r>
      </w:ins>
      <w:ins w:id="2910" w:author="Stefanie Lane" w:date="2021-12-07T13:36:00Z">
        <w:r w:rsidR="00CA4BF2">
          <w:t xml:space="preserve"> not strongly </w:t>
        </w:r>
      </w:ins>
      <w:ins w:id="2911" w:author="Stefanie Lane" w:date="2021-12-07T13:37:00Z">
        <w:r w:rsidR="00CA4BF2">
          <w:t xml:space="preserve">associated with distance from channel edge, and also has the greatest proportion of non-native species per plot in 2019. </w:t>
        </w:r>
      </w:ins>
      <w:del w:id="2912" w:author="Stefanie Lane" w:date="2021-12-07T13:38:00Z">
        <w:r w:rsidR="00645EAD" w:rsidDel="006E084E">
          <w:delText>If the fescue group was maintained along channel edges</w:delText>
        </w:r>
        <w:r w:rsidR="00D73575" w:rsidDel="006E084E">
          <w:delText xml:space="preserve"> over time</w:delText>
        </w:r>
        <w:r w:rsidR="00645EAD" w:rsidDel="006E084E">
          <w:delText xml:space="preserve">, there should have been a proportionally similar number of fescue plots in 2019. </w:delText>
        </w:r>
        <w:r w:rsidR="00CE482E" w:rsidDel="006E084E">
          <w:delText>Instead, t</w:delText>
        </w:r>
        <w:r w:rsidR="00711A83" w:rsidDel="006E084E">
          <w:delText xml:space="preserve">he overall reduction in number of fescue plots observed in 2019 suggests that </w:delText>
        </w:r>
        <w:r w:rsidR="00711A83" w:rsidDel="006E084E">
          <w:rPr>
            <w:rFonts w:cstheme="minorHAnsi"/>
          </w:rPr>
          <w:delText xml:space="preserve">their </w:delText>
        </w:r>
        <w:r w:rsidR="002B4533" w:rsidDel="006E084E">
          <w:delText xml:space="preserve">association with channel edges are becoming restricted. </w:delText>
        </w:r>
        <w:r w:rsidR="00645EAD" w:rsidDel="006E084E">
          <w:delText>T</w:delText>
        </w:r>
        <w:r w:rsidR="00CB5348" w:rsidDel="006E084E">
          <w:delText xml:space="preserve">his suggests that a process is occurring that limits the expansion of fescue-type communities. </w:delText>
        </w:r>
      </w:del>
      <w:r w:rsidR="00645EAD">
        <w:t>Bradfield &amp; Porter (1982)</w:t>
      </w:r>
      <w:r w:rsidR="00CB5348">
        <w:t xml:space="preserve"> suggested fescue preferred the slightly higher</w:t>
      </w:r>
      <w:r w:rsidR="00645EAD">
        <w:t xml:space="preserve"> and </w:t>
      </w:r>
      <w:r w:rsidR="00CB5348">
        <w:t>dryer conditions</w:t>
      </w:r>
      <w:r w:rsidR="00645EAD">
        <w:t xml:space="preserve"> along channel edges</w:t>
      </w:r>
      <w:r w:rsidR="00FC720D">
        <w:t xml:space="preserve"> – this may indicat</w:t>
      </w:r>
      <w:ins w:id="2913" w:author="Stefanie Lane" w:date="2021-12-07T13:40:00Z">
        <w:r w:rsidR="00110EDF">
          <w:t xml:space="preserve">e the fescue community group has been a pathway for invasive species to get established within </w:t>
        </w:r>
      </w:ins>
      <w:ins w:id="2914" w:author="Stefanie Lane" w:date="2021-12-07T13:41:00Z">
        <w:r w:rsidR="00110EDF">
          <w:t xml:space="preserve">the marsh, and that the community type is no longer restricted to channel edges. </w:t>
        </w:r>
      </w:ins>
      <w:del w:id="2915" w:author="Stefanie Lane" w:date="2021-12-07T13:40:00Z">
        <w:r w:rsidR="00FC720D" w:rsidDel="00110EDF">
          <w:delText xml:space="preserve">e </w:delText>
        </w:r>
        <w:r w:rsidR="00FC720D" w:rsidRPr="003E48A9" w:rsidDel="00110EDF">
          <w:rPr>
            <w:highlight w:val="yellow"/>
            <w:rPrChange w:id="2916" w:author="Stefanie Lane" w:date="2021-12-07T13:39:00Z">
              <w:rPr/>
            </w:rPrChange>
          </w:rPr>
          <w:delText>that</w:delText>
        </w:r>
        <w:r w:rsidR="00FC720D" w:rsidDel="00110EDF">
          <w:delText xml:space="preserve"> </w:delText>
        </w:r>
      </w:del>
    </w:p>
    <w:p w14:paraId="42CE7D5E" w14:textId="281D8248" w:rsidR="00EB679B" w:rsidDel="002833A8" w:rsidRDefault="00FC720D">
      <w:pPr>
        <w:ind w:firstLine="720"/>
        <w:rPr>
          <w:del w:id="2917" w:author="Stefanie Lane" w:date="2021-12-07T13:42:00Z"/>
        </w:rPr>
      </w:pPr>
      <w:del w:id="2918" w:author="Stefanie Lane" w:date="2021-12-07T13:42:00Z">
        <w:r w:rsidRPr="003E48A9" w:rsidDel="002833A8">
          <w:rPr>
            <w:highlight w:val="yellow"/>
            <w:rPrChange w:id="2919" w:author="Stefanie Lane" w:date="2021-12-07T13:39:00Z">
              <w:rPr/>
            </w:rPrChange>
          </w:rPr>
          <w:delText>either</w:delText>
        </w:r>
        <w:r w:rsidDel="002833A8">
          <w:delText xml:space="preserve"> channel edges are slumping as channels widen</w:delText>
        </w:r>
        <w:r w:rsidR="006231EA" w:rsidDel="002833A8">
          <w:delText xml:space="preserve"> and are not being replaced by the fescue community type</w:delText>
        </w:r>
        <w:r w:rsidDel="002833A8">
          <w:delText xml:space="preserve">, and/or that sediments are not being captured at a rate sufficient to </w:delText>
        </w:r>
        <w:r w:rsidR="008A7283" w:rsidDel="002833A8">
          <w:delText xml:space="preserve">accrue in elevation required to </w:delText>
        </w:r>
        <w:r w:rsidDel="002833A8">
          <w:delText xml:space="preserve">provide the recruitment space for this community type. </w:delText>
        </w:r>
      </w:del>
    </w:p>
    <w:p w14:paraId="4809EE81" w14:textId="65FA4F4F" w:rsidR="00527E6E" w:rsidRDefault="008A7283" w:rsidP="00C47297">
      <w:pPr>
        <w:ind w:firstLine="720"/>
      </w:pPr>
      <w:r>
        <w:t xml:space="preserve">In concert with this trend is the increased number of bogbean plots, which also had </w:t>
      </w:r>
      <w:r w:rsidR="00B20A5A">
        <w:t xml:space="preserve">the least reduction in </w:t>
      </w:r>
      <w:r w:rsidR="00D31C41" w:rsidRPr="008A7283">
        <w:rPr>
          <w:rFonts w:cstheme="minorHAnsi"/>
        </w:rPr>
        <w:t>α</w:t>
      </w:r>
      <w:r w:rsidR="00D31C41">
        <w:t>-diver</w:t>
      </w:r>
      <w:r w:rsidR="00D31C41" w:rsidRPr="004310CE">
        <w:t>sity</w:t>
      </w:r>
      <w:r w:rsidR="00B20A5A" w:rsidRPr="004310CE">
        <w:t>. Because bogbean and</w:t>
      </w:r>
      <w:r w:rsidR="004A5DCD" w:rsidRPr="004310CE">
        <w:t xml:space="preserve"> </w:t>
      </w:r>
      <w:r w:rsidR="00B20A5A" w:rsidRPr="004310CE">
        <w:t xml:space="preserve">associated </w:t>
      </w:r>
      <w:r w:rsidR="00D31C41" w:rsidRPr="004310CE">
        <w:t>species can</w:t>
      </w:r>
      <w:r w:rsidR="00357D72" w:rsidRPr="004310CE">
        <w:t xml:space="preserve"> withstand more saturated conditions, this seems to indicate that bogbean </w:t>
      </w:r>
      <w:r w:rsidR="003460EE" w:rsidRPr="004310CE">
        <w:t xml:space="preserve">community type is </w:t>
      </w:r>
      <w:r w:rsidR="004A5DCD" w:rsidRPr="004310CE">
        <w:t xml:space="preserve">expanding and </w:t>
      </w:r>
      <w:r w:rsidR="003460EE" w:rsidRPr="004310CE">
        <w:t xml:space="preserve">the most stable within Ladner Marsh. </w:t>
      </w:r>
      <w:r w:rsidR="004A5DCD" w:rsidRPr="004310CE">
        <w:t xml:space="preserve">This </w:t>
      </w:r>
      <w:del w:id="2920" w:author="Stefanie Lane" w:date="2021-12-07T13:45:00Z">
        <w:r w:rsidR="004A5DCD" w:rsidRPr="004310CE" w:rsidDel="00D4743A">
          <w:delText>len</w:delText>
        </w:r>
        <w:r w:rsidR="004A5DCD" w:rsidDel="00D4743A">
          <w:delText>ds further support to the inference that</w:delText>
        </w:r>
      </w:del>
      <w:ins w:id="2921" w:author="Stefanie Lane" w:date="2021-12-07T13:45:00Z">
        <w:r w:rsidR="00D4743A">
          <w:t>could indic</w:t>
        </w:r>
      </w:ins>
      <w:ins w:id="2922" w:author="Stefanie Lane" w:date="2021-12-07T13:46:00Z">
        <w:r w:rsidR="00D4743A">
          <w:t>ate</w:t>
        </w:r>
      </w:ins>
      <w:r w:rsidR="004A5DCD">
        <w:t xml:space="preserve"> the marsh platform is slowly subsiding or experiencing </w:t>
      </w:r>
      <w:r w:rsidR="001B7F14">
        <w:t xml:space="preserve">greater saturation due to sea level rise. </w:t>
      </w:r>
      <w:r w:rsidR="004A5DCD">
        <w:t xml:space="preserve"> </w:t>
      </w:r>
      <w:r w:rsidR="006602E5">
        <w:t xml:space="preserve">The Lyngbye’s sedge community had somewhat fewer plots, but a similar number of species recorded in previous years. </w:t>
      </w:r>
      <w:del w:id="2923" w:author="Stefanie Lane" w:date="2021-12-07T13:44:00Z">
        <w:r w:rsidR="006602E5" w:rsidDel="00946CDA">
          <w:delText>Still</w:delText>
        </w:r>
      </w:del>
      <w:ins w:id="2924" w:author="Stefanie Lane" w:date="2021-12-07T13:44:00Z">
        <w:r w:rsidR="00946CDA">
          <w:t>However</w:t>
        </w:r>
      </w:ins>
      <w:r w:rsidR="006602E5">
        <w:t>, species density has decreased</w:t>
      </w:r>
      <w:del w:id="2925" w:author="Stefanie Lane" w:date="2021-12-07T13:44:00Z">
        <w:r w:rsidR="006602E5" w:rsidDel="00946CDA">
          <w:delText xml:space="preserve"> markedly</w:delText>
        </w:r>
        <w:r w:rsidR="008B3E9A" w:rsidDel="00946CDA">
          <w:delText>,</w:delText>
        </w:r>
      </w:del>
      <w:r w:rsidR="008B3E9A">
        <w:t xml:space="preserve"> </w:t>
      </w:r>
      <w:ins w:id="2926" w:author="Stefanie Lane" w:date="2021-12-07T13:42:00Z">
        <w:r w:rsidR="00E425D4">
          <w:t xml:space="preserve">and there is an increasing abundance of </w:t>
        </w:r>
      </w:ins>
      <w:ins w:id="2927" w:author="Stefanie Lane" w:date="2021-12-07T13:43:00Z">
        <w:r w:rsidR="00E425D4">
          <w:rPr>
            <w:i/>
          </w:rPr>
          <w:t>Mentha aquatica</w:t>
        </w:r>
        <w:r w:rsidR="00E425D4">
          <w:t>, which prefers highly saturated soil conditions.</w:t>
        </w:r>
      </w:ins>
      <w:ins w:id="2928" w:author="Stefanie Lane" w:date="2021-12-07T13:44:00Z">
        <w:r w:rsidR="00946CDA">
          <w:t xml:space="preserve"> These trends may indicate that individuals within the community </w:t>
        </w:r>
      </w:ins>
      <w:del w:id="2929" w:author="Stefanie Lane" w:date="2021-12-07T13:44:00Z">
        <w:r w:rsidR="008B3E9A" w:rsidDel="00946CDA">
          <w:delText xml:space="preserve">suggesting that individuals </w:delText>
        </w:r>
      </w:del>
      <w:r w:rsidR="008B3E9A">
        <w:t xml:space="preserve">are not </w:t>
      </w:r>
      <w:del w:id="2930" w:author="Stefanie Lane" w:date="2021-12-07T13:44:00Z">
        <w:r w:rsidR="008B3E9A" w:rsidDel="004310CE">
          <w:delText>thriving</w:delText>
        </w:r>
      </w:del>
      <w:ins w:id="2931" w:author="Stefanie Lane" w:date="2021-12-07T13:44:00Z">
        <w:r w:rsidR="004310CE">
          <w:t>tolerating saturated conditions</w:t>
        </w:r>
      </w:ins>
      <w:r w:rsidR="008B3E9A">
        <w:t>, and/or that replacement through recruitment is not successful.</w:t>
      </w:r>
      <w:del w:id="2932" w:author="Stefanie Lane" w:date="2021-12-07T13:45:00Z">
        <w:r w:rsidR="008B3E9A" w:rsidDel="004310CE">
          <w:delText xml:space="preserve"> Again, t</w:delText>
        </w:r>
      </w:del>
      <w:ins w:id="2933" w:author="Stefanie Lane" w:date="2021-12-07T13:45:00Z">
        <w:r w:rsidR="004310CE">
          <w:t xml:space="preserve"> </w:t>
        </w:r>
      </w:ins>
      <w:ins w:id="2934" w:author="Stefanie Lane" w:date="2021-12-07T13:46:00Z">
        <w:r w:rsidR="00D4743A">
          <w:t>T</w:t>
        </w:r>
      </w:ins>
      <w:r w:rsidR="008B3E9A">
        <w:t xml:space="preserve">his may be driven by a gradual change in saturation due to </w:t>
      </w:r>
      <w:r w:rsidR="00A63B05">
        <w:t xml:space="preserve">sediment starvation or </w:t>
      </w:r>
      <w:r w:rsidR="006D1A1F">
        <w:t>rising sea level, which has risen at least 6 cm since 1993 (</w:t>
      </w:r>
      <w:commentRangeStart w:id="2935"/>
      <w:r w:rsidR="006D1A1F">
        <w:t>NOAA</w:t>
      </w:r>
      <w:commentRangeEnd w:id="2935"/>
      <w:r w:rsidR="00C37D38">
        <w:rPr>
          <w:rStyle w:val="CommentReference"/>
        </w:rPr>
        <w:commentReference w:id="2935"/>
      </w:r>
      <w:r w:rsidR="006D1A1F">
        <w:t>)</w:t>
      </w:r>
      <w:r w:rsidR="00C37D38">
        <w:t xml:space="preserve">. </w:t>
      </w:r>
    </w:p>
    <w:p w14:paraId="0F3A020F" w14:textId="175FA33D" w:rsidR="003A7737" w:rsidRPr="003A7737" w:rsidRDefault="003A7737" w:rsidP="003A7737">
      <w:r>
        <w:tab/>
      </w:r>
      <w:r w:rsidR="005F0BA3">
        <w:t>R</w:t>
      </w:r>
      <w:r>
        <w:t>educed dissimilarity</w:t>
      </w:r>
      <w:r w:rsidR="005F0BA3">
        <w:t xml:space="preserve"> within community groups</w:t>
      </w:r>
      <w:r w:rsidR="007B467D">
        <w:t xml:space="preserve"> over time</w:t>
      </w:r>
      <w:r>
        <w:t xml:space="preserve"> (Euclidean distance</w:t>
      </w:r>
      <w:r w:rsidR="007B467D">
        <w:t>s</w:t>
      </w:r>
      <w:r>
        <w:t xml:space="preserve">, </w:t>
      </w:r>
      <w:r>
        <w:fldChar w:fldCharType="begin"/>
      </w:r>
      <w:r>
        <w:instrText xml:space="preserve"> REF _Ref73795173 \h </w:instrText>
      </w:r>
      <w:r>
        <w:fldChar w:fldCharType="separate"/>
      </w:r>
      <w:r>
        <w:t xml:space="preserve">Figure </w:t>
      </w:r>
      <w:r>
        <w:rPr>
          <w:noProof/>
        </w:rPr>
        <w:t>3</w:t>
      </w:r>
      <w:r>
        <w:fldChar w:fldCharType="end"/>
      </w:r>
      <w:r>
        <w:t>)</w:t>
      </w:r>
      <w:r w:rsidR="005F0BA3">
        <w:t xml:space="preserve"> indicates increasing homogeneity of species associations, despite </w:t>
      </w:r>
      <w:r w:rsidR="00E55D56">
        <w:t xml:space="preserve">overall species diversity. </w:t>
      </w:r>
      <w:r w:rsidR="00E63952">
        <w:t xml:space="preserve">However, increased dissimilarity between community groups </w:t>
      </w:r>
      <w:r w:rsidR="007B467D">
        <w:t xml:space="preserve">over time points to stronger environmental </w:t>
      </w:r>
      <w:r w:rsidR="007B467D">
        <w:lastRenderedPageBreak/>
        <w:t xml:space="preserve">gradients excluding species </w:t>
      </w:r>
      <w:r w:rsidR="001D708A">
        <w:t xml:space="preserve">associations with multiple community types. Together, these trends point to </w:t>
      </w:r>
      <w:r w:rsidR="00950660">
        <w:t>biotic homogenization within environmentally-driven community groups</w:t>
      </w:r>
      <w:r w:rsidR="001D708A">
        <w:t>, which in turn may lead to loss of functional redundancy or resilience.</w:t>
      </w:r>
      <w:r w:rsidR="00BA3221">
        <w:t xml:space="preserve"> </w:t>
      </w:r>
    </w:p>
    <w:p w14:paraId="716F5CFB" w14:textId="69D29DBF" w:rsidR="008B29B5" w:rsidRDefault="008B29B5" w:rsidP="008B29B5">
      <w:pPr>
        <w:pStyle w:val="Heading2"/>
        <w:numPr>
          <w:ilvl w:val="0"/>
          <w:numId w:val="0"/>
        </w:numPr>
      </w:pPr>
      <w:r>
        <w:t>Proposed mechanisms</w:t>
      </w:r>
    </w:p>
    <w:p w14:paraId="62010615" w14:textId="4D0FCA32" w:rsidR="00614023" w:rsidRDefault="008B29B5" w:rsidP="00921795">
      <w:pPr>
        <w:ind w:firstLine="360"/>
      </w:pPr>
      <w:r>
        <w:t xml:space="preserve">Despite escaping direct anthropogenic manipulations, Ladner Marsh and adjacent estuary habitats are likely affected by regional urbanization. The Fraser River delivers nutrient-rich sediment from the extent of the watershed, and through annual spring floods and monthly high tide events sediment would have been washed over </w:t>
      </w:r>
      <w:r w:rsidR="00D8328B">
        <w:t>a</w:t>
      </w:r>
      <w:r>
        <w:t xml:space="preserve"> landscape that is now dominated by impervious cover to support the infrastructure of the cities of Richmond, Ladner, Delta, and other municipalities further upstream. The construction of the George Massey Tu</w:t>
      </w:r>
      <w:r w:rsidRPr="00781A75">
        <w:t xml:space="preserve">nnel (formerly Deas Island Tunnel) in 1957 created an artificial barrier in the riverbed that has altered sediment flow, while the </w:t>
      </w:r>
      <w:del w:id="2936" w:author="Stefanie Lane" w:date="2021-12-05T20:11:00Z">
        <w:r w:rsidRPr="00781A75" w:rsidDel="00781A75">
          <w:delText xml:space="preserve">regular </w:delText>
        </w:r>
      </w:del>
      <w:r w:rsidRPr="00781A75">
        <w:t xml:space="preserve">dredging of the channel for </w:t>
      </w:r>
      <w:r w:rsidRPr="00781A75">
        <w:rPr>
          <w:rPrChange w:id="2937" w:author="Stefanie Lane" w:date="2021-12-05T20:11:00Z">
            <w:rPr>
              <w:highlight w:val="yellow"/>
            </w:rPr>
          </w:rPrChange>
        </w:rPr>
        <w:t>commercial transport removes</w:t>
      </w:r>
      <w:del w:id="2938" w:author="Stefanie Lane" w:date="2021-12-05T20:11:00Z">
        <w:r w:rsidRPr="00781A75" w:rsidDel="00C14A86">
          <w:rPr>
            <w:rPrChange w:id="2939" w:author="Stefanie Lane" w:date="2021-12-05T20:11:00Z">
              <w:rPr>
                <w:highlight w:val="yellow"/>
              </w:rPr>
            </w:rPrChange>
          </w:rPr>
          <w:delText xml:space="preserve"> </w:delText>
        </w:r>
        <w:commentRangeStart w:id="2940"/>
        <w:r w:rsidRPr="00781A75" w:rsidDel="00C14A86">
          <w:rPr>
            <w:rPrChange w:id="2941" w:author="Stefanie Lane" w:date="2021-12-05T20:11:00Z">
              <w:rPr>
                <w:highlight w:val="yellow"/>
              </w:rPr>
            </w:rPrChange>
          </w:rPr>
          <w:delText xml:space="preserve">XX </w:delText>
        </w:r>
        <w:commentRangeEnd w:id="2940"/>
        <w:r w:rsidR="007244DC" w:rsidRPr="00781A75" w:rsidDel="00C14A86">
          <w:rPr>
            <w:rStyle w:val="CommentReference"/>
          </w:rPr>
          <w:commentReference w:id="2940"/>
        </w:r>
        <w:r w:rsidRPr="00781A75" w:rsidDel="00C14A86">
          <w:rPr>
            <w:rPrChange w:id="2942" w:author="Stefanie Lane" w:date="2021-12-05T20:11:00Z">
              <w:rPr>
                <w:highlight w:val="yellow"/>
              </w:rPr>
            </w:rPrChange>
          </w:rPr>
          <w:delText>kg of</w:delText>
        </w:r>
      </w:del>
      <w:r w:rsidRPr="00781A75">
        <w:rPr>
          <w:rPrChange w:id="2943" w:author="Stefanie Lane" w:date="2021-12-05T20:11:00Z">
            <w:rPr>
              <w:highlight w:val="yellow"/>
            </w:rPr>
          </w:rPrChange>
        </w:rPr>
        <w:t xml:space="preserve"> sediment</w:t>
      </w:r>
      <w:r w:rsidRPr="00781A75">
        <w:t xml:space="preserve"> from</w:t>
      </w:r>
      <w:r>
        <w:t xml:space="preserve"> the lower reaches of the channel</w:t>
      </w:r>
      <w:del w:id="2944" w:author="Stefanie Lane" w:date="2021-12-05T20:11:00Z">
        <w:r w:rsidDel="00781A75">
          <w:delText xml:space="preserve"> every year</w:delText>
        </w:r>
      </w:del>
      <w:r>
        <w:t xml:space="preserve">. </w:t>
      </w:r>
      <w:r w:rsidR="00D8328B">
        <w:t>This long-term, systemic</w:t>
      </w:r>
      <w:r w:rsidR="006F2C3E">
        <w:t xml:space="preserve"> reduction of sediment inhibits tidal marsh platform accrual, which in turn alters the abiotic niche requirements of the plant species </w:t>
      </w:r>
      <w:r w:rsidR="00576810">
        <w:t xml:space="preserve">structuring the tidal marsh habitat. Empirical tests of these relationships would be difficult, in part due to the long-term observation required to test </w:t>
      </w:r>
      <w:r w:rsidR="00AE01C9">
        <w:t xml:space="preserve">community stability. However, pilot studies of adding dredge spoils to test sites within subsiding marshes may be </w:t>
      </w:r>
      <w:r w:rsidR="00921795">
        <w:t xml:space="preserve">an effective way to test increases in </w:t>
      </w:r>
      <w:r w:rsidR="00921795">
        <w:rPr>
          <w:rFonts w:cstheme="minorHAnsi"/>
        </w:rPr>
        <w:t>α</w:t>
      </w:r>
      <w:r w:rsidR="00921795">
        <w:t xml:space="preserve">-diversity and species associations within a relatively short timeframe of 2-5 years. </w:t>
      </w:r>
    </w:p>
    <w:p w14:paraId="4D167EE8" w14:textId="7675D825" w:rsidR="00614023" w:rsidRDefault="004366F6" w:rsidP="00614023">
      <w:pPr>
        <w:pStyle w:val="Heading2"/>
        <w:numPr>
          <w:ilvl w:val="0"/>
          <w:numId w:val="0"/>
        </w:numPr>
      </w:pPr>
      <w:del w:id="2945" w:author="Stefanie Lane" w:date="2021-12-07T09:51:00Z">
        <w:r w:rsidDel="006D4B57">
          <w:delText xml:space="preserve">Conclusions &amp; </w:delText>
        </w:r>
      </w:del>
      <w:r w:rsidR="00614023">
        <w:t>Applications</w:t>
      </w:r>
    </w:p>
    <w:p w14:paraId="1F7F6F67" w14:textId="3920EF20" w:rsidR="004366F6" w:rsidRDefault="004366F6" w:rsidP="004E31FB">
      <w:pPr>
        <w:ind w:firstLine="720"/>
      </w:pPr>
      <w:r>
        <w:t xml:space="preserve">The combination of a rising water table, longer tidal inundation periods within the marsh, and sedimentation rates that do not allow for marsh platforms to accrue elevation sufficient to offset tidal inundation </w:t>
      </w:r>
      <w:del w:id="2946" w:author="Stefanie Lane" w:date="2021-12-07T13:51:00Z">
        <w:r w:rsidDel="004556E3">
          <w:delText xml:space="preserve">is </w:delText>
        </w:r>
      </w:del>
      <w:ins w:id="2947" w:author="Stefanie Lane" w:date="2021-12-07T13:51:00Z">
        <w:r w:rsidR="004556E3">
          <w:t xml:space="preserve">may be </w:t>
        </w:r>
      </w:ins>
      <w:del w:id="2948" w:author="Stefanie Lane" w:date="2021-12-07T13:51:00Z">
        <w:r w:rsidDel="004556E3">
          <w:delText xml:space="preserve">resulting </w:delText>
        </w:r>
      </w:del>
      <w:ins w:id="2949" w:author="Stefanie Lane" w:date="2021-12-07T13:51:00Z">
        <w:r w:rsidR="004556E3">
          <w:t xml:space="preserve">driving </w:t>
        </w:r>
      </w:ins>
      <w:r>
        <w:t>in</w:t>
      </w:r>
      <w:del w:id="2950" w:author="Stefanie Lane" w:date="2021-12-07T13:51:00Z">
        <w:r w:rsidDel="004556E3">
          <w:delText xml:space="preserve"> a</w:delText>
        </w:r>
      </w:del>
      <w:r>
        <w:t xml:space="preserve"> compositional shift that is reducing graminoid-dominated habitat in favor of a forb-dominated community that tolerates waterlogged conditions. </w:t>
      </w:r>
      <w:ins w:id="2951" w:author="Stefanie Lane" w:date="2021-12-07T13:51:00Z">
        <w:r w:rsidR="004556E3">
          <w:t xml:space="preserve">As community </w:t>
        </w:r>
      </w:ins>
      <w:ins w:id="2952" w:author="Stefanie Lane" w:date="2021-12-07T13:52:00Z">
        <w:r w:rsidR="00F81E3B">
          <w:t>resistance</w:t>
        </w:r>
      </w:ins>
      <w:ins w:id="2953" w:author="Stefanie Lane" w:date="2021-12-07T13:51:00Z">
        <w:r w:rsidR="00F81E3B">
          <w:t xml:space="preserve"> to environmental chan</w:t>
        </w:r>
      </w:ins>
      <w:ins w:id="2954" w:author="Stefanie Lane" w:date="2021-12-07T13:52:00Z">
        <w:r w:rsidR="00F81E3B">
          <w:t xml:space="preserve">ge decreases, invasive species encroachment further shifts functional community types and alters </w:t>
        </w:r>
      </w:ins>
      <w:ins w:id="2955" w:author="Stefanie Lane" w:date="2021-12-07T13:53:00Z">
        <w:r w:rsidR="00A76579">
          <w:t xml:space="preserve">baseline reference conditions. </w:t>
        </w:r>
      </w:ins>
    </w:p>
    <w:p w14:paraId="1B65CCD9" w14:textId="06ED2212" w:rsidR="004366F6" w:rsidRPr="004366F6" w:rsidRDefault="008857DB" w:rsidP="004E31FB">
      <w:pPr>
        <w:ind w:firstLine="720"/>
      </w:pPr>
      <w:r>
        <w:t xml:space="preserve">Ladner Marsh and similar habitats in the South Arm Marshes WMA are protected for their ability to support juvenile salmon populations, which depend on Lyngbye’s sedge for cover and the detritus food webs </w:t>
      </w:r>
      <w:r>
        <w:fldChar w:fldCharType="begin"/>
      </w:r>
      <w:r>
        <w:instrText xml:space="preserve"> ADDIN ZOTERO_ITEM CSL_CITATION {"citationID":"OQa2p7Q4","properties":{"formattedCitation":"(Maier &amp; Simenstad, 2009)","plainCitation":"(Maier &amp; Simenstad, 2009)","noteIndex":0},"citationItems":[{"id":1624,"uris":["http://zotero.org/users/6092945/items/7H5RS8GF"],"uri":["http://zotero.org/users/6092945/items/7H5RS8GF"],"itemData":{"id":1624,"type":"article-journal","abstract":"The goal of this study was to determine the food web pathways supporting juvenile Chinook (Oncorhynchus tshawytscha) salmon in the Columbia River estuary through multiple stable isotope analysis (δ13C, δ15N, δ34S). Using this method, we distinguished the role of various organic matter sources in Chinook food webs and interpreted the dynamics of their use both spatially and temporally within the estuary. Our results indicate that subyearling Chinook are associated with fluvial, anthropogenic, estuarine, and marine organic matter sources, with hatchery food and vascular plant detritus being the most dominant sources in juvenile Chinook food webs. Although freshwater phytoplankton is involved in many food web pathways to subyearling Chinook, increased phytoplankton production from the impounded river has not replaced the loss of autochthonous marsh production to fish. Our results indicate that large-scale ecosystem alteration may have decreased the availability and quality of food webs in the estuary and potentially diminished the ability of the Columbia to support Chinook salmon.","container-title":"Estuaries and Coasts","DOI":"10.1007/s12237-009-9197-1","ISSN":"1559-2731","issue":"5","journalAbbreviation":"Estuaries and Coasts","language":"en","page":"984-998","source":"Springer Link","title":"The Role of Marsh-Derived Macrodetritus to the Food Webs of Juvenile Chinook Salmon in a Large Altered Estuary","volume":"32","author":[{"family":"Maier","given":"Greer O."},{"family":"Simenstad","given":"Charles A."}],"issued":{"date-parts":[["2009",9,1]]}}}],"schema":"https://github.com/citation-style-language/schema/raw/master/csl-citation.json"} </w:instrText>
      </w:r>
      <w:r>
        <w:fldChar w:fldCharType="separate"/>
      </w:r>
      <w:r w:rsidRPr="00B436C3">
        <w:rPr>
          <w:rFonts w:ascii="Calibri" w:hAnsi="Calibri" w:cs="Calibri"/>
        </w:rPr>
        <w:t>(Maier &amp; Simenstad, 2009)</w:t>
      </w:r>
      <w:r>
        <w:fldChar w:fldCharType="end"/>
      </w:r>
      <w:r>
        <w:t xml:space="preserve"> that support their maturation. </w:t>
      </w:r>
      <w:r w:rsidR="00B436C3">
        <w:t>If the trends observed in 2019 continue, it is likely that bogbean-dominated communities will continue to expand, and communities of Lyngbye’s sedge will become more sparsely populated. The different community contributions to food web and cover quality</w:t>
      </w:r>
      <w:ins w:id="2956" w:author="Stefanie Lane" w:date="2021-12-07T13:50:00Z">
        <w:r w:rsidR="005E5CF0">
          <w:t xml:space="preserve"> during seasonal </w:t>
        </w:r>
        <w:r w:rsidR="004556E3">
          <w:t>migration</w:t>
        </w:r>
      </w:ins>
      <w:r w:rsidR="00B436C3">
        <w:t xml:space="preserve"> should be investigated</w:t>
      </w:r>
      <w:ins w:id="2957" w:author="Stefanie Lane" w:date="2021-12-07T13:51:00Z">
        <w:r w:rsidR="004556E3">
          <w:t xml:space="preserve"> further. This will</w:t>
        </w:r>
      </w:ins>
      <w:del w:id="2958" w:author="Stefanie Lane" w:date="2021-12-07T13:51:00Z">
        <w:r w:rsidR="00B436C3" w:rsidDel="004556E3">
          <w:delText xml:space="preserve"> to</w:delText>
        </w:r>
      </w:del>
      <w:r w:rsidR="00B436C3">
        <w:t xml:space="preserve"> offer habitat managers guidance on whether management action should be taken to create Lyngbye’s sedge habitat,</w:t>
      </w:r>
      <w:r w:rsidR="002A4CB6">
        <w:t xml:space="preserve"> mitigate landform subsidence,</w:t>
      </w:r>
      <w:r w:rsidR="00B436C3">
        <w:t xml:space="preserve"> or if different community types such as those dominated by bogbean would be sufficient to successfully support juvenile salmon populations. </w:t>
      </w:r>
    </w:p>
    <w:p w14:paraId="3C38B3B2" w14:textId="0D1ABF03" w:rsidR="00453678" w:rsidRPr="00973EFC" w:rsidRDefault="00614023" w:rsidP="00973EFC">
      <w:pPr>
        <w:ind w:firstLine="360"/>
      </w:pPr>
      <w:r>
        <w:t xml:space="preserve">Management initiatives such as Canada’s Coastal Restoration Fund or British Columbia’s Salmon Restoration and Innovation Fund or Sea Level Rise Adaptation programs target successes on 50-100 year horizons, so understanding what leads to </w:t>
      </w:r>
      <w:r w:rsidR="002A4CB6">
        <w:t>stable</w:t>
      </w:r>
      <w:r>
        <w:t xml:space="preserve"> communities within this timescale is of great importance to agency managers wanting to maintain or create shoreline communities for immediate habitat conservation or floodwater protection initiatives.</w:t>
      </w:r>
      <w:r w:rsidR="00600123">
        <w:t xml:space="preserve"> Additionally, land managers operating under these programs should be aware that reference locations such as Ladner Marsh may be in the process of changing to a condition that does not o</w:t>
      </w:r>
      <w:r w:rsidR="0023399B">
        <w:t xml:space="preserve">ptimally support program benchmarks for success. </w:t>
      </w:r>
      <w:r w:rsidR="0023399B">
        <w:lastRenderedPageBreak/>
        <w:t>Understanding how far the threshold of ‘reference’ has shifted is of great importance for setting restoration objectives fo</w:t>
      </w:r>
      <w:r w:rsidR="00D73AD9">
        <w:t xml:space="preserve">r targets to maintain consistent success over program timelines. </w:t>
      </w:r>
    </w:p>
    <w:p w14:paraId="12B99FD6" w14:textId="77777777" w:rsidR="00973EFC" w:rsidRDefault="00973EFC">
      <w:pPr>
        <w:rPr>
          <w:rFonts w:asciiTheme="majorHAnsi" w:eastAsiaTheme="majorEastAsia" w:hAnsiTheme="majorHAnsi" w:cstheme="majorBidi"/>
          <w:color w:val="2F5496" w:themeColor="accent1" w:themeShade="BF"/>
          <w:sz w:val="32"/>
          <w:szCs w:val="32"/>
        </w:rPr>
      </w:pPr>
      <w:r>
        <w:br w:type="page"/>
      </w:r>
    </w:p>
    <w:p w14:paraId="546915AD" w14:textId="4597EA02" w:rsidR="00C430ED" w:rsidDel="006848EB" w:rsidRDefault="006D4B57">
      <w:pPr>
        <w:pStyle w:val="Heading1"/>
        <w:numPr>
          <w:ilvl w:val="0"/>
          <w:numId w:val="0"/>
        </w:numPr>
        <w:rPr>
          <w:del w:id="2959" w:author="Stefanie Lane" w:date="2021-11-08T17:25:00Z"/>
        </w:rPr>
        <w:pPrChange w:id="2960" w:author="Stefanie Lane" w:date="2021-12-07T09:51:00Z">
          <w:pPr/>
        </w:pPrChange>
      </w:pPr>
      <w:ins w:id="2961" w:author="Stefanie Lane" w:date="2021-12-07T09:51:00Z">
        <w:r>
          <w:lastRenderedPageBreak/>
          <w:t>Acknowledgements</w:t>
        </w:r>
      </w:ins>
      <w:del w:id="2962" w:author="Stefanie Lane" w:date="2021-11-08T17:27:00Z">
        <w:r w:rsidR="00C430ED" w:rsidDel="006848EB">
          <w:delText>Acknowledgements</w:delText>
        </w:r>
      </w:del>
    </w:p>
    <w:p w14:paraId="7FDFBD88" w14:textId="77777777" w:rsidR="006D4B57" w:rsidRDefault="006D4B57">
      <w:pPr>
        <w:pStyle w:val="Heading1"/>
        <w:numPr>
          <w:ilvl w:val="0"/>
          <w:numId w:val="0"/>
        </w:numPr>
        <w:rPr>
          <w:ins w:id="2963" w:author="Stefanie Lane" w:date="2021-12-07T09:50:00Z"/>
        </w:rPr>
        <w:pPrChange w:id="2964" w:author="Stefanie Lane" w:date="2021-12-07T09:51:00Z">
          <w:pPr/>
        </w:pPrChange>
      </w:pPr>
    </w:p>
    <w:p w14:paraId="56B621E1" w14:textId="76A054BD" w:rsidR="002106AD" w:rsidRPr="007D721E" w:rsidDel="002039BD" w:rsidRDefault="00C70DF8">
      <w:pPr>
        <w:rPr>
          <w:del w:id="2965" w:author="Stefanie Lane" w:date="2021-11-08T17:25:00Z"/>
          <w:rFonts w:cstheme="minorHAnsi"/>
        </w:rPr>
      </w:pPr>
      <w:ins w:id="2966" w:author="Stefanie Lane" w:date="2021-11-08T17:22:00Z">
        <w:r>
          <w:t xml:space="preserve">The author would like to thank </w:t>
        </w:r>
        <w:r w:rsidR="00320A27">
          <w:t>G. Bradfield,</w:t>
        </w:r>
      </w:ins>
      <w:ins w:id="2967" w:author="Stefanie Lane" w:date="2021-11-08T17:23:00Z">
        <w:r w:rsidR="00320A27">
          <w:t xml:space="preserve"> G. Porter,</w:t>
        </w:r>
      </w:ins>
      <w:ins w:id="2968" w:author="Stefanie Lane" w:date="2021-11-08T17:22:00Z">
        <w:r w:rsidR="00320A27">
          <w:t xml:space="preserve"> M. Denoth, and </w:t>
        </w:r>
      </w:ins>
      <w:ins w:id="2969" w:author="Stefanie Lane" w:date="2021-11-08T17:23:00Z">
        <w:r w:rsidR="00320A27">
          <w:t>J. Myers for sharing existing datasets</w:t>
        </w:r>
      </w:ins>
      <w:ins w:id="2970" w:author="Stefanie Lane" w:date="2021-11-08T17:24:00Z">
        <w:r w:rsidR="00853903">
          <w:t>;</w:t>
        </w:r>
      </w:ins>
      <w:ins w:id="2971" w:author="Stefanie Lane" w:date="2021-11-08T17:23:00Z">
        <w:r w:rsidR="00320A27">
          <w:t xml:space="preserve"> Z. Davis </w:t>
        </w:r>
      </w:ins>
      <w:ins w:id="2972" w:author="Stefanie Lane" w:date="2021-11-08T17:24:00Z">
        <w:r w:rsidR="00853903">
          <w:t>for providing R programming</w:t>
        </w:r>
      </w:ins>
      <w:ins w:id="2973" w:author="Stefanie Lane" w:date="2021-11-08T17:23:00Z">
        <w:r w:rsidR="00320A27">
          <w:t xml:space="preserve"> advice</w:t>
        </w:r>
      </w:ins>
      <w:ins w:id="2974" w:author="Stefanie Lane" w:date="2021-11-08T17:24:00Z">
        <w:r w:rsidR="00853903">
          <w:t xml:space="preserve">; P. Roper for field assistance; B. </w:t>
        </w:r>
        <w:proofErr w:type="spellStart"/>
        <w:r w:rsidR="00853903">
          <w:t>Staines</w:t>
        </w:r>
        <w:proofErr w:type="spellEnd"/>
        <w:r w:rsidR="00853903">
          <w:t xml:space="preserve"> </w:t>
        </w:r>
      </w:ins>
      <w:ins w:id="2975" w:author="Stefanie Lane" w:date="2021-11-08T17:25:00Z">
        <w:r w:rsidR="00853903" w:rsidRPr="00853903">
          <w:t xml:space="preserve">(Ladner </w:t>
        </w:r>
        <w:proofErr w:type="spellStart"/>
        <w:r w:rsidR="00853903" w:rsidRPr="00853903">
          <w:t>Harbour</w:t>
        </w:r>
        <w:proofErr w:type="spellEnd"/>
        <w:r w:rsidR="00853903" w:rsidRPr="00853903">
          <w:t xml:space="preserve"> Authority) for providing watercraft </w:t>
        </w:r>
        <w:r w:rsidR="002039BD">
          <w:t>use</w:t>
        </w:r>
        <w:r w:rsidR="00853903" w:rsidRPr="00853903">
          <w:t>.</w:t>
        </w:r>
        <w:r w:rsidR="002039BD">
          <w:t xml:space="preserve"> </w:t>
        </w:r>
      </w:ins>
      <w:ins w:id="2976" w:author="Stefanie Lane" w:date="2021-11-08T17:22:00Z">
        <w:r w:rsidRPr="00C70DF8">
          <w:rPr>
            <w:rFonts w:cstheme="minorHAnsi"/>
            <w:rPrChange w:id="2977" w:author="Stefanie Lane" w:date="2021-11-08T17:22:00Z">
              <w:rPr>
                <w:rFonts w:cstheme="minorHAnsi"/>
                <w:sz w:val="24"/>
                <w:szCs w:val="24"/>
              </w:rPr>
            </w:rPrChange>
          </w:rPr>
          <w:t xml:space="preserve">Support was provided by </w:t>
        </w:r>
        <w:r w:rsidRPr="00C70DF8">
          <w:rPr>
            <w:rFonts w:cstheme="minorHAnsi"/>
            <w:iCs/>
            <w:rPrChange w:id="2978" w:author="Stefanie Lane" w:date="2021-11-08T17:22:00Z">
              <w:rPr>
                <w:rFonts w:cstheme="minorHAnsi"/>
                <w:iCs/>
                <w:sz w:val="24"/>
                <w:szCs w:val="24"/>
              </w:rPr>
            </w:rPrChange>
          </w:rPr>
          <w:t>Natural Sciences and Engineering Research Council</w:t>
        </w:r>
        <w:r w:rsidRPr="00C70DF8">
          <w:rPr>
            <w:rFonts w:cstheme="minorHAnsi"/>
            <w:rPrChange w:id="2979" w:author="Stefanie Lane" w:date="2021-11-08T17:22:00Z">
              <w:rPr>
                <w:rFonts w:cstheme="minorHAnsi"/>
                <w:sz w:val="24"/>
                <w:szCs w:val="24"/>
              </w:rPr>
            </w:rPrChange>
          </w:rPr>
          <w:t xml:space="preserve"> of Canada Discovery Grant RGPIN-2018-03838</w:t>
        </w:r>
      </w:ins>
      <w:ins w:id="2980" w:author="Stefanie Lane" w:date="2021-12-05T20:10:00Z">
        <w:r w:rsidR="006432EE">
          <w:rPr>
            <w:rFonts w:cstheme="minorHAnsi"/>
          </w:rPr>
          <w:t xml:space="preserve"> under J. Richardson</w:t>
        </w:r>
      </w:ins>
      <w:ins w:id="2981" w:author="Stefanie Lane" w:date="2021-11-08T17:22:00Z">
        <w:r w:rsidRPr="00C70DF8">
          <w:rPr>
            <w:rFonts w:cstheme="minorHAnsi"/>
            <w:rPrChange w:id="2982" w:author="Stefanie Lane" w:date="2021-11-08T17:22:00Z">
              <w:rPr>
                <w:rFonts w:cstheme="minorHAnsi"/>
                <w:sz w:val="24"/>
                <w:szCs w:val="24"/>
              </w:rPr>
            </w:rPrChange>
          </w:rPr>
          <w:t xml:space="preserve">, and research access was granted by The Ministry of Forests, Lands, Natural Resource Operations and Rural Development. Comments from ____ anonymous reviewers greatly improved this manuscript. </w:t>
        </w:r>
      </w:ins>
      <w:del w:id="2983" w:author="Stefanie Lane" w:date="2021-11-08T17:25:00Z">
        <w:r w:rsidR="008E6413" w:rsidDel="002039BD">
          <w:delText xml:space="preserve">This study was supported by the </w:delText>
        </w:r>
        <w:r w:rsidR="00CB5D02" w:rsidDel="002039BD">
          <w:delText xml:space="preserve">Natural Science and Engineering Research Council (Canada) and the University of British Columbia. I would like to thank </w:delText>
        </w:r>
        <w:r w:rsidR="00266DA2" w:rsidDel="002039BD">
          <w:delText>Gary Bradfield</w:delText>
        </w:r>
        <w:r w:rsidR="00CB5D02" w:rsidDel="002039BD">
          <w:delText xml:space="preserve"> for sharing his dataset and </w:delText>
        </w:r>
        <w:r w:rsidR="0096475E" w:rsidDel="002039BD">
          <w:delText>analysis</w:delText>
        </w:r>
        <w:r w:rsidR="00CB5D02" w:rsidDel="002039BD">
          <w:delText xml:space="preserve"> advice</w:delText>
        </w:r>
        <w:r w:rsidR="00266DA2" w:rsidDel="002039BD">
          <w:delText xml:space="preserve">, Madlen Denoth </w:delText>
        </w:r>
        <w:r w:rsidR="00CB5D02" w:rsidDel="002039BD">
          <w:delText xml:space="preserve">and </w:delText>
        </w:r>
        <w:r w:rsidR="00266DA2" w:rsidDel="002039BD">
          <w:delText>Judy Myers</w:delText>
        </w:r>
        <w:r w:rsidR="00CB5D02" w:rsidDel="002039BD">
          <w:delText xml:space="preserve"> for sharing </w:delText>
        </w:r>
        <w:r w:rsidR="00312B5D" w:rsidDel="002039BD">
          <w:delText>the data from their 2007 publication</w:delText>
        </w:r>
        <w:r w:rsidR="00266DA2" w:rsidDel="002039BD">
          <w:delText>, Zoe Davis</w:delText>
        </w:r>
        <w:r w:rsidR="00312B5D" w:rsidDel="002039BD">
          <w:delText xml:space="preserve"> for support</w:delText>
        </w:r>
        <w:r w:rsidR="006D12BC" w:rsidDel="002039BD">
          <w:delText xml:space="preserve"> with R programming</w:delText>
        </w:r>
        <w:r w:rsidR="00266DA2" w:rsidDel="002039BD">
          <w:delText>, Paige Roper</w:delText>
        </w:r>
        <w:r w:rsidR="00312B5D" w:rsidDel="002039BD">
          <w:delText xml:space="preserve"> and</w:delText>
        </w:r>
        <w:r w:rsidR="00266DA2" w:rsidDel="002039BD">
          <w:delText xml:space="preserve"> Brian Staines</w:delText>
        </w:r>
        <w:r w:rsidR="00312B5D" w:rsidDel="002039BD">
          <w:delText xml:space="preserve"> for field support</w:delText>
        </w:r>
        <w:r w:rsidR="00FC5510" w:rsidDel="002039BD">
          <w:delText>,</w:delText>
        </w:r>
        <w:r w:rsidR="00312B5D" w:rsidDel="002039BD">
          <w:delText xml:space="preserve"> and</w:delText>
        </w:r>
        <w:r w:rsidR="00FC5510" w:rsidDel="002039BD">
          <w:delText xml:space="preserve"> Jo</w:delText>
        </w:r>
        <w:r w:rsidR="002117A0" w:rsidDel="002039BD">
          <w:delText>hn Richardson</w:delText>
        </w:r>
        <w:r w:rsidR="00312B5D" w:rsidDel="002039BD">
          <w:delText xml:space="preserve"> for study design and analysis advice. </w:delText>
        </w:r>
      </w:del>
    </w:p>
    <w:p w14:paraId="75EA9A86" w14:textId="7135BA5C" w:rsidR="002106AD" w:rsidDel="00C70DF8" w:rsidRDefault="002106AD">
      <w:pPr>
        <w:rPr>
          <w:del w:id="2984" w:author="Stefanie Lane" w:date="2021-11-08T17:22:00Z"/>
        </w:rPr>
        <w:pPrChange w:id="2985" w:author="Stefanie Lane" w:date="2021-11-08T17:22:00Z">
          <w:pPr>
            <w:pStyle w:val="Heading1"/>
            <w:numPr>
              <w:numId w:val="0"/>
            </w:numPr>
            <w:ind w:left="0" w:firstLine="0"/>
          </w:pPr>
        </w:pPrChange>
      </w:pPr>
      <w:del w:id="2986" w:author="Stefanie Lane" w:date="2021-11-08T17:22:00Z">
        <w:r w:rsidDel="00C70DF8">
          <w:delText>Funding information</w:delText>
        </w:r>
      </w:del>
    </w:p>
    <w:p w14:paraId="3A660D76" w14:textId="0FDEA740" w:rsidR="002106AD" w:rsidRPr="002106AD" w:rsidDel="00C70DF8" w:rsidRDefault="002106AD">
      <w:pPr>
        <w:rPr>
          <w:del w:id="2987" w:author="Stefanie Lane" w:date="2021-11-08T17:22:00Z"/>
        </w:rPr>
      </w:pPr>
      <w:del w:id="2988" w:author="Stefanie Lane" w:date="2021-11-08T17:22:00Z">
        <w:r w:rsidDel="00C70DF8">
          <w:delText>Natural Science and Engineering Research Council of Canada</w:delText>
        </w:r>
      </w:del>
    </w:p>
    <w:p w14:paraId="13EE7FD6" w14:textId="4DD3E0EF" w:rsidR="003C398B" w:rsidRDefault="003C398B">
      <w:pPr>
        <w:pPrChange w:id="2989" w:author="Stefanie Lane" w:date="2021-11-08T17:22:00Z">
          <w:pPr>
            <w:pStyle w:val="Heading1"/>
          </w:pPr>
        </w:pPrChange>
      </w:pPr>
      <w:del w:id="2990" w:author="Stefanie Lane" w:date="2021-11-08T17:25:00Z">
        <w:r w:rsidDel="002039BD">
          <w:br w:type="page"/>
        </w:r>
      </w:del>
    </w:p>
    <w:p w14:paraId="5872F463" w14:textId="77777777" w:rsidR="002039BD" w:rsidRDefault="002039BD">
      <w:pPr>
        <w:rPr>
          <w:ins w:id="2991" w:author="Stefanie Lane" w:date="2021-11-08T17:25:00Z"/>
          <w:rFonts w:asciiTheme="majorHAnsi" w:eastAsiaTheme="majorEastAsia" w:hAnsiTheme="majorHAnsi" w:cstheme="majorBidi"/>
          <w:color w:val="2F5496" w:themeColor="accent1" w:themeShade="BF"/>
          <w:sz w:val="32"/>
          <w:szCs w:val="32"/>
        </w:rPr>
      </w:pPr>
      <w:ins w:id="2992" w:author="Stefanie Lane" w:date="2021-11-08T17:25:00Z">
        <w:r>
          <w:lastRenderedPageBreak/>
          <w:br w:type="page"/>
        </w:r>
      </w:ins>
    </w:p>
    <w:p w14:paraId="6FBE2BE3" w14:textId="7EB09C8E" w:rsidR="0001635B" w:rsidRDefault="0001635B" w:rsidP="003C398B">
      <w:pPr>
        <w:pStyle w:val="Heading1"/>
        <w:numPr>
          <w:ilvl w:val="0"/>
          <w:numId w:val="0"/>
        </w:numPr>
      </w:pPr>
      <w:r>
        <w:lastRenderedPageBreak/>
        <w:t>Literature Cited</w:t>
      </w:r>
    </w:p>
    <w:p w14:paraId="071BA025" w14:textId="77777777" w:rsidR="00313CBB" w:rsidRPr="00313CBB" w:rsidRDefault="00171FE1" w:rsidP="00313CBB">
      <w:pPr>
        <w:pStyle w:val="Bibliography"/>
        <w:rPr>
          <w:rFonts w:ascii="Calibri" w:hAnsi="Calibri" w:cs="Calibri"/>
        </w:rPr>
      </w:pPr>
      <w:r>
        <w:fldChar w:fldCharType="begin"/>
      </w:r>
      <w:r>
        <w:instrText xml:space="preserve"> ADDIN ZOTERO_BIBL {"uncited":[],"omitted":[],"custom":[]} CSL_BIBLIOGRAPHY </w:instrText>
      </w:r>
      <w:r>
        <w:fldChar w:fldCharType="separate"/>
      </w:r>
      <w:r w:rsidR="00313CBB" w:rsidRPr="00313CBB">
        <w:rPr>
          <w:rFonts w:ascii="Calibri" w:hAnsi="Calibri" w:cs="Calibri"/>
        </w:rPr>
        <w:t xml:space="preserve">Anderson, M. J., &amp; Walsh, D. C. I. (2013). PERMANOVA, ANOSIM, and the Mantel test in the face of heterogeneous dispersions: What null hypothesis are you testing? </w:t>
      </w:r>
      <w:r w:rsidR="00313CBB" w:rsidRPr="00313CBB">
        <w:rPr>
          <w:rFonts w:ascii="Calibri" w:hAnsi="Calibri" w:cs="Calibri"/>
          <w:i/>
          <w:iCs/>
        </w:rPr>
        <w:t>Ecological Monographs</w:t>
      </w:r>
      <w:r w:rsidR="00313CBB" w:rsidRPr="00313CBB">
        <w:rPr>
          <w:rFonts w:ascii="Calibri" w:hAnsi="Calibri" w:cs="Calibri"/>
        </w:rPr>
        <w:t xml:space="preserve">, </w:t>
      </w:r>
      <w:r w:rsidR="00313CBB" w:rsidRPr="00313CBB">
        <w:rPr>
          <w:rFonts w:ascii="Calibri" w:hAnsi="Calibri" w:cs="Calibri"/>
          <w:i/>
          <w:iCs/>
        </w:rPr>
        <w:t>83</w:t>
      </w:r>
      <w:r w:rsidR="00313CBB" w:rsidRPr="00313CBB">
        <w:rPr>
          <w:rFonts w:ascii="Calibri" w:hAnsi="Calibri" w:cs="Calibri"/>
        </w:rPr>
        <w:t>(4), 557–574. https://doi.org/10.1890/12-2010.1</w:t>
      </w:r>
    </w:p>
    <w:p w14:paraId="49DB5879" w14:textId="77777777" w:rsidR="00313CBB" w:rsidRPr="00313CBB" w:rsidRDefault="00313CBB" w:rsidP="00313CBB">
      <w:pPr>
        <w:pStyle w:val="Bibliography"/>
        <w:rPr>
          <w:rFonts w:ascii="Calibri" w:hAnsi="Calibri" w:cs="Calibri"/>
        </w:rPr>
      </w:pPr>
      <w:r w:rsidRPr="00313CBB">
        <w:rPr>
          <w:rFonts w:ascii="Calibri" w:hAnsi="Calibri" w:cs="Calibri"/>
        </w:rPr>
        <w:t xml:space="preserve">Bradfield, G. E., &amp; Porter, G. L. (1982). Vegetation structure and diversity components of a Fraser estuary tidal marsh. </w:t>
      </w:r>
      <w:r w:rsidRPr="00313CBB">
        <w:rPr>
          <w:rFonts w:ascii="Calibri" w:hAnsi="Calibri" w:cs="Calibri"/>
          <w:i/>
          <w:iCs/>
        </w:rPr>
        <w:t>Canadian Journal of Botany</w:t>
      </w:r>
      <w:r w:rsidRPr="00313CBB">
        <w:rPr>
          <w:rFonts w:ascii="Calibri" w:hAnsi="Calibri" w:cs="Calibri"/>
        </w:rPr>
        <w:t xml:space="preserve">, </w:t>
      </w:r>
      <w:r w:rsidRPr="00313CBB">
        <w:rPr>
          <w:rFonts w:ascii="Calibri" w:hAnsi="Calibri" w:cs="Calibri"/>
          <w:i/>
          <w:iCs/>
        </w:rPr>
        <w:t>60</w:t>
      </w:r>
      <w:r w:rsidRPr="00313CBB">
        <w:rPr>
          <w:rFonts w:ascii="Calibri" w:hAnsi="Calibri" w:cs="Calibri"/>
        </w:rPr>
        <w:t>(4), 440–451. https://doi.org/10.1139/b82-060</w:t>
      </w:r>
    </w:p>
    <w:p w14:paraId="7EDDFA29" w14:textId="77777777" w:rsidR="00313CBB" w:rsidRPr="00313CBB" w:rsidRDefault="00313CBB" w:rsidP="00313CBB">
      <w:pPr>
        <w:pStyle w:val="Bibliography"/>
        <w:rPr>
          <w:rFonts w:ascii="Calibri" w:hAnsi="Calibri" w:cs="Calibri"/>
        </w:rPr>
      </w:pPr>
      <w:r w:rsidRPr="00313CBB">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313CBB">
        <w:rPr>
          <w:rFonts w:ascii="Calibri" w:hAnsi="Calibri" w:cs="Calibri"/>
          <w:i/>
          <w:iCs/>
        </w:rPr>
        <w:t>Marine Ecology Progress Series</w:t>
      </w:r>
      <w:r w:rsidRPr="00313CBB">
        <w:rPr>
          <w:rFonts w:ascii="Calibri" w:hAnsi="Calibri" w:cs="Calibri"/>
        </w:rPr>
        <w:t xml:space="preserve">, </w:t>
      </w:r>
      <w:r w:rsidRPr="00313CBB">
        <w:rPr>
          <w:rFonts w:ascii="Calibri" w:hAnsi="Calibri" w:cs="Calibri"/>
          <w:i/>
          <w:iCs/>
        </w:rPr>
        <w:t>625</w:t>
      </w:r>
      <w:r w:rsidRPr="00313CBB">
        <w:rPr>
          <w:rFonts w:ascii="Calibri" w:hAnsi="Calibri" w:cs="Calibri"/>
        </w:rPr>
        <w:t>, 145–162. https://doi.org/10.3354/meps13064</w:t>
      </w:r>
    </w:p>
    <w:p w14:paraId="24D2FFCA" w14:textId="77777777" w:rsidR="00313CBB" w:rsidRPr="00313CBB" w:rsidRDefault="00313CBB" w:rsidP="00313CBB">
      <w:pPr>
        <w:pStyle w:val="Bibliography"/>
        <w:rPr>
          <w:rFonts w:ascii="Calibri" w:hAnsi="Calibri" w:cs="Calibri"/>
        </w:rPr>
      </w:pPr>
      <w:r w:rsidRPr="00313CBB">
        <w:rPr>
          <w:rFonts w:ascii="Calibri" w:hAnsi="Calibri" w:cs="Calibri"/>
        </w:rPr>
        <w:t xml:space="preserve">Corenblit, D., Baas, A., Balke, T., Bouma, T., Fromard, F., Garófano‐Gómez, V., González, E., Gurnell, A. M., Hortobágyi, B., Julien, F., Kim, D., Lambs, L., Stallins, J. A., Steiger, J., Tabacchi, E., &amp; Walcker, R. (2015). Engineer pioneer plants respond to and affect geomorphic constraints similarly along water–terrestrial interfaces world-wide. </w:t>
      </w:r>
      <w:r w:rsidRPr="00313CBB">
        <w:rPr>
          <w:rFonts w:ascii="Calibri" w:hAnsi="Calibri" w:cs="Calibri"/>
          <w:i/>
          <w:iCs/>
        </w:rPr>
        <w:t>Global Ecology and Biogeography</w:t>
      </w:r>
      <w:r w:rsidRPr="00313CBB">
        <w:rPr>
          <w:rFonts w:ascii="Calibri" w:hAnsi="Calibri" w:cs="Calibri"/>
        </w:rPr>
        <w:t xml:space="preserve">, </w:t>
      </w:r>
      <w:r w:rsidRPr="00313CBB">
        <w:rPr>
          <w:rFonts w:ascii="Calibri" w:hAnsi="Calibri" w:cs="Calibri"/>
          <w:i/>
          <w:iCs/>
        </w:rPr>
        <w:t>24</w:t>
      </w:r>
      <w:r w:rsidRPr="00313CBB">
        <w:rPr>
          <w:rFonts w:ascii="Calibri" w:hAnsi="Calibri" w:cs="Calibri"/>
        </w:rPr>
        <w:t>(12), 1363–1376. https://doi.org/10.1111/geb.12373</w:t>
      </w:r>
    </w:p>
    <w:p w14:paraId="4DABBCD4" w14:textId="77777777" w:rsidR="00313CBB" w:rsidRPr="00313CBB" w:rsidRDefault="00313CBB" w:rsidP="00313CBB">
      <w:pPr>
        <w:pStyle w:val="Bibliography"/>
        <w:rPr>
          <w:rFonts w:ascii="Calibri" w:hAnsi="Calibri" w:cs="Calibri"/>
        </w:rPr>
      </w:pPr>
      <w:r w:rsidRPr="00313CBB">
        <w:rPr>
          <w:rFonts w:ascii="Calibri" w:hAnsi="Calibri" w:cs="Calibri"/>
        </w:rPr>
        <w:t xml:space="preserve">Denoth, M., &amp; Myers, J. H. (2007). Competition between Lythrum salicaria and a rare species: Combining evidence from experiments and long-term monitoring. </w:t>
      </w:r>
      <w:r w:rsidRPr="00313CBB">
        <w:rPr>
          <w:rFonts w:ascii="Calibri" w:hAnsi="Calibri" w:cs="Calibri"/>
          <w:i/>
          <w:iCs/>
        </w:rPr>
        <w:t>Plant Ecology</w:t>
      </w:r>
      <w:r w:rsidRPr="00313CBB">
        <w:rPr>
          <w:rFonts w:ascii="Calibri" w:hAnsi="Calibri" w:cs="Calibri"/>
        </w:rPr>
        <w:t xml:space="preserve">, </w:t>
      </w:r>
      <w:r w:rsidRPr="00313CBB">
        <w:rPr>
          <w:rFonts w:ascii="Calibri" w:hAnsi="Calibri" w:cs="Calibri"/>
          <w:i/>
          <w:iCs/>
        </w:rPr>
        <w:t>191</w:t>
      </w:r>
      <w:r w:rsidRPr="00313CBB">
        <w:rPr>
          <w:rFonts w:ascii="Calibri" w:hAnsi="Calibri" w:cs="Calibri"/>
        </w:rPr>
        <w:t>(2), 153–161. https://doi.org/10.1007/s11258-006-9232-2</w:t>
      </w:r>
    </w:p>
    <w:p w14:paraId="5077DFB1" w14:textId="77777777" w:rsidR="00313CBB" w:rsidRPr="00313CBB" w:rsidRDefault="00313CBB" w:rsidP="00313CBB">
      <w:pPr>
        <w:pStyle w:val="Bibliography"/>
        <w:rPr>
          <w:rFonts w:ascii="Calibri" w:hAnsi="Calibri" w:cs="Calibri"/>
        </w:rPr>
      </w:pPr>
      <w:r w:rsidRPr="00313CBB">
        <w:rPr>
          <w:rFonts w:ascii="Calibri" w:hAnsi="Calibri" w:cs="Calibri"/>
        </w:rPr>
        <w:t xml:space="preserve">HItchcock, C. L., &amp; Cronquist, A. (1973). </w:t>
      </w:r>
      <w:r w:rsidRPr="00313CBB">
        <w:rPr>
          <w:rFonts w:ascii="Calibri" w:hAnsi="Calibri" w:cs="Calibri"/>
          <w:i/>
          <w:iCs/>
        </w:rPr>
        <w:t>Flora of the Pacific Northwest, an illustrated manual</w:t>
      </w:r>
      <w:r w:rsidRPr="00313CBB">
        <w:rPr>
          <w:rFonts w:ascii="Calibri" w:hAnsi="Calibri" w:cs="Calibri"/>
        </w:rPr>
        <w:t>. University of Washington Press.</w:t>
      </w:r>
    </w:p>
    <w:p w14:paraId="21CD5881" w14:textId="77777777" w:rsidR="00313CBB" w:rsidRPr="00313CBB" w:rsidRDefault="00313CBB" w:rsidP="00313CBB">
      <w:pPr>
        <w:pStyle w:val="Bibliography"/>
        <w:rPr>
          <w:rFonts w:ascii="Calibri" w:hAnsi="Calibri" w:cs="Calibri"/>
        </w:rPr>
      </w:pPr>
      <w:r w:rsidRPr="00313CBB">
        <w:rPr>
          <w:rFonts w:ascii="Calibri" w:hAnsi="Calibri" w:cs="Calibri"/>
        </w:rPr>
        <w:t xml:space="preserve">Hopfensperger, K. N., Engelhardt, K. a. M., &amp; Lookingbill, T. R. (2009). Vegetation and seed bank dynamics in a tidal freshwater marsh. </w:t>
      </w:r>
      <w:r w:rsidRPr="00313CBB">
        <w:rPr>
          <w:rFonts w:ascii="Calibri" w:hAnsi="Calibri" w:cs="Calibri"/>
          <w:i/>
          <w:iCs/>
        </w:rPr>
        <w:t>Journal of Vegetation Science</w:t>
      </w:r>
      <w:r w:rsidRPr="00313CBB">
        <w:rPr>
          <w:rFonts w:ascii="Calibri" w:hAnsi="Calibri" w:cs="Calibri"/>
        </w:rPr>
        <w:t xml:space="preserve">, </w:t>
      </w:r>
      <w:r w:rsidRPr="00313CBB">
        <w:rPr>
          <w:rFonts w:ascii="Calibri" w:hAnsi="Calibri" w:cs="Calibri"/>
          <w:i/>
          <w:iCs/>
        </w:rPr>
        <w:t>20</w:t>
      </w:r>
      <w:r w:rsidRPr="00313CBB">
        <w:rPr>
          <w:rFonts w:ascii="Calibri" w:hAnsi="Calibri" w:cs="Calibri"/>
        </w:rPr>
        <w:t>(4), 767–778. https://doi.org/10.1111/j.1654-1103.2009.01083.x</w:t>
      </w:r>
    </w:p>
    <w:p w14:paraId="5DC9001D" w14:textId="77777777" w:rsidR="00313CBB" w:rsidRPr="00313CBB" w:rsidRDefault="00313CBB" w:rsidP="00313CBB">
      <w:pPr>
        <w:pStyle w:val="Bibliography"/>
        <w:rPr>
          <w:rFonts w:ascii="Calibri" w:hAnsi="Calibri" w:cs="Calibri"/>
        </w:rPr>
      </w:pPr>
      <w:r w:rsidRPr="00313CBB">
        <w:rPr>
          <w:rFonts w:ascii="Calibri" w:hAnsi="Calibri" w:cs="Calibri"/>
        </w:rPr>
        <w:lastRenderedPageBreak/>
        <w:t xml:space="preserve">Kopecký, M., &amp; Macek, M. (2015). Vegetation resurvey is robust to plot location uncertainty. </w:t>
      </w:r>
      <w:r w:rsidRPr="00313CBB">
        <w:rPr>
          <w:rFonts w:ascii="Calibri" w:hAnsi="Calibri" w:cs="Calibri"/>
          <w:i/>
          <w:iCs/>
        </w:rPr>
        <w:t>Diversity and Distributions</w:t>
      </w:r>
      <w:r w:rsidRPr="00313CBB">
        <w:rPr>
          <w:rFonts w:ascii="Calibri" w:hAnsi="Calibri" w:cs="Calibri"/>
        </w:rPr>
        <w:t xml:space="preserve">, </w:t>
      </w:r>
      <w:r w:rsidRPr="00313CBB">
        <w:rPr>
          <w:rFonts w:ascii="Calibri" w:hAnsi="Calibri" w:cs="Calibri"/>
          <w:i/>
          <w:iCs/>
        </w:rPr>
        <w:t>21</w:t>
      </w:r>
      <w:r w:rsidRPr="00313CBB">
        <w:rPr>
          <w:rFonts w:ascii="Calibri" w:hAnsi="Calibri" w:cs="Calibri"/>
        </w:rPr>
        <w:t>(3), 322–330. https://doi.org/10.1111/ddi.12299</w:t>
      </w:r>
    </w:p>
    <w:p w14:paraId="03163BAB" w14:textId="77777777" w:rsidR="00313CBB" w:rsidRPr="00313CBB" w:rsidRDefault="00313CBB" w:rsidP="00313CBB">
      <w:pPr>
        <w:pStyle w:val="Bibliography"/>
        <w:rPr>
          <w:rFonts w:ascii="Calibri" w:hAnsi="Calibri" w:cs="Calibri"/>
        </w:rPr>
      </w:pPr>
      <w:r w:rsidRPr="00313CBB">
        <w:rPr>
          <w:rFonts w:ascii="Calibri" w:hAnsi="Calibri" w:cs="Calibri"/>
        </w:rPr>
        <w:t xml:space="preserve">Maier, G. O., &amp; Simenstad, C. A. (2009). The Role of Marsh-Derived Macrodetritus to the Food Webs of Juvenile Chinook Salmon in a Large Altered Estuary. </w:t>
      </w:r>
      <w:r w:rsidRPr="00313CBB">
        <w:rPr>
          <w:rFonts w:ascii="Calibri" w:hAnsi="Calibri" w:cs="Calibri"/>
          <w:i/>
          <w:iCs/>
        </w:rPr>
        <w:t>Estuaries and Coasts</w:t>
      </w:r>
      <w:r w:rsidRPr="00313CBB">
        <w:rPr>
          <w:rFonts w:ascii="Calibri" w:hAnsi="Calibri" w:cs="Calibri"/>
        </w:rPr>
        <w:t xml:space="preserve">, </w:t>
      </w:r>
      <w:r w:rsidRPr="00313CBB">
        <w:rPr>
          <w:rFonts w:ascii="Calibri" w:hAnsi="Calibri" w:cs="Calibri"/>
          <w:i/>
          <w:iCs/>
        </w:rPr>
        <w:t>32</w:t>
      </w:r>
      <w:r w:rsidRPr="00313CBB">
        <w:rPr>
          <w:rFonts w:ascii="Calibri" w:hAnsi="Calibri" w:cs="Calibri"/>
        </w:rPr>
        <w:t>(5), 984–998. https://doi.org/10.1007/s12237-009-9197-1</w:t>
      </w:r>
    </w:p>
    <w:p w14:paraId="06FBCE84" w14:textId="77777777" w:rsidR="00313CBB" w:rsidRPr="00313CBB" w:rsidRDefault="00313CBB" w:rsidP="00313CBB">
      <w:pPr>
        <w:pStyle w:val="Bibliography"/>
        <w:rPr>
          <w:rFonts w:ascii="Calibri" w:hAnsi="Calibri" w:cs="Calibri"/>
        </w:rPr>
      </w:pPr>
      <w:r w:rsidRPr="00313CBB">
        <w:rPr>
          <w:rFonts w:ascii="Calibri" w:hAnsi="Calibri" w:cs="Calibri"/>
        </w:rPr>
        <w:t xml:space="preserve">Marijnissen, R., Kok, M., Kroeze, C., &amp; van Loon-Steensma, J. (2020). The Sensitivity of a Dike-Marsh System to Sea-Level Rise—A Model-Based Exploration. </w:t>
      </w:r>
      <w:r w:rsidRPr="00313CBB">
        <w:rPr>
          <w:rFonts w:ascii="Calibri" w:hAnsi="Calibri" w:cs="Calibri"/>
          <w:i/>
          <w:iCs/>
        </w:rPr>
        <w:t>Journal of Marine Science and Engineering</w:t>
      </w:r>
      <w:r w:rsidRPr="00313CBB">
        <w:rPr>
          <w:rFonts w:ascii="Calibri" w:hAnsi="Calibri" w:cs="Calibri"/>
        </w:rPr>
        <w:t xml:space="preserve">, </w:t>
      </w:r>
      <w:r w:rsidRPr="00313CBB">
        <w:rPr>
          <w:rFonts w:ascii="Calibri" w:hAnsi="Calibri" w:cs="Calibri"/>
          <w:i/>
          <w:iCs/>
        </w:rPr>
        <w:t>8</w:t>
      </w:r>
      <w:r w:rsidRPr="00313CBB">
        <w:rPr>
          <w:rFonts w:ascii="Calibri" w:hAnsi="Calibri" w:cs="Calibri"/>
        </w:rPr>
        <w:t>(1), 42. https://doi.org/10.3390/jmse8010042</w:t>
      </w:r>
    </w:p>
    <w:p w14:paraId="052E44B3" w14:textId="77777777" w:rsidR="00313CBB" w:rsidRPr="00313CBB" w:rsidRDefault="00313CBB" w:rsidP="00313CBB">
      <w:pPr>
        <w:pStyle w:val="Bibliography"/>
        <w:rPr>
          <w:rFonts w:ascii="Calibri" w:hAnsi="Calibri" w:cs="Calibri"/>
        </w:rPr>
      </w:pPr>
      <w:r w:rsidRPr="00313CBB">
        <w:rPr>
          <w:rFonts w:ascii="Calibri" w:hAnsi="Calibri" w:cs="Calibri"/>
        </w:rPr>
        <w:t xml:space="preserve">Pasternack, G. B. (2009). Chapter 3. Hydrogeomorphology and sedimentation in tidal freshwater wetlands. In A. Barendregt, D. F. Whigham, &amp; A. H. Baldwin (Eds.), </w:t>
      </w:r>
      <w:r w:rsidRPr="00313CBB">
        <w:rPr>
          <w:rFonts w:ascii="Calibri" w:hAnsi="Calibri" w:cs="Calibri"/>
          <w:i/>
          <w:iCs/>
        </w:rPr>
        <w:t>Tidal Freshwater Wetlands</w:t>
      </w:r>
      <w:r w:rsidRPr="00313CBB">
        <w:rPr>
          <w:rFonts w:ascii="Calibri" w:hAnsi="Calibri" w:cs="Calibri"/>
        </w:rPr>
        <w:t xml:space="preserve"> (pp. 31–40). Backhuys Publishers.</w:t>
      </w:r>
    </w:p>
    <w:p w14:paraId="5B0E279C" w14:textId="77777777" w:rsidR="00313CBB" w:rsidRPr="00313CBB" w:rsidRDefault="00313CBB" w:rsidP="00313CBB">
      <w:pPr>
        <w:pStyle w:val="Bibliography"/>
        <w:rPr>
          <w:rFonts w:ascii="Calibri" w:hAnsi="Calibri" w:cs="Calibri"/>
        </w:rPr>
      </w:pPr>
      <w:r w:rsidRPr="00313CBB">
        <w:rPr>
          <w:rFonts w:ascii="Calibri" w:hAnsi="Calibri" w:cs="Calibri"/>
        </w:rPr>
        <w:t xml:space="preserve">Peteet, D. M., Nichols, J., Kenna, T., Chang, C., Browne, J., Reza, M., Kovari, S., Liberman, L., &amp; Stern-Protz, S. (2018). Sediment starvation destroys New York City marshes’ resistance to sea level rise. </w:t>
      </w:r>
      <w:r w:rsidRPr="00313CBB">
        <w:rPr>
          <w:rFonts w:ascii="Calibri" w:hAnsi="Calibri" w:cs="Calibri"/>
          <w:i/>
          <w:iCs/>
        </w:rPr>
        <w:t>Proceedings of the National Academy of Sciences</w:t>
      </w:r>
      <w:r w:rsidRPr="00313CBB">
        <w:rPr>
          <w:rFonts w:ascii="Calibri" w:hAnsi="Calibri" w:cs="Calibri"/>
        </w:rPr>
        <w:t xml:space="preserve">, </w:t>
      </w:r>
      <w:r w:rsidRPr="00313CBB">
        <w:rPr>
          <w:rFonts w:ascii="Calibri" w:hAnsi="Calibri" w:cs="Calibri"/>
          <w:i/>
          <w:iCs/>
        </w:rPr>
        <w:t>115</w:t>
      </w:r>
      <w:r w:rsidRPr="00313CBB">
        <w:rPr>
          <w:rFonts w:ascii="Calibri" w:hAnsi="Calibri" w:cs="Calibri"/>
        </w:rPr>
        <w:t>(41), 10281–10286. https://doi.org/10.1073/pnas.1715392115</w:t>
      </w:r>
    </w:p>
    <w:p w14:paraId="49127D24" w14:textId="77777777" w:rsidR="00313CBB" w:rsidRPr="00313CBB" w:rsidRDefault="00313CBB" w:rsidP="00313CBB">
      <w:pPr>
        <w:pStyle w:val="Bibliography"/>
        <w:rPr>
          <w:rFonts w:ascii="Calibri" w:hAnsi="Calibri" w:cs="Calibri"/>
        </w:rPr>
      </w:pPr>
      <w:r w:rsidRPr="00313CBB">
        <w:rPr>
          <w:rFonts w:ascii="Calibri" w:hAnsi="Calibri" w:cs="Calibri"/>
        </w:rPr>
        <w:t xml:space="preserve">Schaefer, V. (2004). Ecological setting of the Fraser River delta and its urban estuary. In B. J. Groulx, D. C. Mosher, J. L. Luternauer, &amp; D. E. Bilderback (Eds.), </w:t>
      </w:r>
      <w:r w:rsidRPr="00313CBB">
        <w:rPr>
          <w:rFonts w:ascii="Calibri" w:hAnsi="Calibri" w:cs="Calibri"/>
          <w:i/>
          <w:iCs/>
        </w:rPr>
        <w:t>Fraser River Delta, British Columbia: Issues of an Urban Estuary</w:t>
      </w:r>
      <w:r w:rsidRPr="00313CBB">
        <w:rPr>
          <w:rFonts w:ascii="Calibri" w:hAnsi="Calibri" w:cs="Calibri"/>
        </w:rPr>
        <w:t xml:space="preserve"> (pp. 147–172). Geological Survey of Canada, Bulletin 547.</w:t>
      </w:r>
    </w:p>
    <w:p w14:paraId="6557AF7C" w14:textId="77777777" w:rsidR="00313CBB" w:rsidRPr="00313CBB" w:rsidRDefault="00313CBB" w:rsidP="00313CBB">
      <w:pPr>
        <w:pStyle w:val="Bibliography"/>
        <w:rPr>
          <w:rFonts w:ascii="Calibri" w:hAnsi="Calibri" w:cs="Calibri"/>
        </w:rPr>
      </w:pPr>
      <w:r w:rsidRPr="00313CBB">
        <w:rPr>
          <w:rFonts w:ascii="Calibri" w:hAnsi="Calibri" w:cs="Calibri"/>
        </w:rPr>
        <w:t xml:space="preserve">Scheiner, S. M. (2003). Six Types of Species-Area Curves. </w:t>
      </w:r>
      <w:r w:rsidRPr="00313CBB">
        <w:rPr>
          <w:rFonts w:ascii="Calibri" w:hAnsi="Calibri" w:cs="Calibri"/>
          <w:i/>
          <w:iCs/>
        </w:rPr>
        <w:t>Global Ecology and Biogeography</w:t>
      </w:r>
      <w:r w:rsidRPr="00313CBB">
        <w:rPr>
          <w:rFonts w:ascii="Calibri" w:hAnsi="Calibri" w:cs="Calibri"/>
        </w:rPr>
        <w:t xml:space="preserve">, </w:t>
      </w:r>
      <w:r w:rsidRPr="00313CBB">
        <w:rPr>
          <w:rFonts w:ascii="Calibri" w:hAnsi="Calibri" w:cs="Calibri"/>
          <w:i/>
          <w:iCs/>
        </w:rPr>
        <w:t>12</w:t>
      </w:r>
      <w:r w:rsidRPr="00313CBB">
        <w:rPr>
          <w:rFonts w:ascii="Calibri" w:hAnsi="Calibri" w:cs="Calibri"/>
        </w:rPr>
        <w:t>(6), 441–447. JSTOR.</w:t>
      </w:r>
    </w:p>
    <w:p w14:paraId="6FF406FA" w14:textId="77777777" w:rsidR="00313CBB" w:rsidRPr="00313CBB" w:rsidRDefault="00313CBB" w:rsidP="00313CBB">
      <w:pPr>
        <w:pStyle w:val="Bibliography"/>
        <w:rPr>
          <w:rFonts w:ascii="Calibri" w:hAnsi="Calibri" w:cs="Calibri"/>
        </w:rPr>
      </w:pPr>
      <w:r w:rsidRPr="00313CBB">
        <w:rPr>
          <w:rFonts w:ascii="Calibri" w:hAnsi="Calibri" w:cs="Calibri"/>
        </w:rPr>
        <w:t xml:space="preserve">Tilman, D. (1997). Community Invasibility, Recruitment Limitation, and Grassland Biodiversity. </w:t>
      </w:r>
      <w:r w:rsidRPr="00313CBB">
        <w:rPr>
          <w:rFonts w:ascii="Calibri" w:hAnsi="Calibri" w:cs="Calibri"/>
          <w:i/>
          <w:iCs/>
        </w:rPr>
        <w:t>Ecology</w:t>
      </w:r>
      <w:r w:rsidRPr="00313CBB">
        <w:rPr>
          <w:rFonts w:ascii="Calibri" w:hAnsi="Calibri" w:cs="Calibri"/>
        </w:rPr>
        <w:t xml:space="preserve">, </w:t>
      </w:r>
      <w:r w:rsidRPr="00313CBB">
        <w:rPr>
          <w:rFonts w:ascii="Calibri" w:hAnsi="Calibri" w:cs="Calibri"/>
          <w:i/>
          <w:iCs/>
        </w:rPr>
        <w:t>78</w:t>
      </w:r>
      <w:r w:rsidRPr="00313CBB">
        <w:rPr>
          <w:rFonts w:ascii="Calibri" w:hAnsi="Calibri" w:cs="Calibri"/>
        </w:rPr>
        <w:t>(1), 81–92. https://doi.org/10.1890/0012-9658(1997)078[0081:CIRLAG]2.0.CO;2</w:t>
      </w:r>
    </w:p>
    <w:p w14:paraId="7FBCAA57" w14:textId="77777777" w:rsidR="00313CBB" w:rsidRPr="00313CBB" w:rsidRDefault="00313CBB" w:rsidP="00313CBB">
      <w:pPr>
        <w:pStyle w:val="Bibliography"/>
        <w:rPr>
          <w:rFonts w:ascii="Calibri" w:hAnsi="Calibri" w:cs="Calibri"/>
        </w:rPr>
      </w:pPr>
      <w:r w:rsidRPr="00313CBB">
        <w:rPr>
          <w:rFonts w:ascii="Calibri" w:hAnsi="Calibri" w:cs="Calibri"/>
        </w:rPr>
        <w:lastRenderedPageBreak/>
        <w:t xml:space="preserve">Whittaker, R. H., &amp; Gauch, H. G. (1978). Evaluation of Ordination Techniques. In R. H. Whittaker (Ed.), </w:t>
      </w:r>
      <w:r w:rsidRPr="00313CBB">
        <w:rPr>
          <w:rFonts w:ascii="Calibri" w:hAnsi="Calibri" w:cs="Calibri"/>
          <w:i/>
          <w:iCs/>
        </w:rPr>
        <w:t>Ordination of Plant Communities</w:t>
      </w:r>
      <w:r w:rsidRPr="00313CBB">
        <w:rPr>
          <w:rFonts w:ascii="Calibri" w:hAnsi="Calibri" w:cs="Calibri"/>
        </w:rPr>
        <w:t xml:space="preserve"> (pp. 277–336). Springer Netherlands. https://doi.org/10.1007/978-94-009-7989-5_10</w:t>
      </w:r>
    </w:p>
    <w:p w14:paraId="7DB686A0" w14:textId="39CEAAA4" w:rsidR="0001635B" w:rsidRDefault="00171FE1" w:rsidP="00596DD7">
      <w:pPr>
        <w:spacing w:line="240" w:lineRule="auto"/>
      </w:pPr>
      <w:r>
        <w:fldChar w:fldCharType="end"/>
      </w:r>
    </w:p>
    <w:p w14:paraId="0BE2FB68" w14:textId="75F72E9E" w:rsidR="009418F9" w:rsidRDefault="009418F9" w:rsidP="0001635B"/>
    <w:p w14:paraId="26C46C4B" w14:textId="1BF46B18" w:rsidR="009418F9" w:rsidRDefault="009418F9">
      <w:r>
        <w:br w:type="page"/>
      </w:r>
    </w:p>
    <w:p w14:paraId="374EA62A" w14:textId="2B247864" w:rsidR="000652F0" w:rsidRDefault="009418F9" w:rsidP="00767EAD">
      <w:pPr>
        <w:pStyle w:val="Heading1"/>
        <w:numPr>
          <w:ilvl w:val="0"/>
          <w:numId w:val="0"/>
        </w:numPr>
      </w:pPr>
      <w:bookmarkStart w:id="2993" w:name="_Ref71308067"/>
      <w:r>
        <w:lastRenderedPageBreak/>
        <w:t>Appendix 1</w:t>
      </w:r>
      <w:bookmarkEnd w:id="2993"/>
    </w:p>
    <w:p w14:paraId="0203DD36" w14:textId="13E09A1F" w:rsidR="00C947D4" w:rsidRPr="00C947D4" w:rsidRDefault="00C947D4" w:rsidP="00C947D4">
      <w:pPr>
        <w:pStyle w:val="Caption"/>
        <w:keepNext/>
      </w:pPr>
      <w:bookmarkStart w:id="2994" w:name="_Toc73895999"/>
      <w:r>
        <w:t xml:space="preserve">Table </w:t>
      </w:r>
      <w:fldSimple w:instr=" SEQ Table \* ARABIC ">
        <w:r w:rsidR="00AB5FED">
          <w:rPr>
            <w:noProof/>
          </w:rPr>
          <w:t>3</w:t>
        </w:r>
      </w:fldSimple>
      <w:r>
        <w:t>. Species described in each observational dataset.</w:t>
      </w:r>
      <w:bookmarkEnd w:id="2994"/>
    </w:p>
    <w:tbl>
      <w:tblPr>
        <w:tblW w:w="4712" w:type="pct"/>
        <w:tblLayout w:type="fixed"/>
        <w:tblLook w:val="04A0" w:firstRow="1" w:lastRow="0" w:firstColumn="1" w:lastColumn="0" w:noHBand="0" w:noVBand="1"/>
      </w:tblPr>
      <w:tblGrid>
        <w:gridCol w:w="2187"/>
        <w:gridCol w:w="2110"/>
        <w:gridCol w:w="2004"/>
        <w:gridCol w:w="1380"/>
        <w:gridCol w:w="1140"/>
      </w:tblGrid>
      <w:tr w:rsidR="00C947D4" w:rsidRPr="000652F0" w14:paraId="1022D83B" w14:textId="77777777" w:rsidTr="00C947D4">
        <w:trPr>
          <w:trHeight w:val="870"/>
        </w:trPr>
        <w:tc>
          <w:tcPr>
            <w:tcW w:w="1240" w:type="pct"/>
            <w:tcBorders>
              <w:top w:val="single" w:sz="4" w:space="0" w:color="auto"/>
              <w:left w:val="nil"/>
              <w:bottom w:val="nil"/>
              <w:right w:val="nil"/>
            </w:tcBorders>
            <w:shd w:val="clear" w:color="auto" w:fill="auto"/>
            <w:noWrap/>
            <w:vAlign w:val="center"/>
            <w:hideMark/>
          </w:tcPr>
          <w:p w14:paraId="221FBA91" w14:textId="77777777"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1979</w:t>
            </w:r>
          </w:p>
        </w:tc>
        <w:tc>
          <w:tcPr>
            <w:tcW w:w="1196" w:type="pct"/>
            <w:tcBorders>
              <w:top w:val="single" w:sz="4" w:space="0" w:color="auto"/>
              <w:left w:val="nil"/>
              <w:bottom w:val="nil"/>
              <w:right w:val="nil"/>
            </w:tcBorders>
            <w:shd w:val="clear" w:color="auto" w:fill="auto"/>
            <w:noWrap/>
            <w:vAlign w:val="center"/>
            <w:hideMark/>
          </w:tcPr>
          <w:p w14:paraId="36452338" w14:textId="77777777"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1999</w:t>
            </w:r>
          </w:p>
        </w:tc>
        <w:tc>
          <w:tcPr>
            <w:tcW w:w="1136" w:type="pct"/>
            <w:tcBorders>
              <w:top w:val="single" w:sz="4" w:space="0" w:color="auto"/>
              <w:left w:val="nil"/>
              <w:bottom w:val="nil"/>
              <w:right w:val="nil"/>
            </w:tcBorders>
            <w:shd w:val="clear" w:color="auto" w:fill="auto"/>
            <w:noWrap/>
            <w:vAlign w:val="center"/>
            <w:hideMark/>
          </w:tcPr>
          <w:p w14:paraId="1564ED51" w14:textId="77777777"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2019</w:t>
            </w:r>
          </w:p>
        </w:tc>
        <w:tc>
          <w:tcPr>
            <w:tcW w:w="782" w:type="pct"/>
            <w:tcBorders>
              <w:top w:val="single" w:sz="4" w:space="0" w:color="auto"/>
              <w:left w:val="nil"/>
              <w:bottom w:val="nil"/>
              <w:right w:val="nil"/>
            </w:tcBorders>
            <w:shd w:val="clear" w:color="auto" w:fill="auto"/>
            <w:noWrap/>
            <w:vAlign w:val="center"/>
            <w:hideMark/>
          </w:tcPr>
          <w:p w14:paraId="5BF10B53" w14:textId="77777777"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NRCS Symbol</w:t>
            </w:r>
          </w:p>
        </w:tc>
        <w:tc>
          <w:tcPr>
            <w:tcW w:w="646" w:type="pct"/>
            <w:tcBorders>
              <w:top w:val="single" w:sz="4" w:space="0" w:color="auto"/>
              <w:left w:val="nil"/>
              <w:bottom w:val="nil"/>
              <w:right w:val="nil"/>
            </w:tcBorders>
            <w:shd w:val="clear" w:color="auto" w:fill="auto"/>
            <w:vAlign w:val="center"/>
            <w:hideMark/>
          </w:tcPr>
          <w:p w14:paraId="494C5342" w14:textId="4B2D6778"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 xml:space="preserve">Reported       </w:t>
            </w:r>
            <w:r w:rsidR="00C947D4" w:rsidRPr="00C947D4">
              <w:rPr>
                <w:rFonts w:eastAsia="Times New Roman" w:cstheme="minorHAnsi"/>
                <w:b/>
                <w:bCs/>
                <w:color w:val="000000"/>
                <w:sz w:val="20"/>
                <w:szCs w:val="20"/>
              </w:rPr>
              <w:t xml:space="preserve">Synonym? </w:t>
            </w:r>
          </w:p>
        </w:tc>
      </w:tr>
      <w:tr w:rsidR="00C947D4" w:rsidRPr="000652F0" w14:paraId="401C16B5"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23CE0D54"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Agrostis alba</w:t>
            </w:r>
          </w:p>
        </w:tc>
        <w:tc>
          <w:tcPr>
            <w:tcW w:w="1196" w:type="pct"/>
            <w:tcBorders>
              <w:top w:val="single" w:sz="4" w:space="0" w:color="auto"/>
              <w:left w:val="nil"/>
              <w:bottom w:val="single" w:sz="4" w:space="0" w:color="auto"/>
              <w:right w:val="nil"/>
            </w:tcBorders>
            <w:shd w:val="clear" w:color="auto" w:fill="auto"/>
            <w:noWrap/>
            <w:vAlign w:val="bottom"/>
            <w:hideMark/>
          </w:tcPr>
          <w:p w14:paraId="32E20457"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Agrostis alba</w:t>
            </w:r>
          </w:p>
        </w:tc>
        <w:tc>
          <w:tcPr>
            <w:tcW w:w="1136" w:type="pct"/>
            <w:tcBorders>
              <w:top w:val="single" w:sz="4" w:space="0" w:color="auto"/>
              <w:left w:val="nil"/>
              <w:bottom w:val="single" w:sz="4" w:space="0" w:color="auto"/>
              <w:right w:val="nil"/>
            </w:tcBorders>
            <w:shd w:val="clear" w:color="auto" w:fill="auto"/>
            <w:noWrap/>
            <w:vAlign w:val="bottom"/>
            <w:hideMark/>
          </w:tcPr>
          <w:p w14:paraId="23CD599F"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Agrostis stolonifera</w:t>
            </w:r>
          </w:p>
        </w:tc>
        <w:tc>
          <w:tcPr>
            <w:tcW w:w="782" w:type="pct"/>
            <w:tcBorders>
              <w:top w:val="single" w:sz="4" w:space="0" w:color="auto"/>
              <w:left w:val="nil"/>
              <w:bottom w:val="single" w:sz="4" w:space="0" w:color="auto"/>
              <w:right w:val="nil"/>
            </w:tcBorders>
            <w:shd w:val="clear" w:color="auto" w:fill="auto"/>
            <w:noWrap/>
            <w:vAlign w:val="center"/>
            <w:hideMark/>
          </w:tcPr>
          <w:p w14:paraId="17F3DE57"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AGST2</w:t>
            </w:r>
          </w:p>
        </w:tc>
        <w:tc>
          <w:tcPr>
            <w:tcW w:w="646" w:type="pct"/>
            <w:tcBorders>
              <w:top w:val="single" w:sz="4" w:space="0" w:color="auto"/>
              <w:left w:val="nil"/>
              <w:bottom w:val="single" w:sz="4" w:space="0" w:color="auto"/>
              <w:right w:val="nil"/>
            </w:tcBorders>
            <w:shd w:val="clear" w:color="auto" w:fill="auto"/>
            <w:noWrap/>
            <w:vAlign w:val="bottom"/>
            <w:hideMark/>
          </w:tcPr>
          <w:p w14:paraId="01A55E37"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Y</w:t>
            </w:r>
          </w:p>
        </w:tc>
      </w:tr>
      <w:tr w:rsidR="00C947D4" w:rsidRPr="000652F0" w14:paraId="54BA9895" w14:textId="77777777" w:rsidTr="00C947D4">
        <w:trPr>
          <w:trHeight w:val="290"/>
        </w:trPr>
        <w:tc>
          <w:tcPr>
            <w:tcW w:w="1240" w:type="pct"/>
            <w:tcBorders>
              <w:top w:val="nil"/>
              <w:left w:val="nil"/>
              <w:bottom w:val="nil"/>
              <w:right w:val="nil"/>
            </w:tcBorders>
            <w:shd w:val="clear" w:color="auto" w:fill="auto"/>
            <w:noWrap/>
            <w:vAlign w:val="bottom"/>
            <w:hideMark/>
          </w:tcPr>
          <w:p w14:paraId="109FF679"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Alisma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plantago</w:t>
            </w:r>
            <w:proofErr w:type="spellEnd"/>
            <w:r w:rsidRPr="000652F0">
              <w:rPr>
                <w:rFonts w:eastAsia="Times New Roman" w:cstheme="minorHAnsi"/>
                <w:i/>
                <w:iCs/>
                <w:sz w:val="20"/>
                <w:szCs w:val="20"/>
              </w:rPr>
              <w:t xml:space="preserve"> aquatica</w:t>
            </w:r>
          </w:p>
        </w:tc>
        <w:tc>
          <w:tcPr>
            <w:tcW w:w="1196" w:type="pct"/>
            <w:tcBorders>
              <w:top w:val="nil"/>
              <w:left w:val="nil"/>
              <w:bottom w:val="nil"/>
              <w:right w:val="nil"/>
            </w:tcBorders>
            <w:shd w:val="clear" w:color="auto" w:fill="auto"/>
            <w:noWrap/>
            <w:vAlign w:val="bottom"/>
            <w:hideMark/>
          </w:tcPr>
          <w:p w14:paraId="63BF414B"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Alisma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plantago</w:t>
            </w:r>
            <w:proofErr w:type="spellEnd"/>
            <w:r w:rsidRPr="000652F0">
              <w:rPr>
                <w:rFonts w:eastAsia="Times New Roman" w:cstheme="minorHAnsi"/>
                <w:i/>
                <w:iCs/>
                <w:sz w:val="20"/>
                <w:szCs w:val="20"/>
              </w:rPr>
              <w:t xml:space="preserve"> aquatica</w:t>
            </w:r>
          </w:p>
        </w:tc>
        <w:tc>
          <w:tcPr>
            <w:tcW w:w="1136" w:type="pct"/>
            <w:tcBorders>
              <w:top w:val="nil"/>
              <w:left w:val="nil"/>
              <w:bottom w:val="nil"/>
              <w:right w:val="nil"/>
            </w:tcBorders>
            <w:shd w:val="clear" w:color="auto" w:fill="auto"/>
            <w:noWrap/>
            <w:vAlign w:val="bottom"/>
            <w:hideMark/>
          </w:tcPr>
          <w:p w14:paraId="3B38C312" w14:textId="77777777" w:rsidR="000652F0" w:rsidRPr="000652F0" w:rsidRDefault="000652F0" w:rsidP="000652F0">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0BA067CD"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ALPL</w:t>
            </w:r>
          </w:p>
        </w:tc>
        <w:tc>
          <w:tcPr>
            <w:tcW w:w="646" w:type="pct"/>
            <w:tcBorders>
              <w:top w:val="nil"/>
              <w:left w:val="nil"/>
              <w:bottom w:val="nil"/>
              <w:right w:val="nil"/>
            </w:tcBorders>
            <w:shd w:val="clear" w:color="auto" w:fill="auto"/>
            <w:noWrap/>
            <w:vAlign w:val="bottom"/>
            <w:hideMark/>
          </w:tcPr>
          <w:p w14:paraId="23BAEA48"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7AE5127F"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57C7076"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Alopecurus </w:t>
            </w:r>
            <w:proofErr w:type="spellStart"/>
            <w:r w:rsidRPr="000652F0">
              <w:rPr>
                <w:rFonts w:eastAsia="Times New Roman" w:cstheme="minorHAnsi"/>
                <w:i/>
                <w:iCs/>
                <w:sz w:val="20"/>
                <w:szCs w:val="20"/>
              </w:rPr>
              <w:t>geniculatus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61F31AA9"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46529D49"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6A68D5D4"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ALGE2</w:t>
            </w:r>
          </w:p>
        </w:tc>
        <w:tc>
          <w:tcPr>
            <w:tcW w:w="646" w:type="pct"/>
            <w:tcBorders>
              <w:top w:val="single" w:sz="4" w:space="0" w:color="auto"/>
              <w:left w:val="nil"/>
              <w:bottom w:val="single" w:sz="4" w:space="0" w:color="auto"/>
              <w:right w:val="nil"/>
            </w:tcBorders>
            <w:shd w:val="clear" w:color="auto" w:fill="auto"/>
            <w:noWrap/>
            <w:vAlign w:val="bottom"/>
            <w:hideMark/>
          </w:tcPr>
          <w:p w14:paraId="52E01DD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5E3C7FC" w14:textId="77777777" w:rsidTr="00C947D4">
        <w:trPr>
          <w:trHeight w:val="290"/>
        </w:trPr>
        <w:tc>
          <w:tcPr>
            <w:tcW w:w="1240" w:type="pct"/>
            <w:tcBorders>
              <w:top w:val="nil"/>
              <w:left w:val="nil"/>
              <w:bottom w:val="nil"/>
              <w:right w:val="nil"/>
            </w:tcBorders>
            <w:shd w:val="clear" w:color="auto" w:fill="auto"/>
            <w:noWrap/>
            <w:vAlign w:val="bottom"/>
            <w:hideMark/>
          </w:tcPr>
          <w:p w14:paraId="41039317" w14:textId="77777777" w:rsidR="000652F0" w:rsidRPr="000652F0" w:rsidRDefault="000652F0" w:rsidP="000652F0">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412EA40F" w14:textId="77777777" w:rsidR="000652F0" w:rsidRPr="000652F0" w:rsidRDefault="000652F0" w:rsidP="000652F0">
            <w:pPr>
              <w:spacing w:after="0" w:line="240" w:lineRule="auto"/>
              <w:rPr>
                <w:rFonts w:eastAsia="Times New Roman" w:cstheme="minorHAnsi"/>
                <w:color w:val="000000"/>
                <w:sz w:val="20"/>
                <w:szCs w:val="20"/>
              </w:rPr>
            </w:pPr>
            <w:proofErr w:type="spellStart"/>
            <w:r w:rsidRPr="000652F0">
              <w:rPr>
                <w:rFonts w:eastAsia="Times New Roman" w:cstheme="minorHAnsi"/>
                <w:color w:val="000000"/>
                <w:sz w:val="20"/>
                <w:szCs w:val="20"/>
              </w:rPr>
              <w:t>Compositae</w:t>
            </w:r>
            <w:proofErr w:type="spellEnd"/>
            <w:r w:rsidRPr="000652F0">
              <w:rPr>
                <w:rFonts w:eastAsia="Times New Roman" w:cstheme="minorHAnsi"/>
                <w:color w:val="000000"/>
                <w:sz w:val="20"/>
                <w:szCs w:val="20"/>
              </w:rPr>
              <w:t xml:space="preserve"> </w:t>
            </w:r>
            <w:proofErr w:type="spellStart"/>
            <w:r w:rsidRPr="000652F0">
              <w:rPr>
                <w:rFonts w:eastAsia="Times New Roman" w:cstheme="minorHAnsi"/>
                <w:color w:val="000000"/>
                <w:sz w:val="20"/>
                <w:szCs w:val="20"/>
              </w:rPr>
              <w:t>misc</w:t>
            </w:r>
            <w:proofErr w:type="spellEnd"/>
          </w:p>
        </w:tc>
        <w:tc>
          <w:tcPr>
            <w:tcW w:w="1136" w:type="pct"/>
            <w:tcBorders>
              <w:top w:val="nil"/>
              <w:left w:val="nil"/>
              <w:bottom w:val="nil"/>
              <w:right w:val="nil"/>
            </w:tcBorders>
            <w:shd w:val="clear" w:color="auto" w:fill="auto"/>
            <w:noWrap/>
            <w:vAlign w:val="bottom"/>
            <w:hideMark/>
          </w:tcPr>
          <w:p w14:paraId="3558B0F6" w14:textId="77777777" w:rsidR="000652F0" w:rsidRPr="000652F0" w:rsidRDefault="000652F0" w:rsidP="000652F0">
            <w:pPr>
              <w:spacing w:after="0" w:line="240" w:lineRule="auto"/>
              <w:rPr>
                <w:rFonts w:eastAsia="Times New Roman" w:cstheme="minorHAnsi"/>
                <w:color w:val="000000"/>
                <w:sz w:val="20"/>
                <w:szCs w:val="20"/>
              </w:rPr>
            </w:pPr>
          </w:p>
        </w:tc>
        <w:tc>
          <w:tcPr>
            <w:tcW w:w="782" w:type="pct"/>
            <w:tcBorders>
              <w:top w:val="nil"/>
              <w:left w:val="nil"/>
              <w:bottom w:val="nil"/>
              <w:right w:val="nil"/>
            </w:tcBorders>
            <w:shd w:val="clear" w:color="auto" w:fill="auto"/>
            <w:noWrap/>
            <w:vAlign w:val="center"/>
            <w:hideMark/>
          </w:tcPr>
          <w:p w14:paraId="26899B38" w14:textId="77777777" w:rsidR="000652F0" w:rsidRPr="000652F0" w:rsidRDefault="000652F0" w:rsidP="000652F0">
            <w:pPr>
              <w:spacing w:after="0" w:line="240" w:lineRule="auto"/>
              <w:jc w:val="center"/>
              <w:rPr>
                <w:rFonts w:eastAsia="Times New Roman" w:cstheme="minorHAnsi"/>
                <w:color w:val="000000"/>
                <w:sz w:val="20"/>
                <w:szCs w:val="20"/>
              </w:rPr>
            </w:pPr>
            <w:proofErr w:type="spellStart"/>
            <w:r w:rsidRPr="000652F0">
              <w:rPr>
                <w:rFonts w:eastAsia="Times New Roman" w:cstheme="minorHAnsi"/>
                <w:color w:val="000000"/>
                <w:sz w:val="20"/>
                <w:szCs w:val="20"/>
              </w:rPr>
              <w:t>Asteraceae_misc</w:t>
            </w:r>
            <w:proofErr w:type="spellEnd"/>
          </w:p>
        </w:tc>
        <w:tc>
          <w:tcPr>
            <w:tcW w:w="646" w:type="pct"/>
            <w:tcBorders>
              <w:top w:val="nil"/>
              <w:left w:val="nil"/>
              <w:bottom w:val="nil"/>
              <w:right w:val="nil"/>
            </w:tcBorders>
            <w:shd w:val="clear" w:color="auto" w:fill="auto"/>
            <w:noWrap/>
            <w:vAlign w:val="bottom"/>
            <w:hideMark/>
          </w:tcPr>
          <w:p w14:paraId="0814829F"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2211E50D"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5E7BC731"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Aster </w:t>
            </w:r>
            <w:proofErr w:type="spellStart"/>
            <w:r w:rsidRPr="000652F0">
              <w:rPr>
                <w:rFonts w:eastAsia="Times New Roman" w:cstheme="minorHAnsi"/>
                <w:i/>
                <w:iCs/>
                <w:sz w:val="20"/>
                <w:szCs w:val="20"/>
              </w:rPr>
              <w:t>eatonii</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D9588E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Aster </w:t>
            </w:r>
            <w:proofErr w:type="spellStart"/>
            <w:r w:rsidRPr="000652F0">
              <w:rPr>
                <w:rFonts w:eastAsia="Times New Roman" w:cstheme="minorHAnsi"/>
                <w:i/>
                <w:iCs/>
                <w:sz w:val="20"/>
                <w:szCs w:val="20"/>
              </w:rPr>
              <w:t>eatonii</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7CB2DC0A"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74B053B5"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SYEA2</w:t>
            </w:r>
          </w:p>
        </w:tc>
        <w:tc>
          <w:tcPr>
            <w:tcW w:w="646" w:type="pct"/>
            <w:tcBorders>
              <w:top w:val="single" w:sz="4" w:space="0" w:color="auto"/>
              <w:left w:val="nil"/>
              <w:bottom w:val="single" w:sz="4" w:space="0" w:color="auto"/>
              <w:right w:val="nil"/>
            </w:tcBorders>
            <w:shd w:val="clear" w:color="auto" w:fill="auto"/>
            <w:noWrap/>
            <w:vAlign w:val="bottom"/>
            <w:hideMark/>
          </w:tcPr>
          <w:p w14:paraId="2B882C22"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1395C1F" w14:textId="77777777" w:rsidTr="00C947D4">
        <w:trPr>
          <w:trHeight w:val="290"/>
        </w:trPr>
        <w:tc>
          <w:tcPr>
            <w:tcW w:w="1240" w:type="pct"/>
            <w:tcBorders>
              <w:top w:val="nil"/>
              <w:left w:val="nil"/>
              <w:bottom w:val="nil"/>
              <w:right w:val="nil"/>
            </w:tcBorders>
            <w:shd w:val="clear" w:color="auto" w:fill="auto"/>
            <w:noWrap/>
            <w:vAlign w:val="bottom"/>
            <w:hideMark/>
          </w:tcPr>
          <w:p w14:paraId="238CEF41"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Bidens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cernua</w:t>
            </w:r>
            <w:proofErr w:type="spellEnd"/>
          </w:p>
        </w:tc>
        <w:tc>
          <w:tcPr>
            <w:tcW w:w="1196" w:type="pct"/>
            <w:tcBorders>
              <w:top w:val="nil"/>
              <w:left w:val="nil"/>
              <w:bottom w:val="nil"/>
              <w:right w:val="nil"/>
            </w:tcBorders>
            <w:shd w:val="clear" w:color="auto" w:fill="auto"/>
            <w:noWrap/>
            <w:vAlign w:val="bottom"/>
            <w:hideMark/>
          </w:tcPr>
          <w:p w14:paraId="70C347AF"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Bidens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cernua</w:t>
            </w:r>
            <w:proofErr w:type="spellEnd"/>
          </w:p>
        </w:tc>
        <w:tc>
          <w:tcPr>
            <w:tcW w:w="1136" w:type="pct"/>
            <w:tcBorders>
              <w:top w:val="nil"/>
              <w:left w:val="nil"/>
              <w:bottom w:val="nil"/>
              <w:right w:val="nil"/>
            </w:tcBorders>
            <w:shd w:val="clear" w:color="auto" w:fill="auto"/>
            <w:noWrap/>
            <w:vAlign w:val="bottom"/>
            <w:hideMark/>
          </w:tcPr>
          <w:p w14:paraId="0EA1F1D3"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Bidens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cernua</w:t>
            </w:r>
            <w:proofErr w:type="spellEnd"/>
          </w:p>
        </w:tc>
        <w:tc>
          <w:tcPr>
            <w:tcW w:w="782" w:type="pct"/>
            <w:tcBorders>
              <w:top w:val="nil"/>
              <w:left w:val="nil"/>
              <w:bottom w:val="nil"/>
              <w:right w:val="nil"/>
            </w:tcBorders>
            <w:shd w:val="clear" w:color="auto" w:fill="auto"/>
            <w:noWrap/>
            <w:vAlign w:val="center"/>
            <w:hideMark/>
          </w:tcPr>
          <w:p w14:paraId="75C6D8D5"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BICE</w:t>
            </w:r>
          </w:p>
        </w:tc>
        <w:tc>
          <w:tcPr>
            <w:tcW w:w="646" w:type="pct"/>
            <w:tcBorders>
              <w:top w:val="nil"/>
              <w:left w:val="nil"/>
              <w:bottom w:val="nil"/>
              <w:right w:val="nil"/>
            </w:tcBorders>
            <w:shd w:val="clear" w:color="auto" w:fill="auto"/>
            <w:noWrap/>
            <w:vAlign w:val="bottom"/>
            <w:hideMark/>
          </w:tcPr>
          <w:p w14:paraId="68795185"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55880978"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08FCDF4"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Caltha palustris</w:t>
            </w:r>
          </w:p>
        </w:tc>
        <w:tc>
          <w:tcPr>
            <w:tcW w:w="1196" w:type="pct"/>
            <w:tcBorders>
              <w:top w:val="single" w:sz="4" w:space="0" w:color="auto"/>
              <w:left w:val="nil"/>
              <w:bottom w:val="single" w:sz="4" w:space="0" w:color="auto"/>
              <w:right w:val="nil"/>
            </w:tcBorders>
            <w:shd w:val="clear" w:color="auto" w:fill="auto"/>
            <w:noWrap/>
            <w:vAlign w:val="bottom"/>
            <w:hideMark/>
          </w:tcPr>
          <w:p w14:paraId="07DCE86E"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Caltha palustris</w:t>
            </w:r>
          </w:p>
        </w:tc>
        <w:tc>
          <w:tcPr>
            <w:tcW w:w="1136" w:type="pct"/>
            <w:tcBorders>
              <w:top w:val="single" w:sz="4" w:space="0" w:color="auto"/>
              <w:left w:val="nil"/>
              <w:bottom w:val="single" w:sz="4" w:space="0" w:color="auto"/>
              <w:right w:val="nil"/>
            </w:tcBorders>
            <w:shd w:val="clear" w:color="auto" w:fill="auto"/>
            <w:noWrap/>
            <w:vAlign w:val="bottom"/>
            <w:hideMark/>
          </w:tcPr>
          <w:p w14:paraId="40CD6ED2"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Caltha palustris</w:t>
            </w:r>
          </w:p>
        </w:tc>
        <w:tc>
          <w:tcPr>
            <w:tcW w:w="782" w:type="pct"/>
            <w:tcBorders>
              <w:top w:val="single" w:sz="4" w:space="0" w:color="auto"/>
              <w:left w:val="nil"/>
              <w:bottom w:val="single" w:sz="4" w:space="0" w:color="auto"/>
              <w:right w:val="nil"/>
            </w:tcBorders>
            <w:shd w:val="clear" w:color="auto" w:fill="auto"/>
            <w:noWrap/>
            <w:vAlign w:val="center"/>
            <w:hideMark/>
          </w:tcPr>
          <w:p w14:paraId="2421443C"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CAPAP6</w:t>
            </w:r>
          </w:p>
        </w:tc>
        <w:tc>
          <w:tcPr>
            <w:tcW w:w="646" w:type="pct"/>
            <w:tcBorders>
              <w:top w:val="single" w:sz="4" w:space="0" w:color="auto"/>
              <w:left w:val="nil"/>
              <w:bottom w:val="single" w:sz="4" w:space="0" w:color="auto"/>
              <w:right w:val="nil"/>
            </w:tcBorders>
            <w:shd w:val="clear" w:color="auto" w:fill="auto"/>
            <w:noWrap/>
            <w:vAlign w:val="bottom"/>
            <w:hideMark/>
          </w:tcPr>
          <w:p w14:paraId="2B43726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5B722B90" w14:textId="77777777" w:rsidTr="00C947D4">
        <w:trPr>
          <w:trHeight w:val="290"/>
        </w:trPr>
        <w:tc>
          <w:tcPr>
            <w:tcW w:w="1240" w:type="pct"/>
            <w:tcBorders>
              <w:top w:val="nil"/>
              <w:left w:val="nil"/>
              <w:bottom w:val="nil"/>
              <w:right w:val="nil"/>
            </w:tcBorders>
            <w:shd w:val="clear" w:color="auto" w:fill="auto"/>
            <w:noWrap/>
            <w:vAlign w:val="bottom"/>
            <w:hideMark/>
          </w:tcPr>
          <w:p w14:paraId="5EE021B3" w14:textId="77777777" w:rsidR="000652F0" w:rsidRPr="000652F0" w:rsidRDefault="000652F0" w:rsidP="000652F0">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5779B973"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i/>
                <w:iCs/>
                <w:sz w:val="20"/>
                <w:szCs w:val="20"/>
              </w:rPr>
              <w:t>Carex</w:t>
            </w:r>
            <w:r w:rsidRPr="000652F0">
              <w:rPr>
                <w:rFonts w:eastAsia="Times New Roman" w:cstheme="minorHAnsi"/>
                <w:sz w:val="20"/>
                <w:szCs w:val="20"/>
              </w:rPr>
              <w:t>_sp1</w:t>
            </w:r>
          </w:p>
        </w:tc>
        <w:tc>
          <w:tcPr>
            <w:tcW w:w="1136" w:type="pct"/>
            <w:tcBorders>
              <w:top w:val="nil"/>
              <w:left w:val="nil"/>
              <w:bottom w:val="nil"/>
              <w:right w:val="nil"/>
            </w:tcBorders>
            <w:shd w:val="clear" w:color="auto" w:fill="auto"/>
            <w:noWrap/>
            <w:vAlign w:val="bottom"/>
            <w:hideMark/>
          </w:tcPr>
          <w:p w14:paraId="73CC606B" w14:textId="77777777" w:rsidR="000652F0" w:rsidRPr="000652F0" w:rsidRDefault="000652F0" w:rsidP="000652F0">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029BDB71" w14:textId="77777777" w:rsidR="000652F0" w:rsidRPr="000652F0" w:rsidRDefault="000652F0" w:rsidP="000652F0">
            <w:pPr>
              <w:spacing w:after="0" w:line="240" w:lineRule="auto"/>
              <w:jc w:val="center"/>
              <w:rPr>
                <w:rFonts w:eastAsia="Times New Roman" w:cstheme="minorHAnsi"/>
                <w:sz w:val="20"/>
                <w:szCs w:val="20"/>
              </w:rPr>
            </w:pPr>
            <w:r w:rsidRPr="000652F0">
              <w:rPr>
                <w:rFonts w:eastAsia="Times New Roman" w:cstheme="minorHAnsi"/>
                <w:sz w:val="20"/>
                <w:szCs w:val="20"/>
              </w:rPr>
              <w:t>Carex_sp1</w:t>
            </w:r>
          </w:p>
        </w:tc>
        <w:tc>
          <w:tcPr>
            <w:tcW w:w="646" w:type="pct"/>
            <w:tcBorders>
              <w:top w:val="nil"/>
              <w:left w:val="nil"/>
              <w:bottom w:val="nil"/>
              <w:right w:val="nil"/>
            </w:tcBorders>
            <w:shd w:val="clear" w:color="auto" w:fill="auto"/>
            <w:noWrap/>
            <w:vAlign w:val="bottom"/>
            <w:hideMark/>
          </w:tcPr>
          <w:p w14:paraId="303E2730" w14:textId="77777777" w:rsidR="000652F0" w:rsidRPr="000652F0" w:rsidRDefault="000652F0" w:rsidP="000652F0">
            <w:pPr>
              <w:spacing w:after="0" w:line="240" w:lineRule="auto"/>
              <w:jc w:val="center"/>
              <w:rPr>
                <w:rFonts w:eastAsia="Times New Roman" w:cstheme="minorHAnsi"/>
                <w:sz w:val="20"/>
                <w:szCs w:val="20"/>
              </w:rPr>
            </w:pPr>
          </w:p>
        </w:tc>
      </w:tr>
      <w:tr w:rsidR="00C947D4" w:rsidRPr="000652F0" w14:paraId="3F01EB5F"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5FE1CF6"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40A9E78D"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i/>
                <w:iCs/>
                <w:sz w:val="20"/>
                <w:szCs w:val="20"/>
              </w:rPr>
              <w:t>Carex</w:t>
            </w:r>
            <w:r w:rsidRPr="000652F0">
              <w:rPr>
                <w:rFonts w:eastAsia="Times New Roman" w:cstheme="minorHAnsi"/>
                <w:sz w:val="20"/>
                <w:szCs w:val="20"/>
              </w:rPr>
              <w:t>_sp2</w:t>
            </w:r>
          </w:p>
        </w:tc>
        <w:tc>
          <w:tcPr>
            <w:tcW w:w="1136" w:type="pct"/>
            <w:tcBorders>
              <w:top w:val="single" w:sz="4" w:space="0" w:color="auto"/>
              <w:left w:val="nil"/>
              <w:bottom w:val="single" w:sz="4" w:space="0" w:color="auto"/>
              <w:right w:val="nil"/>
            </w:tcBorders>
            <w:shd w:val="clear" w:color="auto" w:fill="auto"/>
            <w:noWrap/>
            <w:vAlign w:val="bottom"/>
            <w:hideMark/>
          </w:tcPr>
          <w:p w14:paraId="5124F26D"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11751026" w14:textId="77777777" w:rsidR="000652F0" w:rsidRPr="000652F0" w:rsidRDefault="000652F0" w:rsidP="000652F0">
            <w:pPr>
              <w:spacing w:after="0" w:line="240" w:lineRule="auto"/>
              <w:jc w:val="center"/>
              <w:rPr>
                <w:rFonts w:eastAsia="Times New Roman" w:cstheme="minorHAnsi"/>
                <w:sz w:val="20"/>
                <w:szCs w:val="20"/>
              </w:rPr>
            </w:pPr>
            <w:r w:rsidRPr="000652F0">
              <w:rPr>
                <w:rFonts w:eastAsia="Times New Roman" w:cstheme="minorHAnsi"/>
                <w:sz w:val="20"/>
                <w:szCs w:val="20"/>
              </w:rPr>
              <w:t>Carex_sp2</w:t>
            </w:r>
          </w:p>
        </w:tc>
        <w:tc>
          <w:tcPr>
            <w:tcW w:w="646" w:type="pct"/>
            <w:tcBorders>
              <w:top w:val="single" w:sz="4" w:space="0" w:color="auto"/>
              <w:left w:val="nil"/>
              <w:bottom w:val="single" w:sz="4" w:space="0" w:color="auto"/>
              <w:right w:val="nil"/>
            </w:tcBorders>
            <w:shd w:val="clear" w:color="auto" w:fill="auto"/>
            <w:noWrap/>
            <w:vAlign w:val="bottom"/>
            <w:hideMark/>
          </w:tcPr>
          <w:p w14:paraId="52F93F65"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5116F4EE" w14:textId="77777777" w:rsidTr="00C947D4">
        <w:trPr>
          <w:trHeight w:val="290"/>
        </w:trPr>
        <w:tc>
          <w:tcPr>
            <w:tcW w:w="1240" w:type="pct"/>
            <w:tcBorders>
              <w:top w:val="nil"/>
              <w:left w:val="nil"/>
              <w:bottom w:val="nil"/>
              <w:right w:val="nil"/>
            </w:tcBorders>
            <w:shd w:val="clear" w:color="auto" w:fill="auto"/>
            <w:noWrap/>
            <w:vAlign w:val="bottom"/>
            <w:hideMark/>
          </w:tcPr>
          <w:p w14:paraId="47AF61A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Carex </w:t>
            </w:r>
            <w:proofErr w:type="spellStart"/>
            <w:r w:rsidRPr="000652F0">
              <w:rPr>
                <w:rFonts w:eastAsia="Times New Roman" w:cstheme="minorHAnsi"/>
                <w:i/>
                <w:iCs/>
                <w:sz w:val="20"/>
                <w:szCs w:val="20"/>
              </w:rPr>
              <w:t>lyngbei</w:t>
            </w:r>
            <w:proofErr w:type="spellEnd"/>
          </w:p>
        </w:tc>
        <w:tc>
          <w:tcPr>
            <w:tcW w:w="1196" w:type="pct"/>
            <w:tcBorders>
              <w:top w:val="nil"/>
              <w:left w:val="nil"/>
              <w:bottom w:val="nil"/>
              <w:right w:val="nil"/>
            </w:tcBorders>
            <w:shd w:val="clear" w:color="auto" w:fill="auto"/>
            <w:noWrap/>
            <w:vAlign w:val="bottom"/>
            <w:hideMark/>
          </w:tcPr>
          <w:p w14:paraId="2E41D162"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Carex </w:t>
            </w:r>
            <w:proofErr w:type="spellStart"/>
            <w:r w:rsidRPr="000652F0">
              <w:rPr>
                <w:rFonts w:eastAsia="Times New Roman" w:cstheme="minorHAnsi"/>
                <w:i/>
                <w:iCs/>
                <w:sz w:val="20"/>
                <w:szCs w:val="20"/>
              </w:rPr>
              <w:t>lyngbei</w:t>
            </w:r>
            <w:proofErr w:type="spellEnd"/>
          </w:p>
        </w:tc>
        <w:tc>
          <w:tcPr>
            <w:tcW w:w="1136" w:type="pct"/>
            <w:tcBorders>
              <w:top w:val="nil"/>
              <w:left w:val="nil"/>
              <w:bottom w:val="nil"/>
              <w:right w:val="nil"/>
            </w:tcBorders>
            <w:shd w:val="clear" w:color="auto" w:fill="auto"/>
            <w:noWrap/>
            <w:vAlign w:val="bottom"/>
            <w:hideMark/>
          </w:tcPr>
          <w:p w14:paraId="2E0A594B"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Carex </w:t>
            </w:r>
            <w:proofErr w:type="spellStart"/>
            <w:r w:rsidRPr="000652F0">
              <w:rPr>
                <w:rFonts w:eastAsia="Times New Roman" w:cstheme="minorHAnsi"/>
                <w:i/>
                <w:iCs/>
                <w:sz w:val="20"/>
                <w:szCs w:val="20"/>
              </w:rPr>
              <w:t>lyngbei</w:t>
            </w:r>
            <w:proofErr w:type="spellEnd"/>
          </w:p>
        </w:tc>
        <w:tc>
          <w:tcPr>
            <w:tcW w:w="782" w:type="pct"/>
            <w:tcBorders>
              <w:top w:val="nil"/>
              <w:left w:val="nil"/>
              <w:bottom w:val="nil"/>
              <w:right w:val="nil"/>
            </w:tcBorders>
            <w:shd w:val="clear" w:color="auto" w:fill="auto"/>
            <w:noWrap/>
            <w:vAlign w:val="center"/>
            <w:hideMark/>
          </w:tcPr>
          <w:p w14:paraId="5E107107"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CALY3</w:t>
            </w:r>
          </w:p>
        </w:tc>
        <w:tc>
          <w:tcPr>
            <w:tcW w:w="646" w:type="pct"/>
            <w:tcBorders>
              <w:top w:val="nil"/>
              <w:left w:val="nil"/>
              <w:bottom w:val="nil"/>
              <w:right w:val="nil"/>
            </w:tcBorders>
            <w:shd w:val="clear" w:color="auto" w:fill="auto"/>
            <w:noWrap/>
            <w:vAlign w:val="bottom"/>
            <w:hideMark/>
          </w:tcPr>
          <w:p w14:paraId="37CD1121"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7A76DD1E"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78BF3569"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Cirsium </w:t>
            </w:r>
            <w:proofErr w:type="spellStart"/>
            <w:r w:rsidRPr="000652F0">
              <w:rPr>
                <w:rFonts w:eastAsia="Times New Roman" w:cstheme="minorHAnsi"/>
                <w:i/>
                <w:iCs/>
                <w:sz w:val="20"/>
                <w:szCs w:val="20"/>
              </w:rPr>
              <w:t>arvense</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5A70ED03"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Cirsium </w:t>
            </w:r>
            <w:proofErr w:type="spellStart"/>
            <w:r w:rsidRPr="000652F0">
              <w:rPr>
                <w:rFonts w:eastAsia="Times New Roman" w:cstheme="minorHAnsi"/>
                <w:i/>
                <w:iCs/>
                <w:sz w:val="20"/>
                <w:szCs w:val="20"/>
              </w:rPr>
              <w:t>arvense</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39416D46"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Cirsium </w:t>
            </w:r>
            <w:proofErr w:type="spellStart"/>
            <w:r w:rsidRPr="000652F0">
              <w:rPr>
                <w:rFonts w:eastAsia="Times New Roman" w:cstheme="minorHAnsi"/>
                <w:i/>
                <w:iCs/>
                <w:sz w:val="20"/>
                <w:szCs w:val="20"/>
              </w:rPr>
              <w:t>arvense</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1E09E076"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CIAR4</w:t>
            </w:r>
          </w:p>
        </w:tc>
        <w:tc>
          <w:tcPr>
            <w:tcW w:w="646" w:type="pct"/>
            <w:tcBorders>
              <w:top w:val="single" w:sz="4" w:space="0" w:color="auto"/>
              <w:left w:val="nil"/>
              <w:bottom w:val="single" w:sz="4" w:space="0" w:color="auto"/>
              <w:right w:val="nil"/>
            </w:tcBorders>
            <w:shd w:val="clear" w:color="auto" w:fill="auto"/>
            <w:noWrap/>
            <w:vAlign w:val="bottom"/>
            <w:hideMark/>
          </w:tcPr>
          <w:p w14:paraId="7BF4D406"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AE0ED89" w14:textId="77777777" w:rsidTr="00C947D4">
        <w:trPr>
          <w:trHeight w:val="290"/>
        </w:trPr>
        <w:tc>
          <w:tcPr>
            <w:tcW w:w="1240" w:type="pct"/>
            <w:tcBorders>
              <w:top w:val="nil"/>
              <w:left w:val="nil"/>
              <w:bottom w:val="nil"/>
              <w:right w:val="nil"/>
            </w:tcBorders>
            <w:shd w:val="clear" w:color="auto" w:fill="auto"/>
            <w:noWrap/>
            <w:vAlign w:val="bottom"/>
            <w:hideMark/>
          </w:tcPr>
          <w:p w14:paraId="3D0DBA50"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Deschampsia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caespitosa</w:t>
            </w:r>
            <w:proofErr w:type="spellEnd"/>
          </w:p>
        </w:tc>
        <w:tc>
          <w:tcPr>
            <w:tcW w:w="1196" w:type="pct"/>
            <w:tcBorders>
              <w:top w:val="nil"/>
              <w:left w:val="nil"/>
              <w:bottom w:val="nil"/>
              <w:right w:val="nil"/>
            </w:tcBorders>
            <w:shd w:val="clear" w:color="auto" w:fill="auto"/>
            <w:noWrap/>
            <w:vAlign w:val="bottom"/>
            <w:hideMark/>
          </w:tcPr>
          <w:p w14:paraId="52B176FD"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Deschampsia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caespitosa</w:t>
            </w:r>
            <w:proofErr w:type="spellEnd"/>
          </w:p>
        </w:tc>
        <w:tc>
          <w:tcPr>
            <w:tcW w:w="1136" w:type="pct"/>
            <w:tcBorders>
              <w:top w:val="nil"/>
              <w:left w:val="nil"/>
              <w:bottom w:val="nil"/>
              <w:right w:val="nil"/>
            </w:tcBorders>
            <w:shd w:val="clear" w:color="auto" w:fill="auto"/>
            <w:noWrap/>
            <w:vAlign w:val="bottom"/>
            <w:hideMark/>
          </w:tcPr>
          <w:p w14:paraId="7D2E9F46" w14:textId="77777777" w:rsidR="000652F0" w:rsidRPr="000652F0" w:rsidRDefault="000652F0" w:rsidP="000652F0">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00A138B2"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DECE</w:t>
            </w:r>
          </w:p>
        </w:tc>
        <w:tc>
          <w:tcPr>
            <w:tcW w:w="646" w:type="pct"/>
            <w:tcBorders>
              <w:top w:val="nil"/>
              <w:left w:val="nil"/>
              <w:bottom w:val="nil"/>
              <w:right w:val="nil"/>
            </w:tcBorders>
            <w:shd w:val="clear" w:color="auto" w:fill="auto"/>
            <w:noWrap/>
            <w:vAlign w:val="bottom"/>
            <w:hideMark/>
          </w:tcPr>
          <w:p w14:paraId="4408A64F"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72059D58"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2054EA0"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Dulichium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arundinaceum</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60A63042"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62962F8A"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36AA99A0"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DUAR3</w:t>
            </w:r>
          </w:p>
        </w:tc>
        <w:tc>
          <w:tcPr>
            <w:tcW w:w="646" w:type="pct"/>
            <w:tcBorders>
              <w:top w:val="single" w:sz="4" w:space="0" w:color="auto"/>
              <w:left w:val="nil"/>
              <w:bottom w:val="single" w:sz="4" w:space="0" w:color="auto"/>
              <w:right w:val="nil"/>
            </w:tcBorders>
            <w:shd w:val="clear" w:color="auto" w:fill="auto"/>
            <w:noWrap/>
            <w:vAlign w:val="bottom"/>
            <w:hideMark/>
          </w:tcPr>
          <w:p w14:paraId="49D45675"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2062D967" w14:textId="77777777" w:rsidTr="00C947D4">
        <w:trPr>
          <w:trHeight w:val="290"/>
        </w:trPr>
        <w:tc>
          <w:tcPr>
            <w:tcW w:w="1240" w:type="pct"/>
            <w:tcBorders>
              <w:top w:val="nil"/>
              <w:left w:val="nil"/>
              <w:bottom w:val="nil"/>
              <w:right w:val="nil"/>
            </w:tcBorders>
            <w:shd w:val="clear" w:color="auto" w:fill="auto"/>
            <w:noWrap/>
            <w:vAlign w:val="bottom"/>
            <w:hideMark/>
          </w:tcPr>
          <w:p w14:paraId="5C7226D0"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Eleocharis palustris</w:t>
            </w:r>
          </w:p>
        </w:tc>
        <w:tc>
          <w:tcPr>
            <w:tcW w:w="1196" w:type="pct"/>
            <w:tcBorders>
              <w:top w:val="nil"/>
              <w:left w:val="nil"/>
              <w:bottom w:val="nil"/>
              <w:right w:val="nil"/>
            </w:tcBorders>
            <w:shd w:val="clear" w:color="auto" w:fill="auto"/>
            <w:noWrap/>
            <w:vAlign w:val="bottom"/>
            <w:hideMark/>
          </w:tcPr>
          <w:p w14:paraId="2247DE7E"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Eleocharis palustris</w:t>
            </w:r>
          </w:p>
        </w:tc>
        <w:tc>
          <w:tcPr>
            <w:tcW w:w="1136" w:type="pct"/>
            <w:tcBorders>
              <w:top w:val="nil"/>
              <w:left w:val="nil"/>
              <w:bottom w:val="nil"/>
              <w:right w:val="nil"/>
            </w:tcBorders>
            <w:shd w:val="clear" w:color="auto" w:fill="auto"/>
            <w:noWrap/>
            <w:vAlign w:val="bottom"/>
            <w:hideMark/>
          </w:tcPr>
          <w:p w14:paraId="3A2F54F3"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Eleocharis palustris</w:t>
            </w:r>
          </w:p>
        </w:tc>
        <w:tc>
          <w:tcPr>
            <w:tcW w:w="782" w:type="pct"/>
            <w:tcBorders>
              <w:top w:val="nil"/>
              <w:left w:val="nil"/>
              <w:bottom w:val="nil"/>
              <w:right w:val="nil"/>
            </w:tcBorders>
            <w:shd w:val="clear" w:color="auto" w:fill="auto"/>
            <w:noWrap/>
            <w:vAlign w:val="center"/>
            <w:hideMark/>
          </w:tcPr>
          <w:p w14:paraId="44DACB90"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ELPA3</w:t>
            </w:r>
          </w:p>
        </w:tc>
        <w:tc>
          <w:tcPr>
            <w:tcW w:w="646" w:type="pct"/>
            <w:tcBorders>
              <w:top w:val="nil"/>
              <w:left w:val="nil"/>
              <w:bottom w:val="nil"/>
              <w:right w:val="nil"/>
            </w:tcBorders>
            <w:shd w:val="clear" w:color="auto" w:fill="auto"/>
            <w:noWrap/>
            <w:vAlign w:val="bottom"/>
            <w:hideMark/>
          </w:tcPr>
          <w:p w14:paraId="18C032A0"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699E19DC"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0B3AFD84"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711C7429"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6BA14679"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xml:space="preserve">Equisetum </w:t>
            </w:r>
            <w:proofErr w:type="spellStart"/>
            <w:r w:rsidRPr="000652F0">
              <w:rPr>
                <w:rFonts w:eastAsia="Times New Roman" w:cstheme="minorHAnsi"/>
                <w:i/>
                <w:iCs/>
                <w:color w:val="000000"/>
                <w:sz w:val="20"/>
                <w:szCs w:val="20"/>
              </w:rPr>
              <w:t>arvense</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25197A48"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EQAR</w:t>
            </w:r>
          </w:p>
        </w:tc>
        <w:tc>
          <w:tcPr>
            <w:tcW w:w="646" w:type="pct"/>
            <w:tcBorders>
              <w:top w:val="single" w:sz="4" w:space="0" w:color="auto"/>
              <w:left w:val="nil"/>
              <w:bottom w:val="single" w:sz="4" w:space="0" w:color="auto"/>
              <w:right w:val="nil"/>
            </w:tcBorders>
            <w:shd w:val="clear" w:color="auto" w:fill="auto"/>
            <w:noWrap/>
            <w:vAlign w:val="bottom"/>
            <w:hideMark/>
          </w:tcPr>
          <w:p w14:paraId="5D74EC67"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6B1B962A" w14:textId="77777777" w:rsidTr="00C947D4">
        <w:trPr>
          <w:trHeight w:val="290"/>
        </w:trPr>
        <w:tc>
          <w:tcPr>
            <w:tcW w:w="1240" w:type="pct"/>
            <w:tcBorders>
              <w:top w:val="nil"/>
              <w:left w:val="nil"/>
              <w:bottom w:val="nil"/>
              <w:right w:val="nil"/>
            </w:tcBorders>
            <w:shd w:val="clear" w:color="auto" w:fill="auto"/>
            <w:noWrap/>
            <w:vAlign w:val="bottom"/>
            <w:hideMark/>
          </w:tcPr>
          <w:p w14:paraId="7153031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Equisetum fluviatile</w:t>
            </w:r>
          </w:p>
        </w:tc>
        <w:tc>
          <w:tcPr>
            <w:tcW w:w="1196" w:type="pct"/>
            <w:tcBorders>
              <w:top w:val="nil"/>
              <w:left w:val="nil"/>
              <w:bottom w:val="nil"/>
              <w:right w:val="nil"/>
            </w:tcBorders>
            <w:shd w:val="clear" w:color="auto" w:fill="auto"/>
            <w:noWrap/>
            <w:vAlign w:val="bottom"/>
            <w:hideMark/>
          </w:tcPr>
          <w:p w14:paraId="18AA27A1"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Equisetum fluviatile</w:t>
            </w:r>
          </w:p>
        </w:tc>
        <w:tc>
          <w:tcPr>
            <w:tcW w:w="1136" w:type="pct"/>
            <w:tcBorders>
              <w:top w:val="nil"/>
              <w:left w:val="nil"/>
              <w:bottom w:val="nil"/>
              <w:right w:val="nil"/>
            </w:tcBorders>
            <w:shd w:val="clear" w:color="auto" w:fill="auto"/>
            <w:noWrap/>
            <w:vAlign w:val="bottom"/>
            <w:hideMark/>
          </w:tcPr>
          <w:p w14:paraId="52BF0DA6"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Equisetum fluviatile</w:t>
            </w:r>
          </w:p>
        </w:tc>
        <w:tc>
          <w:tcPr>
            <w:tcW w:w="782" w:type="pct"/>
            <w:tcBorders>
              <w:top w:val="nil"/>
              <w:left w:val="nil"/>
              <w:bottom w:val="nil"/>
              <w:right w:val="nil"/>
            </w:tcBorders>
            <w:shd w:val="clear" w:color="auto" w:fill="auto"/>
            <w:noWrap/>
            <w:vAlign w:val="center"/>
            <w:hideMark/>
          </w:tcPr>
          <w:p w14:paraId="067B820F"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EQFL</w:t>
            </w:r>
          </w:p>
        </w:tc>
        <w:tc>
          <w:tcPr>
            <w:tcW w:w="646" w:type="pct"/>
            <w:tcBorders>
              <w:top w:val="nil"/>
              <w:left w:val="nil"/>
              <w:bottom w:val="nil"/>
              <w:right w:val="nil"/>
            </w:tcBorders>
            <w:shd w:val="clear" w:color="auto" w:fill="auto"/>
            <w:noWrap/>
            <w:vAlign w:val="bottom"/>
            <w:hideMark/>
          </w:tcPr>
          <w:p w14:paraId="4B392A61"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248CBFB4"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C5CBBA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Equisetum </w:t>
            </w:r>
            <w:proofErr w:type="spellStart"/>
            <w:r w:rsidRPr="000652F0">
              <w:rPr>
                <w:rFonts w:eastAsia="Times New Roman" w:cstheme="minorHAnsi"/>
                <w:i/>
                <w:iCs/>
                <w:sz w:val="20"/>
                <w:szCs w:val="20"/>
              </w:rPr>
              <w:t>palustre</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2C989D69"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Equisetum </w:t>
            </w:r>
            <w:proofErr w:type="spellStart"/>
            <w:r w:rsidRPr="000652F0">
              <w:rPr>
                <w:rFonts w:eastAsia="Times New Roman" w:cstheme="minorHAnsi"/>
                <w:i/>
                <w:iCs/>
                <w:sz w:val="20"/>
                <w:szCs w:val="20"/>
              </w:rPr>
              <w:t>palustre</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75DB9C82"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05101F7E"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EQPA</w:t>
            </w:r>
          </w:p>
        </w:tc>
        <w:tc>
          <w:tcPr>
            <w:tcW w:w="646" w:type="pct"/>
            <w:tcBorders>
              <w:top w:val="single" w:sz="4" w:space="0" w:color="auto"/>
              <w:left w:val="nil"/>
              <w:bottom w:val="single" w:sz="4" w:space="0" w:color="auto"/>
              <w:right w:val="nil"/>
            </w:tcBorders>
            <w:shd w:val="clear" w:color="auto" w:fill="auto"/>
            <w:noWrap/>
            <w:vAlign w:val="bottom"/>
            <w:hideMark/>
          </w:tcPr>
          <w:p w14:paraId="5694C66A"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689550D9" w14:textId="77777777" w:rsidTr="00C947D4">
        <w:trPr>
          <w:trHeight w:val="290"/>
        </w:trPr>
        <w:tc>
          <w:tcPr>
            <w:tcW w:w="1240" w:type="pct"/>
            <w:tcBorders>
              <w:top w:val="nil"/>
              <w:left w:val="nil"/>
              <w:bottom w:val="nil"/>
              <w:right w:val="nil"/>
            </w:tcBorders>
            <w:shd w:val="clear" w:color="auto" w:fill="auto"/>
            <w:noWrap/>
            <w:vAlign w:val="bottom"/>
            <w:hideMark/>
          </w:tcPr>
          <w:p w14:paraId="46A3252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Equisetum </w:t>
            </w:r>
            <w:proofErr w:type="spellStart"/>
            <w:r w:rsidRPr="000652F0">
              <w:rPr>
                <w:rFonts w:eastAsia="Times New Roman" w:cstheme="minorHAnsi"/>
                <w:i/>
                <w:iCs/>
                <w:sz w:val="20"/>
                <w:szCs w:val="20"/>
              </w:rPr>
              <w:t>variegatum</w:t>
            </w:r>
            <w:proofErr w:type="spellEnd"/>
          </w:p>
        </w:tc>
        <w:tc>
          <w:tcPr>
            <w:tcW w:w="1196" w:type="pct"/>
            <w:tcBorders>
              <w:top w:val="nil"/>
              <w:left w:val="nil"/>
              <w:bottom w:val="nil"/>
              <w:right w:val="nil"/>
            </w:tcBorders>
            <w:shd w:val="clear" w:color="auto" w:fill="auto"/>
            <w:noWrap/>
            <w:vAlign w:val="bottom"/>
            <w:hideMark/>
          </w:tcPr>
          <w:p w14:paraId="7BD4E497"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Equisetum </w:t>
            </w:r>
            <w:proofErr w:type="spellStart"/>
            <w:r w:rsidRPr="000652F0">
              <w:rPr>
                <w:rFonts w:eastAsia="Times New Roman" w:cstheme="minorHAnsi"/>
                <w:i/>
                <w:iCs/>
                <w:sz w:val="20"/>
                <w:szCs w:val="20"/>
              </w:rPr>
              <w:t>variegatum</w:t>
            </w:r>
            <w:proofErr w:type="spellEnd"/>
          </w:p>
        </w:tc>
        <w:tc>
          <w:tcPr>
            <w:tcW w:w="1136" w:type="pct"/>
            <w:tcBorders>
              <w:top w:val="nil"/>
              <w:left w:val="nil"/>
              <w:bottom w:val="nil"/>
              <w:right w:val="nil"/>
            </w:tcBorders>
            <w:shd w:val="clear" w:color="auto" w:fill="auto"/>
            <w:noWrap/>
            <w:vAlign w:val="bottom"/>
            <w:hideMark/>
          </w:tcPr>
          <w:p w14:paraId="31526121" w14:textId="77777777" w:rsidR="000652F0" w:rsidRPr="000652F0" w:rsidRDefault="000652F0" w:rsidP="000652F0">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4064F499"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EQVA</w:t>
            </w:r>
          </w:p>
        </w:tc>
        <w:tc>
          <w:tcPr>
            <w:tcW w:w="646" w:type="pct"/>
            <w:tcBorders>
              <w:top w:val="nil"/>
              <w:left w:val="nil"/>
              <w:bottom w:val="nil"/>
              <w:right w:val="nil"/>
            </w:tcBorders>
            <w:shd w:val="clear" w:color="auto" w:fill="auto"/>
            <w:noWrap/>
            <w:vAlign w:val="bottom"/>
            <w:hideMark/>
          </w:tcPr>
          <w:p w14:paraId="7C08619A"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01281740"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34B7112"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Festuca </w:t>
            </w:r>
            <w:proofErr w:type="spellStart"/>
            <w:r w:rsidRPr="000652F0">
              <w:rPr>
                <w:rFonts w:eastAsia="Times New Roman" w:cstheme="minorHAnsi"/>
                <w:i/>
                <w:iCs/>
                <w:sz w:val="20"/>
                <w:szCs w:val="20"/>
              </w:rPr>
              <w:t>arundinacea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03D8A0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Festuca </w:t>
            </w:r>
            <w:proofErr w:type="spellStart"/>
            <w:r w:rsidRPr="000652F0">
              <w:rPr>
                <w:rFonts w:eastAsia="Times New Roman" w:cstheme="minorHAnsi"/>
                <w:i/>
                <w:iCs/>
                <w:sz w:val="20"/>
                <w:szCs w:val="20"/>
              </w:rPr>
              <w:t>arundinacea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13E4AA6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Festuca </w:t>
            </w:r>
            <w:proofErr w:type="spellStart"/>
            <w:r w:rsidRPr="000652F0">
              <w:rPr>
                <w:rFonts w:eastAsia="Times New Roman" w:cstheme="minorHAnsi"/>
                <w:i/>
                <w:iCs/>
                <w:sz w:val="20"/>
                <w:szCs w:val="20"/>
              </w:rPr>
              <w:t>arundinacea</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66ACB7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FEAR3</w:t>
            </w:r>
          </w:p>
        </w:tc>
        <w:tc>
          <w:tcPr>
            <w:tcW w:w="646" w:type="pct"/>
            <w:tcBorders>
              <w:top w:val="single" w:sz="4" w:space="0" w:color="auto"/>
              <w:left w:val="nil"/>
              <w:bottom w:val="single" w:sz="4" w:space="0" w:color="auto"/>
              <w:right w:val="nil"/>
            </w:tcBorders>
            <w:shd w:val="clear" w:color="auto" w:fill="auto"/>
            <w:noWrap/>
            <w:vAlign w:val="bottom"/>
            <w:hideMark/>
          </w:tcPr>
          <w:p w14:paraId="0A0BC8EE"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2EE03F97" w14:textId="77777777" w:rsidTr="00C947D4">
        <w:trPr>
          <w:trHeight w:val="290"/>
        </w:trPr>
        <w:tc>
          <w:tcPr>
            <w:tcW w:w="1240" w:type="pct"/>
            <w:tcBorders>
              <w:top w:val="nil"/>
              <w:left w:val="nil"/>
              <w:bottom w:val="nil"/>
              <w:right w:val="nil"/>
            </w:tcBorders>
            <w:shd w:val="clear" w:color="auto" w:fill="auto"/>
            <w:noWrap/>
            <w:vAlign w:val="bottom"/>
            <w:hideMark/>
          </w:tcPr>
          <w:p w14:paraId="7A109BFB"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i/>
                <w:iCs/>
                <w:sz w:val="20"/>
                <w:szCs w:val="20"/>
              </w:rPr>
              <w:t>Festuca</w:t>
            </w:r>
            <w:r w:rsidRPr="000652F0">
              <w:rPr>
                <w:rFonts w:eastAsia="Times New Roman" w:cstheme="minorHAnsi"/>
                <w:sz w:val="20"/>
                <w:szCs w:val="20"/>
              </w:rPr>
              <w:t xml:space="preserve"> sp.</w:t>
            </w:r>
          </w:p>
        </w:tc>
        <w:tc>
          <w:tcPr>
            <w:tcW w:w="1196" w:type="pct"/>
            <w:tcBorders>
              <w:top w:val="nil"/>
              <w:left w:val="nil"/>
              <w:bottom w:val="nil"/>
              <w:right w:val="nil"/>
            </w:tcBorders>
            <w:shd w:val="clear" w:color="auto" w:fill="auto"/>
            <w:noWrap/>
            <w:vAlign w:val="bottom"/>
            <w:hideMark/>
          </w:tcPr>
          <w:p w14:paraId="6A3CF30E" w14:textId="77777777" w:rsidR="000652F0" w:rsidRPr="000652F0" w:rsidRDefault="000652F0" w:rsidP="000652F0">
            <w:pPr>
              <w:spacing w:after="0" w:line="240" w:lineRule="auto"/>
              <w:rPr>
                <w:rFonts w:eastAsia="Times New Roman" w:cstheme="minorHAnsi"/>
                <w:sz w:val="20"/>
                <w:szCs w:val="20"/>
              </w:rPr>
            </w:pPr>
          </w:p>
        </w:tc>
        <w:tc>
          <w:tcPr>
            <w:tcW w:w="1136" w:type="pct"/>
            <w:tcBorders>
              <w:top w:val="nil"/>
              <w:left w:val="nil"/>
              <w:bottom w:val="nil"/>
              <w:right w:val="nil"/>
            </w:tcBorders>
            <w:shd w:val="clear" w:color="auto" w:fill="auto"/>
            <w:noWrap/>
            <w:vAlign w:val="bottom"/>
            <w:hideMark/>
          </w:tcPr>
          <w:p w14:paraId="3F4543AA" w14:textId="77777777" w:rsidR="000652F0" w:rsidRPr="000652F0" w:rsidRDefault="000652F0" w:rsidP="000652F0">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5F41B9F5" w14:textId="77777777" w:rsidR="000652F0" w:rsidRPr="000652F0" w:rsidRDefault="000652F0" w:rsidP="000652F0">
            <w:pPr>
              <w:spacing w:after="0" w:line="240" w:lineRule="auto"/>
              <w:jc w:val="center"/>
              <w:rPr>
                <w:rFonts w:eastAsia="Times New Roman" w:cstheme="minorHAnsi"/>
                <w:sz w:val="20"/>
                <w:szCs w:val="20"/>
              </w:rPr>
            </w:pPr>
            <w:proofErr w:type="spellStart"/>
            <w:r w:rsidRPr="000652F0">
              <w:rPr>
                <w:rFonts w:eastAsia="Times New Roman" w:cstheme="minorHAnsi"/>
                <w:sz w:val="20"/>
                <w:szCs w:val="20"/>
              </w:rPr>
              <w:t>Festuca_sp</w:t>
            </w:r>
            <w:proofErr w:type="spellEnd"/>
            <w:r w:rsidRPr="000652F0">
              <w:rPr>
                <w:rFonts w:eastAsia="Times New Roman" w:cstheme="minorHAnsi"/>
                <w:sz w:val="20"/>
                <w:szCs w:val="20"/>
              </w:rPr>
              <w:t>.</w:t>
            </w:r>
          </w:p>
        </w:tc>
        <w:tc>
          <w:tcPr>
            <w:tcW w:w="646" w:type="pct"/>
            <w:tcBorders>
              <w:top w:val="nil"/>
              <w:left w:val="nil"/>
              <w:bottom w:val="nil"/>
              <w:right w:val="nil"/>
            </w:tcBorders>
            <w:shd w:val="clear" w:color="auto" w:fill="auto"/>
            <w:noWrap/>
            <w:vAlign w:val="bottom"/>
            <w:hideMark/>
          </w:tcPr>
          <w:p w14:paraId="7787C6BD" w14:textId="77777777" w:rsidR="000652F0" w:rsidRPr="000652F0" w:rsidRDefault="000652F0" w:rsidP="000652F0">
            <w:pPr>
              <w:spacing w:after="0" w:line="240" w:lineRule="auto"/>
              <w:jc w:val="center"/>
              <w:rPr>
                <w:rFonts w:eastAsia="Times New Roman" w:cstheme="minorHAnsi"/>
                <w:sz w:val="20"/>
                <w:szCs w:val="20"/>
              </w:rPr>
            </w:pPr>
          </w:p>
        </w:tc>
      </w:tr>
      <w:tr w:rsidR="00C947D4" w:rsidRPr="000652F0" w14:paraId="2E42517F"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BF4524E"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17065AFF"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69DDA866" w14:textId="77777777" w:rsidR="000652F0" w:rsidRPr="000652F0" w:rsidRDefault="000652F0" w:rsidP="000652F0">
            <w:pPr>
              <w:spacing w:after="0" w:line="240" w:lineRule="auto"/>
              <w:rPr>
                <w:rFonts w:eastAsia="Times New Roman" w:cstheme="minorHAnsi"/>
                <w:i/>
                <w:iCs/>
                <w:color w:val="000000"/>
                <w:sz w:val="20"/>
                <w:szCs w:val="20"/>
              </w:rPr>
            </w:pPr>
            <w:proofErr w:type="spellStart"/>
            <w:r w:rsidRPr="000652F0">
              <w:rPr>
                <w:rFonts w:eastAsia="Times New Roman" w:cstheme="minorHAnsi"/>
                <w:i/>
                <w:iCs/>
                <w:color w:val="000000"/>
                <w:sz w:val="20"/>
                <w:szCs w:val="20"/>
              </w:rPr>
              <w:t>Galium</w:t>
            </w:r>
            <w:proofErr w:type="spellEnd"/>
            <w:r w:rsidRPr="000652F0">
              <w:rPr>
                <w:rFonts w:eastAsia="Times New Roman" w:cstheme="minorHAnsi"/>
                <w:i/>
                <w:iCs/>
                <w:color w:val="000000"/>
                <w:sz w:val="20"/>
                <w:szCs w:val="20"/>
              </w:rPr>
              <w:t xml:space="preserve"> </w:t>
            </w:r>
            <w:proofErr w:type="spellStart"/>
            <w:r w:rsidRPr="000652F0">
              <w:rPr>
                <w:rFonts w:eastAsia="Times New Roman" w:cstheme="minorHAnsi"/>
                <w:i/>
                <w:iCs/>
                <w:color w:val="000000"/>
                <w:sz w:val="20"/>
                <w:szCs w:val="20"/>
              </w:rPr>
              <w:t>palustre</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779240FF"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GAPA3</w:t>
            </w:r>
          </w:p>
        </w:tc>
        <w:tc>
          <w:tcPr>
            <w:tcW w:w="646" w:type="pct"/>
            <w:tcBorders>
              <w:top w:val="single" w:sz="4" w:space="0" w:color="auto"/>
              <w:left w:val="nil"/>
              <w:bottom w:val="single" w:sz="4" w:space="0" w:color="auto"/>
              <w:right w:val="nil"/>
            </w:tcBorders>
            <w:shd w:val="clear" w:color="auto" w:fill="auto"/>
            <w:noWrap/>
            <w:vAlign w:val="bottom"/>
            <w:hideMark/>
          </w:tcPr>
          <w:p w14:paraId="40D45EB6"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27E784F6" w14:textId="77777777" w:rsidTr="00C947D4">
        <w:trPr>
          <w:trHeight w:val="290"/>
        </w:trPr>
        <w:tc>
          <w:tcPr>
            <w:tcW w:w="1240" w:type="pct"/>
            <w:tcBorders>
              <w:top w:val="nil"/>
              <w:left w:val="nil"/>
              <w:bottom w:val="nil"/>
              <w:right w:val="nil"/>
            </w:tcBorders>
            <w:shd w:val="clear" w:color="auto" w:fill="auto"/>
            <w:noWrap/>
            <w:vAlign w:val="bottom"/>
            <w:hideMark/>
          </w:tcPr>
          <w:p w14:paraId="413D45C3"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Galium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cymosum</w:t>
            </w:r>
            <w:proofErr w:type="spellEnd"/>
          </w:p>
        </w:tc>
        <w:tc>
          <w:tcPr>
            <w:tcW w:w="1196" w:type="pct"/>
            <w:tcBorders>
              <w:top w:val="nil"/>
              <w:left w:val="nil"/>
              <w:bottom w:val="nil"/>
              <w:right w:val="nil"/>
            </w:tcBorders>
            <w:shd w:val="clear" w:color="auto" w:fill="auto"/>
            <w:noWrap/>
            <w:vAlign w:val="bottom"/>
            <w:hideMark/>
          </w:tcPr>
          <w:p w14:paraId="66AA0E66" w14:textId="77777777" w:rsidR="000652F0" w:rsidRPr="000652F0" w:rsidRDefault="000652F0" w:rsidP="000652F0">
            <w:pPr>
              <w:spacing w:after="0" w:line="240" w:lineRule="auto"/>
              <w:rPr>
                <w:rFonts w:eastAsia="Times New Roman" w:cstheme="minorHAnsi"/>
                <w:i/>
                <w:iCs/>
                <w:sz w:val="20"/>
                <w:szCs w:val="20"/>
              </w:rPr>
            </w:pPr>
          </w:p>
        </w:tc>
        <w:tc>
          <w:tcPr>
            <w:tcW w:w="1136" w:type="pct"/>
            <w:tcBorders>
              <w:top w:val="nil"/>
              <w:left w:val="nil"/>
              <w:bottom w:val="nil"/>
              <w:right w:val="nil"/>
            </w:tcBorders>
            <w:shd w:val="clear" w:color="auto" w:fill="auto"/>
            <w:noWrap/>
            <w:vAlign w:val="bottom"/>
            <w:hideMark/>
          </w:tcPr>
          <w:p w14:paraId="24F7409D" w14:textId="77777777" w:rsidR="000652F0" w:rsidRPr="000652F0" w:rsidRDefault="000652F0" w:rsidP="000652F0">
            <w:pPr>
              <w:spacing w:after="0" w:line="240" w:lineRule="auto"/>
              <w:rPr>
                <w:rFonts w:eastAsia="Times New Roman" w:cstheme="minorHAnsi"/>
                <w:i/>
                <w:iCs/>
                <w:color w:val="000000"/>
                <w:sz w:val="20"/>
                <w:szCs w:val="20"/>
              </w:rPr>
            </w:pPr>
            <w:proofErr w:type="spellStart"/>
            <w:r w:rsidRPr="000652F0">
              <w:rPr>
                <w:rFonts w:eastAsia="Times New Roman" w:cstheme="minorHAnsi"/>
                <w:i/>
                <w:iCs/>
                <w:color w:val="000000"/>
                <w:sz w:val="20"/>
                <w:szCs w:val="20"/>
              </w:rPr>
              <w:t>Galium</w:t>
            </w:r>
            <w:proofErr w:type="spellEnd"/>
            <w:r w:rsidRPr="000652F0">
              <w:rPr>
                <w:rFonts w:eastAsia="Times New Roman" w:cstheme="minorHAnsi"/>
                <w:i/>
                <w:iCs/>
                <w:color w:val="000000"/>
                <w:sz w:val="20"/>
                <w:szCs w:val="20"/>
              </w:rPr>
              <w:t xml:space="preserve"> </w:t>
            </w:r>
            <w:proofErr w:type="spellStart"/>
            <w:r w:rsidRPr="000652F0">
              <w:rPr>
                <w:rFonts w:eastAsia="Times New Roman" w:cstheme="minorHAnsi"/>
                <w:i/>
                <w:iCs/>
                <w:color w:val="000000"/>
                <w:sz w:val="20"/>
                <w:szCs w:val="20"/>
              </w:rPr>
              <w:t>trifidum</w:t>
            </w:r>
            <w:proofErr w:type="spellEnd"/>
          </w:p>
        </w:tc>
        <w:tc>
          <w:tcPr>
            <w:tcW w:w="782" w:type="pct"/>
            <w:tcBorders>
              <w:top w:val="nil"/>
              <w:left w:val="nil"/>
              <w:bottom w:val="nil"/>
              <w:right w:val="nil"/>
            </w:tcBorders>
            <w:shd w:val="clear" w:color="auto" w:fill="auto"/>
            <w:noWrap/>
            <w:vAlign w:val="center"/>
            <w:hideMark/>
          </w:tcPr>
          <w:p w14:paraId="3C768D8B"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GATR3</w:t>
            </w:r>
          </w:p>
        </w:tc>
        <w:tc>
          <w:tcPr>
            <w:tcW w:w="646" w:type="pct"/>
            <w:tcBorders>
              <w:top w:val="nil"/>
              <w:left w:val="nil"/>
              <w:bottom w:val="nil"/>
              <w:right w:val="nil"/>
            </w:tcBorders>
            <w:shd w:val="clear" w:color="auto" w:fill="auto"/>
            <w:noWrap/>
            <w:vAlign w:val="bottom"/>
            <w:hideMark/>
          </w:tcPr>
          <w:p w14:paraId="2B20E46A"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Y</w:t>
            </w:r>
          </w:p>
        </w:tc>
      </w:tr>
      <w:tr w:rsidR="00C947D4" w:rsidRPr="000652F0" w14:paraId="0FEFA9BE"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77E48BA9"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15CEB860"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Galium</w:t>
            </w:r>
            <w:proofErr w:type="spellEnd"/>
            <w:r w:rsidRPr="000652F0">
              <w:rPr>
                <w:rFonts w:eastAsia="Times New Roman" w:cstheme="minorHAnsi"/>
                <w:i/>
                <w:iCs/>
                <w:sz w:val="20"/>
                <w:szCs w:val="20"/>
              </w:rPr>
              <w:t xml:space="preserve"> sp.</w:t>
            </w:r>
          </w:p>
        </w:tc>
        <w:tc>
          <w:tcPr>
            <w:tcW w:w="1136" w:type="pct"/>
            <w:tcBorders>
              <w:top w:val="single" w:sz="4" w:space="0" w:color="auto"/>
              <w:left w:val="nil"/>
              <w:bottom w:val="single" w:sz="4" w:space="0" w:color="auto"/>
              <w:right w:val="nil"/>
            </w:tcBorders>
            <w:shd w:val="clear" w:color="auto" w:fill="auto"/>
            <w:noWrap/>
            <w:vAlign w:val="bottom"/>
            <w:hideMark/>
          </w:tcPr>
          <w:p w14:paraId="3683F698"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7F97F623" w14:textId="77777777" w:rsidR="000652F0" w:rsidRPr="000652F0" w:rsidRDefault="000652F0" w:rsidP="000652F0">
            <w:pPr>
              <w:spacing w:after="0" w:line="240" w:lineRule="auto"/>
              <w:jc w:val="center"/>
              <w:rPr>
                <w:rFonts w:eastAsia="Times New Roman" w:cstheme="minorHAnsi"/>
                <w:sz w:val="20"/>
                <w:szCs w:val="20"/>
              </w:rPr>
            </w:pPr>
            <w:proofErr w:type="spellStart"/>
            <w:r w:rsidRPr="000652F0">
              <w:rPr>
                <w:rFonts w:eastAsia="Times New Roman" w:cstheme="minorHAnsi"/>
                <w:sz w:val="20"/>
                <w:szCs w:val="20"/>
              </w:rPr>
              <w:t>Galium_sp</w:t>
            </w:r>
            <w:proofErr w:type="spellEnd"/>
            <w:r w:rsidRPr="000652F0">
              <w:rPr>
                <w:rFonts w:eastAsia="Times New Roman" w:cstheme="minorHAnsi"/>
                <w:sz w:val="20"/>
                <w:szCs w:val="20"/>
              </w:rPr>
              <w:t>.</w:t>
            </w:r>
          </w:p>
        </w:tc>
        <w:tc>
          <w:tcPr>
            <w:tcW w:w="646" w:type="pct"/>
            <w:tcBorders>
              <w:top w:val="single" w:sz="4" w:space="0" w:color="auto"/>
              <w:left w:val="nil"/>
              <w:bottom w:val="single" w:sz="4" w:space="0" w:color="auto"/>
              <w:right w:val="nil"/>
            </w:tcBorders>
            <w:shd w:val="clear" w:color="auto" w:fill="auto"/>
            <w:noWrap/>
            <w:vAlign w:val="bottom"/>
            <w:hideMark/>
          </w:tcPr>
          <w:p w14:paraId="03CAA384"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4401347" w14:textId="77777777" w:rsidTr="00C947D4">
        <w:trPr>
          <w:trHeight w:val="290"/>
        </w:trPr>
        <w:tc>
          <w:tcPr>
            <w:tcW w:w="1240" w:type="pct"/>
            <w:tcBorders>
              <w:top w:val="nil"/>
              <w:left w:val="nil"/>
              <w:bottom w:val="nil"/>
              <w:right w:val="nil"/>
            </w:tcBorders>
            <w:shd w:val="clear" w:color="auto" w:fill="auto"/>
            <w:noWrap/>
            <w:vAlign w:val="bottom"/>
            <w:hideMark/>
          </w:tcPr>
          <w:p w14:paraId="784F86A2"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Hordeum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brachyantherum</w:t>
            </w:r>
            <w:proofErr w:type="spellEnd"/>
          </w:p>
        </w:tc>
        <w:tc>
          <w:tcPr>
            <w:tcW w:w="1196" w:type="pct"/>
            <w:tcBorders>
              <w:top w:val="nil"/>
              <w:left w:val="nil"/>
              <w:bottom w:val="nil"/>
              <w:right w:val="nil"/>
            </w:tcBorders>
            <w:shd w:val="clear" w:color="auto" w:fill="auto"/>
            <w:noWrap/>
            <w:vAlign w:val="bottom"/>
            <w:hideMark/>
          </w:tcPr>
          <w:p w14:paraId="1DECDFED" w14:textId="77777777" w:rsidR="000652F0" w:rsidRPr="000652F0" w:rsidRDefault="000652F0" w:rsidP="000652F0">
            <w:pPr>
              <w:spacing w:after="0" w:line="240" w:lineRule="auto"/>
              <w:rPr>
                <w:rFonts w:eastAsia="Times New Roman" w:cstheme="minorHAnsi"/>
                <w:i/>
                <w:iCs/>
                <w:sz w:val="20"/>
                <w:szCs w:val="20"/>
              </w:rPr>
            </w:pPr>
          </w:p>
        </w:tc>
        <w:tc>
          <w:tcPr>
            <w:tcW w:w="1136" w:type="pct"/>
            <w:tcBorders>
              <w:top w:val="nil"/>
              <w:left w:val="nil"/>
              <w:bottom w:val="nil"/>
              <w:right w:val="nil"/>
            </w:tcBorders>
            <w:shd w:val="clear" w:color="auto" w:fill="auto"/>
            <w:noWrap/>
            <w:vAlign w:val="bottom"/>
            <w:hideMark/>
          </w:tcPr>
          <w:p w14:paraId="2357504E" w14:textId="307A6B6D" w:rsidR="000652F0" w:rsidRPr="000652F0" w:rsidRDefault="00892EA5" w:rsidP="000652F0">
            <w:pPr>
              <w:spacing w:after="0" w:line="240" w:lineRule="auto"/>
              <w:rPr>
                <w:rFonts w:eastAsia="Times New Roman" w:cstheme="minorHAnsi"/>
                <w:color w:val="000000"/>
                <w:sz w:val="20"/>
                <w:szCs w:val="20"/>
              </w:rPr>
            </w:pPr>
            <w:proofErr w:type="spellStart"/>
            <w:ins w:id="2995" w:author="Stefanie Lane" w:date="2021-11-01T12:12:00Z">
              <w:r w:rsidRPr="000652F0">
                <w:rPr>
                  <w:rFonts w:eastAsia="Times New Roman" w:cstheme="minorHAnsi"/>
                  <w:i/>
                  <w:iCs/>
                  <w:sz w:val="20"/>
                  <w:szCs w:val="20"/>
                </w:rPr>
                <w:t>Hordeum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brachyantherum</w:t>
              </w:r>
            </w:ins>
            <w:proofErr w:type="spellEnd"/>
            <w:del w:id="2996" w:author="Stefanie Lane" w:date="2021-11-01T12:12:00Z">
              <w:r w:rsidR="000652F0" w:rsidRPr="000652F0" w:rsidDel="00892EA5">
                <w:rPr>
                  <w:rFonts w:eastAsia="Times New Roman" w:cstheme="minorHAnsi"/>
                  <w:color w:val="000000"/>
                  <w:sz w:val="20"/>
                  <w:szCs w:val="20"/>
                </w:rPr>
                <w:delText xml:space="preserve">over values and </w:delText>
              </w:r>
            </w:del>
          </w:p>
        </w:tc>
        <w:tc>
          <w:tcPr>
            <w:tcW w:w="782" w:type="pct"/>
            <w:tcBorders>
              <w:top w:val="nil"/>
              <w:left w:val="nil"/>
              <w:bottom w:val="nil"/>
              <w:right w:val="nil"/>
            </w:tcBorders>
            <w:shd w:val="clear" w:color="auto" w:fill="auto"/>
            <w:noWrap/>
            <w:vAlign w:val="center"/>
            <w:hideMark/>
          </w:tcPr>
          <w:p w14:paraId="67B08591"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HOBR2</w:t>
            </w:r>
          </w:p>
        </w:tc>
        <w:tc>
          <w:tcPr>
            <w:tcW w:w="646" w:type="pct"/>
            <w:tcBorders>
              <w:top w:val="nil"/>
              <w:left w:val="nil"/>
              <w:bottom w:val="nil"/>
              <w:right w:val="nil"/>
            </w:tcBorders>
            <w:shd w:val="clear" w:color="auto" w:fill="auto"/>
            <w:noWrap/>
            <w:vAlign w:val="bottom"/>
            <w:hideMark/>
          </w:tcPr>
          <w:p w14:paraId="7A010595"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1E70FE8B"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79303ED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Hypericum </w:t>
            </w:r>
            <w:proofErr w:type="spellStart"/>
            <w:r w:rsidRPr="000652F0">
              <w:rPr>
                <w:rFonts w:eastAsia="Times New Roman" w:cstheme="minorHAnsi"/>
                <w:i/>
                <w:iCs/>
                <w:sz w:val="20"/>
                <w:szCs w:val="20"/>
              </w:rPr>
              <w:t>formosum</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AE8ADB4"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Hypericum </w:t>
            </w:r>
            <w:proofErr w:type="spellStart"/>
            <w:r w:rsidRPr="000652F0">
              <w:rPr>
                <w:rFonts w:eastAsia="Times New Roman" w:cstheme="minorHAnsi"/>
                <w:i/>
                <w:iCs/>
                <w:sz w:val="20"/>
                <w:szCs w:val="20"/>
              </w:rPr>
              <w:t>formosum</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5B5CB153"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0E0B9C51"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HYFO7</w:t>
            </w:r>
          </w:p>
        </w:tc>
        <w:tc>
          <w:tcPr>
            <w:tcW w:w="646" w:type="pct"/>
            <w:tcBorders>
              <w:top w:val="single" w:sz="4" w:space="0" w:color="auto"/>
              <w:left w:val="nil"/>
              <w:bottom w:val="single" w:sz="4" w:space="0" w:color="auto"/>
              <w:right w:val="nil"/>
            </w:tcBorders>
            <w:shd w:val="clear" w:color="auto" w:fill="auto"/>
            <w:noWrap/>
            <w:vAlign w:val="bottom"/>
            <w:hideMark/>
          </w:tcPr>
          <w:p w14:paraId="6E7876C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365664C" w14:textId="77777777" w:rsidTr="00C947D4">
        <w:trPr>
          <w:trHeight w:val="290"/>
        </w:trPr>
        <w:tc>
          <w:tcPr>
            <w:tcW w:w="1240" w:type="pct"/>
            <w:tcBorders>
              <w:top w:val="nil"/>
              <w:left w:val="nil"/>
              <w:bottom w:val="nil"/>
              <w:right w:val="nil"/>
            </w:tcBorders>
            <w:shd w:val="clear" w:color="auto" w:fill="auto"/>
            <w:noWrap/>
            <w:vAlign w:val="bottom"/>
            <w:hideMark/>
          </w:tcPr>
          <w:p w14:paraId="6FE1DCF4" w14:textId="77777777" w:rsidR="000652F0" w:rsidRPr="000652F0" w:rsidRDefault="000652F0" w:rsidP="000652F0">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46E68143" w14:textId="77777777" w:rsidR="000652F0" w:rsidRPr="000652F0" w:rsidRDefault="000652F0" w:rsidP="000652F0">
            <w:pPr>
              <w:spacing w:after="0" w:line="240" w:lineRule="auto"/>
              <w:rPr>
                <w:rFonts w:eastAsia="Times New Roman" w:cstheme="minorHAnsi"/>
                <w:sz w:val="20"/>
                <w:szCs w:val="20"/>
              </w:rPr>
            </w:pPr>
          </w:p>
        </w:tc>
        <w:tc>
          <w:tcPr>
            <w:tcW w:w="1136" w:type="pct"/>
            <w:tcBorders>
              <w:top w:val="nil"/>
              <w:left w:val="nil"/>
              <w:bottom w:val="nil"/>
              <w:right w:val="nil"/>
            </w:tcBorders>
            <w:shd w:val="clear" w:color="auto" w:fill="auto"/>
            <w:noWrap/>
            <w:vAlign w:val="bottom"/>
            <w:hideMark/>
          </w:tcPr>
          <w:p w14:paraId="13F9D4AA"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xml:space="preserve">Hypericum </w:t>
            </w:r>
            <w:proofErr w:type="spellStart"/>
            <w:r w:rsidRPr="000652F0">
              <w:rPr>
                <w:rFonts w:eastAsia="Times New Roman" w:cstheme="minorHAnsi"/>
                <w:i/>
                <w:iCs/>
                <w:color w:val="000000"/>
                <w:sz w:val="20"/>
                <w:szCs w:val="20"/>
              </w:rPr>
              <w:t>scouleri</w:t>
            </w:r>
            <w:proofErr w:type="spellEnd"/>
          </w:p>
        </w:tc>
        <w:tc>
          <w:tcPr>
            <w:tcW w:w="782" w:type="pct"/>
            <w:tcBorders>
              <w:top w:val="nil"/>
              <w:left w:val="nil"/>
              <w:bottom w:val="nil"/>
              <w:right w:val="nil"/>
            </w:tcBorders>
            <w:shd w:val="clear" w:color="auto" w:fill="auto"/>
            <w:noWrap/>
            <w:vAlign w:val="center"/>
            <w:hideMark/>
          </w:tcPr>
          <w:p w14:paraId="726031C1"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HYSC5</w:t>
            </w:r>
          </w:p>
        </w:tc>
        <w:tc>
          <w:tcPr>
            <w:tcW w:w="646" w:type="pct"/>
            <w:tcBorders>
              <w:top w:val="nil"/>
              <w:left w:val="nil"/>
              <w:bottom w:val="nil"/>
              <w:right w:val="nil"/>
            </w:tcBorders>
            <w:shd w:val="clear" w:color="auto" w:fill="auto"/>
            <w:noWrap/>
            <w:vAlign w:val="bottom"/>
            <w:hideMark/>
          </w:tcPr>
          <w:p w14:paraId="6F61BB90"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55F5A6CE"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34122323"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Impatiens </w:t>
            </w:r>
            <w:proofErr w:type="spellStart"/>
            <w:r w:rsidRPr="000652F0">
              <w:rPr>
                <w:rFonts w:eastAsia="Times New Roman" w:cstheme="minorHAnsi"/>
                <w:i/>
                <w:iCs/>
                <w:sz w:val="20"/>
                <w:szCs w:val="20"/>
              </w:rPr>
              <w:t>capensis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36DAD207"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Impatiens </w:t>
            </w:r>
            <w:proofErr w:type="spellStart"/>
            <w:r w:rsidRPr="000652F0">
              <w:rPr>
                <w:rFonts w:eastAsia="Times New Roman" w:cstheme="minorHAnsi"/>
                <w:i/>
                <w:iCs/>
                <w:sz w:val="20"/>
                <w:szCs w:val="20"/>
              </w:rPr>
              <w:t>capensis</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03B827FE"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Impatiens </w:t>
            </w:r>
            <w:proofErr w:type="spellStart"/>
            <w:r w:rsidRPr="000652F0">
              <w:rPr>
                <w:rFonts w:eastAsia="Times New Roman" w:cstheme="minorHAnsi"/>
                <w:i/>
                <w:iCs/>
                <w:sz w:val="20"/>
                <w:szCs w:val="20"/>
              </w:rPr>
              <w:t>capensis</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AE2FFC2"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IMCA</w:t>
            </w:r>
          </w:p>
        </w:tc>
        <w:tc>
          <w:tcPr>
            <w:tcW w:w="646" w:type="pct"/>
            <w:tcBorders>
              <w:top w:val="single" w:sz="4" w:space="0" w:color="auto"/>
              <w:left w:val="nil"/>
              <w:bottom w:val="single" w:sz="4" w:space="0" w:color="auto"/>
              <w:right w:val="nil"/>
            </w:tcBorders>
            <w:shd w:val="clear" w:color="auto" w:fill="auto"/>
            <w:noWrap/>
            <w:vAlign w:val="bottom"/>
            <w:hideMark/>
          </w:tcPr>
          <w:p w14:paraId="017A9012"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517566BD" w14:textId="77777777" w:rsidTr="00C947D4">
        <w:trPr>
          <w:trHeight w:val="290"/>
        </w:trPr>
        <w:tc>
          <w:tcPr>
            <w:tcW w:w="1240" w:type="pct"/>
            <w:tcBorders>
              <w:top w:val="nil"/>
              <w:left w:val="nil"/>
              <w:bottom w:val="nil"/>
              <w:right w:val="nil"/>
            </w:tcBorders>
            <w:shd w:val="clear" w:color="auto" w:fill="auto"/>
            <w:noWrap/>
            <w:vAlign w:val="bottom"/>
            <w:hideMark/>
          </w:tcPr>
          <w:p w14:paraId="4C0D0361" w14:textId="77777777" w:rsidR="000652F0" w:rsidRPr="000652F0" w:rsidRDefault="000652F0" w:rsidP="000652F0">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2A477DA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Iris </w:t>
            </w:r>
            <w:proofErr w:type="spellStart"/>
            <w:r w:rsidRPr="000652F0">
              <w:rPr>
                <w:rFonts w:eastAsia="Times New Roman" w:cstheme="minorHAnsi"/>
                <w:i/>
                <w:iCs/>
                <w:sz w:val="20"/>
                <w:szCs w:val="20"/>
              </w:rPr>
              <w:t>pseudocorus</w:t>
            </w:r>
            <w:proofErr w:type="spellEnd"/>
          </w:p>
        </w:tc>
        <w:tc>
          <w:tcPr>
            <w:tcW w:w="1136" w:type="pct"/>
            <w:tcBorders>
              <w:top w:val="nil"/>
              <w:left w:val="nil"/>
              <w:bottom w:val="nil"/>
              <w:right w:val="nil"/>
            </w:tcBorders>
            <w:shd w:val="clear" w:color="auto" w:fill="auto"/>
            <w:noWrap/>
            <w:vAlign w:val="bottom"/>
            <w:hideMark/>
          </w:tcPr>
          <w:p w14:paraId="13AD1CBC"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Iris </w:t>
            </w:r>
            <w:proofErr w:type="spellStart"/>
            <w:r w:rsidRPr="000652F0">
              <w:rPr>
                <w:rFonts w:eastAsia="Times New Roman" w:cstheme="minorHAnsi"/>
                <w:i/>
                <w:iCs/>
                <w:sz w:val="20"/>
                <w:szCs w:val="20"/>
              </w:rPr>
              <w:t>pseudocorus</w:t>
            </w:r>
            <w:proofErr w:type="spellEnd"/>
          </w:p>
        </w:tc>
        <w:tc>
          <w:tcPr>
            <w:tcW w:w="782" w:type="pct"/>
            <w:tcBorders>
              <w:top w:val="nil"/>
              <w:left w:val="nil"/>
              <w:bottom w:val="nil"/>
              <w:right w:val="nil"/>
            </w:tcBorders>
            <w:shd w:val="clear" w:color="auto" w:fill="auto"/>
            <w:noWrap/>
            <w:vAlign w:val="center"/>
            <w:hideMark/>
          </w:tcPr>
          <w:p w14:paraId="7334055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IRPS</w:t>
            </w:r>
          </w:p>
        </w:tc>
        <w:tc>
          <w:tcPr>
            <w:tcW w:w="646" w:type="pct"/>
            <w:tcBorders>
              <w:top w:val="nil"/>
              <w:left w:val="nil"/>
              <w:bottom w:val="nil"/>
              <w:right w:val="nil"/>
            </w:tcBorders>
            <w:shd w:val="clear" w:color="auto" w:fill="auto"/>
            <w:noWrap/>
            <w:vAlign w:val="bottom"/>
            <w:hideMark/>
          </w:tcPr>
          <w:p w14:paraId="2DBD47BA"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2E560956"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FF33508"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50463B9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3169C95B"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xml:space="preserve">Juncus </w:t>
            </w:r>
            <w:proofErr w:type="spellStart"/>
            <w:r w:rsidRPr="000652F0">
              <w:rPr>
                <w:rFonts w:eastAsia="Times New Roman" w:cstheme="minorHAnsi"/>
                <w:i/>
                <w:iCs/>
                <w:color w:val="000000"/>
                <w:sz w:val="20"/>
                <w:szCs w:val="20"/>
              </w:rPr>
              <w:t>acuminatus</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25E814C"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JUAC</w:t>
            </w:r>
          </w:p>
        </w:tc>
        <w:tc>
          <w:tcPr>
            <w:tcW w:w="646" w:type="pct"/>
            <w:tcBorders>
              <w:top w:val="single" w:sz="4" w:space="0" w:color="auto"/>
              <w:left w:val="nil"/>
              <w:bottom w:val="single" w:sz="4" w:space="0" w:color="auto"/>
              <w:right w:val="nil"/>
            </w:tcBorders>
            <w:shd w:val="clear" w:color="auto" w:fill="auto"/>
            <w:noWrap/>
            <w:vAlign w:val="bottom"/>
            <w:hideMark/>
          </w:tcPr>
          <w:p w14:paraId="3E93274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292357B1" w14:textId="77777777" w:rsidTr="00C947D4">
        <w:trPr>
          <w:trHeight w:val="290"/>
        </w:trPr>
        <w:tc>
          <w:tcPr>
            <w:tcW w:w="1240" w:type="pct"/>
            <w:tcBorders>
              <w:top w:val="nil"/>
              <w:left w:val="nil"/>
              <w:bottom w:val="nil"/>
              <w:right w:val="nil"/>
            </w:tcBorders>
            <w:shd w:val="clear" w:color="auto" w:fill="auto"/>
            <w:noWrap/>
            <w:vAlign w:val="bottom"/>
            <w:hideMark/>
          </w:tcPr>
          <w:p w14:paraId="35B0F379"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articulatus</w:t>
            </w:r>
            <w:proofErr w:type="spellEnd"/>
          </w:p>
        </w:tc>
        <w:tc>
          <w:tcPr>
            <w:tcW w:w="1196" w:type="pct"/>
            <w:tcBorders>
              <w:top w:val="nil"/>
              <w:left w:val="nil"/>
              <w:bottom w:val="nil"/>
              <w:right w:val="nil"/>
            </w:tcBorders>
            <w:shd w:val="clear" w:color="auto" w:fill="auto"/>
            <w:noWrap/>
            <w:vAlign w:val="bottom"/>
            <w:hideMark/>
          </w:tcPr>
          <w:p w14:paraId="60792A8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articulatus</w:t>
            </w:r>
            <w:proofErr w:type="spellEnd"/>
          </w:p>
        </w:tc>
        <w:tc>
          <w:tcPr>
            <w:tcW w:w="1136" w:type="pct"/>
            <w:tcBorders>
              <w:top w:val="nil"/>
              <w:left w:val="nil"/>
              <w:bottom w:val="nil"/>
              <w:right w:val="nil"/>
            </w:tcBorders>
            <w:shd w:val="clear" w:color="auto" w:fill="auto"/>
            <w:noWrap/>
            <w:vAlign w:val="bottom"/>
            <w:hideMark/>
          </w:tcPr>
          <w:p w14:paraId="236107AF"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articulatus</w:t>
            </w:r>
            <w:proofErr w:type="spellEnd"/>
          </w:p>
        </w:tc>
        <w:tc>
          <w:tcPr>
            <w:tcW w:w="782" w:type="pct"/>
            <w:tcBorders>
              <w:top w:val="nil"/>
              <w:left w:val="nil"/>
              <w:bottom w:val="nil"/>
              <w:right w:val="nil"/>
            </w:tcBorders>
            <w:shd w:val="clear" w:color="auto" w:fill="auto"/>
            <w:noWrap/>
            <w:vAlign w:val="center"/>
            <w:hideMark/>
          </w:tcPr>
          <w:p w14:paraId="5C709678"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JUAR</w:t>
            </w:r>
          </w:p>
        </w:tc>
        <w:tc>
          <w:tcPr>
            <w:tcW w:w="646" w:type="pct"/>
            <w:tcBorders>
              <w:top w:val="nil"/>
              <w:left w:val="nil"/>
              <w:bottom w:val="nil"/>
              <w:right w:val="nil"/>
            </w:tcBorders>
            <w:shd w:val="clear" w:color="auto" w:fill="auto"/>
            <w:noWrap/>
            <w:vAlign w:val="bottom"/>
            <w:hideMark/>
          </w:tcPr>
          <w:p w14:paraId="664967E3"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073A5F" w:rsidRPr="000652F0" w14:paraId="68EAAE85"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BE7EE2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Juncus effusus</w:t>
            </w:r>
          </w:p>
        </w:tc>
        <w:tc>
          <w:tcPr>
            <w:tcW w:w="1196" w:type="pct"/>
            <w:tcBorders>
              <w:top w:val="single" w:sz="4" w:space="0" w:color="auto"/>
              <w:left w:val="nil"/>
              <w:bottom w:val="single" w:sz="4" w:space="0" w:color="auto"/>
              <w:right w:val="nil"/>
            </w:tcBorders>
            <w:shd w:val="clear" w:color="auto" w:fill="auto"/>
            <w:noWrap/>
            <w:vAlign w:val="bottom"/>
            <w:hideMark/>
          </w:tcPr>
          <w:p w14:paraId="1BA91C20"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41A8C10E" w14:textId="6351CE90" w:rsidR="00073A5F" w:rsidRPr="000652F0" w:rsidRDefault="00073A5F" w:rsidP="00073A5F">
            <w:pPr>
              <w:spacing w:after="0" w:line="240" w:lineRule="auto"/>
              <w:rPr>
                <w:rFonts w:eastAsia="Times New Roman" w:cstheme="minorHAnsi"/>
                <w:color w:val="000000"/>
                <w:sz w:val="20"/>
                <w:szCs w:val="20"/>
              </w:rPr>
            </w:pPr>
            <w:ins w:id="2997" w:author="Stefanie Lane" w:date="2021-11-01T12:13:00Z">
              <w:r w:rsidRPr="000652F0">
                <w:rPr>
                  <w:rFonts w:eastAsia="Times New Roman" w:cstheme="minorHAnsi"/>
                  <w:i/>
                  <w:iCs/>
                  <w:sz w:val="20"/>
                  <w:szCs w:val="20"/>
                </w:rPr>
                <w:t>Juncus effusus</w:t>
              </w:r>
            </w:ins>
            <w:del w:id="2998" w:author="Stefanie Lane" w:date="2021-11-01T12:13:00Z">
              <w:r w:rsidRPr="000652F0" w:rsidDel="00E303D9">
                <w:rPr>
                  <w:rFonts w:eastAsia="Times New Roman" w:cstheme="minorHAnsi"/>
                  <w:color w:val="000000"/>
                  <w:sz w:val="20"/>
                  <w:szCs w:val="20"/>
                </w:rPr>
                <w:delText xml:space="preserve">over values and </w:delText>
              </w:r>
            </w:del>
          </w:p>
        </w:tc>
        <w:tc>
          <w:tcPr>
            <w:tcW w:w="782" w:type="pct"/>
            <w:tcBorders>
              <w:top w:val="single" w:sz="4" w:space="0" w:color="auto"/>
              <w:left w:val="nil"/>
              <w:bottom w:val="single" w:sz="4" w:space="0" w:color="auto"/>
              <w:right w:val="nil"/>
            </w:tcBorders>
            <w:shd w:val="clear" w:color="auto" w:fill="auto"/>
            <w:noWrap/>
            <w:vAlign w:val="center"/>
            <w:hideMark/>
          </w:tcPr>
          <w:p w14:paraId="0203103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JUEF</w:t>
            </w:r>
          </w:p>
        </w:tc>
        <w:tc>
          <w:tcPr>
            <w:tcW w:w="646" w:type="pct"/>
            <w:tcBorders>
              <w:top w:val="single" w:sz="4" w:space="0" w:color="auto"/>
              <w:left w:val="nil"/>
              <w:bottom w:val="single" w:sz="4" w:space="0" w:color="auto"/>
              <w:right w:val="nil"/>
            </w:tcBorders>
            <w:shd w:val="clear" w:color="auto" w:fill="auto"/>
            <w:noWrap/>
            <w:vAlign w:val="bottom"/>
            <w:hideMark/>
          </w:tcPr>
          <w:p w14:paraId="4A92484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7E293F2" w14:textId="77777777" w:rsidTr="00C947D4">
        <w:trPr>
          <w:trHeight w:val="290"/>
        </w:trPr>
        <w:tc>
          <w:tcPr>
            <w:tcW w:w="1240" w:type="pct"/>
            <w:tcBorders>
              <w:top w:val="nil"/>
              <w:left w:val="nil"/>
              <w:bottom w:val="nil"/>
              <w:right w:val="nil"/>
            </w:tcBorders>
            <w:shd w:val="clear" w:color="auto" w:fill="auto"/>
            <w:noWrap/>
            <w:vAlign w:val="bottom"/>
            <w:hideMark/>
          </w:tcPr>
          <w:p w14:paraId="0E360B0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oxymeris</w:t>
            </w:r>
            <w:proofErr w:type="spellEnd"/>
          </w:p>
        </w:tc>
        <w:tc>
          <w:tcPr>
            <w:tcW w:w="1196" w:type="pct"/>
            <w:tcBorders>
              <w:top w:val="nil"/>
              <w:left w:val="nil"/>
              <w:bottom w:val="nil"/>
              <w:right w:val="nil"/>
            </w:tcBorders>
            <w:shd w:val="clear" w:color="auto" w:fill="auto"/>
            <w:noWrap/>
            <w:vAlign w:val="bottom"/>
            <w:hideMark/>
          </w:tcPr>
          <w:p w14:paraId="4A527FF5"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oxymeris</w:t>
            </w:r>
            <w:proofErr w:type="spellEnd"/>
          </w:p>
        </w:tc>
        <w:tc>
          <w:tcPr>
            <w:tcW w:w="1136" w:type="pct"/>
            <w:tcBorders>
              <w:top w:val="nil"/>
              <w:left w:val="nil"/>
              <w:bottom w:val="nil"/>
              <w:right w:val="nil"/>
            </w:tcBorders>
            <w:shd w:val="clear" w:color="auto" w:fill="auto"/>
            <w:noWrap/>
            <w:vAlign w:val="bottom"/>
            <w:hideMark/>
          </w:tcPr>
          <w:p w14:paraId="5A03C779"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oxymeris</w:t>
            </w:r>
            <w:proofErr w:type="spellEnd"/>
          </w:p>
        </w:tc>
        <w:tc>
          <w:tcPr>
            <w:tcW w:w="782" w:type="pct"/>
            <w:tcBorders>
              <w:top w:val="nil"/>
              <w:left w:val="nil"/>
              <w:bottom w:val="nil"/>
              <w:right w:val="nil"/>
            </w:tcBorders>
            <w:shd w:val="clear" w:color="auto" w:fill="auto"/>
            <w:noWrap/>
            <w:vAlign w:val="center"/>
            <w:hideMark/>
          </w:tcPr>
          <w:p w14:paraId="5E08554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JUOX</w:t>
            </w:r>
          </w:p>
        </w:tc>
        <w:tc>
          <w:tcPr>
            <w:tcW w:w="646" w:type="pct"/>
            <w:tcBorders>
              <w:top w:val="nil"/>
              <w:left w:val="nil"/>
              <w:bottom w:val="nil"/>
              <w:right w:val="nil"/>
            </w:tcBorders>
            <w:shd w:val="clear" w:color="auto" w:fill="auto"/>
            <w:noWrap/>
            <w:vAlign w:val="bottom"/>
            <w:hideMark/>
          </w:tcPr>
          <w:p w14:paraId="00BB98D3"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32116CA9"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0A5274B9"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lastRenderedPageBreak/>
              <w:t>Lathyrus palustris</w:t>
            </w:r>
          </w:p>
        </w:tc>
        <w:tc>
          <w:tcPr>
            <w:tcW w:w="1196" w:type="pct"/>
            <w:tcBorders>
              <w:top w:val="single" w:sz="4" w:space="0" w:color="auto"/>
              <w:left w:val="nil"/>
              <w:bottom w:val="single" w:sz="4" w:space="0" w:color="auto"/>
              <w:right w:val="nil"/>
            </w:tcBorders>
            <w:shd w:val="clear" w:color="auto" w:fill="auto"/>
            <w:noWrap/>
            <w:vAlign w:val="bottom"/>
            <w:hideMark/>
          </w:tcPr>
          <w:p w14:paraId="185498E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Lathyrus palustris</w:t>
            </w:r>
          </w:p>
        </w:tc>
        <w:tc>
          <w:tcPr>
            <w:tcW w:w="1136" w:type="pct"/>
            <w:tcBorders>
              <w:top w:val="single" w:sz="4" w:space="0" w:color="auto"/>
              <w:left w:val="nil"/>
              <w:bottom w:val="single" w:sz="4" w:space="0" w:color="auto"/>
              <w:right w:val="nil"/>
            </w:tcBorders>
            <w:shd w:val="clear" w:color="auto" w:fill="auto"/>
            <w:noWrap/>
            <w:vAlign w:val="bottom"/>
            <w:hideMark/>
          </w:tcPr>
          <w:p w14:paraId="007B8D0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Lathyrus palustris</w:t>
            </w:r>
          </w:p>
        </w:tc>
        <w:tc>
          <w:tcPr>
            <w:tcW w:w="782" w:type="pct"/>
            <w:tcBorders>
              <w:top w:val="single" w:sz="4" w:space="0" w:color="auto"/>
              <w:left w:val="nil"/>
              <w:bottom w:val="single" w:sz="4" w:space="0" w:color="auto"/>
              <w:right w:val="nil"/>
            </w:tcBorders>
            <w:shd w:val="clear" w:color="auto" w:fill="auto"/>
            <w:noWrap/>
            <w:vAlign w:val="center"/>
            <w:hideMark/>
          </w:tcPr>
          <w:p w14:paraId="1EDDD94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LAPA4</w:t>
            </w:r>
          </w:p>
        </w:tc>
        <w:tc>
          <w:tcPr>
            <w:tcW w:w="646" w:type="pct"/>
            <w:tcBorders>
              <w:top w:val="single" w:sz="4" w:space="0" w:color="auto"/>
              <w:left w:val="nil"/>
              <w:bottom w:val="single" w:sz="4" w:space="0" w:color="auto"/>
              <w:right w:val="nil"/>
            </w:tcBorders>
            <w:shd w:val="clear" w:color="auto" w:fill="auto"/>
            <w:noWrap/>
            <w:vAlign w:val="bottom"/>
            <w:hideMark/>
          </w:tcPr>
          <w:p w14:paraId="3FE43D53"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66C56E74" w14:textId="77777777" w:rsidTr="00C947D4">
        <w:trPr>
          <w:trHeight w:val="290"/>
        </w:trPr>
        <w:tc>
          <w:tcPr>
            <w:tcW w:w="1240" w:type="pct"/>
            <w:tcBorders>
              <w:top w:val="nil"/>
              <w:left w:val="nil"/>
              <w:bottom w:val="nil"/>
              <w:right w:val="nil"/>
            </w:tcBorders>
            <w:shd w:val="clear" w:color="auto" w:fill="auto"/>
            <w:noWrap/>
            <w:vAlign w:val="bottom"/>
            <w:hideMark/>
          </w:tcPr>
          <w:p w14:paraId="618266E9"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Leersia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oryzoides</w:t>
            </w:r>
            <w:proofErr w:type="spellEnd"/>
          </w:p>
        </w:tc>
        <w:tc>
          <w:tcPr>
            <w:tcW w:w="1196" w:type="pct"/>
            <w:tcBorders>
              <w:top w:val="nil"/>
              <w:left w:val="nil"/>
              <w:bottom w:val="nil"/>
              <w:right w:val="nil"/>
            </w:tcBorders>
            <w:shd w:val="clear" w:color="auto" w:fill="auto"/>
            <w:noWrap/>
            <w:vAlign w:val="bottom"/>
            <w:hideMark/>
          </w:tcPr>
          <w:p w14:paraId="62B2D87A"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Leersia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oryzoides</w:t>
            </w:r>
            <w:proofErr w:type="spellEnd"/>
          </w:p>
        </w:tc>
        <w:tc>
          <w:tcPr>
            <w:tcW w:w="1136" w:type="pct"/>
            <w:tcBorders>
              <w:top w:val="nil"/>
              <w:left w:val="nil"/>
              <w:bottom w:val="nil"/>
              <w:right w:val="nil"/>
            </w:tcBorders>
            <w:shd w:val="clear" w:color="auto" w:fill="auto"/>
            <w:noWrap/>
            <w:vAlign w:val="bottom"/>
            <w:hideMark/>
          </w:tcPr>
          <w:p w14:paraId="0227A660" w14:textId="77777777" w:rsidR="00073A5F" w:rsidRPr="000652F0" w:rsidRDefault="00073A5F" w:rsidP="00073A5F">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4626737C"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LEOR</w:t>
            </w:r>
          </w:p>
        </w:tc>
        <w:tc>
          <w:tcPr>
            <w:tcW w:w="646" w:type="pct"/>
            <w:tcBorders>
              <w:top w:val="nil"/>
              <w:left w:val="nil"/>
              <w:bottom w:val="nil"/>
              <w:right w:val="nil"/>
            </w:tcBorders>
            <w:shd w:val="clear" w:color="auto" w:fill="auto"/>
            <w:noWrap/>
            <w:vAlign w:val="bottom"/>
            <w:hideMark/>
          </w:tcPr>
          <w:p w14:paraId="4C29483F"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7B9BFD7E"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3F2B429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Lilaea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scilloides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79A75F24"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24F9EDAD"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231FDA9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LISC4</w:t>
            </w:r>
          </w:p>
        </w:tc>
        <w:tc>
          <w:tcPr>
            <w:tcW w:w="646" w:type="pct"/>
            <w:tcBorders>
              <w:top w:val="single" w:sz="4" w:space="0" w:color="auto"/>
              <w:left w:val="nil"/>
              <w:bottom w:val="single" w:sz="4" w:space="0" w:color="auto"/>
              <w:right w:val="nil"/>
            </w:tcBorders>
            <w:shd w:val="clear" w:color="auto" w:fill="auto"/>
            <w:noWrap/>
            <w:vAlign w:val="bottom"/>
            <w:hideMark/>
          </w:tcPr>
          <w:p w14:paraId="1811BD6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0555E7DD" w14:textId="77777777" w:rsidTr="00C947D4">
        <w:trPr>
          <w:trHeight w:val="290"/>
        </w:trPr>
        <w:tc>
          <w:tcPr>
            <w:tcW w:w="1240" w:type="pct"/>
            <w:tcBorders>
              <w:top w:val="nil"/>
              <w:left w:val="nil"/>
              <w:bottom w:val="nil"/>
              <w:right w:val="nil"/>
            </w:tcBorders>
            <w:shd w:val="clear" w:color="auto" w:fill="auto"/>
            <w:noWrap/>
            <w:vAlign w:val="bottom"/>
            <w:hideMark/>
          </w:tcPr>
          <w:p w14:paraId="2A58CC4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Lilaeopsis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occidentalis</w:t>
            </w:r>
            <w:proofErr w:type="spellEnd"/>
          </w:p>
        </w:tc>
        <w:tc>
          <w:tcPr>
            <w:tcW w:w="1196" w:type="pct"/>
            <w:tcBorders>
              <w:top w:val="nil"/>
              <w:left w:val="nil"/>
              <w:bottom w:val="nil"/>
              <w:right w:val="nil"/>
            </w:tcBorders>
            <w:shd w:val="clear" w:color="auto" w:fill="auto"/>
            <w:noWrap/>
            <w:vAlign w:val="bottom"/>
            <w:hideMark/>
          </w:tcPr>
          <w:p w14:paraId="2BA0884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Lilaeopsis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occidentalis</w:t>
            </w:r>
            <w:proofErr w:type="spellEnd"/>
          </w:p>
        </w:tc>
        <w:tc>
          <w:tcPr>
            <w:tcW w:w="1136" w:type="pct"/>
            <w:tcBorders>
              <w:top w:val="nil"/>
              <w:left w:val="nil"/>
              <w:bottom w:val="nil"/>
              <w:right w:val="nil"/>
            </w:tcBorders>
            <w:shd w:val="clear" w:color="auto" w:fill="auto"/>
            <w:noWrap/>
            <w:vAlign w:val="bottom"/>
            <w:hideMark/>
          </w:tcPr>
          <w:p w14:paraId="4899854E" w14:textId="77777777" w:rsidR="00073A5F" w:rsidRPr="000652F0" w:rsidRDefault="00073A5F" w:rsidP="00073A5F">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449BD5EE"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LIOC</w:t>
            </w:r>
          </w:p>
        </w:tc>
        <w:tc>
          <w:tcPr>
            <w:tcW w:w="646" w:type="pct"/>
            <w:tcBorders>
              <w:top w:val="nil"/>
              <w:left w:val="nil"/>
              <w:bottom w:val="nil"/>
              <w:right w:val="nil"/>
            </w:tcBorders>
            <w:shd w:val="clear" w:color="auto" w:fill="auto"/>
            <w:noWrap/>
            <w:vAlign w:val="bottom"/>
            <w:hideMark/>
          </w:tcPr>
          <w:p w14:paraId="296AE813"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113E9DC0"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BACBD49" w14:textId="77777777" w:rsidR="00073A5F" w:rsidRPr="000652F0" w:rsidRDefault="00073A5F" w:rsidP="00073A5F">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3CE6759B" w14:textId="77777777" w:rsidR="00073A5F" w:rsidRPr="000652F0" w:rsidRDefault="00073A5F" w:rsidP="00073A5F">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703A9E36" w14:textId="77777777" w:rsidR="00073A5F" w:rsidRPr="000652F0" w:rsidRDefault="00073A5F" w:rsidP="00073A5F">
            <w:pPr>
              <w:spacing w:after="0" w:line="240" w:lineRule="auto"/>
              <w:rPr>
                <w:rFonts w:eastAsia="Times New Roman" w:cstheme="minorHAnsi"/>
                <w:color w:val="000000"/>
                <w:sz w:val="20"/>
                <w:szCs w:val="20"/>
              </w:rPr>
            </w:pPr>
            <w:proofErr w:type="spellStart"/>
            <w:r w:rsidRPr="000652F0">
              <w:rPr>
                <w:rFonts w:eastAsia="Times New Roman" w:cstheme="minorHAnsi"/>
                <w:i/>
                <w:iCs/>
                <w:color w:val="000000"/>
                <w:sz w:val="20"/>
                <w:szCs w:val="20"/>
              </w:rPr>
              <w:t>Lycopus</w:t>
            </w:r>
            <w:proofErr w:type="spellEnd"/>
            <w:r w:rsidRPr="000652F0">
              <w:rPr>
                <w:rFonts w:eastAsia="Times New Roman" w:cstheme="minorHAnsi"/>
                <w:color w:val="000000"/>
                <w:sz w:val="20"/>
                <w:szCs w:val="20"/>
              </w:rPr>
              <w:t xml:space="preserve"> sp. </w:t>
            </w:r>
          </w:p>
        </w:tc>
        <w:tc>
          <w:tcPr>
            <w:tcW w:w="782" w:type="pct"/>
            <w:tcBorders>
              <w:top w:val="single" w:sz="4" w:space="0" w:color="auto"/>
              <w:left w:val="nil"/>
              <w:bottom w:val="single" w:sz="4" w:space="0" w:color="auto"/>
              <w:right w:val="nil"/>
            </w:tcBorders>
            <w:shd w:val="clear" w:color="auto" w:fill="auto"/>
            <w:noWrap/>
            <w:vAlign w:val="center"/>
            <w:hideMark/>
          </w:tcPr>
          <w:p w14:paraId="13D474D5" w14:textId="77777777" w:rsidR="00073A5F" w:rsidRPr="000652F0" w:rsidRDefault="00073A5F" w:rsidP="00073A5F">
            <w:pPr>
              <w:spacing w:after="0" w:line="240" w:lineRule="auto"/>
              <w:jc w:val="center"/>
              <w:rPr>
                <w:rFonts w:eastAsia="Times New Roman" w:cstheme="minorHAnsi"/>
                <w:color w:val="000000"/>
                <w:sz w:val="20"/>
                <w:szCs w:val="20"/>
              </w:rPr>
            </w:pPr>
            <w:proofErr w:type="spellStart"/>
            <w:r w:rsidRPr="000652F0">
              <w:rPr>
                <w:rFonts w:eastAsia="Times New Roman" w:cstheme="minorHAnsi"/>
                <w:color w:val="000000"/>
                <w:sz w:val="20"/>
                <w:szCs w:val="20"/>
              </w:rPr>
              <w:t>Lycopus_sp</w:t>
            </w:r>
            <w:proofErr w:type="spellEnd"/>
          </w:p>
        </w:tc>
        <w:tc>
          <w:tcPr>
            <w:tcW w:w="646" w:type="pct"/>
            <w:tcBorders>
              <w:top w:val="single" w:sz="4" w:space="0" w:color="auto"/>
              <w:left w:val="nil"/>
              <w:bottom w:val="single" w:sz="4" w:space="0" w:color="auto"/>
              <w:right w:val="nil"/>
            </w:tcBorders>
            <w:shd w:val="clear" w:color="auto" w:fill="auto"/>
            <w:noWrap/>
            <w:vAlign w:val="bottom"/>
            <w:hideMark/>
          </w:tcPr>
          <w:p w14:paraId="5892C28E"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C5D0AAE" w14:textId="77777777" w:rsidTr="00C947D4">
        <w:trPr>
          <w:trHeight w:val="290"/>
        </w:trPr>
        <w:tc>
          <w:tcPr>
            <w:tcW w:w="1240" w:type="pct"/>
            <w:tcBorders>
              <w:top w:val="nil"/>
              <w:left w:val="nil"/>
              <w:bottom w:val="nil"/>
              <w:right w:val="nil"/>
            </w:tcBorders>
            <w:shd w:val="clear" w:color="auto" w:fill="auto"/>
            <w:noWrap/>
            <w:vAlign w:val="bottom"/>
            <w:hideMark/>
          </w:tcPr>
          <w:p w14:paraId="2A369243" w14:textId="77777777" w:rsidR="00073A5F" w:rsidRPr="000652F0" w:rsidRDefault="00073A5F" w:rsidP="00073A5F">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0A95E112"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Lysichiton</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americanum</w:t>
            </w:r>
            <w:proofErr w:type="spellEnd"/>
          </w:p>
        </w:tc>
        <w:tc>
          <w:tcPr>
            <w:tcW w:w="1136" w:type="pct"/>
            <w:tcBorders>
              <w:top w:val="nil"/>
              <w:left w:val="nil"/>
              <w:bottom w:val="nil"/>
              <w:right w:val="nil"/>
            </w:tcBorders>
            <w:shd w:val="clear" w:color="auto" w:fill="auto"/>
            <w:noWrap/>
            <w:vAlign w:val="bottom"/>
            <w:hideMark/>
          </w:tcPr>
          <w:p w14:paraId="32E82304"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Lysichiton</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americanum</w:t>
            </w:r>
            <w:proofErr w:type="spellEnd"/>
          </w:p>
        </w:tc>
        <w:tc>
          <w:tcPr>
            <w:tcW w:w="782" w:type="pct"/>
            <w:tcBorders>
              <w:top w:val="nil"/>
              <w:left w:val="nil"/>
              <w:bottom w:val="nil"/>
              <w:right w:val="nil"/>
            </w:tcBorders>
            <w:shd w:val="clear" w:color="auto" w:fill="auto"/>
            <w:noWrap/>
            <w:vAlign w:val="center"/>
            <w:hideMark/>
          </w:tcPr>
          <w:p w14:paraId="0E94222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LYAM3</w:t>
            </w:r>
          </w:p>
        </w:tc>
        <w:tc>
          <w:tcPr>
            <w:tcW w:w="646" w:type="pct"/>
            <w:tcBorders>
              <w:top w:val="nil"/>
              <w:left w:val="nil"/>
              <w:bottom w:val="nil"/>
              <w:right w:val="nil"/>
            </w:tcBorders>
            <w:shd w:val="clear" w:color="auto" w:fill="auto"/>
            <w:noWrap/>
            <w:vAlign w:val="bottom"/>
            <w:hideMark/>
          </w:tcPr>
          <w:p w14:paraId="63EDFF03"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066DCDA2"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586F80F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Lysimachia thyrsiflora</w:t>
            </w:r>
          </w:p>
        </w:tc>
        <w:tc>
          <w:tcPr>
            <w:tcW w:w="1196" w:type="pct"/>
            <w:tcBorders>
              <w:top w:val="single" w:sz="4" w:space="0" w:color="auto"/>
              <w:left w:val="nil"/>
              <w:bottom w:val="single" w:sz="4" w:space="0" w:color="auto"/>
              <w:right w:val="nil"/>
            </w:tcBorders>
            <w:shd w:val="clear" w:color="auto" w:fill="auto"/>
            <w:noWrap/>
            <w:vAlign w:val="bottom"/>
            <w:hideMark/>
          </w:tcPr>
          <w:p w14:paraId="48B34FB5"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Lysimachia thyrsiflora</w:t>
            </w:r>
          </w:p>
        </w:tc>
        <w:tc>
          <w:tcPr>
            <w:tcW w:w="1136" w:type="pct"/>
            <w:tcBorders>
              <w:top w:val="single" w:sz="4" w:space="0" w:color="auto"/>
              <w:left w:val="nil"/>
              <w:bottom w:val="single" w:sz="4" w:space="0" w:color="auto"/>
              <w:right w:val="nil"/>
            </w:tcBorders>
            <w:shd w:val="clear" w:color="auto" w:fill="auto"/>
            <w:noWrap/>
            <w:vAlign w:val="bottom"/>
            <w:hideMark/>
          </w:tcPr>
          <w:p w14:paraId="2205B3A3"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Lysimachia thyrsiflora</w:t>
            </w:r>
          </w:p>
        </w:tc>
        <w:tc>
          <w:tcPr>
            <w:tcW w:w="782" w:type="pct"/>
            <w:tcBorders>
              <w:top w:val="single" w:sz="4" w:space="0" w:color="auto"/>
              <w:left w:val="nil"/>
              <w:bottom w:val="single" w:sz="4" w:space="0" w:color="auto"/>
              <w:right w:val="nil"/>
            </w:tcBorders>
            <w:shd w:val="clear" w:color="auto" w:fill="auto"/>
            <w:noWrap/>
            <w:vAlign w:val="center"/>
            <w:hideMark/>
          </w:tcPr>
          <w:p w14:paraId="4FC948BC"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LYTH2</w:t>
            </w:r>
          </w:p>
        </w:tc>
        <w:tc>
          <w:tcPr>
            <w:tcW w:w="646" w:type="pct"/>
            <w:tcBorders>
              <w:top w:val="single" w:sz="4" w:space="0" w:color="auto"/>
              <w:left w:val="nil"/>
              <w:bottom w:val="single" w:sz="4" w:space="0" w:color="auto"/>
              <w:right w:val="nil"/>
            </w:tcBorders>
            <w:shd w:val="clear" w:color="auto" w:fill="auto"/>
            <w:noWrap/>
            <w:vAlign w:val="bottom"/>
            <w:hideMark/>
          </w:tcPr>
          <w:p w14:paraId="77F829F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19677566" w14:textId="77777777" w:rsidTr="00C947D4">
        <w:trPr>
          <w:trHeight w:val="290"/>
        </w:trPr>
        <w:tc>
          <w:tcPr>
            <w:tcW w:w="1240" w:type="pct"/>
            <w:tcBorders>
              <w:top w:val="nil"/>
              <w:left w:val="nil"/>
              <w:bottom w:val="nil"/>
              <w:right w:val="nil"/>
            </w:tcBorders>
            <w:shd w:val="clear" w:color="auto" w:fill="auto"/>
            <w:noWrap/>
            <w:vAlign w:val="bottom"/>
            <w:hideMark/>
          </w:tcPr>
          <w:p w14:paraId="3D7673A1"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Lythrum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salicaria</w:t>
            </w:r>
            <w:proofErr w:type="spellEnd"/>
          </w:p>
        </w:tc>
        <w:tc>
          <w:tcPr>
            <w:tcW w:w="1196" w:type="pct"/>
            <w:tcBorders>
              <w:top w:val="nil"/>
              <w:left w:val="nil"/>
              <w:bottom w:val="nil"/>
              <w:right w:val="nil"/>
            </w:tcBorders>
            <w:shd w:val="clear" w:color="auto" w:fill="auto"/>
            <w:noWrap/>
            <w:vAlign w:val="bottom"/>
            <w:hideMark/>
          </w:tcPr>
          <w:p w14:paraId="043EAEA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Lythrum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salicaria</w:t>
            </w:r>
            <w:proofErr w:type="spellEnd"/>
          </w:p>
        </w:tc>
        <w:tc>
          <w:tcPr>
            <w:tcW w:w="1136" w:type="pct"/>
            <w:tcBorders>
              <w:top w:val="nil"/>
              <w:left w:val="nil"/>
              <w:bottom w:val="nil"/>
              <w:right w:val="nil"/>
            </w:tcBorders>
            <w:shd w:val="clear" w:color="auto" w:fill="auto"/>
            <w:noWrap/>
            <w:vAlign w:val="bottom"/>
            <w:hideMark/>
          </w:tcPr>
          <w:p w14:paraId="73BFC563"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Lythrum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salicaria</w:t>
            </w:r>
            <w:proofErr w:type="spellEnd"/>
          </w:p>
        </w:tc>
        <w:tc>
          <w:tcPr>
            <w:tcW w:w="782" w:type="pct"/>
            <w:tcBorders>
              <w:top w:val="nil"/>
              <w:left w:val="nil"/>
              <w:bottom w:val="nil"/>
              <w:right w:val="nil"/>
            </w:tcBorders>
            <w:shd w:val="clear" w:color="auto" w:fill="auto"/>
            <w:noWrap/>
            <w:vAlign w:val="center"/>
            <w:hideMark/>
          </w:tcPr>
          <w:p w14:paraId="1F045D0E"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LYSA2</w:t>
            </w:r>
          </w:p>
        </w:tc>
        <w:tc>
          <w:tcPr>
            <w:tcW w:w="646" w:type="pct"/>
            <w:tcBorders>
              <w:top w:val="nil"/>
              <w:left w:val="nil"/>
              <w:bottom w:val="nil"/>
              <w:right w:val="nil"/>
            </w:tcBorders>
            <w:shd w:val="clear" w:color="auto" w:fill="auto"/>
            <w:noWrap/>
            <w:vAlign w:val="bottom"/>
            <w:hideMark/>
          </w:tcPr>
          <w:p w14:paraId="05729FC1"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60D1BFC2"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310F8C11"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Mentha </w:t>
            </w:r>
            <w:proofErr w:type="spellStart"/>
            <w:r w:rsidRPr="000652F0">
              <w:rPr>
                <w:rFonts w:eastAsia="Times New Roman" w:cstheme="minorHAnsi"/>
                <w:i/>
                <w:iCs/>
                <w:sz w:val="20"/>
                <w:szCs w:val="20"/>
              </w:rPr>
              <w:t>citrata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3C7D42F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Mentha </w:t>
            </w:r>
            <w:proofErr w:type="spellStart"/>
            <w:r w:rsidRPr="000652F0">
              <w:rPr>
                <w:rFonts w:eastAsia="Times New Roman" w:cstheme="minorHAnsi"/>
                <w:i/>
                <w:iCs/>
                <w:sz w:val="20"/>
                <w:szCs w:val="20"/>
              </w:rPr>
              <w:t>citrata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2C7FC372"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Mentha aquatica</w:t>
            </w:r>
          </w:p>
        </w:tc>
        <w:tc>
          <w:tcPr>
            <w:tcW w:w="782" w:type="pct"/>
            <w:tcBorders>
              <w:top w:val="single" w:sz="4" w:space="0" w:color="auto"/>
              <w:left w:val="nil"/>
              <w:bottom w:val="single" w:sz="4" w:space="0" w:color="auto"/>
              <w:right w:val="nil"/>
            </w:tcBorders>
            <w:shd w:val="clear" w:color="auto" w:fill="auto"/>
            <w:noWrap/>
            <w:vAlign w:val="center"/>
            <w:hideMark/>
          </w:tcPr>
          <w:p w14:paraId="3C79B69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MEAQ</w:t>
            </w:r>
          </w:p>
        </w:tc>
        <w:tc>
          <w:tcPr>
            <w:tcW w:w="646" w:type="pct"/>
            <w:tcBorders>
              <w:top w:val="single" w:sz="4" w:space="0" w:color="auto"/>
              <w:left w:val="nil"/>
              <w:bottom w:val="single" w:sz="4" w:space="0" w:color="auto"/>
              <w:right w:val="nil"/>
            </w:tcBorders>
            <w:shd w:val="clear" w:color="auto" w:fill="auto"/>
            <w:noWrap/>
            <w:vAlign w:val="bottom"/>
            <w:hideMark/>
          </w:tcPr>
          <w:p w14:paraId="245EB85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Y</w:t>
            </w:r>
          </w:p>
        </w:tc>
      </w:tr>
      <w:tr w:rsidR="00073A5F" w:rsidRPr="000652F0" w14:paraId="1DA8AF8F" w14:textId="77777777" w:rsidTr="00C947D4">
        <w:trPr>
          <w:trHeight w:val="290"/>
        </w:trPr>
        <w:tc>
          <w:tcPr>
            <w:tcW w:w="1240" w:type="pct"/>
            <w:tcBorders>
              <w:top w:val="nil"/>
              <w:left w:val="nil"/>
              <w:bottom w:val="nil"/>
              <w:right w:val="nil"/>
            </w:tcBorders>
            <w:shd w:val="clear" w:color="auto" w:fill="auto"/>
            <w:noWrap/>
            <w:vAlign w:val="bottom"/>
            <w:hideMark/>
          </w:tcPr>
          <w:p w14:paraId="69B6687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Mentha arvensis</w:t>
            </w:r>
          </w:p>
        </w:tc>
        <w:tc>
          <w:tcPr>
            <w:tcW w:w="1196" w:type="pct"/>
            <w:tcBorders>
              <w:top w:val="nil"/>
              <w:left w:val="nil"/>
              <w:bottom w:val="nil"/>
              <w:right w:val="nil"/>
            </w:tcBorders>
            <w:shd w:val="clear" w:color="auto" w:fill="auto"/>
            <w:noWrap/>
            <w:vAlign w:val="bottom"/>
            <w:hideMark/>
          </w:tcPr>
          <w:p w14:paraId="15D37CA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Mentha arvensis</w:t>
            </w:r>
          </w:p>
        </w:tc>
        <w:tc>
          <w:tcPr>
            <w:tcW w:w="1136" w:type="pct"/>
            <w:tcBorders>
              <w:top w:val="nil"/>
              <w:left w:val="nil"/>
              <w:bottom w:val="nil"/>
              <w:right w:val="nil"/>
            </w:tcBorders>
            <w:shd w:val="clear" w:color="auto" w:fill="auto"/>
            <w:noWrap/>
            <w:vAlign w:val="bottom"/>
            <w:hideMark/>
          </w:tcPr>
          <w:p w14:paraId="6D619BBB"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Mentha arvensis</w:t>
            </w:r>
          </w:p>
        </w:tc>
        <w:tc>
          <w:tcPr>
            <w:tcW w:w="782" w:type="pct"/>
            <w:tcBorders>
              <w:top w:val="nil"/>
              <w:left w:val="nil"/>
              <w:bottom w:val="nil"/>
              <w:right w:val="nil"/>
            </w:tcBorders>
            <w:shd w:val="clear" w:color="auto" w:fill="auto"/>
            <w:noWrap/>
            <w:vAlign w:val="center"/>
            <w:hideMark/>
          </w:tcPr>
          <w:p w14:paraId="54A0545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MEAR4</w:t>
            </w:r>
          </w:p>
        </w:tc>
        <w:tc>
          <w:tcPr>
            <w:tcW w:w="646" w:type="pct"/>
            <w:tcBorders>
              <w:top w:val="nil"/>
              <w:left w:val="nil"/>
              <w:bottom w:val="nil"/>
              <w:right w:val="nil"/>
            </w:tcBorders>
            <w:shd w:val="clear" w:color="auto" w:fill="auto"/>
            <w:noWrap/>
            <w:vAlign w:val="bottom"/>
            <w:hideMark/>
          </w:tcPr>
          <w:p w14:paraId="25CF52D0"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2729618D"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B63CB0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Menyanthes trifoliata</w:t>
            </w:r>
          </w:p>
        </w:tc>
        <w:tc>
          <w:tcPr>
            <w:tcW w:w="1196" w:type="pct"/>
            <w:tcBorders>
              <w:top w:val="single" w:sz="4" w:space="0" w:color="auto"/>
              <w:left w:val="nil"/>
              <w:bottom w:val="single" w:sz="4" w:space="0" w:color="auto"/>
              <w:right w:val="nil"/>
            </w:tcBorders>
            <w:shd w:val="clear" w:color="auto" w:fill="auto"/>
            <w:noWrap/>
            <w:vAlign w:val="bottom"/>
            <w:hideMark/>
          </w:tcPr>
          <w:p w14:paraId="6E71A43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Menyanthes trifoliata</w:t>
            </w:r>
          </w:p>
        </w:tc>
        <w:tc>
          <w:tcPr>
            <w:tcW w:w="1136" w:type="pct"/>
            <w:tcBorders>
              <w:top w:val="single" w:sz="4" w:space="0" w:color="auto"/>
              <w:left w:val="nil"/>
              <w:bottom w:val="single" w:sz="4" w:space="0" w:color="auto"/>
              <w:right w:val="nil"/>
            </w:tcBorders>
            <w:shd w:val="clear" w:color="auto" w:fill="auto"/>
            <w:noWrap/>
            <w:vAlign w:val="bottom"/>
            <w:hideMark/>
          </w:tcPr>
          <w:p w14:paraId="18B59A70"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Menyanthes trifoliata</w:t>
            </w:r>
          </w:p>
        </w:tc>
        <w:tc>
          <w:tcPr>
            <w:tcW w:w="782" w:type="pct"/>
            <w:tcBorders>
              <w:top w:val="single" w:sz="4" w:space="0" w:color="auto"/>
              <w:left w:val="nil"/>
              <w:bottom w:val="single" w:sz="4" w:space="0" w:color="auto"/>
              <w:right w:val="nil"/>
            </w:tcBorders>
            <w:shd w:val="clear" w:color="auto" w:fill="auto"/>
            <w:noWrap/>
            <w:vAlign w:val="center"/>
            <w:hideMark/>
          </w:tcPr>
          <w:p w14:paraId="09F2870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METR3</w:t>
            </w:r>
          </w:p>
        </w:tc>
        <w:tc>
          <w:tcPr>
            <w:tcW w:w="646" w:type="pct"/>
            <w:tcBorders>
              <w:top w:val="single" w:sz="4" w:space="0" w:color="auto"/>
              <w:left w:val="nil"/>
              <w:bottom w:val="single" w:sz="4" w:space="0" w:color="auto"/>
              <w:right w:val="nil"/>
            </w:tcBorders>
            <w:shd w:val="clear" w:color="auto" w:fill="auto"/>
            <w:noWrap/>
            <w:vAlign w:val="bottom"/>
            <w:hideMark/>
          </w:tcPr>
          <w:p w14:paraId="383367F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AD5D1FF" w14:textId="77777777" w:rsidTr="00C947D4">
        <w:trPr>
          <w:trHeight w:val="290"/>
        </w:trPr>
        <w:tc>
          <w:tcPr>
            <w:tcW w:w="1240" w:type="pct"/>
            <w:tcBorders>
              <w:top w:val="nil"/>
              <w:left w:val="nil"/>
              <w:bottom w:val="nil"/>
              <w:right w:val="nil"/>
            </w:tcBorders>
            <w:shd w:val="clear" w:color="auto" w:fill="auto"/>
            <w:noWrap/>
            <w:vAlign w:val="bottom"/>
            <w:hideMark/>
          </w:tcPr>
          <w:p w14:paraId="799035B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Mimulus </w:t>
            </w:r>
            <w:proofErr w:type="spellStart"/>
            <w:r w:rsidRPr="000652F0">
              <w:rPr>
                <w:rFonts w:eastAsia="Times New Roman" w:cstheme="minorHAnsi"/>
                <w:i/>
                <w:iCs/>
                <w:sz w:val="20"/>
                <w:szCs w:val="20"/>
              </w:rPr>
              <w:t>guttatus</w:t>
            </w:r>
            <w:proofErr w:type="spellEnd"/>
          </w:p>
        </w:tc>
        <w:tc>
          <w:tcPr>
            <w:tcW w:w="1196" w:type="pct"/>
            <w:tcBorders>
              <w:top w:val="nil"/>
              <w:left w:val="nil"/>
              <w:bottom w:val="nil"/>
              <w:right w:val="nil"/>
            </w:tcBorders>
            <w:shd w:val="clear" w:color="auto" w:fill="auto"/>
            <w:noWrap/>
            <w:vAlign w:val="bottom"/>
            <w:hideMark/>
          </w:tcPr>
          <w:p w14:paraId="2C6A737F" w14:textId="77777777" w:rsidR="00073A5F" w:rsidRPr="000652F0" w:rsidRDefault="00073A5F" w:rsidP="00073A5F">
            <w:pPr>
              <w:spacing w:after="0" w:line="240" w:lineRule="auto"/>
              <w:rPr>
                <w:rFonts w:eastAsia="Times New Roman" w:cstheme="minorHAnsi"/>
                <w:i/>
                <w:iCs/>
                <w:sz w:val="20"/>
                <w:szCs w:val="20"/>
              </w:rPr>
            </w:pPr>
          </w:p>
        </w:tc>
        <w:tc>
          <w:tcPr>
            <w:tcW w:w="1136" w:type="pct"/>
            <w:tcBorders>
              <w:top w:val="nil"/>
              <w:left w:val="nil"/>
              <w:bottom w:val="nil"/>
              <w:right w:val="nil"/>
            </w:tcBorders>
            <w:shd w:val="clear" w:color="auto" w:fill="auto"/>
            <w:noWrap/>
            <w:vAlign w:val="bottom"/>
            <w:hideMark/>
          </w:tcPr>
          <w:p w14:paraId="0ADD8EE7" w14:textId="77777777" w:rsidR="00073A5F" w:rsidRPr="000652F0" w:rsidRDefault="00073A5F" w:rsidP="00073A5F">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70BFFD7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MIGU</w:t>
            </w:r>
          </w:p>
        </w:tc>
        <w:tc>
          <w:tcPr>
            <w:tcW w:w="646" w:type="pct"/>
            <w:tcBorders>
              <w:top w:val="nil"/>
              <w:left w:val="nil"/>
              <w:bottom w:val="nil"/>
              <w:right w:val="nil"/>
            </w:tcBorders>
            <w:shd w:val="clear" w:color="auto" w:fill="auto"/>
            <w:noWrap/>
            <w:vAlign w:val="bottom"/>
            <w:hideMark/>
          </w:tcPr>
          <w:p w14:paraId="106CD937"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7D371174"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37E5F443"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0BD872E7"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09BCC31D" w14:textId="77777777" w:rsidR="00073A5F" w:rsidRPr="000652F0" w:rsidRDefault="00073A5F" w:rsidP="00073A5F">
            <w:pPr>
              <w:spacing w:after="0" w:line="240" w:lineRule="auto"/>
              <w:rPr>
                <w:rFonts w:eastAsia="Times New Roman" w:cstheme="minorHAnsi"/>
                <w:i/>
                <w:iCs/>
                <w:color w:val="000000"/>
                <w:sz w:val="20"/>
                <w:szCs w:val="20"/>
              </w:rPr>
            </w:pPr>
            <w:proofErr w:type="spellStart"/>
            <w:r w:rsidRPr="000652F0">
              <w:rPr>
                <w:rFonts w:eastAsia="Times New Roman" w:cstheme="minorHAnsi"/>
                <w:i/>
                <w:iCs/>
                <w:color w:val="000000"/>
                <w:sz w:val="20"/>
                <w:szCs w:val="20"/>
              </w:rPr>
              <w:t>Myrica</w:t>
            </w:r>
            <w:proofErr w:type="spellEnd"/>
            <w:r w:rsidRPr="000652F0">
              <w:rPr>
                <w:rFonts w:eastAsia="Times New Roman" w:cstheme="minorHAnsi"/>
                <w:i/>
                <w:iCs/>
                <w:color w:val="000000"/>
                <w:sz w:val="20"/>
                <w:szCs w:val="20"/>
              </w:rPr>
              <w:t xml:space="preserve"> gale</w:t>
            </w:r>
          </w:p>
        </w:tc>
        <w:tc>
          <w:tcPr>
            <w:tcW w:w="782" w:type="pct"/>
            <w:tcBorders>
              <w:top w:val="single" w:sz="4" w:space="0" w:color="auto"/>
              <w:left w:val="nil"/>
              <w:bottom w:val="single" w:sz="4" w:space="0" w:color="auto"/>
              <w:right w:val="nil"/>
            </w:tcBorders>
            <w:shd w:val="clear" w:color="auto" w:fill="auto"/>
            <w:noWrap/>
            <w:vAlign w:val="center"/>
            <w:hideMark/>
          </w:tcPr>
          <w:p w14:paraId="2995F60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MYGA</w:t>
            </w:r>
          </w:p>
        </w:tc>
        <w:tc>
          <w:tcPr>
            <w:tcW w:w="646" w:type="pct"/>
            <w:tcBorders>
              <w:top w:val="single" w:sz="4" w:space="0" w:color="auto"/>
              <w:left w:val="nil"/>
              <w:bottom w:val="single" w:sz="4" w:space="0" w:color="auto"/>
              <w:right w:val="nil"/>
            </w:tcBorders>
            <w:shd w:val="clear" w:color="auto" w:fill="auto"/>
            <w:noWrap/>
            <w:vAlign w:val="bottom"/>
            <w:hideMark/>
          </w:tcPr>
          <w:p w14:paraId="790CDAE9"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51172C3C" w14:textId="77777777" w:rsidTr="00C947D4">
        <w:trPr>
          <w:trHeight w:val="290"/>
        </w:trPr>
        <w:tc>
          <w:tcPr>
            <w:tcW w:w="1240" w:type="pct"/>
            <w:tcBorders>
              <w:top w:val="nil"/>
              <w:left w:val="nil"/>
              <w:bottom w:val="nil"/>
              <w:right w:val="nil"/>
            </w:tcBorders>
            <w:shd w:val="clear" w:color="auto" w:fill="auto"/>
            <w:noWrap/>
            <w:vAlign w:val="bottom"/>
            <w:hideMark/>
          </w:tcPr>
          <w:p w14:paraId="44A5963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Myosotis </w:t>
            </w:r>
            <w:proofErr w:type="spellStart"/>
            <w:r w:rsidRPr="000652F0">
              <w:rPr>
                <w:rFonts w:eastAsia="Times New Roman" w:cstheme="minorHAnsi"/>
                <w:i/>
                <w:iCs/>
                <w:sz w:val="20"/>
                <w:szCs w:val="20"/>
              </w:rPr>
              <w:t>scorpiodes</w:t>
            </w:r>
            <w:proofErr w:type="spellEnd"/>
          </w:p>
        </w:tc>
        <w:tc>
          <w:tcPr>
            <w:tcW w:w="1196" w:type="pct"/>
            <w:tcBorders>
              <w:top w:val="nil"/>
              <w:left w:val="nil"/>
              <w:bottom w:val="nil"/>
              <w:right w:val="nil"/>
            </w:tcBorders>
            <w:shd w:val="clear" w:color="auto" w:fill="auto"/>
            <w:noWrap/>
            <w:vAlign w:val="bottom"/>
            <w:hideMark/>
          </w:tcPr>
          <w:p w14:paraId="1F8168D2"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Myosotis </w:t>
            </w:r>
            <w:proofErr w:type="spellStart"/>
            <w:r w:rsidRPr="000652F0">
              <w:rPr>
                <w:rFonts w:eastAsia="Times New Roman" w:cstheme="minorHAnsi"/>
                <w:i/>
                <w:iCs/>
                <w:sz w:val="20"/>
                <w:szCs w:val="20"/>
              </w:rPr>
              <w:t>scorpiodes</w:t>
            </w:r>
            <w:proofErr w:type="spellEnd"/>
          </w:p>
        </w:tc>
        <w:tc>
          <w:tcPr>
            <w:tcW w:w="1136" w:type="pct"/>
            <w:tcBorders>
              <w:top w:val="nil"/>
              <w:left w:val="nil"/>
              <w:bottom w:val="nil"/>
              <w:right w:val="nil"/>
            </w:tcBorders>
            <w:shd w:val="clear" w:color="auto" w:fill="auto"/>
            <w:noWrap/>
            <w:vAlign w:val="bottom"/>
            <w:hideMark/>
          </w:tcPr>
          <w:p w14:paraId="429EFEC8"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Myosotis </w:t>
            </w:r>
            <w:proofErr w:type="spellStart"/>
            <w:r w:rsidRPr="000652F0">
              <w:rPr>
                <w:rFonts w:eastAsia="Times New Roman" w:cstheme="minorHAnsi"/>
                <w:i/>
                <w:iCs/>
                <w:sz w:val="20"/>
                <w:szCs w:val="20"/>
              </w:rPr>
              <w:t>scorpiodes</w:t>
            </w:r>
            <w:proofErr w:type="spellEnd"/>
          </w:p>
        </w:tc>
        <w:tc>
          <w:tcPr>
            <w:tcW w:w="782" w:type="pct"/>
            <w:tcBorders>
              <w:top w:val="nil"/>
              <w:left w:val="nil"/>
              <w:bottom w:val="nil"/>
              <w:right w:val="nil"/>
            </w:tcBorders>
            <w:shd w:val="clear" w:color="auto" w:fill="auto"/>
            <w:noWrap/>
            <w:vAlign w:val="center"/>
            <w:hideMark/>
          </w:tcPr>
          <w:p w14:paraId="68A104DD"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MYSC</w:t>
            </w:r>
          </w:p>
        </w:tc>
        <w:tc>
          <w:tcPr>
            <w:tcW w:w="646" w:type="pct"/>
            <w:tcBorders>
              <w:top w:val="nil"/>
              <w:left w:val="nil"/>
              <w:bottom w:val="nil"/>
              <w:right w:val="nil"/>
            </w:tcBorders>
            <w:shd w:val="clear" w:color="auto" w:fill="auto"/>
            <w:noWrap/>
            <w:vAlign w:val="bottom"/>
            <w:hideMark/>
          </w:tcPr>
          <w:p w14:paraId="044473B2"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062F6E8A"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0108D8F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Oenanthe </w:t>
            </w:r>
            <w:proofErr w:type="spellStart"/>
            <w:r w:rsidRPr="000652F0">
              <w:rPr>
                <w:rFonts w:eastAsia="Times New Roman" w:cstheme="minorHAnsi"/>
                <w:i/>
                <w:iCs/>
                <w:sz w:val="20"/>
                <w:szCs w:val="20"/>
              </w:rPr>
              <w:t>sarmentosa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B77FCB4"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Oenanthe </w:t>
            </w:r>
            <w:proofErr w:type="spellStart"/>
            <w:r w:rsidRPr="000652F0">
              <w:rPr>
                <w:rFonts w:eastAsia="Times New Roman" w:cstheme="minorHAnsi"/>
                <w:i/>
                <w:iCs/>
                <w:sz w:val="20"/>
                <w:szCs w:val="20"/>
              </w:rPr>
              <w:t>sarmentosa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55266D17"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3E33FFA5"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OESA</w:t>
            </w:r>
          </w:p>
        </w:tc>
        <w:tc>
          <w:tcPr>
            <w:tcW w:w="646" w:type="pct"/>
            <w:tcBorders>
              <w:top w:val="single" w:sz="4" w:space="0" w:color="auto"/>
              <w:left w:val="nil"/>
              <w:bottom w:val="single" w:sz="4" w:space="0" w:color="auto"/>
              <w:right w:val="nil"/>
            </w:tcBorders>
            <w:shd w:val="clear" w:color="auto" w:fill="auto"/>
            <w:noWrap/>
            <w:vAlign w:val="bottom"/>
            <w:hideMark/>
          </w:tcPr>
          <w:p w14:paraId="6BE3332E"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B577D51" w14:textId="77777777" w:rsidTr="00C947D4">
        <w:trPr>
          <w:trHeight w:val="290"/>
        </w:trPr>
        <w:tc>
          <w:tcPr>
            <w:tcW w:w="1240" w:type="pct"/>
            <w:tcBorders>
              <w:top w:val="nil"/>
              <w:left w:val="nil"/>
              <w:bottom w:val="nil"/>
              <w:right w:val="nil"/>
            </w:tcBorders>
            <w:shd w:val="clear" w:color="auto" w:fill="auto"/>
            <w:noWrap/>
            <w:vAlign w:val="bottom"/>
            <w:hideMark/>
          </w:tcPr>
          <w:p w14:paraId="64B05D4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Phalaris </w:t>
            </w:r>
            <w:proofErr w:type="spellStart"/>
            <w:r w:rsidRPr="000652F0">
              <w:rPr>
                <w:rFonts w:eastAsia="Times New Roman" w:cstheme="minorHAnsi"/>
                <w:i/>
                <w:iCs/>
                <w:sz w:val="20"/>
                <w:szCs w:val="20"/>
              </w:rPr>
              <w:t>arundinacea</w:t>
            </w:r>
            <w:proofErr w:type="spellEnd"/>
          </w:p>
        </w:tc>
        <w:tc>
          <w:tcPr>
            <w:tcW w:w="1196" w:type="pct"/>
            <w:tcBorders>
              <w:top w:val="nil"/>
              <w:left w:val="nil"/>
              <w:bottom w:val="nil"/>
              <w:right w:val="nil"/>
            </w:tcBorders>
            <w:shd w:val="clear" w:color="auto" w:fill="auto"/>
            <w:noWrap/>
            <w:vAlign w:val="bottom"/>
            <w:hideMark/>
          </w:tcPr>
          <w:p w14:paraId="5CF84383"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Phalaris </w:t>
            </w:r>
            <w:proofErr w:type="spellStart"/>
            <w:r w:rsidRPr="000652F0">
              <w:rPr>
                <w:rFonts w:eastAsia="Times New Roman" w:cstheme="minorHAnsi"/>
                <w:i/>
                <w:iCs/>
                <w:sz w:val="20"/>
                <w:szCs w:val="20"/>
              </w:rPr>
              <w:t>arundinacea</w:t>
            </w:r>
            <w:proofErr w:type="spellEnd"/>
          </w:p>
        </w:tc>
        <w:tc>
          <w:tcPr>
            <w:tcW w:w="1136" w:type="pct"/>
            <w:tcBorders>
              <w:top w:val="nil"/>
              <w:left w:val="nil"/>
              <w:bottom w:val="nil"/>
              <w:right w:val="nil"/>
            </w:tcBorders>
            <w:shd w:val="clear" w:color="auto" w:fill="auto"/>
            <w:noWrap/>
            <w:vAlign w:val="bottom"/>
            <w:hideMark/>
          </w:tcPr>
          <w:p w14:paraId="3B42F20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Phalaris </w:t>
            </w:r>
            <w:proofErr w:type="spellStart"/>
            <w:r w:rsidRPr="000652F0">
              <w:rPr>
                <w:rFonts w:eastAsia="Times New Roman" w:cstheme="minorHAnsi"/>
                <w:i/>
                <w:iCs/>
                <w:sz w:val="20"/>
                <w:szCs w:val="20"/>
              </w:rPr>
              <w:t>arundinacea</w:t>
            </w:r>
            <w:proofErr w:type="spellEnd"/>
          </w:p>
        </w:tc>
        <w:tc>
          <w:tcPr>
            <w:tcW w:w="782" w:type="pct"/>
            <w:tcBorders>
              <w:top w:val="nil"/>
              <w:left w:val="nil"/>
              <w:bottom w:val="nil"/>
              <w:right w:val="nil"/>
            </w:tcBorders>
            <w:shd w:val="clear" w:color="auto" w:fill="auto"/>
            <w:noWrap/>
            <w:vAlign w:val="center"/>
            <w:hideMark/>
          </w:tcPr>
          <w:p w14:paraId="124CA10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PHAR3</w:t>
            </w:r>
          </w:p>
        </w:tc>
        <w:tc>
          <w:tcPr>
            <w:tcW w:w="646" w:type="pct"/>
            <w:tcBorders>
              <w:top w:val="nil"/>
              <w:left w:val="nil"/>
              <w:bottom w:val="nil"/>
              <w:right w:val="nil"/>
            </w:tcBorders>
            <w:shd w:val="clear" w:color="auto" w:fill="auto"/>
            <w:noWrap/>
            <w:vAlign w:val="bottom"/>
            <w:hideMark/>
          </w:tcPr>
          <w:p w14:paraId="20CB891A"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423D7503"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266F6238"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Platanthera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dilatata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1A17D75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Platanthera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dilatata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1FADB62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Platanthera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dilatata</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66326FFA"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PLDID</w:t>
            </w:r>
          </w:p>
        </w:tc>
        <w:tc>
          <w:tcPr>
            <w:tcW w:w="646" w:type="pct"/>
            <w:tcBorders>
              <w:top w:val="single" w:sz="4" w:space="0" w:color="auto"/>
              <w:left w:val="nil"/>
              <w:bottom w:val="single" w:sz="4" w:space="0" w:color="auto"/>
              <w:right w:val="nil"/>
            </w:tcBorders>
            <w:shd w:val="clear" w:color="auto" w:fill="auto"/>
            <w:noWrap/>
            <w:vAlign w:val="bottom"/>
            <w:hideMark/>
          </w:tcPr>
          <w:p w14:paraId="37FEBA4A"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7852C00B" w14:textId="77777777" w:rsidTr="00C947D4">
        <w:trPr>
          <w:trHeight w:val="290"/>
        </w:trPr>
        <w:tc>
          <w:tcPr>
            <w:tcW w:w="1240" w:type="pct"/>
            <w:tcBorders>
              <w:top w:val="nil"/>
              <w:left w:val="nil"/>
              <w:bottom w:val="nil"/>
              <w:right w:val="nil"/>
            </w:tcBorders>
            <w:shd w:val="clear" w:color="auto" w:fill="auto"/>
            <w:noWrap/>
            <w:vAlign w:val="bottom"/>
            <w:hideMark/>
          </w:tcPr>
          <w:p w14:paraId="4ABEBC8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Poa palustris</w:t>
            </w:r>
          </w:p>
        </w:tc>
        <w:tc>
          <w:tcPr>
            <w:tcW w:w="1196" w:type="pct"/>
            <w:tcBorders>
              <w:top w:val="nil"/>
              <w:left w:val="nil"/>
              <w:bottom w:val="nil"/>
              <w:right w:val="nil"/>
            </w:tcBorders>
            <w:shd w:val="clear" w:color="auto" w:fill="auto"/>
            <w:noWrap/>
            <w:vAlign w:val="bottom"/>
            <w:hideMark/>
          </w:tcPr>
          <w:p w14:paraId="12541324"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Poa palustris</w:t>
            </w:r>
          </w:p>
        </w:tc>
        <w:tc>
          <w:tcPr>
            <w:tcW w:w="1136" w:type="pct"/>
            <w:tcBorders>
              <w:top w:val="nil"/>
              <w:left w:val="nil"/>
              <w:bottom w:val="nil"/>
              <w:right w:val="nil"/>
            </w:tcBorders>
            <w:shd w:val="clear" w:color="auto" w:fill="auto"/>
            <w:noWrap/>
            <w:vAlign w:val="bottom"/>
            <w:hideMark/>
          </w:tcPr>
          <w:p w14:paraId="3E6EFC1C" w14:textId="77777777" w:rsidR="00073A5F" w:rsidRPr="000652F0" w:rsidRDefault="00073A5F" w:rsidP="00073A5F">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42CA8235"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xml:space="preserve">POPA2 </w:t>
            </w:r>
          </w:p>
        </w:tc>
        <w:tc>
          <w:tcPr>
            <w:tcW w:w="646" w:type="pct"/>
            <w:tcBorders>
              <w:top w:val="nil"/>
              <w:left w:val="nil"/>
              <w:bottom w:val="nil"/>
              <w:right w:val="nil"/>
            </w:tcBorders>
            <w:shd w:val="clear" w:color="auto" w:fill="auto"/>
            <w:noWrap/>
            <w:vAlign w:val="bottom"/>
            <w:hideMark/>
          </w:tcPr>
          <w:p w14:paraId="6DF20265"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5822E01B"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99E60CE"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Poa </w:t>
            </w:r>
            <w:proofErr w:type="spellStart"/>
            <w:r w:rsidRPr="000652F0">
              <w:rPr>
                <w:rFonts w:eastAsia="Times New Roman" w:cstheme="minorHAnsi"/>
                <w:i/>
                <w:iCs/>
                <w:sz w:val="20"/>
                <w:szCs w:val="20"/>
              </w:rPr>
              <w:t>trivialis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6BF48D95"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1FE889A9" w14:textId="77777777" w:rsidR="00073A5F" w:rsidRPr="000652F0" w:rsidRDefault="00073A5F" w:rsidP="00073A5F">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36F5EE0A"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POTR2</w:t>
            </w:r>
          </w:p>
        </w:tc>
        <w:tc>
          <w:tcPr>
            <w:tcW w:w="646" w:type="pct"/>
            <w:tcBorders>
              <w:top w:val="single" w:sz="4" w:space="0" w:color="auto"/>
              <w:left w:val="nil"/>
              <w:bottom w:val="single" w:sz="4" w:space="0" w:color="auto"/>
              <w:right w:val="nil"/>
            </w:tcBorders>
            <w:shd w:val="clear" w:color="auto" w:fill="auto"/>
            <w:noWrap/>
            <w:vAlign w:val="bottom"/>
            <w:hideMark/>
          </w:tcPr>
          <w:p w14:paraId="13B9C0B7"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29A4777B" w14:textId="77777777" w:rsidTr="00C947D4">
        <w:trPr>
          <w:trHeight w:val="290"/>
        </w:trPr>
        <w:tc>
          <w:tcPr>
            <w:tcW w:w="1240" w:type="pct"/>
            <w:tcBorders>
              <w:top w:val="nil"/>
              <w:left w:val="nil"/>
              <w:bottom w:val="nil"/>
              <w:right w:val="nil"/>
            </w:tcBorders>
            <w:shd w:val="clear" w:color="auto" w:fill="auto"/>
            <w:noWrap/>
            <w:vAlign w:val="bottom"/>
            <w:hideMark/>
          </w:tcPr>
          <w:p w14:paraId="4CFC4B6B" w14:textId="77777777" w:rsidR="00073A5F" w:rsidRPr="000652F0" w:rsidRDefault="00073A5F" w:rsidP="00073A5F">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05E61906" w14:textId="77777777" w:rsidR="00073A5F" w:rsidRPr="000652F0" w:rsidRDefault="00073A5F" w:rsidP="00073A5F">
            <w:pPr>
              <w:spacing w:after="0" w:line="240" w:lineRule="auto"/>
              <w:rPr>
                <w:rFonts w:eastAsia="Times New Roman" w:cstheme="minorHAnsi"/>
                <w:sz w:val="20"/>
                <w:szCs w:val="20"/>
              </w:rPr>
            </w:pPr>
            <w:r w:rsidRPr="000652F0">
              <w:rPr>
                <w:rFonts w:eastAsia="Times New Roman" w:cstheme="minorHAnsi"/>
                <w:sz w:val="20"/>
                <w:szCs w:val="20"/>
              </w:rPr>
              <w:t>Grass (</w:t>
            </w:r>
            <w:proofErr w:type="spellStart"/>
            <w:r w:rsidRPr="000652F0">
              <w:rPr>
                <w:rFonts w:eastAsia="Times New Roman" w:cstheme="minorHAnsi"/>
                <w:sz w:val="20"/>
                <w:szCs w:val="20"/>
              </w:rPr>
              <w:t>unid</w:t>
            </w:r>
            <w:proofErr w:type="spellEnd"/>
            <w:r w:rsidRPr="000652F0">
              <w:rPr>
                <w:rFonts w:eastAsia="Times New Roman" w:cstheme="minorHAnsi"/>
                <w:sz w:val="20"/>
                <w:szCs w:val="20"/>
              </w:rPr>
              <w:t>)</w:t>
            </w:r>
          </w:p>
        </w:tc>
        <w:tc>
          <w:tcPr>
            <w:tcW w:w="1136" w:type="pct"/>
            <w:tcBorders>
              <w:top w:val="nil"/>
              <w:left w:val="nil"/>
              <w:bottom w:val="nil"/>
              <w:right w:val="nil"/>
            </w:tcBorders>
            <w:shd w:val="clear" w:color="auto" w:fill="auto"/>
            <w:noWrap/>
            <w:vAlign w:val="bottom"/>
            <w:hideMark/>
          </w:tcPr>
          <w:p w14:paraId="675AA3CA" w14:textId="77777777" w:rsidR="00073A5F" w:rsidRPr="000652F0" w:rsidRDefault="00073A5F" w:rsidP="00073A5F">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1B4A6775" w14:textId="77777777" w:rsidR="00073A5F" w:rsidRPr="000652F0" w:rsidRDefault="00073A5F" w:rsidP="00073A5F">
            <w:pPr>
              <w:spacing w:after="0" w:line="240" w:lineRule="auto"/>
              <w:jc w:val="center"/>
              <w:rPr>
                <w:rFonts w:eastAsia="Times New Roman" w:cstheme="minorHAnsi"/>
                <w:sz w:val="20"/>
                <w:szCs w:val="20"/>
              </w:rPr>
            </w:pPr>
            <w:proofErr w:type="spellStart"/>
            <w:r w:rsidRPr="000652F0">
              <w:rPr>
                <w:rFonts w:eastAsia="Times New Roman" w:cstheme="minorHAnsi"/>
                <w:sz w:val="20"/>
                <w:szCs w:val="20"/>
              </w:rPr>
              <w:t>Poaceae_misc</w:t>
            </w:r>
            <w:proofErr w:type="spellEnd"/>
          </w:p>
        </w:tc>
        <w:tc>
          <w:tcPr>
            <w:tcW w:w="646" w:type="pct"/>
            <w:tcBorders>
              <w:top w:val="nil"/>
              <w:left w:val="nil"/>
              <w:bottom w:val="nil"/>
              <w:right w:val="nil"/>
            </w:tcBorders>
            <w:shd w:val="clear" w:color="auto" w:fill="auto"/>
            <w:noWrap/>
            <w:vAlign w:val="bottom"/>
            <w:hideMark/>
          </w:tcPr>
          <w:p w14:paraId="106FBCA3" w14:textId="77777777" w:rsidR="00073A5F" w:rsidRPr="000652F0" w:rsidRDefault="00073A5F" w:rsidP="00073A5F">
            <w:pPr>
              <w:spacing w:after="0" w:line="240" w:lineRule="auto"/>
              <w:jc w:val="center"/>
              <w:rPr>
                <w:rFonts w:eastAsia="Times New Roman" w:cstheme="minorHAnsi"/>
                <w:sz w:val="20"/>
                <w:szCs w:val="20"/>
              </w:rPr>
            </w:pPr>
          </w:p>
        </w:tc>
      </w:tr>
      <w:tr w:rsidR="00073A5F" w:rsidRPr="000652F0" w14:paraId="168A57FD"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2588815A"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Polygonum hydropiper</w:t>
            </w:r>
          </w:p>
        </w:tc>
        <w:tc>
          <w:tcPr>
            <w:tcW w:w="1196" w:type="pct"/>
            <w:tcBorders>
              <w:top w:val="single" w:sz="4" w:space="0" w:color="auto"/>
              <w:left w:val="nil"/>
              <w:bottom w:val="single" w:sz="4" w:space="0" w:color="auto"/>
              <w:right w:val="nil"/>
            </w:tcBorders>
            <w:shd w:val="clear" w:color="auto" w:fill="auto"/>
            <w:noWrap/>
            <w:vAlign w:val="bottom"/>
            <w:hideMark/>
          </w:tcPr>
          <w:p w14:paraId="00D7211B"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581DC041"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0865675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POHY</w:t>
            </w:r>
          </w:p>
        </w:tc>
        <w:tc>
          <w:tcPr>
            <w:tcW w:w="646" w:type="pct"/>
            <w:tcBorders>
              <w:top w:val="single" w:sz="4" w:space="0" w:color="auto"/>
              <w:left w:val="nil"/>
              <w:bottom w:val="single" w:sz="4" w:space="0" w:color="auto"/>
              <w:right w:val="nil"/>
            </w:tcBorders>
            <w:shd w:val="clear" w:color="auto" w:fill="auto"/>
            <w:noWrap/>
            <w:vAlign w:val="bottom"/>
            <w:hideMark/>
          </w:tcPr>
          <w:p w14:paraId="353A3EDC"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4314AC1" w14:textId="77777777" w:rsidTr="00C947D4">
        <w:trPr>
          <w:trHeight w:val="290"/>
        </w:trPr>
        <w:tc>
          <w:tcPr>
            <w:tcW w:w="1240" w:type="pct"/>
            <w:tcBorders>
              <w:top w:val="nil"/>
              <w:left w:val="nil"/>
              <w:bottom w:val="nil"/>
              <w:right w:val="nil"/>
            </w:tcBorders>
            <w:shd w:val="clear" w:color="auto" w:fill="auto"/>
            <w:noWrap/>
            <w:vAlign w:val="bottom"/>
            <w:hideMark/>
          </w:tcPr>
          <w:p w14:paraId="545E451F"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Potentilla </w:t>
            </w:r>
            <w:proofErr w:type="spellStart"/>
            <w:r w:rsidRPr="000652F0">
              <w:rPr>
                <w:rFonts w:eastAsia="Times New Roman" w:cstheme="minorHAnsi"/>
                <w:i/>
                <w:iCs/>
                <w:sz w:val="20"/>
                <w:szCs w:val="20"/>
              </w:rPr>
              <w:t>pacifica</w:t>
            </w:r>
            <w:proofErr w:type="spellEnd"/>
          </w:p>
        </w:tc>
        <w:tc>
          <w:tcPr>
            <w:tcW w:w="1196" w:type="pct"/>
            <w:tcBorders>
              <w:top w:val="nil"/>
              <w:left w:val="nil"/>
              <w:bottom w:val="nil"/>
              <w:right w:val="nil"/>
            </w:tcBorders>
            <w:shd w:val="clear" w:color="auto" w:fill="auto"/>
            <w:noWrap/>
            <w:vAlign w:val="bottom"/>
            <w:hideMark/>
          </w:tcPr>
          <w:p w14:paraId="3F8EA9A7"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Potentilla </w:t>
            </w:r>
            <w:proofErr w:type="spellStart"/>
            <w:r w:rsidRPr="000652F0">
              <w:rPr>
                <w:rFonts w:eastAsia="Times New Roman" w:cstheme="minorHAnsi"/>
                <w:i/>
                <w:iCs/>
                <w:sz w:val="20"/>
                <w:szCs w:val="20"/>
              </w:rPr>
              <w:t>pacifica</w:t>
            </w:r>
            <w:proofErr w:type="spellEnd"/>
          </w:p>
        </w:tc>
        <w:tc>
          <w:tcPr>
            <w:tcW w:w="1136" w:type="pct"/>
            <w:tcBorders>
              <w:top w:val="nil"/>
              <w:left w:val="nil"/>
              <w:bottom w:val="nil"/>
              <w:right w:val="nil"/>
            </w:tcBorders>
            <w:shd w:val="clear" w:color="auto" w:fill="auto"/>
            <w:noWrap/>
            <w:vAlign w:val="bottom"/>
            <w:hideMark/>
          </w:tcPr>
          <w:p w14:paraId="5F0F3B04"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Potentilla </w:t>
            </w:r>
            <w:proofErr w:type="spellStart"/>
            <w:r w:rsidRPr="000652F0">
              <w:rPr>
                <w:rFonts w:eastAsia="Times New Roman" w:cstheme="minorHAnsi"/>
                <w:i/>
                <w:iCs/>
                <w:sz w:val="20"/>
                <w:szCs w:val="20"/>
              </w:rPr>
              <w:t>pacifica</w:t>
            </w:r>
            <w:proofErr w:type="spellEnd"/>
          </w:p>
        </w:tc>
        <w:tc>
          <w:tcPr>
            <w:tcW w:w="782" w:type="pct"/>
            <w:tcBorders>
              <w:top w:val="nil"/>
              <w:left w:val="nil"/>
              <w:bottom w:val="nil"/>
              <w:right w:val="nil"/>
            </w:tcBorders>
            <w:shd w:val="clear" w:color="auto" w:fill="auto"/>
            <w:noWrap/>
            <w:vAlign w:val="center"/>
            <w:hideMark/>
          </w:tcPr>
          <w:p w14:paraId="6657F00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POPA23</w:t>
            </w:r>
          </w:p>
        </w:tc>
        <w:tc>
          <w:tcPr>
            <w:tcW w:w="646" w:type="pct"/>
            <w:tcBorders>
              <w:top w:val="nil"/>
              <w:left w:val="nil"/>
              <w:bottom w:val="nil"/>
              <w:right w:val="nil"/>
            </w:tcBorders>
            <w:shd w:val="clear" w:color="auto" w:fill="auto"/>
            <w:noWrap/>
            <w:vAlign w:val="bottom"/>
            <w:hideMark/>
          </w:tcPr>
          <w:p w14:paraId="569F3140"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1DBAA299"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20D942B"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Puccinella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pauciflora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3DFA2F74"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41FB5C51"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63116DD5"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PUPA3</w:t>
            </w:r>
          </w:p>
        </w:tc>
        <w:tc>
          <w:tcPr>
            <w:tcW w:w="646" w:type="pct"/>
            <w:tcBorders>
              <w:top w:val="single" w:sz="4" w:space="0" w:color="auto"/>
              <w:left w:val="nil"/>
              <w:bottom w:val="single" w:sz="4" w:space="0" w:color="auto"/>
              <w:right w:val="nil"/>
            </w:tcBorders>
            <w:shd w:val="clear" w:color="auto" w:fill="auto"/>
            <w:noWrap/>
            <w:vAlign w:val="bottom"/>
            <w:hideMark/>
          </w:tcPr>
          <w:p w14:paraId="2EAF7F7D"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0F9BD99A" w14:textId="77777777" w:rsidTr="00C947D4">
        <w:trPr>
          <w:trHeight w:val="290"/>
        </w:trPr>
        <w:tc>
          <w:tcPr>
            <w:tcW w:w="1240" w:type="pct"/>
            <w:tcBorders>
              <w:top w:val="nil"/>
              <w:left w:val="nil"/>
              <w:bottom w:val="nil"/>
              <w:right w:val="nil"/>
            </w:tcBorders>
            <w:shd w:val="clear" w:color="auto" w:fill="auto"/>
            <w:noWrap/>
            <w:vAlign w:val="bottom"/>
            <w:hideMark/>
          </w:tcPr>
          <w:p w14:paraId="1BFC864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conglomeratus</w:t>
            </w:r>
            <w:proofErr w:type="spellEnd"/>
          </w:p>
        </w:tc>
        <w:tc>
          <w:tcPr>
            <w:tcW w:w="1196" w:type="pct"/>
            <w:tcBorders>
              <w:top w:val="nil"/>
              <w:left w:val="nil"/>
              <w:bottom w:val="nil"/>
              <w:right w:val="nil"/>
            </w:tcBorders>
            <w:shd w:val="clear" w:color="auto" w:fill="auto"/>
            <w:noWrap/>
            <w:vAlign w:val="bottom"/>
            <w:hideMark/>
          </w:tcPr>
          <w:p w14:paraId="41B8ECB9" w14:textId="77777777" w:rsidR="00073A5F" w:rsidRPr="000652F0" w:rsidRDefault="00073A5F" w:rsidP="00073A5F">
            <w:pPr>
              <w:spacing w:after="0" w:line="240" w:lineRule="auto"/>
              <w:rPr>
                <w:rFonts w:eastAsia="Times New Roman" w:cstheme="minorHAnsi"/>
                <w:i/>
                <w:iCs/>
                <w:sz w:val="20"/>
                <w:szCs w:val="20"/>
              </w:rPr>
            </w:pPr>
          </w:p>
        </w:tc>
        <w:tc>
          <w:tcPr>
            <w:tcW w:w="1136" w:type="pct"/>
            <w:tcBorders>
              <w:top w:val="nil"/>
              <w:left w:val="nil"/>
              <w:bottom w:val="nil"/>
              <w:right w:val="nil"/>
            </w:tcBorders>
            <w:shd w:val="clear" w:color="auto" w:fill="auto"/>
            <w:noWrap/>
            <w:vAlign w:val="bottom"/>
            <w:hideMark/>
          </w:tcPr>
          <w:p w14:paraId="6E5E4A4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Rumex_conglomeratus</w:t>
            </w:r>
            <w:proofErr w:type="spellEnd"/>
          </w:p>
        </w:tc>
        <w:tc>
          <w:tcPr>
            <w:tcW w:w="782" w:type="pct"/>
            <w:tcBorders>
              <w:top w:val="nil"/>
              <w:left w:val="nil"/>
              <w:bottom w:val="nil"/>
              <w:right w:val="nil"/>
            </w:tcBorders>
            <w:shd w:val="clear" w:color="auto" w:fill="auto"/>
            <w:noWrap/>
            <w:vAlign w:val="center"/>
            <w:hideMark/>
          </w:tcPr>
          <w:p w14:paraId="3253594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RUCO2</w:t>
            </w:r>
          </w:p>
        </w:tc>
        <w:tc>
          <w:tcPr>
            <w:tcW w:w="646" w:type="pct"/>
            <w:tcBorders>
              <w:top w:val="nil"/>
              <w:left w:val="nil"/>
              <w:bottom w:val="nil"/>
              <w:right w:val="nil"/>
            </w:tcBorders>
            <w:shd w:val="clear" w:color="auto" w:fill="auto"/>
            <w:noWrap/>
            <w:vAlign w:val="bottom"/>
            <w:hideMark/>
          </w:tcPr>
          <w:p w14:paraId="42960071"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791392B7"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8F7A7A8"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occidentalis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7FE7D981"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occidentalis</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7C902544"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occidentalis</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0F2A833"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RUOC3</w:t>
            </w:r>
          </w:p>
        </w:tc>
        <w:tc>
          <w:tcPr>
            <w:tcW w:w="646" w:type="pct"/>
            <w:tcBorders>
              <w:top w:val="single" w:sz="4" w:space="0" w:color="auto"/>
              <w:left w:val="nil"/>
              <w:bottom w:val="single" w:sz="4" w:space="0" w:color="auto"/>
              <w:right w:val="nil"/>
            </w:tcBorders>
            <w:shd w:val="clear" w:color="auto" w:fill="auto"/>
            <w:noWrap/>
            <w:vAlign w:val="bottom"/>
            <w:hideMark/>
          </w:tcPr>
          <w:p w14:paraId="382B882A"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45E92D8" w14:textId="77777777" w:rsidTr="00C947D4">
        <w:trPr>
          <w:trHeight w:val="290"/>
        </w:trPr>
        <w:tc>
          <w:tcPr>
            <w:tcW w:w="1240" w:type="pct"/>
            <w:tcBorders>
              <w:top w:val="nil"/>
              <w:left w:val="nil"/>
              <w:bottom w:val="nil"/>
              <w:right w:val="nil"/>
            </w:tcBorders>
            <w:shd w:val="clear" w:color="auto" w:fill="auto"/>
            <w:noWrap/>
            <w:vAlign w:val="bottom"/>
            <w:hideMark/>
          </w:tcPr>
          <w:p w14:paraId="7EF0600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Sagittaria</w:t>
            </w:r>
            <w:proofErr w:type="spellEnd"/>
            <w:r w:rsidRPr="000652F0">
              <w:rPr>
                <w:rFonts w:eastAsia="Times New Roman" w:cstheme="minorHAnsi"/>
                <w:i/>
                <w:iCs/>
                <w:sz w:val="20"/>
                <w:szCs w:val="20"/>
              </w:rPr>
              <w:t xml:space="preserve"> latifolia</w:t>
            </w:r>
          </w:p>
        </w:tc>
        <w:tc>
          <w:tcPr>
            <w:tcW w:w="1196" w:type="pct"/>
            <w:tcBorders>
              <w:top w:val="nil"/>
              <w:left w:val="nil"/>
              <w:bottom w:val="nil"/>
              <w:right w:val="nil"/>
            </w:tcBorders>
            <w:shd w:val="clear" w:color="auto" w:fill="auto"/>
            <w:noWrap/>
            <w:vAlign w:val="bottom"/>
            <w:hideMark/>
          </w:tcPr>
          <w:p w14:paraId="66A1D06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Sagittaria</w:t>
            </w:r>
            <w:proofErr w:type="spellEnd"/>
            <w:r w:rsidRPr="000652F0">
              <w:rPr>
                <w:rFonts w:eastAsia="Times New Roman" w:cstheme="minorHAnsi"/>
                <w:i/>
                <w:iCs/>
                <w:sz w:val="20"/>
                <w:szCs w:val="20"/>
              </w:rPr>
              <w:t xml:space="preserve"> latifolia</w:t>
            </w:r>
          </w:p>
        </w:tc>
        <w:tc>
          <w:tcPr>
            <w:tcW w:w="1136" w:type="pct"/>
            <w:tcBorders>
              <w:top w:val="nil"/>
              <w:left w:val="nil"/>
              <w:bottom w:val="nil"/>
              <w:right w:val="nil"/>
            </w:tcBorders>
            <w:shd w:val="clear" w:color="auto" w:fill="auto"/>
            <w:noWrap/>
            <w:vAlign w:val="bottom"/>
            <w:hideMark/>
          </w:tcPr>
          <w:p w14:paraId="68C3E43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Sagittaria</w:t>
            </w:r>
            <w:proofErr w:type="spellEnd"/>
            <w:r w:rsidRPr="000652F0">
              <w:rPr>
                <w:rFonts w:eastAsia="Times New Roman" w:cstheme="minorHAnsi"/>
                <w:i/>
                <w:iCs/>
                <w:sz w:val="20"/>
                <w:szCs w:val="20"/>
              </w:rPr>
              <w:t xml:space="preserve"> latifolia</w:t>
            </w:r>
          </w:p>
        </w:tc>
        <w:tc>
          <w:tcPr>
            <w:tcW w:w="782" w:type="pct"/>
            <w:tcBorders>
              <w:top w:val="nil"/>
              <w:left w:val="nil"/>
              <w:bottom w:val="nil"/>
              <w:right w:val="nil"/>
            </w:tcBorders>
            <w:shd w:val="clear" w:color="auto" w:fill="auto"/>
            <w:noWrap/>
            <w:vAlign w:val="center"/>
            <w:hideMark/>
          </w:tcPr>
          <w:p w14:paraId="3E17F18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SALA2</w:t>
            </w:r>
          </w:p>
        </w:tc>
        <w:tc>
          <w:tcPr>
            <w:tcW w:w="646" w:type="pct"/>
            <w:tcBorders>
              <w:top w:val="nil"/>
              <w:left w:val="nil"/>
              <w:bottom w:val="nil"/>
              <w:right w:val="nil"/>
            </w:tcBorders>
            <w:shd w:val="clear" w:color="auto" w:fill="auto"/>
            <w:noWrap/>
            <w:vAlign w:val="bottom"/>
            <w:hideMark/>
          </w:tcPr>
          <w:p w14:paraId="379A453A"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26FBBF50"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2B343AF7"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0DC6EF0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23CD669E"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Salix </w:t>
            </w:r>
            <w:proofErr w:type="spellStart"/>
            <w:r w:rsidRPr="000652F0">
              <w:rPr>
                <w:rFonts w:eastAsia="Times New Roman" w:cstheme="minorHAnsi"/>
                <w:i/>
                <w:iCs/>
                <w:sz w:val="20"/>
                <w:szCs w:val="20"/>
              </w:rPr>
              <w:t>scouleriana</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19E68B46"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SASC</w:t>
            </w:r>
          </w:p>
        </w:tc>
        <w:tc>
          <w:tcPr>
            <w:tcW w:w="646" w:type="pct"/>
            <w:tcBorders>
              <w:top w:val="single" w:sz="4" w:space="0" w:color="auto"/>
              <w:left w:val="nil"/>
              <w:bottom w:val="single" w:sz="4" w:space="0" w:color="auto"/>
              <w:right w:val="nil"/>
            </w:tcBorders>
            <w:shd w:val="clear" w:color="auto" w:fill="auto"/>
            <w:noWrap/>
            <w:vAlign w:val="bottom"/>
            <w:hideMark/>
          </w:tcPr>
          <w:p w14:paraId="3C79C80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62EBB4AD" w14:textId="77777777" w:rsidTr="00C947D4">
        <w:trPr>
          <w:trHeight w:val="290"/>
        </w:trPr>
        <w:tc>
          <w:tcPr>
            <w:tcW w:w="1240" w:type="pct"/>
            <w:tcBorders>
              <w:top w:val="nil"/>
              <w:left w:val="nil"/>
              <w:bottom w:val="nil"/>
              <w:right w:val="nil"/>
            </w:tcBorders>
            <w:shd w:val="clear" w:color="auto" w:fill="auto"/>
            <w:noWrap/>
            <w:vAlign w:val="bottom"/>
            <w:hideMark/>
          </w:tcPr>
          <w:p w14:paraId="22E722D3"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Salix lasiandra</w:t>
            </w:r>
          </w:p>
        </w:tc>
        <w:tc>
          <w:tcPr>
            <w:tcW w:w="1196" w:type="pct"/>
            <w:tcBorders>
              <w:top w:val="nil"/>
              <w:left w:val="nil"/>
              <w:bottom w:val="nil"/>
              <w:right w:val="nil"/>
            </w:tcBorders>
            <w:shd w:val="clear" w:color="auto" w:fill="auto"/>
            <w:noWrap/>
            <w:vAlign w:val="bottom"/>
            <w:hideMark/>
          </w:tcPr>
          <w:p w14:paraId="182FCC6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Salix lasiandra</w:t>
            </w:r>
          </w:p>
        </w:tc>
        <w:tc>
          <w:tcPr>
            <w:tcW w:w="1136" w:type="pct"/>
            <w:tcBorders>
              <w:top w:val="nil"/>
              <w:left w:val="nil"/>
              <w:bottom w:val="nil"/>
              <w:right w:val="nil"/>
            </w:tcBorders>
            <w:shd w:val="clear" w:color="auto" w:fill="auto"/>
            <w:noWrap/>
            <w:vAlign w:val="bottom"/>
            <w:hideMark/>
          </w:tcPr>
          <w:p w14:paraId="7CC227EB"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Salix lasiandra</w:t>
            </w:r>
          </w:p>
        </w:tc>
        <w:tc>
          <w:tcPr>
            <w:tcW w:w="782" w:type="pct"/>
            <w:tcBorders>
              <w:top w:val="nil"/>
              <w:left w:val="nil"/>
              <w:bottom w:val="nil"/>
              <w:right w:val="nil"/>
            </w:tcBorders>
            <w:shd w:val="clear" w:color="auto" w:fill="auto"/>
            <w:noWrap/>
            <w:vAlign w:val="center"/>
            <w:hideMark/>
          </w:tcPr>
          <w:p w14:paraId="3F8256A9"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SALUL</w:t>
            </w:r>
          </w:p>
        </w:tc>
        <w:tc>
          <w:tcPr>
            <w:tcW w:w="646" w:type="pct"/>
            <w:tcBorders>
              <w:top w:val="nil"/>
              <w:left w:val="nil"/>
              <w:bottom w:val="nil"/>
              <w:right w:val="nil"/>
            </w:tcBorders>
            <w:shd w:val="clear" w:color="auto" w:fill="auto"/>
            <w:noWrap/>
            <w:vAlign w:val="bottom"/>
            <w:hideMark/>
          </w:tcPr>
          <w:p w14:paraId="064367A4"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529F1105"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077F303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Salix </w:t>
            </w:r>
            <w:proofErr w:type="spellStart"/>
            <w:r w:rsidRPr="000652F0">
              <w:rPr>
                <w:rFonts w:eastAsia="Times New Roman" w:cstheme="minorHAnsi"/>
                <w:i/>
                <w:iCs/>
                <w:sz w:val="20"/>
                <w:szCs w:val="20"/>
              </w:rPr>
              <w:t>sitchensis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356A2A0A"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Salix </w:t>
            </w:r>
            <w:proofErr w:type="spellStart"/>
            <w:r w:rsidRPr="000652F0">
              <w:rPr>
                <w:rFonts w:eastAsia="Times New Roman" w:cstheme="minorHAnsi"/>
                <w:i/>
                <w:iCs/>
                <w:sz w:val="20"/>
                <w:szCs w:val="20"/>
              </w:rPr>
              <w:t>sitchensis</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44DB9CF8"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3821C00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SASI2</w:t>
            </w:r>
          </w:p>
        </w:tc>
        <w:tc>
          <w:tcPr>
            <w:tcW w:w="646" w:type="pct"/>
            <w:tcBorders>
              <w:top w:val="single" w:sz="4" w:space="0" w:color="auto"/>
              <w:left w:val="nil"/>
              <w:bottom w:val="single" w:sz="4" w:space="0" w:color="auto"/>
              <w:right w:val="nil"/>
            </w:tcBorders>
            <w:shd w:val="clear" w:color="auto" w:fill="auto"/>
            <w:noWrap/>
            <w:vAlign w:val="bottom"/>
            <w:hideMark/>
          </w:tcPr>
          <w:p w14:paraId="01D139B2"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2BAA56B3" w14:textId="77777777" w:rsidTr="00C947D4">
        <w:trPr>
          <w:trHeight w:val="290"/>
        </w:trPr>
        <w:tc>
          <w:tcPr>
            <w:tcW w:w="1240" w:type="pct"/>
            <w:tcBorders>
              <w:top w:val="nil"/>
              <w:left w:val="nil"/>
              <w:bottom w:val="nil"/>
              <w:right w:val="nil"/>
            </w:tcBorders>
            <w:shd w:val="clear" w:color="auto" w:fill="auto"/>
            <w:noWrap/>
            <w:vAlign w:val="bottom"/>
            <w:hideMark/>
          </w:tcPr>
          <w:p w14:paraId="3B5CBEDE" w14:textId="77777777" w:rsidR="00073A5F" w:rsidRPr="000652F0" w:rsidRDefault="00073A5F" w:rsidP="00073A5F">
            <w:pPr>
              <w:spacing w:after="0" w:line="240" w:lineRule="auto"/>
              <w:rPr>
                <w:rFonts w:eastAsia="Times New Roman" w:cstheme="minorHAnsi"/>
                <w:sz w:val="20"/>
                <w:szCs w:val="20"/>
              </w:rPr>
            </w:pPr>
            <w:r w:rsidRPr="000652F0">
              <w:rPr>
                <w:rFonts w:eastAsia="Times New Roman" w:cstheme="minorHAnsi"/>
                <w:i/>
                <w:iCs/>
                <w:sz w:val="20"/>
                <w:szCs w:val="20"/>
              </w:rPr>
              <w:t>Salix</w:t>
            </w:r>
            <w:r w:rsidRPr="000652F0">
              <w:rPr>
                <w:rFonts w:eastAsia="Times New Roman" w:cstheme="minorHAnsi"/>
                <w:sz w:val="20"/>
                <w:szCs w:val="20"/>
              </w:rPr>
              <w:t xml:space="preserve"> sp.</w:t>
            </w:r>
          </w:p>
        </w:tc>
        <w:tc>
          <w:tcPr>
            <w:tcW w:w="1196" w:type="pct"/>
            <w:tcBorders>
              <w:top w:val="nil"/>
              <w:left w:val="nil"/>
              <w:bottom w:val="nil"/>
              <w:right w:val="nil"/>
            </w:tcBorders>
            <w:shd w:val="clear" w:color="auto" w:fill="auto"/>
            <w:noWrap/>
            <w:vAlign w:val="bottom"/>
            <w:hideMark/>
          </w:tcPr>
          <w:p w14:paraId="70131127" w14:textId="77777777" w:rsidR="00073A5F" w:rsidRPr="000652F0" w:rsidRDefault="00073A5F" w:rsidP="00073A5F">
            <w:pPr>
              <w:spacing w:after="0" w:line="240" w:lineRule="auto"/>
              <w:rPr>
                <w:rFonts w:eastAsia="Times New Roman" w:cstheme="minorHAnsi"/>
                <w:sz w:val="20"/>
                <w:szCs w:val="20"/>
              </w:rPr>
            </w:pPr>
          </w:p>
        </w:tc>
        <w:tc>
          <w:tcPr>
            <w:tcW w:w="1136" w:type="pct"/>
            <w:tcBorders>
              <w:top w:val="nil"/>
              <w:left w:val="nil"/>
              <w:bottom w:val="nil"/>
              <w:right w:val="nil"/>
            </w:tcBorders>
            <w:shd w:val="clear" w:color="auto" w:fill="auto"/>
            <w:noWrap/>
            <w:vAlign w:val="bottom"/>
            <w:hideMark/>
          </w:tcPr>
          <w:p w14:paraId="26860273" w14:textId="77777777" w:rsidR="00073A5F" w:rsidRPr="000652F0" w:rsidRDefault="00073A5F" w:rsidP="00073A5F">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7E18C439" w14:textId="77777777" w:rsidR="00073A5F" w:rsidRPr="000652F0" w:rsidRDefault="00073A5F" w:rsidP="00073A5F">
            <w:pPr>
              <w:spacing w:after="0" w:line="240" w:lineRule="auto"/>
              <w:jc w:val="center"/>
              <w:rPr>
                <w:rFonts w:eastAsia="Times New Roman" w:cstheme="minorHAnsi"/>
                <w:sz w:val="20"/>
                <w:szCs w:val="20"/>
              </w:rPr>
            </w:pPr>
            <w:proofErr w:type="spellStart"/>
            <w:r w:rsidRPr="000652F0">
              <w:rPr>
                <w:rFonts w:eastAsia="Times New Roman" w:cstheme="minorHAnsi"/>
                <w:sz w:val="20"/>
                <w:szCs w:val="20"/>
              </w:rPr>
              <w:t>Salix_sp</w:t>
            </w:r>
            <w:proofErr w:type="spellEnd"/>
            <w:r w:rsidRPr="000652F0">
              <w:rPr>
                <w:rFonts w:eastAsia="Times New Roman" w:cstheme="minorHAnsi"/>
                <w:sz w:val="20"/>
                <w:szCs w:val="20"/>
              </w:rPr>
              <w:t>.</w:t>
            </w:r>
          </w:p>
        </w:tc>
        <w:tc>
          <w:tcPr>
            <w:tcW w:w="646" w:type="pct"/>
            <w:tcBorders>
              <w:top w:val="nil"/>
              <w:left w:val="nil"/>
              <w:bottom w:val="nil"/>
              <w:right w:val="nil"/>
            </w:tcBorders>
            <w:shd w:val="clear" w:color="auto" w:fill="auto"/>
            <w:noWrap/>
            <w:vAlign w:val="bottom"/>
            <w:hideMark/>
          </w:tcPr>
          <w:p w14:paraId="172CC5BB" w14:textId="77777777" w:rsidR="00073A5F" w:rsidRPr="000652F0" w:rsidRDefault="00073A5F" w:rsidP="00073A5F">
            <w:pPr>
              <w:spacing w:after="0" w:line="240" w:lineRule="auto"/>
              <w:jc w:val="center"/>
              <w:rPr>
                <w:rFonts w:eastAsia="Times New Roman" w:cstheme="minorHAnsi"/>
                <w:sz w:val="20"/>
                <w:szCs w:val="20"/>
              </w:rPr>
            </w:pPr>
          </w:p>
        </w:tc>
      </w:tr>
      <w:tr w:rsidR="00073A5F" w:rsidRPr="000652F0" w14:paraId="79C1B5D4"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0CCDA9B"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0DEB5463"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181118E8"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Scirpus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microcarpus</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62F545E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SCMI2</w:t>
            </w:r>
          </w:p>
        </w:tc>
        <w:tc>
          <w:tcPr>
            <w:tcW w:w="646" w:type="pct"/>
            <w:tcBorders>
              <w:top w:val="single" w:sz="4" w:space="0" w:color="auto"/>
              <w:left w:val="nil"/>
              <w:bottom w:val="single" w:sz="4" w:space="0" w:color="auto"/>
              <w:right w:val="nil"/>
            </w:tcBorders>
            <w:shd w:val="clear" w:color="auto" w:fill="auto"/>
            <w:noWrap/>
            <w:vAlign w:val="bottom"/>
            <w:hideMark/>
          </w:tcPr>
          <w:p w14:paraId="7688D0DD"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1D6C4BDE" w14:textId="77777777" w:rsidTr="00C947D4">
        <w:trPr>
          <w:trHeight w:val="290"/>
        </w:trPr>
        <w:tc>
          <w:tcPr>
            <w:tcW w:w="1240" w:type="pct"/>
            <w:tcBorders>
              <w:top w:val="nil"/>
              <w:left w:val="nil"/>
              <w:bottom w:val="nil"/>
              <w:right w:val="nil"/>
            </w:tcBorders>
            <w:shd w:val="clear" w:color="auto" w:fill="auto"/>
            <w:noWrap/>
            <w:vAlign w:val="bottom"/>
            <w:hideMark/>
          </w:tcPr>
          <w:p w14:paraId="1769767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Scirpus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validus</w:t>
            </w:r>
            <w:proofErr w:type="spellEnd"/>
          </w:p>
        </w:tc>
        <w:tc>
          <w:tcPr>
            <w:tcW w:w="1196" w:type="pct"/>
            <w:tcBorders>
              <w:top w:val="nil"/>
              <w:left w:val="nil"/>
              <w:bottom w:val="nil"/>
              <w:right w:val="nil"/>
            </w:tcBorders>
            <w:shd w:val="clear" w:color="auto" w:fill="auto"/>
            <w:noWrap/>
            <w:vAlign w:val="bottom"/>
            <w:hideMark/>
          </w:tcPr>
          <w:p w14:paraId="43F33F4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Scirpus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validus</w:t>
            </w:r>
            <w:proofErr w:type="spellEnd"/>
          </w:p>
        </w:tc>
        <w:tc>
          <w:tcPr>
            <w:tcW w:w="1136" w:type="pct"/>
            <w:tcBorders>
              <w:top w:val="nil"/>
              <w:left w:val="nil"/>
              <w:bottom w:val="nil"/>
              <w:right w:val="nil"/>
            </w:tcBorders>
            <w:shd w:val="clear" w:color="auto" w:fill="auto"/>
            <w:noWrap/>
            <w:vAlign w:val="bottom"/>
            <w:hideMark/>
          </w:tcPr>
          <w:p w14:paraId="65CE49A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Schoenoplectus tabernaemontani</w:t>
            </w:r>
          </w:p>
        </w:tc>
        <w:tc>
          <w:tcPr>
            <w:tcW w:w="782" w:type="pct"/>
            <w:tcBorders>
              <w:top w:val="nil"/>
              <w:left w:val="nil"/>
              <w:bottom w:val="nil"/>
              <w:right w:val="nil"/>
            </w:tcBorders>
            <w:shd w:val="clear" w:color="auto" w:fill="auto"/>
            <w:noWrap/>
            <w:vAlign w:val="center"/>
            <w:hideMark/>
          </w:tcPr>
          <w:p w14:paraId="35ED3A0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SCTA2</w:t>
            </w:r>
          </w:p>
        </w:tc>
        <w:tc>
          <w:tcPr>
            <w:tcW w:w="646" w:type="pct"/>
            <w:tcBorders>
              <w:top w:val="nil"/>
              <w:left w:val="nil"/>
              <w:bottom w:val="nil"/>
              <w:right w:val="nil"/>
            </w:tcBorders>
            <w:shd w:val="clear" w:color="auto" w:fill="auto"/>
            <w:noWrap/>
            <w:vAlign w:val="bottom"/>
            <w:hideMark/>
          </w:tcPr>
          <w:p w14:paraId="68D70F21" w14:textId="77777777" w:rsidR="00073A5F" w:rsidRPr="000652F0" w:rsidRDefault="00073A5F" w:rsidP="00073A5F">
            <w:pPr>
              <w:spacing w:after="0" w:line="240" w:lineRule="auto"/>
              <w:jc w:val="center"/>
              <w:rPr>
                <w:rFonts w:eastAsia="Times New Roman" w:cstheme="minorHAnsi"/>
                <w:sz w:val="20"/>
                <w:szCs w:val="20"/>
              </w:rPr>
            </w:pPr>
            <w:r w:rsidRPr="000652F0">
              <w:rPr>
                <w:rFonts w:eastAsia="Times New Roman" w:cstheme="minorHAnsi"/>
                <w:sz w:val="20"/>
                <w:szCs w:val="20"/>
              </w:rPr>
              <w:t>Y</w:t>
            </w:r>
          </w:p>
        </w:tc>
      </w:tr>
      <w:tr w:rsidR="00073A5F" w:rsidRPr="000652F0" w14:paraId="3AB2E5B2"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5EA7462F"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Sidalcia</w:t>
            </w:r>
            <w:proofErr w:type="spellEnd"/>
            <w:r w:rsidRPr="000652F0">
              <w:rPr>
                <w:rFonts w:eastAsia="Times New Roman" w:cstheme="minorHAnsi"/>
                <w:i/>
                <w:iCs/>
                <w:sz w:val="20"/>
                <w:szCs w:val="20"/>
              </w:rPr>
              <w:t xml:space="preserve"> hendersonii</w:t>
            </w:r>
          </w:p>
        </w:tc>
        <w:tc>
          <w:tcPr>
            <w:tcW w:w="1196" w:type="pct"/>
            <w:tcBorders>
              <w:top w:val="single" w:sz="4" w:space="0" w:color="auto"/>
              <w:left w:val="nil"/>
              <w:bottom w:val="single" w:sz="4" w:space="0" w:color="auto"/>
              <w:right w:val="nil"/>
            </w:tcBorders>
            <w:shd w:val="clear" w:color="auto" w:fill="auto"/>
            <w:noWrap/>
            <w:vAlign w:val="bottom"/>
            <w:hideMark/>
          </w:tcPr>
          <w:p w14:paraId="523C5E4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Sidalcia</w:t>
            </w:r>
            <w:proofErr w:type="spellEnd"/>
            <w:r w:rsidRPr="000652F0">
              <w:rPr>
                <w:rFonts w:eastAsia="Times New Roman" w:cstheme="minorHAnsi"/>
                <w:i/>
                <w:iCs/>
                <w:sz w:val="20"/>
                <w:szCs w:val="20"/>
              </w:rPr>
              <w:t xml:space="preserve"> hendersonii</w:t>
            </w:r>
          </w:p>
        </w:tc>
        <w:tc>
          <w:tcPr>
            <w:tcW w:w="1136" w:type="pct"/>
            <w:tcBorders>
              <w:top w:val="single" w:sz="4" w:space="0" w:color="auto"/>
              <w:left w:val="nil"/>
              <w:bottom w:val="single" w:sz="4" w:space="0" w:color="auto"/>
              <w:right w:val="nil"/>
            </w:tcBorders>
            <w:shd w:val="clear" w:color="auto" w:fill="auto"/>
            <w:noWrap/>
            <w:vAlign w:val="bottom"/>
            <w:hideMark/>
          </w:tcPr>
          <w:p w14:paraId="70FA9905"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Sidalcia</w:t>
            </w:r>
            <w:proofErr w:type="spellEnd"/>
            <w:r w:rsidRPr="000652F0">
              <w:rPr>
                <w:rFonts w:eastAsia="Times New Roman" w:cstheme="minorHAnsi"/>
                <w:i/>
                <w:iCs/>
                <w:sz w:val="20"/>
                <w:szCs w:val="20"/>
              </w:rPr>
              <w:t xml:space="preserve"> hendersonii</w:t>
            </w:r>
          </w:p>
        </w:tc>
        <w:tc>
          <w:tcPr>
            <w:tcW w:w="782" w:type="pct"/>
            <w:tcBorders>
              <w:top w:val="single" w:sz="4" w:space="0" w:color="auto"/>
              <w:left w:val="nil"/>
              <w:bottom w:val="single" w:sz="4" w:space="0" w:color="auto"/>
              <w:right w:val="nil"/>
            </w:tcBorders>
            <w:shd w:val="clear" w:color="auto" w:fill="auto"/>
            <w:noWrap/>
            <w:vAlign w:val="center"/>
            <w:hideMark/>
          </w:tcPr>
          <w:p w14:paraId="58CD47F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SIHE4</w:t>
            </w:r>
          </w:p>
        </w:tc>
        <w:tc>
          <w:tcPr>
            <w:tcW w:w="646" w:type="pct"/>
            <w:tcBorders>
              <w:top w:val="single" w:sz="4" w:space="0" w:color="auto"/>
              <w:left w:val="nil"/>
              <w:bottom w:val="single" w:sz="4" w:space="0" w:color="auto"/>
              <w:right w:val="nil"/>
            </w:tcBorders>
            <w:shd w:val="clear" w:color="auto" w:fill="auto"/>
            <w:noWrap/>
            <w:vAlign w:val="bottom"/>
            <w:hideMark/>
          </w:tcPr>
          <w:p w14:paraId="564F491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732A9126" w14:textId="77777777" w:rsidTr="00C947D4">
        <w:trPr>
          <w:trHeight w:val="290"/>
        </w:trPr>
        <w:tc>
          <w:tcPr>
            <w:tcW w:w="1240" w:type="pct"/>
            <w:tcBorders>
              <w:top w:val="nil"/>
              <w:left w:val="nil"/>
              <w:bottom w:val="nil"/>
              <w:right w:val="nil"/>
            </w:tcBorders>
            <w:shd w:val="clear" w:color="auto" w:fill="auto"/>
            <w:noWrap/>
            <w:vAlign w:val="bottom"/>
            <w:hideMark/>
          </w:tcPr>
          <w:p w14:paraId="7C22B34E"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Sium suave</w:t>
            </w:r>
          </w:p>
        </w:tc>
        <w:tc>
          <w:tcPr>
            <w:tcW w:w="1196" w:type="pct"/>
            <w:tcBorders>
              <w:top w:val="nil"/>
              <w:left w:val="nil"/>
              <w:bottom w:val="nil"/>
              <w:right w:val="nil"/>
            </w:tcBorders>
            <w:shd w:val="clear" w:color="auto" w:fill="auto"/>
            <w:noWrap/>
            <w:vAlign w:val="bottom"/>
            <w:hideMark/>
          </w:tcPr>
          <w:p w14:paraId="5A45A8C7"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Sium suave</w:t>
            </w:r>
          </w:p>
        </w:tc>
        <w:tc>
          <w:tcPr>
            <w:tcW w:w="1136" w:type="pct"/>
            <w:tcBorders>
              <w:top w:val="nil"/>
              <w:left w:val="nil"/>
              <w:bottom w:val="nil"/>
              <w:right w:val="nil"/>
            </w:tcBorders>
            <w:shd w:val="clear" w:color="auto" w:fill="auto"/>
            <w:noWrap/>
            <w:vAlign w:val="bottom"/>
            <w:hideMark/>
          </w:tcPr>
          <w:p w14:paraId="3D68B46F" w14:textId="77777777" w:rsidR="00073A5F" w:rsidRPr="000652F0" w:rsidRDefault="00073A5F" w:rsidP="00073A5F">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74DECD8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SISU2</w:t>
            </w:r>
          </w:p>
        </w:tc>
        <w:tc>
          <w:tcPr>
            <w:tcW w:w="646" w:type="pct"/>
            <w:tcBorders>
              <w:top w:val="nil"/>
              <w:left w:val="nil"/>
              <w:bottom w:val="nil"/>
              <w:right w:val="nil"/>
            </w:tcBorders>
            <w:shd w:val="clear" w:color="auto" w:fill="auto"/>
            <w:noWrap/>
            <w:vAlign w:val="bottom"/>
            <w:hideMark/>
          </w:tcPr>
          <w:p w14:paraId="227EBD22"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48AC6B55"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30F49C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Sonchus</w:t>
            </w:r>
            <w:proofErr w:type="spellEnd"/>
            <w:r w:rsidRPr="000652F0">
              <w:rPr>
                <w:rFonts w:eastAsia="Times New Roman" w:cstheme="minorHAnsi"/>
                <w:i/>
                <w:iCs/>
                <w:sz w:val="20"/>
                <w:szCs w:val="20"/>
              </w:rPr>
              <w:t xml:space="preserve"> arvensis</w:t>
            </w:r>
          </w:p>
        </w:tc>
        <w:tc>
          <w:tcPr>
            <w:tcW w:w="1196" w:type="pct"/>
            <w:tcBorders>
              <w:top w:val="single" w:sz="4" w:space="0" w:color="auto"/>
              <w:left w:val="nil"/>
              <w:bottom w:val="single" w:sz="4" w:space="0" w:color="auto"/>
              <w:right w:val="nil"/>
            </w:tcBorders>
            <w:shd w:val="clear" w:color="auto" w:fill="auto"/>
            <w:noWrap/>
            <w:vAlign w:val="bottom"/>
            <w:hideMark/>
          </w:tcPr>
          <w:p w14:paraId="3C8F2600"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5AB19063"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68FCFD4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SOAR2</w:t>
            </w:r>
          </w:p>
        </w:tc>
        <w:tc>
          <w:tcPr>
            <w:tcW w:w="646" w:type="pct"/>
            <w:tcBorders>
              <w:top w:val="single" w:sz="4" w:space="0" w:color="auto"/>
              <w:left w:val="nil"/>
              <w:bottom w:val="single" w:sz="4" w:space="0" w:color="auto"/>
              <w:right w:val="nil"/>
            </w:tcBorders>
            <w:shd w:val="clear" w:color="auto" w:fill="auto"/>
            <w:noWrap/>
            <w:vAlign w:val="bottom"/>
            <w:hideMark/>
          </w:tcPr>
          <w:p w14:paraId="4C8C97E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1144EFDB" w14:textId="77777777" w:rsidTr="00C947D4">
        <w:trPr>
          <w:trHeight w:val="290"/>
        </w:trPr>
        <w:tc>
          <w:tcPr>
            <w:tcW w:w="1240" w:type="pct"/>
            <w:tcBorders>
              <w:top w:val="nil"/>
              <w:left w:val="nil"/>
              <w:bottom w:val="nil"/>
              <w:right w:val="nil"/>
            </w:tcBorders>
            <w:shd w:val="clear" w:color="auto" w:fill="auto"/>
            <w:noWrap/>
            <w:vAlign w:val="bottom"/>
            <w:hideMark/>
          </w:tcPr>
          <w:p w14:paraId="199E83BB" w14:textId="77777777" w:rsidR="00073A5F" w:rsidRPr="000652F0" w:rsidRDefault="00073A5F" w:rsidP="00073A5F">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71306D54" w14:textId="77777777" w:rsidR="00073A5F" w:rsidRPr="000652F0" w:rsidRDefault="00073A5F" w:rsidP="00073A5F">
            <w:pPr>
              <w:spacing w:after="0" w:line="240" w:lineRule="auto"/>
              <w:rPr>
                <w:rFonts w:eastAsia="Times New Roman" w:cstheme="minorHAnsi"/>
                <w:sz w:val="20"/>
                <w:szCs w:val="20"/>
              </w:rPr>
            </w:pPr>
          </w:p>
        </w:tc>
        <w:tc>
          <w:tcPr>
            <w:tcW w:w="1136" w:type="pct"/>
            <w:tcBorders>
              <w:top w:val="nil"/>
              <w:left w:val="nil"/>
              <w:bottom w:val="nil"/>
              <w:right w:val="nil"/>
            </w:tcBorders>
            <w:shd w:val="clear" w:color="auto" w:fill="auto"/>
            <w:noWrap/>
            <w:vAlign w:val="bottom"/>
            <w:hideMark/>
          </w:tcPr>
          <w:p w14:paraId="69DF2BE5" w14:textId="77777777" w:rsidR="00073A5F" w:rsidRPr="000652F0" w:rsidRDefault="00073A5F" w:rsidP="00073A5F">
            <w:pPr>
              <w:spacing w:after="0" w:line="240" w:lineRule="auto"/>
              <w:rPr>
                <w:rFonts w:eastAsia="Times New Roman" w:cstheme="minorHAnsi"/>
                <w:i/>
                <w:iCs/>
                <w:color w:val="000000"/>
                <w:sz w:val="20"/>
                <w:szCs w:val="20"/>
              </w:rPr>
            </w:pPr>
            <w:proofErr w:type="spellStart"/>
            <w:r w:rsidRPr="000652F0">
              <w:rPr>
                <w:rFonts w:eastAsia="Times New Roman" w:cstheme="minorHAnsi"/>
                <w:i/>
                <w:iCs/>
                <w:color w:val="000000"/>
                <w:sz w:val="20"/>
                <w:szCs w:val="20"/>
              </w:rPr>
              <w:t>Symphotrichum</w:t>
            </w:r>
            <w:proofErr w:type="spellEnd"/>
            <w:r w:rsidRPr="000652F0">
              <w:rPr>
                <w:rFonts w:eastAsia="Times New Roman" w:cstheme="minorHAnsi"/>
                <w:i/>
                <w:iCs/>
                <w:color w:val="000000"/>
                <w:sz w:val="20"/>
                <w:szCs w:val="20"/>
              </w:rPr>
              <w:t xml:space="preserve"> subspicatum</w:t>
            </w:r>
          </w:p>
        </w:tc>
        <w:tc>
          <w:tcPr>
            <w:tcW w:w="782" w:type="pct"/>
            <w:tcBorders>
              <w:top w:val="nil"/>
              <w:left w:val="nil"/>
              <w:bottom w:val="nil"/>
              <w:right w:val="nil"/>
            </w:tcBorders>
            <w:shd w:val="clear" w:color="auto" w:fill="auto"/>
            <w:noWrap/>
            <w:vAlign w:val="center"/>
            <w:hideMark/>
          </w:tcPr>
          <w:p w14:paraId="31A3DE1D"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SYSU4</w:t>
            </w:r>
          </w:p>
        </w:tc>
        <w:tc>
          <w:tcPr>
            <w:tcW w:w="646" w:type="pct"/>
            <w:tcBorders>
              <w:top w:val="nil"/>
              <w:left w:val="nil"/>
              <w:bottom w:val="nil"/>
              <w:right w:val="nil"/>
            </w:tcBorders>
            <w:shd w:val="clear" w:color="auto" w:fill="auto"/>
            <w:noWrap/>
            <w:vAlign w:val="bottom"/>
            <w:hideMark/>
          </w:tcPr>
          <w:p w14:paraId="768CC3EA"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5A64E07A"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CB2642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Trifolium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wormskjoldii</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02B9CDFF"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Trifolium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wormskjoldii</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2D20533B"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Trifolium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wormskjoldii</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C25BCA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TRWO</w:t>
            </w:r>
          </w:p>
        </w:tc>
        <w:tc>
          <w:tcPr>
            <w:tcW w:w="646" w:type="pct"/>
            <w:tcBorders>
              <w:top w:val="single" w:sz="4" w:space="0" w:color="auto"/>
              <w:left w:val="nil"/>
              <w:bottom w:val="single" w:sz="4" w:space="0" w:color="auto"/>
              <w:right w:val="nil"/>
            </w:tcBorders>
            <w:shd w:val="clear" w:color="auto" w:fill="auto"/>
            <w:noWrap/>
            <w:vAlign w:val="bottom"/>
            <w:hideMark/>
          </w:tcPr>
          <w:p w14:paraId="5EC22DD3"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53DA4CA5" w14:textId="77777777" w:rsidTr="00C947D4">
        <w:trPr>
          <w:trHeight w:val="290"/>
        </w:trPr>
        <w:tc>
          <w:tcPr>
            <w:tcW w:w="1240" w:type="pct"/>
            <w:tcBorders>
              <w:top w:val="nil"/>
              <w:left w:val="nil"/>
              <w:bottom w:val="nil"/>
              <w:right w:val="nil"/>
            </w:tcBorders>
            <w:shd w:val="clear" w:color="auto" w:fill="auto"/>
            <w:noWrap/>
            <w:vAlign w:val="bottom"/>
            <w:hideMark/>
          </w:tcPr>
          <w:p w14:paraId="6B048694"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Typha latifolia</w:t>
            </w:r>
          </w:p>
        </w:tc>
        <w:tc>
          <w:tcPr>
            <w:tcW w:w="1196" w:type="pct"/>
            <w:tcBorders>
              <w:top w:val="nil"/>
              <w:left w:val="nil"/>
              <w:bottom w:val="nil"/>
              <w:right w:val="nil"/>
            </w:tcBorders>
            <w:shd w:val="clear" w:color="auto" w:fill="auto"/>
            <w:noWrap/>
            <w:vAlign w:val="bottom"/>
            <w:hideMark/>
          </w:tcPr>
          <w:p w14:paraId="27ABC8F0"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Typha latifolia</w:t>
            </w:r>
          </w:p>
        </w:tc>
        <w:tc>
          <w:tcPr>
            <w:tcW w:w="1136" w:type="pct"/>
            <w:tcBorders>
              <w:top w:val="nil"/>
              <w:left w:val="nil"/>
              <w:bottom w:val="nil"/>
              <w:right w:val="nil"/>
            </w:tcBorders>
            <w:shd w:val="clear" w:color="auto" w:fill="auto"/>
            <w:noWrap/>
            <w:vAlign w:val="bottom"/>
            <w:hideMark/>
          </w:tcPr>
          <w:p w14:paraId="04486BB1"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Typha latifolia</w:t>
            </w:r>
          </w:p>
        </w:tc>
        <w:tc>
          <w:tcPr>
            <w:tcW w:w="782" w:type="pct"/>
            <w:tcBorders>
              <w:top w:val="nil"/>
              <w:left w:val="nil"/>
              <w:bottom w:val="nil"/>
              <w:right w:val="nil"/>
            </w:tcBorders>
            <w:shd w:val="clear" w:color="auto" w:fill="auto"/>
            <w:noWrap/>
            <w:vAlign w:val="center"/>
            <w:hideMark/>
          </w:tcPr>
          <w:p w14:paraId="69582A3C"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TYLA</w:t>
            </w:r>
          </w:p>
        </w:tc>
        <w:tc>
          <w:tcPr>
            <w:tcW w:w="646" w:type="pct"/>
            <w:tcBorders>
              <w:top w:val="nil"/>
              <w:left w:val="nil"/>
              <w:bottom w:val="nil"/>
              <w:right w:val="nil"/>
            </w:tcBorders>
            <w:shd w:val="clear" w:color="auto" w:fill="auto"/>
            <w:noWrap/>
            <w:vAlign w:val="bottom"/>
            <w:hideMark/>
          </w:tcPr>
          <w:p w14:paraId="76591DD4"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7D7B8EB0"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78BB2EE1"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Zannichellia</w:t>
            </w:r>
            <w:proofErr w:type="spellEnd"/>
            <w:r w:rsidRPr="000652F0">
              <w:rPr>
                <w:rFonts w:eastAsia="Times New Roman" w:cstheme="minorHAnsi"/>
                <w:i/>
                <w:iCs/>
                <w:sz w:val="20"/>
                <w:szCs w:val="20"/>
              </w:rPr>
              <w:t xml:space="preserve"> palustris</w:t>
            </w:r>
          </w:p>
        </w:tc>
        <w:tc>
          <w:tcPr>
            <w:tcW w:w="1196" w:type="pct"/>
            <w:tcBorders>
              <w:top w:val="single" w:sz="4" w:space="0" w:color="auto"/>
              <w:left w:val="nil"/>
              <w:bottom w:val="single" w:sz="4" w:space="0" w:color="auto"/>
              <w:right w:val="nil"/>
            </w:tcBorders>
            <w:shd w:val="clear" w:color="auto" w:fill="auto"/>
            <w:noWrap/>
            <w:vAlign w:val="bottom"/>
            <w:hideMark/>
          </w:tcPr>
          <w:p w14:paraId="40025EE1"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35FEC25E"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097367D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ZAPA</w:t>
            </w:r>
          </w:p>
        </w:tc>
        <w:tc>
          <w:tcPr>
            <w:tcW w:w="646" w:type="pct"/>
            <w:tcBorders>
              <w:top w:val="single" w:sz="4" w:space="0" w:color="auto"/>
              <w:left w:val="nil"/>
              <w:bottom w:val="single" w:sz="4" w:space="0" w:color="auto"/>
              <w:right w:val="nil"/>
            </w:tcBorders>
            <w:shd w:val="clear" w:color="auto" w:fill="auto"/>
            <w:noWrap/>
            <w:vAlign w:val="bottom"/>
            <w:hideMark/>
          </w:tcPr>
          <w:p w14:paraId="2B628456"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bl>
    <w:p w14:paraId="27C6FB9F" w14:textId="27164432" w:rsidR="000652F0" w:rsidRDefault="000652F0" w:rsidP="009418F9"/>
    <w:p w14:paraId="1C42EF15" w14:textId="3C9F515A" w:rsidR="00767EAD" w:rsidRDefault="00767EAD">
      <w:r>
        <w:br w:type="page"/>
      </w:r>
    </w:p>
    <w:p w14:paraId="15923ED1" w14:textId="2A4756B5" w:rsidR="007218B1" w:rsidRPr="00B263DD" w:rsidRDefault="007218B1" w:rsidP="00B263DD">
      <w:pPr>
        <w:rPr>
          <w:rFonts w:asciiTheme="majorHAnsi" w:eastAsiaTheme="majorEastAsia" w:hAnsiTheme="majorHAnsi" w:cstheme="majorBidi"/>
          <w:color w:val="2F5496" w:themeColor="accent1" w:themeShade="BF"/>
          <w:sz w:val="32"/>
          <w:szCs w:val="32"/>
        </w:rPr>
        <w:sectPr w:rsidR="007218B1" w:rsidRPr="00B263DD" w:rsidSect="002D0891">
          <w:pgSz w:w="12240" w:h="15840"/>
          <w:pgMar w:top="1440" w:right="1440" w:bottom="1440" w:left="1440" w:header="720" w:footer="720" w:gutter="0"/>
          <w:lnNumType w:countBy="1" w:restart="continuous"/>
          <w:cols w:space="720"/>
          <w:docGrid w:linePitch="360"/>
        </w:sectPr>
      </w:pPr>
    </w:p>
    <w:p w14:paraId="0945E3C3" w14:textId="7DFAB22C" w:rsidR="00AA3D91" w:rsidRDefault="00AA3D91" w:rsidP="00AA3D91">
      <w:pPr>
        <w:pStyle w:val="Heading1"/>
        <w:numPr>
          <w:ilvl w:val="0"/>
          <w:numId w:val="0"/>
        </w:numPr>
      </w:pPr>
      <w:r>
        <w:lastRenderedPageBreak/>
        <w:t>Suggested journals</w:t>
      </w:r>
    </w:p>
    <w:p w14:paraId="7EFEA7E6" w14:textId="0659312E" w:rsidR="00AA3D91" w:rsidRDefault="00AA3D91" w:rsidP="002828DE"/>
    <w:tbl>
      <w:tblPr>
        <w:tblStyle w:val="TableGrid"/>
        <w:tblW w:w="0" w:type="auto"/>
        <w:tblLook w:val="04A0" w:firstRow="1" w:lastRow="0" w:firstColumn="1" w:lastColumn="0" w:noHBand="0" w:noVBand="1"/>
      </w:tblPr>
      <w:tblGrid>
        <w:gridCol w:w="1347"/>
        <w:gridCol w:w="1048"/>
        <w:gridCol w:w="3684"/>
        <w:gridCol w:w="1236"/>
        <w:gridCol w:w="1653"/>
        <w:gridCol w:w="3982"/>
      </w:tblGrid>
      <w:tr w:rsidR="00996F64" w:rsidRPr="00995656" w14:paraId="4B21E67E" w14:textId="55E48287" w:rsidTr="00EC5A6B">
        <w:tc>
          <w:tcPr>
            <w:tcW w:w="1365" w:type="dxa"/>
          </w:tcPr>
          <w:p w14:paraId="5D2FAF1B" w14:textId="38C3F7A6" w:rsidR="00B4156B" w:rsidRPr="00995656" w:rsidRDefault="00B4156B" w:rsidP="002828DE">
            <w:pPr>
              <w:jc w:val="center"/>
              <w:rPr>
                <w:b/>
                <w:sz w:val="20"/>
                <w:szCs w:val="20"/>
              </w:rPr>
            </w:pPr>
            <w:r w:rsidRPr="00995656">
              <w:rPr>
                <w:b/>
                <w:sz w:val="20"/>
                <w:szCs w:val="20"/>
              </w:rPr>
              <w:t>Journal title</w:t>
            </w:r>
          </w:p>
        </w:tc>
        <w:tc>
          <w:tcPr>
            <w:tcW w:w="1060" w:type="dxa"/>
          </w:tcPr>
          <w:p w14:paraId="095D8A42" w14:textId="22E81764" w:rsidR="00B4156B" w:rsidRPr="00995656" w:rsidRDefault="00B4156B" w:rsidP="002828DE">
            <w:pPr>
              <w:jc w:val="center"/>
              <w:rPr>
                <w:b/>
                <w:sz w:val="20"/>
                <w:szCs w:val="20"/>
              </w:rPr>
            </w:pPr>
            <w:r w:rsidRPr="00995656">
              <w:rPr>
                <w:b/>
                <w:sz w:val="20"/>
                <w:szCs w:val="20"/>
              </w:rPr>
              <w:t>IF</w:t>
            </w:r>
          </w:p>
        </w:tc>
        <w:tc>
          <w:tcPr>
            <w:tcW w:w="3780" w:type="dxa"/>
          </w:tcPr>
          <w:p w14:paraId="648DCB95" w14:textId="5A2259FC" w:rsidR="00B4156B" w:rsidRPr="00995656" w:rsidRDefault="00B4156B" w:rsidP="002828DE">
            <w:pPr>
              <w:jc w:val="center"/>
              <w:rPr>
                <w:b/>
                <w:sz w:val="20"/>
                <w:szCs w:val="20"/>
              </w:rPr>
            </w:pPr>
            <w:r w:rsidRPr="00995656">
              <w:rPr>
                <w:b/>
                <w:sz w:val="20"/>
                <w:szCs w:val="20"/>
              </w:rPr>
              <w:t>Aims &amp; scope</w:t>
            </w:r>
          </w:p>
        </w:tc>
        <w:tc>
          <w:tcPr>
            <w:tcW w:w="696" w:type="dxa"/>
          </w:tcPr>
          <w:p w14:paraId="74FA4483" w14:textId="5507D3BE" w:rsidR="00B4156B" w:rsidRPr="00995656" w:rsidRDefault="00B4156B" w:rsidP="002828DE">
            <w:pPr>
              <w:jc w:val="center"/>
              <w:rPr>
                <w:b/>
                <w:sz w:val="20"/>
                <w:szCs w:val="20"/>
              </w:rPr>
            </w:pPr>
            <w:r w:rsidRPr="00995656">
              <w:rPr>
                <w:b/>
                <w:sz w:val="20"/>
                <w:szCs w:val="20"/>
              </w:rPr>
              <w:t>Publication frequency</w:t>
            </w:r>
          </w:p>
        </w:tc>
        <w:tc>
          <w:tcPr>
            <w:tcW w:w="1666" w:type="dxa"/>
          </w:tcPr>
          <w:p w14:paraId="2EC80984" w14:textId="36FB14DE" w:rsidR="00B4156B" w:rsidRPr="00995656" w:rsidRDefault="00B4156B" w:rsidP="002828DE">
            <w:pPr>
              <w:jc w:val="center"/>
              <w:rPr>
                <w:b/>
                <w:sz w:val="20"/>
                <w:szCs w:val="20"/>
              </w:rPr>
            </w:pPr>
            <w:r w:rsidRPr="00995656">
              <w:rPr>
                <w:b/>
                <w:sz w:val="20"/>
                <w:szCs w:val="20"/>
              </w:rPr>
              <w:t>Publication Fees</w:t>
            </w:r>
            <w:r w:rsidR="008A6471" w:rsidRPr="00995656">
              <w:rPr>
                <w:b/>
                <w:sz w:val="20"/>
                <w:szCs w:val="20"/>
              </w:rPr>
              <w:t xml:space="preserve"> (USD)</w:t>
            </w:r>
          </w:p>
        </w:tc>
        <w:tc>
          <w:tcPr>
            <w:tcW w:w="4118" w:type="dxa"/>
          </w:tcPr>
          <w:p w14:paraId="3A705267" w14:textId="487AA294" w:rsidR="00B4156B" w:rsidRPr="00995656" w:rsidRDefault="00B4156B" w:rsidP="002828DE">
            <w:pPr>
              <w:jc w:val="center"/>
              <w:rPr>
                <w:b/>
                <w:sz w:val="20"/>
                <w:szCs w:val="20"/>
              </w:rPr>
            </w:pPr>
            <w:r w:rsidRPr="00995656">
              <w:rPr>
                <w:b/>
                <w:sz w:val="20"/>
                <w:szCs w:val="20"/>
              </w:rPr>
              <w:t>Notes</w:t>
            </w:r>
          </w:p>
        </w:tc>
      </w:tr>
      <w:tr w:rsidR="00996F64" w:rsidRPr="00995656" w14:paraId="06E31135" w14:textId="6F480F8B" w:rsidTr="00EC5A6B">
        <w:tc>
          <w:tcPr>
            <w:tcW w:w="1365" w:type="dxa"/>
          </w:tcPr>
          <w:p w14:paraId="6E944BEF" w14:textId="416E74B4" w:rsidR="00B4156B" w:rsidRPr="00995656" w:rsidRDefault="00B4156B">
            <w:pPr>
              <w:rPr>
                <w:sz w:val="20"/>
                <w:szCs w:val="20"/>
              </w:rPr>
            </w:pPr>
            <w:r w:rsidRPr="00995656">
              <w:rPr>
                <w:sz w:val="20"/>
                <w:szCs w:val="20"/>
              </w:rPr>
              <w:t>Ecology &amp; Society</w:t>
            </w:r>
          </w:p>
        </w:tc>
        <w:tc>
          <w:tcPr>
            <w:tcW w:w="1060" w:type="dxa"/>
          </w:tcPr>
          <w:p w14:paraId="4A31F9B3" w14:textId="17AE2EE6" w:rsidR="00B4156B" w:rsidRPr="00995656" w:rsidRDefault="00B4156B">
            <w:pPr>
              <w:rPr>
                <w:sz w:val="20"/>
                <w:szCs w:val="20"/>
              </w:rPr>
            </w:pPr>
            <w:r w:rsidRPr="00995656">
              <w:rPr>
                <w:sz w:val="20"/>
                <w:szCs w:val="20"/>
              </w:rPr>
              <w:t>4.14 (2018)</w:t>
            </w:r>
          </w:p>
        </w:tc>
        <w:tc>
          <w:tcPr>
            <w:tcW w:w="3780" w:type="dxa"/>
          </w:tcPr>
          <w:p w14:paraId="2C8E6013" w14:textId="77777777" w:rsidR="00995656" w:rsidRPr="0011737A" w:rsidRDefault="00C06C16" w:rsidP="00995656">
            <w:pPr>
              <w:pStyle w:val="ListParagraph"/>
              <w:numPr>
                <w:ilvl w:val="0"/>
                <w:numId w:val="18"/>
              </w:numPr>
              <w:rPr>
                <w:b/>
                <w:sz w:val="20"/>
                <w:szCs w:val="20"/>
              </w:rPr>
            </w:pPr>
            <w:r w:rsidRPr="0011737A">
              <w:rPr>
                <w:b/>
                <w:sz w:val="20"/>
                <w:szCs w:val="20"/>
              </w:rPr>
              <w:t>the management, stewardship and sustainable use of ecological systems, resources and biological diversity at all levels</w:t>
            </w:r>
          </w:p>
          <w:p w14:paraId="5C1E1B6A" w14:textId="77777777" w:rsidR="00995656" w:rsidRPr="00995656" w:rsidRDefault="00C06C16" w:rsidP="00995656">
            <w:pPr>
              <w:pStyle w:val="ListParagraph"/>
              <w:numPr>
                <w:ilvl w:val="0"/>
                <w:numId w:val="18"/>
              </w:numPr>
              <w:rPr>
                <w:sz w:val="20"/>
                <w:szCs w:val="20"/>
              </w:rPr>
            </w:pPr>
            <w:r w:rsidRPr="00995656">
              <w:rPr>
                <w:sz w:val="20"/>
                <w:szCs w:val="20"/>
              </w:rPr>
              <w:t xml:space="preserve"> the role natural systems play in social and political systems and conversely, the effect of social, economic and political institutions on ecological systems and services, and </w:t>
            </w:r>
          </w:p>
          <w:p w14:paraId="35ECE2F6" w14:textId="77777777" w:rsidR="00B4156B" w:rsidRPr="00995656" w:rsidRDefault="00C06C16" w:rsidP="00995656">
            <w:pPr>
              <w:pStyle w:val="ListParagraph"/>
              <w:numPr>
                <w:ilvl w:val="0"/>
                <w:numId w:val="18"/>
              </w:numPr>
              <w:rPr>
                <w:sz w:val="20"/>
                <w:szCs w:val="20"/>
              </w:rPr>
            </w:pPr>
            <w:r w:rsidRPr="00995656">
              <w:rPr>
                <w:sz w:val="20"/>
                <w:szCs w:val="20"/>
              </w:rPr>
              <w:t>the means by which we can develop and sustain desired ecological, social and political states.</w:t>
            </w:r>
          </w:p>
          <w:p w14:paraId="7A4514D3" w14:textId="4743AF8B" w:rsidR="00995656" w:rsidRPr="00995656" w:rsidRDefault="00AD79C0" w:rsidP="00995656">
            <w:pPr>
              <w:pStyle w:val="ListParagraph"/>
              <w:numPr>
                <w:ilvl w:val="0"/>
                <w:numId w:val="18"/>
              </w:numPr>
              <w:rPr>
                <w:sz w:val="20"/>
                <w:szCs w:val="20"/>
              </w:rPr>
            </w:pPr>
            <w:hyperlink r:id="rId24" w:anchor="other_1" w:history="1">
              <w:r w:rsidR="00995656" w:rsidRPr="00995656">
                <w:rPr>
                  <w:rStyle w:val="Hyperlink"/>
                  <w:sz w:val="20"/>
                  <w:szCs w:val="20"/>
                </w:rPr>
                <w:t>Link to editorial policies</w:t>
              </w:r>
            </w:hyperlink>
          </w:p>
        </w:tc>
        <w:tc>
          <w:tcPr>
            <w:tcW w:w="696" w:type="dxa"/>
          </w:tcPr>
          <w:p w14:paraId="4FF6C1F0" w14:textId="5F37D805" w:rsidR="00B4156B" w:rsidRPr="00995656" w:rsidRDefault="00B4156B">
            <w:pPr>
              <w:rPr>
                <w:sz w:val="20"/>
                <w:szCs w:val="20"/>
              </w:rPr>
            </w:pPr>
            <w:r w:rsidRPr="00995656">
              <w:rPr>
                <w:sz w:val="20"/>
                <w:szCs w:val="20"/>
              </w:rPr>
              <w:t>Quarterly; accepted articles available immediately</w:t>
            </w:r>
          </w:p>
        </w:tc>
        <w:tc>
          <w:tcPr>
            <w:tcW w:w="1666" w:type="dxa"/>
          </w:tcPr>
          <w:p w14:paraId="473CE9D3" w14:textId="4AEBEBF8" w:rsidR="00B4156B" w:rsidRPr="00995656" w:rsidRDefault="00B4156B">
            <w:pPr>
              <w:rPr>
                <w:sz w:val="20"/>
                <w:szCs w:val="20"/>
              </w:rPr>
            </w:pPr>
            <w:r w:rsidRPr="00995656">
              <w:rPr>
                <w:sz w:val="20"/>
                <w:szCs w:val="20"/>
              </w:rPr>
              <w:t>$975 for first 5000 words (excluding figures</w:t>
            </w:r>
            <w:r w:rsidR="00A534FB">
              <w:rPr>
                <w:sz w:val="20"/>
                <w:szCs w:val="20"/>
              </w:rPr>
              <w:t>/tables</w:t>
            </w:r>
            <w:r w:rsidRPr="00995656">
              <w:rPr>
                <w:sz w:val="20"/>
                <w:szCs w:val="20"/>
              </w:rPr>
              <w:t xml:space="preserve">, captions, Lit Cited, Appendices). </w:t>
            </w:r>
            <w:hyperlink r:id="rId25" w:anchor="other_2" w:history="1">
              <w:r w:rsidRPr="00995656">
                <w:rPr>
                  <w:rStyle w:val="Hyperlink"/>
                  <w:sz w:val="20"/>
                  <w:szCs w:val="20"/>
                </w:rPr>
                <w:t>(link to details)</w:t>
              </w:r>
            </w:hyperlink>
          </w:p>
        </w:tc>
        <w:tc>
          <w:tcPr>
            <w:tcW w:w="4118" w:type="dxa"/>
          </w:tcPr>
          <w:p w14:paraId="3A89448D" w14:textId="3B74179A" w:rsidR="00B4156B" w:rsidRPr="00995656" w:rsidRDefault="00B4156B">
            <w:pPr>
              <w:rPr>
                <w:sz w:val="20"/>
                <w:szCs w:val="20"/>
              </w:rPr>
            </w:pPr>
            <w:r w:rsidRPr="00995656">
              <w:rPr>
                <w:sz w:val="20"/>
                <w:szCs w:val="20"/>
              </w:rPr>
              <w:t>Open access</w:t>
            </w:r>
            <w:r w:rsidR="004E2DC9" w:rsidRPr="00995656">
              <w:rPr>
                <w:sz w:val="20"/>
                <w:szCs w:val="20"/>
              </w:rPr>
              <w:t xml:space="preserve">. Author retains copyright; article published under a Creative Commons license. </w:t>
            </w:r>
          </w:p>
        </w:tc>
      </w:tr>
      <w:tr w:rsidR="00E43550" w:rsidRPr="00995656" w14:paraId="2F67EE00" w14:textId="1B29BB79" w:rsidTr="00EC5A6B">
        <w:tc>
          <w:tcPr>
            <w:tcW w:w="1365" w:type="dxa"/>
            <w:vMerge w:val="restart"/>
          </w:tcPr>
          <w:p w14:paraId="5017D1A7" w14:textId="77E8DCA4" w:rsidR="00E43550" w:rsidRPr="00995656" w:rsidRDefault="00E43550">
            <w:pPr>
              <w:rPr>
                <w:sz w:val="20"/>
                <w:szCs w:val="20"/>
              </w:rPr>
            </w:pPr>
            <w:r w:rsidRPr="00995656">
              <w:rPr>
                <w:sz w:val="20"/>
                <w:szCs w:val="20"/>
              </w:rPr>
              <w:t>Global Change Biology</w:t>
            </w:r>
          </w:p>
        </w:tc>
        <w:tc>
          <w:tcPr>
            <w:tcW w:w="1060" w:type="dxa"/>
            <w:vMerge w:val="restart"/>
          </w:tcPr>
          <w:p w14:paraId="3CD2E4BC" w14:textId="7A086F95" w:rsidR="00E43550" w:rsidRPr="00995656" w:rsidRDefault="00E43550">
            <w:pPr>
              <w:rPr>
                <w:sz w:val="20"/>
                <w:szCs w:val="20"/>
              </w:rPr>
            </w:pPr>
            <w:r w:rsidRPr="00995656">
              <w:rPr>
                <w:sz w:val="20"/>
                <w:szCs w:val="20"/>
              </w:rPr>
              <w:t>8.55 (2019), 9.83 (5-yr)</w:t>
            </w:r>
          </w:p>
        </w:tc>
        <w:tc>
          <w:tcPr>
            <w:tcW w:w="3780" w:type="dxa"/>
            <w:vMerge w:val="restart"/>
          </w:tcPr>
          <w:p w14:paraId="3932DC84" w14:textId="77777777" w:rsidR="007218B1" w:rsidRPr="00995656" w:rsidRDefault="00E43550" w:rsidP="00B4156B">
            <w:pPr>
              <w:pStyle w:val="ListParagraph"/>
              <w:numPr>
                <w:ilvl w:val="0"/>
                <w:numId w:val="16"/>
              </w:numPr>
              <w:rPr>
                <w:sz w:val="20"/>
                <w:szCs w:val="20"/>
              </w:rPr>
            </w:pPr>
            <w:r w:rsidRPr="00995656">
              <w:rPr>
                <w:sz w:val="20"/>
                <w:szCs w:val="20"/>
              </w:rPr>
              <w:t>Mechanisms of species and ecosystems resilience</w:t>
            </w:r>
          </w:p>
          <w:p w14:paraId="2A3597F6" w14:textId="2C75AB21" w:rsidR="00E43550" w:rsidRPr="00995656" w:rsidRDefault="00E43550" w:rsidP="00B4156B">
            <w:pPr>
              <w:pStyle w:val="ListParagraph"/>
              <w:numPr>
                <w:ilvl w:val="0"/>
                <w:numId w:val="16"/>
              </w:numPr>
              <w:rPr>
                <w:sz w:val="20"/>
                <w:szCs w:val="20"/>
              </w:rPr>
            </w:pPr>
            <w:r w:rsidRPr="00995656">
              <w:rPr>
                <w:sz w:val="20"/>
                <w:szCs w:val="20"/>
              </w:rPr>
              <w:t>Management in the face of climate change</w:t>
            </w:r>
          </w:p>
          <w:p w14:paraId="65137F9F" w14:textId="77777777" w:rsidR="00E43550" w:rsidRPr="0011737A" w:rsidRDefault="00E43550" w:rsidP="00B4156B">
            <w:pPr>
              <w:pStyle w:val="ListParagraph"/>
              <w:numPr>
                <w:ilvl w:val="0"/>
                <w:numId w:val="16"/>
              </w:numPr>
              <w:rPr>
                <w:b/>
                <w:sz w:val="20"/>
                <w:szCs w:val="20"/>
              </w:rPr>
            </w:pPr>
            <w:r w:rsidRPr="0011737A">
              <w:rPr>
                <w:b/>
                <w:sz w:val="20"/>
                <w:szCs w:val="20"/>
              </w:rPr>
              <w:t>Land use change and system connectivity</w:t>
            </w:r>
          </w:p>
          <w:p w14:paraId="3813ED00" w14:textId="2C249E4D" w:rsidR="00E43550" w:rsidRPr="0011737A" w:rsidRDefault="00E43550" w:rsidP="00B4156B">
            <w:pPr>
              <w:pStyle w:val="ListParagraph"/>
              <w:numPr>
                <w:ilvl w:val="0"/>
                <w:numId w:val="16"/>
              </w:numPr>
              <w:rPr>
                <w:b/>
                <w:sz w:val="20"/>
                <w:szCs w:val="20"/>
              </w:rPr>
            </w:pPr>
            <w:r w:rsidRPr="0011737A">
              <w:rPr>
                <w:b/>
                <w:sz w:val="20"/>
                <w:szCs w:val="20"/>
              </w:rPr>
              <w:t>Loss of biodiversity</w:t>
            </w:r>
          </w:p>
          <w:p w14:paraId="13D9BE5A" w14:textId="2BF461C2" w:rsidR="007218B1" w:rsidRPr="00995656" w:rsidRDefault="00AD79C0" w:rsidP="00B4156B">
            <w:pPr>
              <w:pStyle w:val="ListParagraph"/>
              <w:numPr>
                <w:ilvl w:val="0"/>
                <w:numId w:val="16"/>
              </w:numPr>
              <w:rPr>
                <w:sz w:val="20"/>
                <w:szCs w:val="20"/>
              </w:rPr>
            </w:pPr>
            <w:hyperlink r:id="rId26" w:history="1">
              <w:r w:rsidR="007218B1" w:rsidRPr="00995656">
                <w:rPr>
                  <w:rStyle w:val="Hyperlink"/>
                  <w:sz w:val="20"/>
                  <w:szCs w:val="20"/>
                </w:rPr>
                <w:t>Link to aims &amp; scope</w:t>
              </w:r>
            </w:hyperlink>
          </w:p>
          <w:p w14:paraId="019DDDD0" w14:textId="77777777" w:rsidR="00E43550" w:rsidRPr="00995656" w:rsidRDefault="00E43550">
            <w:pPr>
              <w:rPr>
                <w:sz w:val="20"/>
                <w:szCs w:val="20"/>
              </w:rPr>
            </w:pPr>
          </w:p>
        </w:tc>
        <w:tc>
          <w:tcPr>
            <w:tcW w:w="696" w:type="dxa"/>
            <w:vMerge w:val="restart"/>
          </w:tcPr>
          <w:p w14:paraId="17523D72" w14:textId="5F12A402" w:rsidR="00E43550" w:rsidRPr="00995656" w:rsidRDefault="00E43550">
            <w:pPr>
              <w:rPr>
                <w:sz w:val="20"/>
                <w:szCs w:val="20"/>
              </w:rPr>
            </w:pPr>
            <w:r w:rsidRPr="00995656">
              <w:rPr>
                <w:sz w:val="20"/>
                <w:szCs w:val="20"/>
              </w:rPr>
              <w:t>Immediately</w:t>
            </w:r>
          </w:p>
        </w:tc>
        <w:tc>
          <w:tcPr>
            <w:tcW w:w="1666" w:type="dxa"/>
          </w:tcPr>
          <w:p w14:paraId="20531C0D" w14:textId="7A232BCE" w:rsidR="00E43550" w:rsidRPr="00995656" w:rsidRDefault="00E43550">
            <w:pPr>
              <w:rPr>
                <w:sz w:val="20"/>
                <w:szCs w:val="20"/>
              </w:rPr>
            </w:pPr>
            <w:r w:rsidRPr="00995656">
              <w:rPr>
                <w:sz w:val="20"/>
                <w:szCs w:val="20"/>
              </w:rPr>
              <w:t>$4250</w:t>
            </w:r>
          </w:p>
        </w:tc>
        <w:tc>
          <w:tcPr>
            <w:tcW w:w="4118" w:type="dxa"/>
          </w:tcPr>
          <w:p w14:paraId="2B09D78B" w14:textId="4FE67312" w:rsidR="00E43550" w:rsidRPr="00995656" w:rsidRDefault="00E43550">
            <w:pPr>
              <w:rPr>
                <w:sz w:val="20"/>
                <w:szCs w:val="20"/>
              </w:rPr>
            </w:pPr>
            <w:r w:rsidRPr="00995656">
              <w:rPr>
                <w:sz w:val="20"/>
                <w:szCs w:val="20"/>
              </w:rPr>
              <w:t>Hybrid open access (</w:t>
            </w:r>
            <w:hyperlink r:id="rId27" w:history="1">
              <w:r w:rsidRPr="00995656">
                <w:rPr>
                  <w:rStyle w:val="Hyperlink"/>
                  <w:sz w:val="20"/>
                  <w:szCs w:val="20"/>
                </w:rPr>
                <w:t>link to details</w:t>
              </w:r>
            </w:hyperlink>
            <w:r w:rsidRPr="00995656">
              <w:rPr>
                <w:sz w:val="20"/>
                <w:szCs w:val="20"/>
              </w:rPr>
              <w:t>); check whether copyright retained</w:t>
            </w:r>
          </w:p>
        </w:tc>
      </w:tr>
      <w:tr w:rsidR="00E43550" w:rsidRPr="00995656" w14:paraId="301CC032" w14:textId="77777777" w:rsidTr="00EC5A6B">
        <w:tc>
          <w:tcPr>
            <w:tcW w:w="1365" w:type="dxa"/>
            <w:vMerge/>
          </w:tcPr>
          <w:p w14:paraId="148E4F51" w14:textId="77777777" w:rsidR="00E43550" w:rsidRPr="00995656" w:rsidRDefault="00E43550">
            <w:pPr>
              <w:rPr>
                <w:sz w:val="20"/>
                <w:szCs w:val="20"/>
              </w:rPr>
            </w:pPr>
          </w:p>
        </w:tc>
        <w:tc>
          <w:tcPr>
            <w:tcW w:w="1060" w:type="dxa"/>
            <w:vMerge/>
          </w:tcPr>
          <w:p w14:paraId="32859F42" w14:textId="77777777" w:rsidR="00E43550" w:rsidRPr="00995656" w:rsidRDefault="00E43550">
            <w:pPr>
              <w:rPr>
                <w:sz w:val="20"/>
                <w:szCs w:val="20"/>
              </w:rPr>
            </w:pPr>
          </w:p>
        </w:tc>
        <w:tc>
          <w:tcPr>
            <w:tcW w:w="3780" w:type="dxa"/>
            <w:vMerge/>
          </w:tcPr>
          <w:p w14:paraId="4B3B6FBB" w14:textId="77777777" w:rsidR="00E43550" w:rsidRPr="00995656" w:rsidRDefault="00E43550" w:rsidP="00B4156B">
            <w:pPr>
              <w:pStyle w:val="ListParagraph"/>
              <w:numPr>
                <w:ilvl w:val="0"/>
                <w:numId w:val="16"/>
              </w:numPr>
              <w:rPr>
                <w:sz w:val="20"/>
                <w:szCs w:val="20"/>
              </w:rPr>
            </w:pPr>
          </w:p>
        </w:tc>
        <w:tc>
          <w:tcPr>
            <w:tcW w:w="696" w:type="dxa"/>
            <w:vMerge/>
          </w:tcPr>
          <w:p w14:paraId="423A4116" w14:textId="77777777" w:rsidR="00E43550" w:rsidRPr="00995656" w:rsidRDefault="00E43550">
            <w:pPr>
              <w:rPr>
                <w:sz w:val="20"/>
                <w:szCs w:val="20"/>
              </w:rPr>
            </w:pPr>
          </w:p>
        </w:tc>
        <w:tc>
          <w:tcPr>
            <w:tcW w:w="1666" w:type="dxa"/>
          </w:tcPr>
          <w:p w14:paraId="4FDFAEE6" w14:textId="13277BBC" w:rsidR="00E43550" w:rsidRPr="00995656" w:rsidRDefault="00E43550">
            <w:pPr>
              <w:rPr>
                <w:sz w:val="20"/>
                <w:szCs w:val="20"/>
              </w:rPr>
            </w:pPr>
            <w:r w:rsidRPr="00995656">
              <w:rPr>
                <w:sz w:val="20"/>
                <w:szCs w:val="20"/>
              </w:rPr>
              <w:t>None</w:t>
            </w:r>
          </w:p>
        </w:tc>
        <w:tc>
          <w:tcPr>
            <w:tcW w:w="4118" w:type="dxa"/>
          </w:tcPr>
          <w:p w14:paraId="6B5178BF" w14:textId="4E9BC5F9" w:rsidR="00E43550" w:rsidRPr="00995656" w:rsidRDefault="00803952" w:rsidP="007218B1">
            <w:pPr>
              <w:rPr>
                <w:sz w:val="20"/>
                <w:szCs w:val="20"/>
              </w:rPr>
            </w:pPr>
            <w:r>
              <w:rPr>
                <w:sz w:val="20"/>
                <w:szCs w:val="20"/>
              </w:rPr>
              <w:t>Subscription publication (</w:t>
            </w:r>
            <w:hyperlink r:id="rId28" w:anchor="7" w:history="1">
              <w:r w:rsidRPr="00F65209">
                <w:rPr>
                  <w:rStyle w:val="Hyperlink"/>
                  <w:sz w:val="20"/>
                  <w:szCs w:val="20"/>
                </w:rPr>
                <w:t>link to details</w:t>
              </w:r>
            </w:hyperlink>
            <w:r>
              <w:rPr>
                <w:sz w:val="20"/>
                <w:szCs w:val="20"/>
              </w:rPr>
              <w:t>)</w:t>
            </w:r>
            <w:r w:rsidR="00F65209">
              <w:rPr>
                <w:sz w:val="20"/>
                <w:szCs w:val="20"/>
              </w:rPr>
              <w:t xml:space="preserve">; charge for printing </w:t>
            </w:r>
            <w:r w:rsidR="00B47620">
              <w:rPr>
                <w:sz w:val="20"/>
                <w:szCs w:val="20"/>
              </w:rPr>
              <w:t>color</w:t>
            </w:r>
            <w:r w:rsidR="00F65209">
              <w:rPr>
                <w:sz w:val="20"/>
                <w:szCs w:val="20"/>
              </w:rPr>
              <w:t xml:space="preserve"> figures. </w:t>
            </w:r>
            <w:r w:rsidR="00B47620">
              <w:rPr>
                <w:sz w:val="20"/>
                <w:szCs w:val="20"/>
              </w:rPr>
              <w:t xml:space="preserve">($257 CAD for first fig, $86 each subsequent fig). </w:t>
            </w:r>
          </w:p>
          <w:p w14:paraId="53459973" w14:textId="53046988" w:rsidR="00E43550" w:rsidRPr="00995656" w:rsidRDefault="00E43550">
            <w:pPr>
              <w:rPr>
                <w:sz w:val="20"/>
                <w:szCs w:val="20"/>
              </w:rPr>
            </w:pPr>
          </w:p>
        </w:tc>
      </w:tr>
      <w:tr w:rsidR="00A8664B" w:rsidRPr="00995656" w14:paraId="75AD1318" w14:textId="77777777" w:rsidTr="00EC5A6B">
        <w:tc>
          <w:tcPr>
            <w:tcW w:w="1365" w:type="dxa"/>
            <w:vMerge w:val="restart"/>
          </w:tcPr>
          <w:p w14:paraId="01DAF08B" w14:textId="0540C2B3" w:rsidR="00A8664B" w:rsidRPr="00995656" w:rsidRDefault="00A8664B">
            <w:pPr>
              <w:rPr>
                <w:sz w:val="20"/>
                <w:szCs w:val="20"/>
              </w:rPr>
            </w:pPr>
            <w:r>
              <w:rPr>
                <w:sz w:val="20"/>
                <w:szCs w:val="20"/>
              </w:rPr>
              <w:t xml:space="preserve">Wetlands </w:t>
            </w:r>
          </w:p>
        </w:tc>
        <w:tc>
          <w:tcPr>
            <w:tcW w:w="1060" w:type="dxa"/>
            <w:vMerge w:val="restart"/>
          </w:tcPr>
          <w:p w14:paraId="474AC888" w14:textId="27A43712" w:rsidR="00A8664B" w:rsidRPr="00995656" w:rsidRDefault="00A8664B">
            <w:pPr>
              <w:rPr>
                <w:sz w:val="20"/>
                <w:szCs w:val="20"/>
              </w:rPr>
            </w:pPr>
            <w:r>
              <w:rPr>
                <w:sz w:val="20"/>
                <w:szCs w:val="20"/>
              </w:rPr>
              <w:t>1.78 (2019), 2.22 (5-yr)</w:t>
            </w:r>
          </w:p>
        </w:tc>
        <w:tc>
          <w:tcPr>
            <w:tcW w:w="3780" w:type="dxa"/>
            <w:vMerge w:val="restart"/>
          </w:tcPr>
          <w:p w14:paraId="1AFBE08E" w14:textId="4E6EF138" w:rsidR="00A8664B" w:rsidRPr="00995656" w:rsidRDefault="00EC5A6B" w:rsidP="00B4156B">
            <w:pPr>
              <w:pStyle w:val="ListParagraph"/>
              <w:numPr>
                <w:ilvl w:val="0"/>
                <w:numId w:val="16"/>
              </w:numPr>
              <w:rPr>
                <w:sz w:val="20"/>
                <w:szCs w:val="20"/>
              </w:rPr>
            </w:pPr>
            <w:r w:rsidRPr="00EC5A6B">
              <w:rPr>
                <w:sz w:val="20"/>
                <w:szCs w:val="20"/>
              </w:rPr>
              <w:t>Original research: Articles reporting original research about wetlands, natural or constructed, including, but not limited to mechanisms underlying ecosystem processes</w:t>
            </w:r>
            <w:r w:rsidRPr="00EC5A6B">
              <w:rPr>
                <w:b/>
                <w:sz w:val="20"/>
                <w:szCs w:val="20"/>
              </w:rPr>
              <w:t>, the values of wetlands to society, their management, quality assessment</w:t>
            </w:r>
            <w:r w:rsidRPr="00EC5A6B">
              <w:rPr>
                <w:sz w:val="20"/>
                <w:szCs w:val="20"/>
              </w:rPr>
              <w:t xml:space="preserve"> and restoration.</w:t>
            </w:r>
          </w:p>
        </w:tc>
        <w:tc>
          <w:tcPr>
            <w:tcW w:w="696" w:type="dxa"/>
            <w:vMerge w:val="restart"/>
          </w:tcPr>
          <w:p w14:paraId="4BE25538" w14:textId="2C7C538A" w:rsidR="00A8664B" w:rsidRPr="00995656" w:rsidRDefault="00A8664B">
            <w:pPr>
              <w:rPr>
                <w:sz w:val="20"/>
                <w:szCs w:val="20"/>
              </w:rPr>
            </w:pPr>
            <w:r>
              <w:rPr>
                <w:sz w:val="20"/>
                <w:szCs w:val="20"/>
              </w:rPr>
              <w:t>6 times per year</w:t>
            </w:r>
          </w:p>
        </w:tc>
        <w:tc>
          <w:tcPr>
            <w:tcW w:w="1666" w:type="dxa"/>
          </w:tcPr>
          <w:p w14:paraId="44EC1092" w14:textId="50F3BFD4" w:rsidR="00A8664B" w:rsidRPr="00995656" w:rsidRDefault="00A8664B">
            <w:pPr>
              <w:rPr>
                <w:sz w:val="20"/>
                <w:szCs w:val="20"/>
              </w:rPr>
            </w:pPr>
            <w:r>
              <w:rPr>
                <w:sz w:val="20"/>
                <w:szCs w:val="20"/>
              </w:rPr>
              <w:t>None</w:t>
            </w:r>
          </w:p>
        </w:tc>
        <w:tc>
          <w:tcPr>
            <w:tcW w:w="4118" w:type="dxa"/>
          </w:tcPr>
          <w:p w14:paraId="2F4498F7" w14:textId="09F37B36" w:rsidR="00A8664B" w:rsidRDefault="00A8664B" w:rsidP="007218B1">
            <w:pPr>
              <w:rPr>
                <w:sz w:val="20"/>
                <w:szCs w:val="20"/>
              </w:rPr>
            </w:pPr>
            <w:r>
              <w:rPr>
                <w:sz w:val="20"/>
                <w:szCs w:val="20"/>
              </w:rPr>
              <w:t xml:space="preserve">Traditional </w:t>
            </w:r>
            <w:r w:rsidR="00B0782B">
              <w:rPr>
                <w:sz w:val="20"/>
                <w:szCs w:val="20"/>
              </w:rPr>
              <w:t>subscription publication</w:t>
            </w:r>
          </w:p>
        </w:tc>
      </w:tr>
      <w:tr w:rsidR="00A8664B" w:rsidRPr="00995656" w14:paraId="6CE47C5D" w14:textId="77777777" w:rsidTr="00EC5A6B">
        <w:tc>
          <w:tcPr>
            <w:tcW w:w="1365" w:type="dxa"/>
            <w:vMerge/>
          </w:tcPr>
          <w:p w14:paraId="5A08B527" w14:textId="77777777" w:rsidR="00A8664B" w:rsidRDefault="00A8664B">
            <w:pPr>
              <w:rPr>
                <w:sz w:val="20"/>
                <w:szCs w:val="20"/>
              </w:rPr>
            </w:pPr>
          </w:p>
        </w:tc>
        <w:tc>
          <w:tcPr>
            <w:tcW w:w="1060" w:type="dxa"/>
            <w:vMerge/>
          </w:tcPr>
          <w:p w14:paraId="1B1A8AB0" w14:textId="77777777" w:rsidR="00A8664B" w:rsidRDefault="00A8664B">
            <w:pPr>
              <w:rPr>
                <w:sz w:val="20"/>
                <w:szCs w:val="20"/>
              </w:rPr>
            </w:pPr>
          </w:p>
        </w:tc>
        <w:tc>
          <w:tcPr>
            <w:tcW w:w="3780" w:type="dxa"/>
            <w:vMerge/>
          </w:tcPr>
          <w:p w14:paraId="64473C88" w14:textId="77777777" w:rsidR="00A8664B" w:rsidRPr="00995656" w:rsidRDefault="00A8664B" w:rsidP="00B4156B">
            <w:pPr>
              <w:pStyle w:val="ListParagraph"/>
              <w:numPr>
                <w:ilvl w:val="0"/>
                <w:numId w:val="16"/>
              </w:numPr>
              <w:rPr>
                <w:sz w:val="20"/>
                <w:szCs w:val="20"/>
              </w:rPr>
            </w:pPr>
          </w:p>
        </w:tc>
        <w:tc>
          <w:tcPr>
            <w:tcW w:w="696" w:type="dxa"/>
            <w:vMerge/>
          </w:tcPr>
          <w:p w14:paraId="1BEA08E5" w14:textId="77777777" w:rsidR="00A8664B" w:rsidRDefault="00A8664B">
            <w:pPr>
              <w:rPr>
                <w:sz w:val="20"/>
                <w:szCs w:val="20"/>
              </w:rPr>
            </w:pPr>
          </w:p>
        </w:tc>
        <w:tc>
          <w:tcPr>
            <w:tcW w:w="1666" w:type="dxa"/>
          </w:tcPr>
          <w:p w14:paraId="7C640AB6" w14:textId="2F0BACC4" w:rsidR="00A8664B" w:rsidRPr="00995656" w:rsidRDefault="00B0782B">
            <w:pPr>
              <w:rPr>
                <w:sz w:val="20"/>
                <w:szCs w:val="20"/>
              </w:rPr>
            </w:pPr>
            <w:r>
              <w:rPr>
                <w:sz w:val="20"/>
                <w:szCs w:val="20"/>
              </w:rPr>
              <w:t>$3280</w:t>
            </w:r>
          </w:p>
        </w:tc>
        <w:tc>
          <w:tcPr>
            <w:tcW w:w="4118" w:type="dxa"/>
          </w:tcPr>
          <w:p w14:paraId="24FBD9EF" w14:textId="1496808C" w:rsidR="00A8664B" w:rsidRDefault="00B0782B" w:rsidP="007218B1">
            <w:pPr>
              <w:rPr>
                <w:sz w:val="20"/>
                <w:szCs w:val="20"/>
              </w:rPr>
            </w:pPr>
            <w:r>
              <w:rPr>
                <w:sz w:val="20"/>
                <w:szCs w:val="20"/>
              </w:rPr>
              <w:t>Open access (</w:t>
            </w:r>
            <w:hyperlink r:id="rId29" w:history="1">
              <w:r w:rsidRPr="00B0782B">
                <w:rPr>
                  <w:rStyle w:val="Hyperlink"/>
                  <w:sz w:val="20"/>
                  <w:szCs w:val="20"/>
                </w:rPr>
                <w:t>link to details</w:t>
              </w:r>
            </w:hyperlink>
            <w:r>
              <w:rPr>
                <w:sz w:val="20"/>
                <w:szCs w:val="20"/>
              </w:rPr>
              <w:t>)</w:t>
            </w:r>
          </w:p>
        </w:tc>
      </w:tr>
      <w:tr w:rsidR="00695318" w:rsidRPr="00995656" w14:paraId="303D4EE8" w14:textId="77777777" w:rsidTr="00EC5A6B">
        <w:trPr>
          <w:ins w:id="2999" w:author="Stefanie Lane" w:date="2021-12-07T14:16:00Z"/>
        </w:trPr>
        <w:tc>
          <w:tcPr>
            <w:tcW w:w="1365" w:type="dxa"/>
          </w:tcPr>
          <w:p w14:paraId="678A60AA" w14:textId="0D26E180" w:rsidR="00695318" w:rsidRDefault="00695318">
            <w:pPr>
              <w:rPr>
                <w:ins w:id="3000" w:author="Stefanie Lane" w:date="2021-12-07T14:16:00Z"/>
                <w:sz w:val="20"/>
                <w:szCs w:val="20"/>
              </w:rPr>
            </w:pPr>
            <w:ins w:id="3001" w:author="Stefanie Lane" w:date="2021-12-07T14:16:00Z">
              <w:r>
                <w:rPr>
                  <w:sz w:val="20"/>
                  <w:szCs w:val="20"/>
                </w:rPr>
                <w:lastRenderedPageBreak/>
                <w:t>Canadian Journal of Botany</w:t>
              </w:r>
            </w:ins>
          </w:p>
        </w:tc>
        <w:tc>
          <w:tcPr>
            <w:tcW w:w="1060" w:type="dxa"/>
          </w:tcPr>
          <w:p w14:paraId="42AB52FE" w14:textId="3A01DA8C" w:rsidR="00695318" w:rsidRDefault="00077AE7">
            <w:pPr>
              <w:rPr>
                <w:ins w:id="3002" w:author="Stefanie Lane" w:date="2021-12-07T14:16:00Z"/>
                <w:sz w:val="20"/>
                <w:szCs w:val="20"/>
              </w:rPr>
            </w:pPr>
            <w:ins w:id="3003" w:author="Stefanie Lane" w:date="2021-12-07T14:17:00Z">
              <w:r>
                <w:rPr>
                  <w:sz w:val="20"/>
                  <w:szCs w:val="20"/>
                </w:rPr>
                <w:t>1.32 (2020); 1.57 (5-yr)</w:t>
              </w:r>
            </w:ins>
          </w:p>
        </w:tc>
        <w:tc>
          <w:tcPr>
            <w:tcW w:w="3780" w:type="dxa"/>
          </w:tcPr>
          <w:p w14:paraId="419BBB88" w14:textId="77777777" w:rsidR="00695318" w:rsidRPr="00995656" w:rsidRDefault="00695318" w:rsidP="00B4156B">
            <w:pPr>
              <w:pStyle w:val="ListParagraph"/>
              <w:numPr>
                <w:ilvl w:val="0"/>
                <w:numId w:val="16"/>
              </w:numPr>
              <w:rPr>
                <w:ins w:id="3004" w:author="Stefanie Lane" w:date="2021-12-07T14:16:00Z"/>
                <w:sz w:val="20"/>
                <w:szCs w:val="20"/>
              </w:rPr>
            </w:pPr>
          </w:p>
        </w:tc>
        <w:tc>
          <w:tcPr>
            <w:tcW w:w="696" w:type="dxa"/>
          </w:tcPr>
          <w:p w14:paraId="0E762168" w14:textId="77777777" w:rsidR="00695318" w:rsidRDefault="00695318">
            <w:pPr>
              <w:rPr>
                <w:ins w:id="3005" w:author="Stefanie Lane" w:date="2021-12-07T14:16:00Z"/>
                <w:sz w:val="20"/>
                <w:szCs w:val="20"/>
              </w:rPr>
            </w:pPr>
          </w:p>
        </w:tc>
        <w:tc>
          <w:tcPr>
            <w:tcW w:w="1666" w:type="dxa"/>
          </w:tcPr>
          <w:p w14:paraId="64EC53D1" w14:textId="2FC3A4EC" w:rsidR="00695318" w:rsidRDefault="00543ED7">
            <w:pPr>
              <w:rPr>
                <w:ins w:id="3006" w:author="Stefanie Lane" w:date="2021-12-07T14:16:00Z"/>
                <w:sz w:val="20"/>
                <w:szCs w:val="20"/>
              </w:rPr>
            </w:pPr>
            <w:ins w:id="3007" w:author="Stefanie Lane" w:date="2021-12-07T14:23:00Z">
              <w:r>
                <w:rPr>
                  <w:sz w:val="20"/>
                  <w:szCs w:val="20"/>
                </w:rPr>
                <w:t xml:space="preserve">$1500 </w:t>
              </w:r>
            </w:ins>
          </w:p>
        </w:tc>
        <w:tc>
          <w:tcPr>
            <w:tcW w:w="4118" w:type="dxa"/>
          </w:tcPr>
          <w:p w14:paraId="6C0B6B6A" w14:textId="63314232" w:rsidR="009D1FEF" w:rsidRDefault="009D1FEF" w:rsidP="007218B1">
            <w:pPr>
              <w:rPr>
                <w:ins w:id="3008" w:author="Stefanie Lane" w:date="2021-12-07T14:23:00Z"/>
                <w:sz w:val="20"/>
                <w:szCs w:val="20"/>
              </w:rPr>
            </w:pPr>
            <w:ins w:id="3009" w:author="Stefanie Lane" w:date="2021-12-07T14:23:00Z">
              <w:r>
                <w:rPr>
                  <w:sz w:val="20"/>
                  <w:szCs w:val="20"/>
                </w:rPr>
                <w:t xml:space="preserve">Partner institutions </w:t>
              </w:r>
            </w:ins>
            <w:ins w:id="3010" w:author="Stefanie Lane" w:date="2021-12-07T14:24:00Z">
              <w:r>
                <w:rPr>
                  <w:sz w:val="20"/>
                  <w:szCs w:val="20"/>
                </w:rPr>
                <w:t xml:space="preserve">(incl. UBC) receive 50% discount off $3k open access pub fee </w:t>
              </w:r>
              <w:r>
                <w:rPr>
                  <w:sz w:val="20"/>
                  <w:szCs w:val="20"/>
                </w:rPr>
                <w:fldChar w:fldCharType="begin"/>
              </w:r>
              <w:r>
                <w:rPr>
                  <w:sz w:val="20"/>
                  <w:szCs w:val="20"/>
                </w:rPr>
                <w:instrText xml:space="preserve"> HYPERLINK "https://cdnsciencepub.com/journal/cjb/publication-fees" \l "fees" </w:instrText>
              </w:r>
              <w:r>
                <w:rPr>
                  <w:sz w:val="20"/>
                  <w:szCs w:val="20"/>
                </w:rPr>
                <w:fldChar w:fldCharType="separate"/>
              </w:r>
              <w:r w:rsidRPr="009D1FEF">
                <w:rPr>
                  <w:rStyle w:val="Hyperlink"/>
                  <w:sz w:val="20"/>
                  <w:szCs w:val="20"/>
                </w:rPr>
                <w:t>(link to details</w:t>
              </w:r>
              <w:r>
                <w:rPr>
                  <w:sz w:val="20"/>
                  <w:szCs w:val="20"/>
                </w:rPr>
                <w:fldChar w:fldCharType="end"/>
              </w:r>
              <w:r>
                <w:rPr>
                  <w:sz w:val="20"/>
                  <w:szCs w:val="20"/>
                </w:rPr>
                <w:t xml:space="preserve">) </w:t>
              </w:r>
            </w:ins>
          </w:p>
          <w:p w14:paraId="59586C3D" w14:textId="7F9AADD3" w:rsidR="00695318" w:rsidRDefault="00077AE7" w:rsidP="007218B1">
            <w:pPr>
              <w:rPr>
                <w:ins w:id="3011" w:author="Stefanie Lane" w:date="2021-12-07T14:16:00Z"/>
                <w:sz w:val="20"/>
                <w:szCs w:val="20"/>
              </w:rPr>
            </w:pPr>
            <w:ins w:id="3012" w:author="Stefanie Lane" w:date="2021-12-07T14:16:00Z">
              <w:r>
                <w:rPr>
                  <w:sz w:val="20"/>
                  <w:szCs w:val="20"/>
                </w:rPr>
                <w:t xml:space="preserve">Bradfield &amp; Porter (1982) published in this journal. </w:t>
              </w:r>
            </w:ins>
          </w:p>
        </w:tc>
      </w:tr>
    </w:tbl>
    <w:p w14:paraId="2ADCB2DB" w14:textId="77777777" w:rsidR="00AA3D91" w:rsidRDefault="00AA3D91"/>
    <w:sectPr w:rsidR="00AA3D91" w:rsidSect="007218B1">
      <w:pgSz w:w="15840" w:h="12240" w:orient="landscape"/>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Richardson, John S." w:date="2021-06-17T10:07:00Z" w:initials="RJS">
    <w:p w14:paraId="30605B18" w14:textId="69698EF8" w:rsidR="00A73345" w:rsidRDefault="00A73345">
      <w:pPr>
        <w:pStyle w:val="CommentText"/>
      </w:pPr>
      <w:r>
        <w:rPr>
          <w:rStyle w:val="CommentReference"/>
        </w:rPr>
        <w:annotationRef/>
      </w:r>
      <w:r>
        <w:t>Normally we wouldn’t begin a sentence with a number (without spelling it out).  It might be better to invert the title a little to something like “Changes of a plant community over 40 years in a …”</w:t>
      </w:r>
    </w:p>
  </w:comment>
  <w:comment w:id="43" w:author="Richardson, John S." w:date="2021-06-17T10:07:00Z" w:initials="RJS">
    <w:p w14:paraId="064754E8" w14:textId="178D08FB" w:rsidR="00A73345" w:rsidRDefault="00A73345">
      <w:pPr>
        <w:pStyle w:val="CommentText"/>
      </w:pPr>
      <w:r>
        <w:rPr>
          <w:rStyle w:val="CommentReference"/>
        </w:rPr>
        <w:annotationRef/>
      </w:r>
      <w:r>
        <w:t>This has a very specific meaning in endangered species legislation in USA and Canada – is that how you intended the term?</w:t>
      </w:r>
    </w:p>
  </w:comment>
  <w:comment w:id="44" w:author="Richardson, John S." w:date="2021-06-17T10:09:00Z" w:initials="RJS">
    <w:p w14:paraId="29D984D3" w14:textId="654DD381" w:rsidR="00A73345" w:rsidRDefault="00A73345">
      <w:pPr>
        <w:pStyle w:val="CommentText"/>
      </w:pPr>
      <w:r>
        <w:rPr>
          <w:rStyle w:val="CommentReference"/>
        </w:rPr>
        <w:annotationRef/>
      </w:r>
      <w:r>
        <w:t>This could be stronger.  It’s informative, but it must be more than that.</w:t>
      </w:r>
    </w:p>
  </w:comment>
  <w:comment w:id="49" w:author="Richardson, John S." w:date="2021-06-17T10:12:00Z" w:initials="RJS">
    <w:p w14:paraId="7F75011F" w14:textId="60493C9A" w:rsidR="00A73345" w:rsidRDefault="00A73345">
      <w:pPr>
        <w:pStyle w:val="CommentText"/>
      </w:pPr>
      <w:r>
        <w:rPr>
          <w:rStyle w:val="CommentReference"/>
        </w:rPr>
        <w:annotationRef/>
      </w:r>
      <w:r>
        <w:t xml:space="preserve">Say something about what the assemblages are, and how many there are. </w:t>
      </w:r>
    </w:p>
  </w:comment>
  <w:comment w:id="63" w:author="Richardson, John S." w:date="2021-06-17T10:14:00Z" w:initials="RJS">
    <w:p w14:paraId="2C260077" w14:textId="77777777" w:rsidR="00A73345" w:rsidRDefault="00A73345">
      <w:pPr>
        <w:pStyle w:val="CommentText"/>
      </w:pPr>
      <w:r>
        <w:rPr>
          <w:rStyle w:val="CommentReference"/>
        </w:rPr>
        <w:annotationRef/>
      </w:r>
      <w:r>
        <w:t xml:space="preserve">Cycles?  That has a relatively specific meaning.  </w:t>
      </w:r>
    </w:p>
    <w:p w14:paraId="7155B342" w14:textId="77777777" w:rsidR="00A73345" w:rsidRDefault="00A73345">
      <w:pPr>
        <w:pStyle w:val="CommentText"/>
      </w:pPr>
    </w:p>
    <w:p w14:paraId="722F03D5" w14:textId="5E08BB3B" w:rsidR="00A73345" w:rsidRDefault="00A73345">
      <w:pPr>
        <w:pStyle w:val="CommentText"/>
      </w:pPr>
      <w:r>
        <w:t xml:space="preserve">Is subsidence also intended to include disturbances such as being eroded away slowly or </w:t>
      </w:r>
      <w:proofErr w:type="spellStart"/>
      <w:r>
        <w:t>catastropically</w:t>
      </w:r>
      <w:proofErr w:type="spellEnd"/>
      <w:r>
        <w:t xml:space="preserve">?  </w:t>
      </w:r>
    </w:p>
  </w:comment>
  <w:comment w:id="67" w:author="Stefanie Lane" w:date="2021-11-09T07:43:00Z" w:initials="SLL">
    <w:p w14:paraId="4C53ED68" w14:textId="08509E40" w:rsidR="00A73345" w:rsidRDefault="00A73345">
      <w:pPr>
        <w:pStyle w:val="CommentText"/>
      </w:pPr>
      <w:r>
        <w:rPr>
          <w:rStyle w:val="CommentReference"/>
        </w:rPr>
        <w:annotationRef/>
      </w:r>
      <w:r>
        <w:t xml:space="preserve">Sets up expectation for disturbance. Perhaps: ‘ </w:t>
      </w:r>
    </w:p>
  </w:comment>
  <w:comment w:id="83" w:author="Richardson, John S." w:date="2021-06-17T10:15:00Z" w:initials="RJS">
    <w:p w14:paraId="7ED5760C" w14:textId="3F0FA9F2" w:rsidR="00A73345" w:rsidRDefault="00A73345">
      <w:pPr>
        <w:pStyle w:val="CommentText"/>
      </w:pPr>
      <w:r>
        <w:rPr>
          <w:rStyle w:val="CommentReference"/>
        </w:rPr>
        <w:annotationRef/>
      </w:r>
      <w:r>
        <w:t xml:space="preserve">This seems out of context. Targets for what? What are these timescales?  </w:t>
      </w:r>
    </w:p>
  </w:comment>
  <w:comment w:id="94" w:author="Richardson, John S." w:date="2021-06-21T14:51:00Z" w:initials="RJS">
    <w:p w14:paraId="52051986" w14:textId="6E495A20" w:rsidR="00A73345" w:rsidRDefault="00A73345">
      <w:pPr>
        <w:pStyle w:val="CommentText"/>
      </w:pPr>
      <w:r>
        <w:rPr>
          <w:rStyle w:val="CommentReference"/>
        </w:rPr>
        <w:annotationRef/>
      </w:r>
      <w:r>
        <w:t>I think that is a separate issue beyond current rates of sediment transport and erosion. Perhaps deal with the main processes, then applications such as sea level rise in a later paragraph.</w:t>
      </w:r>
    </w:p>
  </w:comment>
  <w:comment w:id="119" w:author="Richardson, John S." w:date="2021-06-21T15:02:00Z" w:initials="RJS">
    <w:p w14:paraId="12409757" w14:textId="2D2B4136" w:rsidR="00A73345" w:rsidRDefault="00A73345">
      <w:pPr>
        <w:pStyle w:val="CommentText"/>
      </w:pPr>
      <w:r>
        <w:rPr>
          <w:rStyle w:val="CommentReference"/>
        </w:rPr>
        <w:annotationRef/>
      </w:r>
      <w:r>
        <w:t xml:space="preserve">Or “have occurred”?  </w:t>
      </w:r>
    </w:p>
  </w:comment>
  <w:comment w:id="141" w:author="Stefanie Lane" w:date="2021-11-09T07:50:00Z" w:initials="SLL">
    <w:p w14:paraId="04EB3D11" w14:textId="5A95ACCB" w:rsidR="00A73345" w:rsidRDefault="00A73345">
      <w:pPr>
        <w:pStyle w:val="CommentText"/>
      </w:pPr>
      <w:r>
        <w:rPr>
          <w:rStyle w:val="CommentReference"/>
        </w:rPr>
        <w:annotationRef/>
      </w:r>
      <w:r>
        <w:t xml:space="preserve">Vague; just said you expect composition may have changed. Can you frame this </w:t>
      </w:r>
      <w:proofErr w:type="spellStart"/>
      <w:r>
        <w:t>wrt</w:t>
      </w:r>
      <w:proofErr w:type="spellEnd"/>
      <w:r>
        <w:t xml:space="preserve"> a/B </w:t>
      </w:r>
      <w:proofErr w:type="gramStart"/>
      <w:r>
        <w:t>div,</w:t>
      </w:r>
      <w:proofErr w:type="gramEnd"/>
      <w:r>
        <w:t xml:space="preserve"> </w:t>
      </w:r>
    </w:p>
  </w:comment>
  <w:comment w:id="150" w:author="Stefanie Lane" w:date="2021-06-12T21:32:00Z" w:initials="SLL">
    <w:p w14:paraId="10313F2B" w14:textId="77777777" w:rsidR="00A73345" w:rsidRDefault="00A73345" w:rsidP="002E11AD">
      <w:pPr>
        <w:pStyle w:val="CommentText"/>
      </w:pPr>
      <w:r>
        <w:rPr>
          <w:rStyle w:val="CommentReference"/>
        </w:rPr>
        <w:annotationRef/>
      </w:r>
      <w:r>
        <w:t>clarify</w:t>
      </w:r>
    </w:p>
  </w:comment>
  <w:comment w:id="156" w:author="Richardson, John S." w:date="2021-06-21T14:57:00Z" w:initials="RJS">
    <w:p w14:paraId="3E525840" w14:textId="21EB9947" w:rsidR="00A73345" w:rsidRDefault="00A73345">
      <w:pPr>
        <w:pStyle w:val="CommentText"/>
      </w:pPr>
      <w:r>
        <w:rPr>
          <w:rStyle w:val="CommentReference"/>
        </w:rPr>
        <w:annotationRef/>
      </w:r>
      <w:r>
        <w:t>it would be good to end your introduction with your objectives/questions, and either this paragraph could go earlier, or in the discussion.  I’d say move it up.</w:t>
      </w:r>
    </w:p>
  </w:comment>
  <w:comment w:id="162" w:author="Stefanie Lane" w:date="2021-08-18T13:53:00Z" w:initials="SLL">
    <w:p w14:paraId="35D54301" w14:textId="62F5F93B" w:rsidR="00A73345" w:rsidRDefault="00A73345">
      <w:pPr>
        <w:pStyle w:val="CommentText"/>
      </w:pPr>
      <w:r>
        <w:rPr>
          <w:rStyle w:val="CommentReference"/>
        </w:rPr>
        <w:annotationRef/>
      </w:r>
      <w:r>
        <w:t>Note: same fig/caption has been included in the APPS manuscript</w:t>
      </w:r>
    </w:p>
  </w:comment>
  <w:comment w:id="208" w:author="Richardson, John S." w:date="2021-06-21T15:05:00Z" w:initials="RJS">
    <w:p w14:paraId="625A5203" w14:textId="0DB5F5A9" w:rsidR="00A73345" w:rsidRDefault="00A73345">
      <w:pPr>
        <w:pStyle w:val="CommentText"/>
      </w:pPr>
      <w:r>
        <w:rPr>
          <w:rStyle w:val="CommentReference"/>
        </w:rPr>
        <w:annotationRef/>
      </w:r>
      <w:r>
        <w:t>Sometimes you capitalize this.</w:t>
      </w:r>
    </w:p>
  </w:comment>
  <w:comment w:id="218" w:author="Richardson, John S." w:date="2021-06-21T15:08:00Z" w:initials="RJS">
    <w:p w14:paraId="5A79B738" w14:textId="3462B692" w:rsidR="00A73345" w:rsidRDefault="00A73345">
      <w:pPr>
        <w:pStyle w:val="CommentText"/>
      </w:pPr>
      <w:r>
        <w:rPr>
          <w:rStyle w:val="CommentReference"/>
        </w:rPr>
        <w:annotationRef/>
      </w:r>
      <w:r>
        <w:t>Not needed as its own section.  I agree that it is an important point, but roll it into the previous or next paragraph.</w:t>
      </w:r>
    </w:p>
  </w:comment>
  <w:comment w:id="273" w:author="Richardson, John S." w:date="2021-06-21T15:29:00Z" w:initials="RJS">
    <w:p w14:paraId="40AE02FE" w14:textId="454FD6D3" w:rsidR="00A73345" w:rsidRDefault="00A73345">
      <w:pPr>
        <w:pStyle w:val="CommentText"/>
      </w:pPr>
      <w:r>
        <w:rPr>
          <w:rStyle w:val="CommentReference"/>
        </w:rPr>
        <w:annotationRef/>
      </w:r>
      <w:r>
        <w:t>Leave this out as you already have a statistical analysis section.  Avoid a lot of short sections with their own headers.</w:t>
      </w:r>
    </w:p>
  </w:comment>
  <w:comment w:id="282" w:author="Richardson, John S." w:date="2021-06-21T15:32:00Z" w:initials="RJS">
    <w:p w14:paraId="3A337BC7" w14:textId="1481EF8C" w:rsidR="00A73345" w:rsidRDefault="00A73345">
      <w:pPr>
        <w:pStyle w:val="CommentText"/>
      </w:pPr>
      <w:r>
        <w:rPr>
          <w:rStyle w:val="CommentReference"/>
        </w:rPr>
        <w:annotationRef/>
      </w:r>
      <w:r>
        <w:t>Perhaps “taxa” given that some were only identified to genus or family?</w:t>
      </w:r>
    </w:p>
  </w:comment>
  <w:comment w:id="293" w:author="Richardson, John S." w:date="2021-06-21T15:33:00Z" w:initials="RJS">
    <w:p w14:paraId="279CC4B5" w14:textId="385AECB0" w:rsidR="00A73345" w:rsidRDefault="00A73345">
      <w:pPr>
        <w:pStyle w:val="CommentText"/>
      </w:pPr>
      <w:r>
        <w:rPr>
          <w:rStyle w:val="CommentReference"/>
        </w:rPr>
        <w:annotationRef/>
      </w:r>
      <w:r>
        <w:t>Taxa?</w:t>
      </w:r>
    </w:p>
  </w:comment>
  <w:comment w:id="305" w:author="Richardson, John S." w:date="2021-06-21T15:35:00Z" w:initials="RJS">
    <w:p w14:paraId="5BA80E9A" w14:textId="16E49AA2" w:rsidR="00A73345" w:rsidRDefault="00A73345">
      <w:pPr>
        <w:pStyle w:val="CommentText"/>
      </w:pPr>
      <w:r>
        <w:rPr>
          <w:rStyle w:val="CommentReference"/>
        </w:rPr>
        <w:annotationRef/>
      </w:r>
      <w:r>
        <w:t>Is this relative to 1979, 1999 or both?</w:t>
      </w:r>
    </w:p>
  </w:comment>
  <w:comment w:id="320" w:author="Stefanie Lane" w:date="2021-06-13T16:42:00Z" w:initials="SLL">
    <w:p w14:paraId="213A753C" w14:textId="59450174" w:rsidR="00A73345" w:rsidRDefault="00A73345">
      <w:pPr>
        <w:pStyle w:val="CommentText"/>
      </w:pPr>
      <w:r>
        <w:rPr>
          <w:rStyle w:val="CommentReference"/>
        </w:rPr>
        <w:annotationRef/>
      </w:r>
      <w:r>
        <w:t xml:space="preserve">Idea fragment. Expand. </w:t>
      </w:r>
    </w:p>
  </w:comment>
  <w:comment w:id="321" w:author="Stefanie Lane" w:date="2021-10-23T13:58:00Z" w:initials="SLL">
    <w:p w14:paraId="00D24C7F" w14:textId="75C616E2" w:rsidR="00A73345" w:rsidRDefault="00A73345">
      <w:pPr>
        <w:pStyle w:val="CommentText"/>
      </w:pPr>
      <w:r>
        <w:rPr>
          <w:rStyle w:val="CommentReference"/>
        </w:rPr>
        <w:annotationRef/>
      </w:r>
      <w:r>
        <w:t xml:space="preserve">Create something like Fig. 4 in England et al., 2021? (violin &amp; box plots of B diversity, turnover, </w:t>
      </w:r>
      <w:proofErr w:type="spellStart"/>
      <w:r>
        <w:t>nestedness</w:t>
      </w:r>
      <w:proofErr w:type="spellEnd"/>
      <w:r>
        <w:t>)</w:t>
      </w:r>
    </w:p>
  </w:comment>
  <w:comment w:id="323" w:author="Richardson, John S." w:date="2021-06-21T15:35:00Z" w:initials="RJS">
    <w:p w14:paraId="53A47BF1" w14:textId="59F017A2" w:rsidR="00A73345" w:rsidRDefault="00A73345">
      <w:pPr>
        <w:pStyle w:val="CommentText"/>
      </w:pPr>
      <w:r>
        <w:rPr>
          <w:rStyle w:val="CommentReference"/>
        </w:rPr>
        <w:annotationRef/>
      </w:r>
      <w:r>
        <w:t>How about with 1979?</w:t>
      </w:r>
    </w:p>
  </w:comment>
  <w:comment w:id="325" w:author="Stefanie Lane" w:date="2021-12-07T13:48:00Z" w:initials="SLL">
    <w:p w14:paraId="0E2CD495" w14:textId="6A4CFF85" w:rsidR="00A73345" w:rsidRDefault="00A73345">
      <w:pPr>
        <w:pStyle w:val="CommentText"/>
      </w:pPr>
      <w:r>
        <w:rPr>
          <w:rStyle w:val="CommentReference"/>
        </w:rPr>
        <w:annotationRef/>
      </w:r>
      <w:r>
        <w:t>Expand this idea; How is B-div interpreted? (compare 1979-2019)</w:t>
      </w:r>
    </w:p>
  </w:comment>
  <w:comment w:id="343" w:author="Stefanie Lane" w:date="2021-12-07T13:48:00Z" w:initials="SLL">
    <w:p w14:paraId="63521F90" w14:textId="76700D18" w:rsidR="00A73345" w:rsidRDefault="00A73345">
      <w:pPr>
        <w:pStyle w:val="CommentText"/>
      </w:pPr>
      <w:r>
        <w:rPr>
          <w:rStyle w:val="CommentReference"/>
        </w:rPr>
        <w:annotationRef/>
      </w:r>
      <w:r>
        <w:t>How? Need to figure out a post-hoc test; wrapper package for Adonis not working (why?)</w:t>
      </w:r>
    </w:p>
  </w:comment>
  <w:comment w:id="2935" w:author="Stefanie Lane" w:date="2021-06-12T18:27:00Z" w:initials="SLL">
    <w:p w14:paraId="788126A4" w14:textId="46410B2A" w:rsidR="00A73345" w:rsidRDefault="00A73345">
      <w:pPr>
        <w:pStyle w:val="CommentText"/>
      </w:pPr>
      <w:r>
        <w:rPr>
          <w:rStyle w:val="CommentReference"/>
        </w:rPr>
        <w:annotationRef/>
      </w:r>
      <w:r w:rsidRPr="00C37D38">
        <w:t>https://oceanservice.noaa.gov/facts/sealevel.html</w:t>
      </w:r>
    </w:p>
  </w:comment>
  <w:comment w:id="2940" w:author="Stefanie Lane" w:date="2021-06-13T21:54:00Z" w:initials="SLL">
    <w:p w14:paraId="39653312" w14:textId="2071664B" w:rsidR="00A73345" w:rsidRDefault="00A73345">
      <w:pPr>
        <w:pStyle w:val="CommentText"/>
      </w:pPr>
      <w:r>
        <w:rPr>
          <w:rStyle w:val="CommentReference"/>
        </w:rPr>
        <w:annotationRef/>
      </w:r>
      <w:r>
        <w:t xml:space="preserve">source?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605B18" w15:done="0"/>
  <w15:commentEx w15:paraId="064754E8" w15:done="0"/>
  <w15:commentEx w15:paraId="29D984D3" w15:done="0"/>
  <w15:commentEx w15:paraId="7F75011F" w15:done="0"/>
  <w15:commentEx w15:paraId="722F03D5" w15:done="0"/>
  <w15:commentEx w15:paraId="4C53ED68" w15:done="0"/>
  <w15:commentEx w15:paraId="7ED5760C" w15:done="0"/>
  <w15:commentEx w15:paraId="52051986" w15:done="0"/>
  <w15:commentEx w15:paraId="12409757" w15:done="0"/>
  <w15:commentEx w15:paraId="04EB3D11" w15:done="0"/>
  <w15:commentEx w15:paraId="10313F2B" w15:done="0"/>
  <w15:commentEx w15:paraId="3E525840" w15:done="0"/>
  <w15:commentEx w15:paraId="35D54301" w15:done="0"/>
  <w15:commentEx w15:paraId="625A5203" w15:done="0"/>
  <w15:commentEx w15:paraId="5A79B738" w15:done="0"/>
  <w15:commentEx w15:paraId="40AE02FE" w15:done="0"/>
  <w15:commentEx w15:paraId="3A337BC7" w15:done="0"/>
  <w15:commentEx w15:paraId="279CC4B5" w15:done="0"/>
  <w15:commentEx w15:paraId="5BA80E9A" w15:done="0"/>
  <w15:commentEx w15:paraId="213A753C" w15:done="0"/>
  <w15:commentEx w15:paraId="00D24C7F" w15:paraIdParent="213A753C" w15:done="0"/>
  <w15:commentEx w15:paraId="53A47BF1" w15:done="0"/>
  <w15:commentEx w15:paraId="0E2CD495" w15:done="0"/>
  <w15:commentEx w15:paraId="63521F90" w15:done="0"/>
  <w15:commentEx w15:paraId="788126A4" w15:done="0"/>
  <w15:commentEx w15:paraId="396533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605B18" w16cid:durableId="24C78DE1"/>
  <w16cid:commentId w16cid:paraId="064754E8" w16cid:durableId="24C78DE4"/>
  <w16cid:commentId w16cid:paraId="29D984D3" w16cid:durableId="24C78DE5"/>
  <w16cid:commentId w16cid:paraId="7F75011F" w16cid:durableId="24C78DE6"/>
  <w16cid:commentId w16cid:paraId="722F03D5" w16cid:durableId="24C78DE8"/>
  <w16cid:commentId w16cid:paraId="4C53ED68" w16cid:durableId="2534A536"/>
  <w16cid:commentId w16cid:paraId="7ED5760C" w16cid:durableId="24C78DE9"/>
  <w16cid:commentId w16cid:paraId="52051986" w16cid:durableId="24C78DEB"/>
  <w16cid:commentId w16cid:paraId="12409757" w16cid:durableId="24C78DF2"/>
  <w16cid:commentId w16cid:paraId="04EB3D11" w16cid:durableId="2534A6C4"/>
  <w16cid:commentId w16cid:paraId="10313F2B" w16cid:durableId="246FA662"/>
  <w16cid:commentId w16cid:paraId="3E525840" w16cid:durableId="24C78DF7"/>
  <w16cid:commentId w16cid:paraId="35D54301" w16cid:durableId="24C78F6B"/>
  <w16cid:commentId w16cid:paraId="625A5203" w16cid:durableId="24C78DF9"/>
  <w16cid:commentId w16cid:paraId="5A79B738" w16cid:durableId="24C78DFB"/>
  <w16cid:commentId w16cid:paraId="40AE02FE" w16cid:durableId="24C78E01"/>
  <w16cid:commentId w16cid:paraId="3A337BC7" w16cid:durableId="24C78E03"/>
  <w16cid:commentId w16cid:paraId="279CC4B5" w16cid:durableId="24C78E05"/>
  <w16cid:commentId w16cid:paraId="5BA80E9A" w16cid:durableId="24C78E08"/>
  <w16cid:commentId w16cid:paraId="213A753C" w16cid:durableId="2470B3F1"/>
  <w16cid:commentId w16cid:paraId="00D24C7F" w16cid:durableId="251E937E"/>
  <w16cid:commentId w16cid:paraId="53A47BF1" w16cid:durableId="24C78E0A"/>
  <w16cid:commentId w16cid:paraId="0E2CD495" w16cid:durableId="2559E4BE"/>
  <w16cid:commentId w16cid:paraId="63521F90" w16cid:durableId="2559E4A8"/>
  <w16cid:commentId w16cid:paraId="788126A4" w16cid:durableId="246F7AFB"/>
  <w16cid:commentId w16cid:paraId="39653312" w16cid:durableId="2470FD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E0C84"/>
    <w:multiLevelType w:val="hybridMultilevel"/>
    <w:tmpl w:val="FC087148"/>
    <w:lvl w:ilvl="0" w:tplc="608098E4">
      <w:start w:val="4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E198F"/>
    <w:multiLevelType w:val="hybridMultilevel"/>
    <w:tmpl w:val="8EFCF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F308DA"/>
    <w:multiLevelType w:val="hybridMultilevel"/>
    <w:tmpl w:val="DAC0A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510F2D"/>
    <w:multiLevelType w:val="hybridMultilevel"/>
    <w:tmpl w:val="5F48D8D4"/>
    <w:lvl w:ilvl="0" w:tplc="122C919A">
      <w:start w:val="198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375FE"/>
    <w:multiLevelType w:val="hybridMultilevel"/>
    <w:tmpl w:val="C1464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8B21EF"/>
    <w:multiLevelType w:val="hybridMultilevel"/>
    <w:tmpl w:val="06EE1C2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F9112B9"/>
    <w:multiLevelType w:val="hybridMultilevel"/>
    <w:tmpl w:val="00BEE12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30450CD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ADC57C3"/>
    <w:multiLevelType w:val="hybridMultilevel"/>
    <w:tmpl w:val="887EF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295CA6"/>
    <w:multiLevelType w:val="multilevel"/>
    <w:tmpl w:val="38F6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425089"/>
    <w:multiLevelType w:val="hybridMultilevel"/>
    <w:tmpl w:val="DAC0A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440BC9"/>
    <w:multiLevelType w:val="hybridMultilevel"/>
    <w:tmpl w:val="26CE11DA"/>
    <w:lvl w:ilvl="0" w:tplc="3962E0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F941CA"/>
    <w:multiLevelType w:val="hybridMultilevel"/>
    <w:tmpl w:val="459E282A"/>
    <w:lvl w:ilvl="0" w:tplc="D7B6078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9A50FF"/>
    <w:multiLevelType w:val="hybridMultilevel"/>
    <w:tmpl w:val="34260EF2"/>
    <w:lvl w:ilvl="0" w:tplc="B9BE400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CB64A9"/>
    <w:multiLevelType w:val="hybridMultilevel"/>
    <w:tmpl w:val="F850A9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EFE0CA1"/>
    <w:multiLevelType w:val="hybridMultilevel"/>
    <w:tmpl w:val="AA9464C6"/>
    <w:lvl w:ilvl="0" w:tplc="8840929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190CE5"/>
    <w:multiLevelType w:val="hybridMultilevel"/>
    <w:tmpl w:val="066A5CA6"/>
    <w:lvl w:ilvl="0" w:tplc="8CFC2384">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8D1D0E"/>
    <w:multiLevelType w:val="hybridMultilevel"/>
    <w:tmpl w:val="CF9A02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9DE38FC"/>
    <w:multiLevelType w:val="multilevel"/>
    <w:tmpl w:val="D1B47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0"/>
  </w:num>
  <w:num w:numId="3">
    <w:abstractNumId w:val="12"/>
  </w:num>
  <w:num w:numId="4">
    <w:abstractNumId w:val="15"/>
  </w:num>
  <w:num w:numId="5">
    <w:abstractNumId w:val="16"/>
  </w:num>
  <w:num w:numId="6">
    <w:abstractNumId w:val="18"/>
  </w:num>
  <w:num w:numId="7">
    <w:abstractNumId w:val="10"/>
  </w:num>
  <w:num w:numId="8">
    <w:abstractNumId w:val="13"/>
  </w:num>
  <w:num w:numId="9">
    <w:abstractNumId w:val="1"/>
  </w:num>
  <w:num w:numId="10">
    <w:abstractNumId w:val="2"/>
  </w:num>
  <w:num w:numId="11">
    <w:abstractNumId w:val="4"/>
  </w:num>
  <w:num w:numId="12">
    <w:abstractNumId w:val="8"/>
  </w:num>
  <w:num w:numId="13">
    <w:abstractNumId w:val="3"/>
  </w:num>
  <w:num w:numId="14">
    <w:abstractNumId w:val="14"/>
  </w:num>
  <w:num w:numId="15">
    <w:abstractNumId w:val="9"/>
  </w:num>
  <w:num w:numId="16">
    <w:abstractNumId w:val="5"/>
  </w:num>
  <w:num w:numId="17">
    <w:abstractNumId w:val="6"/>
  </w:num>
  <w:num w:numId="18">
    <w:abstractNumId w:val="17"/>
  </w:num>
  <w:num w:numId="19">
    <w:abstractNumId w:val="7"/>
  </w:num>
  <w:num w:numId="20">
    <w:abstractNumId w:val="11"/>
  </w:num>
  <w:num w:numId="2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Richardson, John S.">
    <w15:presenceInfo w15:providerId="AD" w15:userId="S-1-5-21-3458574638-2780845101-4193349012-13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DD1"/>
    <w:rsid w:val="000007AE"/>
    <w:rsid w:val="00001381"/>
    <w:rsid w:val="000029F1"/>
    <w:rsid w:val="00005669"/>
    <w:rsid w:val="000117E7"/>
    <w:rsid w:val="0001635B"/>
    <w:rsid w:val="00026CB4"/>
    <w:rsid w:val="000319D2"/>
    <w:rsid w:val="00033BE5"/>
    <w:rsid w:val="000343E1"/>
    <w:rsid w:val="000348A3"/>
    <w:rsid w:val="0004085B"/>
    <w:rsid w:val="00042CBE"/>
    <w:rsid w:val="000515AE"/>
    <w:rsid w:val="00055F1A"/>
    <w:rsid w:val="00056EF4"/>
    <w:rsid w:val="00056F45"/>
    <w:rsid w:val="000618E5"/>
    <w:rsid w:val="00063B43"/>
    <w:rsid w:val="00065293"/>
    <w:rsid w:val="000652F0"/>
    <w:rsid w:val="000656CB"/>
    <w:rsid w:val="00071A6D"/>
    <w:rsid w:val="00073A5F"/>
    <w:rsid w:val="00075BDC"/>
    <w:rsid w:val="00077AE7"/>
    <w:rsid w:val="000804C6"/>
    <w:rsid w:val="00084042"/>
    <w:rsid w:val="000842EE"/>
    <w:rsid w:val="00086B04"/>
    <w:rsid w:val="00090198"/>
    <w:rsid w:val="00092293"/>
    <w:rsid w:val="00092AB7"/>
    <w:rsid w:val="00093F08"/>
    <w:rsid w:val="00097017"/>
    <w:rsid w:val="000A1415"/>
    <w:rsid w:val="000A3EF3"/>
    <w:rsid w:val="000A6585"/>
    <w:rsid w:val="000B5982"/>
    <w:rsid w:val="000C4BC3"/>
    <w:rsid w:val="000C7C88"/>
    <w:rsid w:val="000D306C"/>
    <w:rsid w:val="000D3295"/>
    <w:rsid w:val="000D737E"/>
    <w:rsid w:val="000E14C2"/>
    <w:rsid w:val="000E55C7"/>
    <w:rsid w:val="000E65E2"/>
    <w:rsid w:val="000E6ADB"/>
    <w:rsid w:val="000E6B9A"/>
    <w:rsid w:val="000F0563"/>
    <w:rsid w:val="000F056E"/>
    <w:rsid w:val="000F68EF"/>
    <w:rsid w:val="000F7FC9"/>
    <w:rsid w:val="00100364"/>
    <w:rsid w:val="00105AC5"/>
    <w:rsid w:val="001062C8"/>
    <w:rsid w:val="00110EDF"/>
    <w:rsid w:val="00111204"/>
    <w:rsid w:val="001117A2"/>
    <w:rsid w:val="0011737A"/>
    <w:rsid w:val="00130E13"/>
    <w:rsid w:val="00130F6F"/>
    <w:rsid w:val="001373CA"/>
    <w:rsid w:val="0014003D"/>
    <w:rsid w:val="00141263"/>
    <w:rsid w:val="0015345B"/>
    <w:rsid w:val="00166B32"/>
    <w:rsid w:val="0016739A"/>
    <w:rsid w:val="00170AB3"/>
    <w:rsid w:val="00171FE1"/>
    <w:rsid w:val="001768F5"/>
    <w:rsid w:val="00180C1A"/>
    <w:rsid w:val="0018121B"/>
    <w:rsid w:val="00183418"/>
    <w:rsid w:val="001869B5"/>
    <w:rsid w:val="001904A9"/>
    <w:rsid w:val="00192659"/>
    <w:rsid w:val="00193463"/>
    <w:rsid w:val="00194996"/>
    <w:rsid w:val="001965C9"/>
    <w:rsid w:val="001A1E9B"/>
    <w:rsid w:val="001A3442"/>
    <w:rsid w:val="001A4B08"/>
    <w:rsid w:val="001B178D"/>
    <w:rsid w:val="001B3696"/>
    <w:rsid w:val="001B75C2"/>
    <w:rsid w:val="001B7617"/>
    <w:rsid w:val="001B7F14"/>
    <w:rsid w:val="001C2AEA"/>
    <w:rsid w:val="001C313B"/>
    <w:rsid w:val="001C49FB"/>
    <w:rsid w:val="001C50C2"/>
    <w:rsid w:val="001D706C"/>
    <w:rsid w:val="001D708A"/>
    <w:rsid w:val="001E156E"/>
    <w:rsid w:val="001E4396"/>
    <w:rsid w:val="001E621A"/>
    <w:rsid w:val="001E772B"/>
    <w:rsid w:val="001F41EE"/>
    <w:rsid w:val="001F4224"/>
    <w:rsid w:val="00202327"/>
    <w:rsid w:val="002039BD"/>
    <w:rsid w:val="00207891"/>
    <w:rsid w:val="00207F74"/>
    <w:rsid w:val="002106AD"/>
    <w:rsid w:val="00210BF1"/>
    <w:rsid w:val="0021145A"/>
    <w:rsid w:val="002117A0"/>
    <w:rsid w:val="00214E6F"/>
    <w:rsid w:val="00217EF1"/>
    <w:rsid w:val="00220195"/>
    <w:rsid w:val="0022035E"/>
    <w:rsid w:val="00221EBA"/>
    <w:rsid w:val="00222333"/>
    <w:rsid w:val="00224441"/>
    <w:rsid w:val="0022795E"/>
    <w:rsid w:val="00232E21"/>
    <w:rsid w:val="002337C3"/>
    <w:rsid w:val="0023399B"/>
    <w:rsid w:val="00233AC3"/>
    <w:rsid w:val="00237962"/>
    <w:rsid w:val="0024019D"/>
    <w:rsid w:val="0024320F"/>
    <w:rsid w:val="002474E0"/>
    <w:rsid w:val="0025593D"/>
    <w:rsid w:val="00260050"/>
    <w:rsid w:val="00260ABC"/>
    <w:rsid w:val="00263050"/>
    <w:rsid w:val="00266D88"/>
    <w:rsid w:val="00266DA2"/>
    <w:rsid w:val="00277645"/>
    <w:rsid w:val="00277FE4"/>
    <w:rsid w:val="00280AF9"/>
    <w:rsid w:val="00281098"/>
    <w:rsid w:val="002821F4"/>
    <w:rsid w:val="0028244B"/>
    <w:rsid w:val="002828DE"/>
    <w:rsid w:val="00283308"/>
    <w:rsid w:val="002833A8"/>
    <w:rsid w:val="002866B1"/>
    <w:rsid w:val="00287B6A"/>
    <w:rsid w:val="00294CF4"/>
    <w:rsid w:val="00295136"/>
    <w:rsid w:val="002A31B7"/>
    <w:rsid w:val="002A4CB6"/>
    <w:rsid w:val="002A787C"/>
    <w:rsid w:val="002B17A8"/>
    <w:rsid w:val="002B398D"/>
    <w:rsid w:val="002B4533"/>
    <w:rsid w:val="002B57E4"/>
    <w:rsid w:val="002C0DC4"/>
    <w:rsid w:val="002C0F4D"/>
    <w:rsid w:val="002C5F7B"/>
    <w:rsid w:val="002C7228"/>
    <w:rsid w:val="002C7AC3"/>
    <w:rsid w:val="002D0891"/>
    <w:rsid w:val="002D5728"/>
    <w:rsid w:val="002E11AD"/>
    <w:rsid w:val="002E2F32"/>
    <w:rsid w:val="002E4145"/>
    <w:rsid w:val="002E4486"/>
    <w:rsid w:val="002E5154"/>
    <w:rsid w:val="002E619A"/>
    <w:rsid w:val="002E784C"/>
    <w:rsid w:val="002F1885"/>
    <w:rsid w:val="002F3F21"/>
    <w:rsid w:val="002F53F1"/>
    <w:rsid w:val="0030786D"/>
    <w:rsid w:val="00312B5D"/>
    <w:rsid w:val="00313CBB"/>
    <w:rsid w:val="00320A27"/>
    <w:rsid w:val="0032250F"/>
    <w:rsid w:val="00322DC1"/>
    <w:rsid w:val="003234B7"/>
    <w:rsid w:val="003237B2"/>
    <w:rsid w:val="0032758A"/>
    <w:rsid w:val="00332F70"/>
    <w:rsid w:val="00334085"/>
    <w:rsid w:val="00342AE3"/>
    <w:rsid w:val="0034389C"/>
    <w:rsid w:val="003460EE"/>
    <w:rsid w:val="003518C4"/>
    <w:rsid w:val="00357285"/>
    <w:rsid w:val="00357D72"/>
    <w:rsid w:val="00360F62"/>
    <w:rsid w:val="00363BC0"/>
    <w:rsid w:val="00363EE3"/>
    <w:rsid w:val="00366975"/>
    <w:rsid w:val="003669CF"/>
    <w:rsid w:val="00366CD0"/>
    <w:rsid w:val="003709CA"/>
    <w:rsid w:val="00370F81"/>
    <w:rsid w:val="003715CB"/>
    <w:rsid w:val="00374159"/>
    <w:rsid w:val="0037471A"/>
    <w:rsid w:val="0038059E"/>
    <w:rsid w:val="00395075"/>
    <w:rsid w:val="003A7737"/>
    <w:rsid w:val="003A776B"/>
    <w:rsid w:val="003B2F54"/>
    <w:rsid w:val="003B6F1C"/>
    <w:rsid w:val="003B78DE"/>
    <w:rsid w:val="003C398B"/>
    <w:rsid w:val="003D4334"/>
    <w:rsid w:val="003D4A7C"/>
    <w:rsid w:val="003D7840"/>
    <w:rsid w:val="003E1805"/>
    <w:rsid w:val="003E48A9"/>
    <w:rsid w:val="003E5190"/>
    <w:rsid w:val="003E624E"/>
    <w:rsid w:val="003E743A"/>
    <w:rsid w:val="003F04EB"/>
    <w:rsid w:val="003F0654"/>
    <w:rsid w:val="003F1658"/>
    <w:rsid w:val="003F5BB3"/>
    <w:rsid w:val="003F6643"/>
    <w:rsid w:val="003F7901"/>
    <w:rsid w:val="00401BC8"/>
    <w:rsid w:val="00402E83"/>
    <w:rsid w:val="00410859"/>
    <w:rsid w:val="004120DE"/>
    <w:rsid w:val="0041307C"/>
    <w:rsid w:val="00413A02"/>
    <w:rsid w:val="0041506D"/>
    <w:rsid w:val="0041587C"/>
    <w:rsid w:val="00421A39"/>
    <w:rsid w:val="004238DE"/>
    <w:rsid w:val="004263F2"/>
    <w:rsid w:val="00427FB8"/>
    <w:rsid w:val="004310CE"/>
    <w:rsid w:val="00433CA1"/>
    <w:rsid w:val="00434068"/>
    <w:rsid w:val="004366F6"/>
    <w:rsid w:val="004374FD"/>
    <w:rsid w:val="004431C7"/>
    <w:rsid w:val="00445865"/>
    <w:rsid w:val="00451F61"/>
    <w:rsid w:val="00453678"/>
    <w:rsid w:val="00454659"/>
    <w:rsid w:val="004556E3"/>
    <w:rsid w:val="00457964"/>
    <w:rsid w:val="00461287"/>
    <w:rsid w:val="00464FF7"/>
    <w:rsid w:val="004667B7"/>
    <w:rsid w:val="00470F31"/>
    <w:rsid w:val="00472158"/>
    <w:rsid w:val="00473C11"/>
    <w:rsid w:val="00476708"/>
    <w:rsid w:val="00485B8A"/>
    <w:rsid w:val="00486024"/>
    <w:rsid w:val="00486847"/>
    <w:rsid w:val="00490461"/>
    <w:rsid w:val="004A1D2E"/>
    <w:rsid w:val="004A30E5"/>
    <w:rsid w:val="004A5DCD"/>
    <w:rsid w:val="004A5E9D"/>
    <w:rsid w:val="004B3AEA"/>
    <w:rsid w:val="004B70EF"/>
    <w:rsid w:val="004D207A"/>
    <w:rsid w:val="004E00AE"/>
    <w:rsid w:val="004E00E4"/>
    <w:rsid w:val="004E2317"/>
    <w:rsid w:val="004E2DC9"/>
    <w:rsid w:val="004E31FB"/>
    <w:rsid w:val="004E54C8"/>
    <w:rsid w:val="004E74AE"/>
    <w:rsid w:val="004F2755"/>
    <w:rsid w:val="004F69E3"/>
    <w:rsid w:val="004F7156"/>
    <w:rsid w:val="00506AB7"/>
    <w:rsid w:val="005079DF"/>
    <w:rsid w:val="00511F15"/>
    <w:rsid w:val="00512342"/>
    <w:rsid w:val="00512B1D"/>
    <w:rsid w:val="00515537"/>
    <w:rsid w:val="005172A3"/>
    <w:rsid w:val="00523E5E"/>
    <w:rsid w:val="00525A35"/>
    <w:rsid w:val="00527E6E"/>
    <w:rsid w:val="005327AE"/>
    <w:rsid w:val="0053304C"/>
    <w:rsid w:val="00543ED7"/>
    <w:rsid w:val="00546E62"/>
    <w:rsid w:val="00550E1D"/>
    <w:rsid w:val="0055487F"/>
    <w:rsid w:val="00555298"/>
    <w:rsid w:val="00557EF0"/>
    <w:rsid w:val="00560FDE"/>
    <w:rsid w:val="005652C6"/>
    <w:rsid w:val="0056607A"/>
    <w:rsid w:val="00572071"/>
    <w:rsid w:val="005730A4"/>
    <w:rsid w:val="00573549"/>
    <w:rsid w:val="00575026"/>
    <w:rsid w:val="00576810"/>
    <w:rsid w:val="0058066D"/>
    <w:rsid w:val="00581ADA"/>
    <w:rsid w:val="00581B77"/>
    <w:rsid w:val="0058364A"/>
    <w:rsid w:val="00585255"/>
    <w:rsid w:val="0058764C"/>
    <w:rsid w:val="00591498"/>
    <w:rsid w:val="00591D2C"/>
    <w:rsid w:val="00594D83"/>
    <w:rsid w:val="00594FFA"/>
    <w:rsid w:val="00595BA1"/>
    <w:rsid w:val="00596DD7"/>
    <w:rsid w:val="005A3B5A"/>
    <w:rsid w:val="005A584D"/>
    <w:rsid w:val="005A6A44"/>
    <w:rsid w:val="005B3902"/>
    <w:rsid w:val="005B46AB"/>
    <w:rsid w:val="005B6657"/>
    <w:rsid w:val="005C0A1F"/>
    <w:rsid w:val="005C0F8A"/>
    <w:rsid w:val="005C3F39"/>
    <w:rsid w:val="005C45C9"/>
    <w:rsid w:val="005C4927"/>
    <w:rsid w:val="005D08A4"/>
    <w:rsid w:val="005D50BE"/>
    <w:rsid w:val="005E27CF"/>
    <w:rsid w:val="005E2A4D"/>
    <w:rsid w:val="005E2F47"/>
    <w:rsid w:val="005E5CF0"/>
    <w:rsid w:val="005E6977"/>
    <w:rsid w:val="005E69B1"/>
    <w:rsid w:val="005F0694"/>
    <w:rsid w:val="005F0BA3"/>
    <w:rsid w:val="005F6550"/>
    <w:rsid w:val="00600123"/>
    <w:rsid w:val="00601D85"/>
    <w:rsid w:val="006020D4"/>
    <w:rsid w:val="00602BF0"/>
    <w:rsid w:val="00602EFA"/>
    <w:rsid w:val="00614023"/>
    <w:rsid w:val="0061474B"/>
    <w:rsid w:val="00615261"/>
    <w:rsid w:val="0062032D"/>
    <w:rsid w:val="006231EA"/>
    <w:rsid w:val="006262B2"/>
    <w:rsid w:val="00630653"/>
    <w:rsid w:val="006432EE"/>
    <w:rsid w:val="00645EAD"/>
    <w:rsid w:val="00646375"/>
    <w:rsid w:val="0065294F"/>
    <w:rsid w:val="006534CA"/>
    <w:rsid w:val="006560A9"/>
    <w:rsid w:val="006602E5"/>
    <w:rsid w:val="00661E18"/>
    <w:rsid w:val="0066432F"/>
    <w:rsid w:val="006717EF"/>
    <w:rsid w:val="0067254B"/>
    <w:rsid w:val="00673E41"/>
    <w:rsid w:val="00674669"/>
    <w:rsid w:val="006757FE"/>
    <w:rsid w:val="00676028"/>
    <w:rsid w:val="006768F9"/>
    <w:rsid w:val="00681EF9"/>
    <w:rsid w:val="0068358D"/>
    <w:rsid w:val="006843FF"/>
    <w:rsid w:val="006848EB"/>
    <w:rsid w:val="00690608"/>
    <w:rsid w:val="006924CB"/>
    <w:rsid w:val="00695318"/>
    <w:rsid w:val="006A6674"/>
    <w:rsid w:val="006B03C4"/>
    <w:rsid w:val="006B2603"/>
    <w:rsid w:val="006B526B"/>
    <w:rsid w:val="006C1056"/>
    <w:rsid w:val="006C19BC"/>
    <w:rsid w:val="006C22FA"/>
    <w:rsid w:val="006C76CB"/>
    <w:rsid w:val="006D12BC"/>
    <w:rsid w:val="006D1A1F"/>
    <w:rsid w:val="006D3A03"/>
    <w:rsid w:val="006D4B57"/>
    <w:rsid w:val="006E084E"/>
    <w:rsid w:val="006E5A77"/>
    <w:rsid w:val="006E6A17"/>
    <w:rsid w:val="006F2C3E"/>
    <w:rsid w:val="006F37EA"/>
    <w:rsid w:val="006F52A7"/>
    <w:rsid w:val="006F6CC2"/>
    <w:rsid w:val="00701CDF"/>
    <w:rsid w:val="00706893"/>
    <w:rsid w:val="00711A83"/>
    <w:rsid w:val="007133F3"/>
    <w:rsid w:val="00714627"/>
    <w:rsid w:val="00716018"/>
    <w:rsid w:val="00716B13"/>
    <w:rsid w:val="0072106F"/>
    <w:rsid w:val="007218B1"/>
    <w:rsid w:val="007231C0"/>
    <w:rsid w:val="007244DC"/>
    <w:rsid w:val="007251E4"/>
    <w:rsid w:val="007321DC"/>
    <w:rsid w:val="007354CD"/>
    <w:rsid w:val="007357F1"/>
    <w:rsid w:val="0073758B"/>
    <w:rsid w:val="00740B60"/>
    <w:rsid w:val="00745310"/>
    <w:rsid w:val="007468C4"/>
    <w:rsid w:val="007541A0"/>
    <w:rsid w:val="007543D4"/>
    <w:rsid w:val="00761A72"/>
    <w:rsid w:val="00765731"/>
    <w:rsid w:val="0076692C"/>
    <w:rsid w:val="00766B6C"/>
    <w:rsid w:val="00767EAD"/>
    <w:rsid w:val="007703AC"/>
    <w:rsid w:val="00776B1E"/>
    <w:rsid w:val="00781A75"/>
    <w:rsid w:val="00782D74"/>
    <w:rsid w:val="00797601"/>
    <w:rsid w:val="007A52E0"/>
    <w:rsid w:val="007B1346"/>
    <w:rsid w:val="007B270B"/>
    <w:rsid w:val="007B467D"/>
    <w:rsid w:val="007B6FA8"/>
    <w:rsid w:val="007C068B"/>
    <w:rsid w:val="007C2586"/>
    <w:rsid w:val="007C3E6E"/>
    <w:rsid w:val="007C69D6"/>
    <w:rsid w:val="007D395D"/>
    <w:rsid w:val="007D5F59"/>
    <w:rsid w:val="007D721E"/>
    <w:rsid w:val="008032DE"/>
    <w:rsid w:val="00803758"/>
    <w:rsid w:val="00803952"/>
    <w:rsid w:val="00811D15"/>
    <w:rsid w:val="00815CDA"/>
    <w:rsid w:val="00820C0A"/>
    <w:rsid w:val="008331D3"/>
    <w:rsid w:val="00840CC1"/>
    <w:rsid w:val="008435DA"/>
    <w:rsid w:val="00844DB6"/>
    <w:rsid w:val="0084535D"/>
    <w:rsid w:val="00845F9F"/>
    <w:rsid w:val="0084640D"/>
    <w:rsid w:val="00846A5A"/>
    <w:rsid w:val="00852706"/>
    <w:rsid w:val="00853903"/>
    <w:rsid w:val="0085465F"/>
    <w:rsid w:val="008547D2"/>
    <w:rsid w:val="008556B9"/>
    <w:rsid w:val="0085693F"/>
    <w:rsid w:val="008606B5"/>
    <w:rsid w:val="00863520"/>
    <w:rsid w:val="00866803"/>
    <w:rsid w:val="00870C33"/>
    <w:rsid w:val="00871B8D"/>
    <w:rsid w:val="0087599F"/>
    <w:rsid w:val="00877E4A"/>
    <w:rsid w:val="00877F33"/>
    <w:rsid w:val="008803AB"/>
    <w:rsid w:val="0088387D"/>
    <w:rsid w:val="008857DB"/>
    <w:rsid w:val="00887522"/>
    <w:rsid w:val="00891C3C"/>
    <w:rsid w:val="00892EA5"/>
    <w:rsid w:val="00894BD8"/>
    <w:rsid w:val="00897CEF"/>
    <w:rsid w:val="008A0EB8"/>
    <w:rsid w:val="008A1629"/>
    <w:rsid w:val="008A39C8"/>
    <w:rsid w:val="008A3B91"/>
    <w:rsid w:val="008A6471"/>
    <w:rsid w:val="008A7283"/>
    <w:rsid w:val="008B0D1D"/>
    <w:rsid w:val="008B29B5"/>
    <w:rsid w:val="008B3724"/>
    <w:rsid w:val="008B3E9A"/>
    <w:rsid w:val="008B75D2"/>
    <w:rsid w:val="008C17D3"/>
    <w:rsid w:val="008C62DB"/>
    <w:rsid w:val="008D17E6"/>
    <w:rsid w:val="008D502D"/>
    <w:rsid w:val="008E0A1D"/>
    <w:rsid w:val="008E1AD3"/>
    <w:rsid w:val="008E4A54"/>
    <w:rsid w:val="008E6413"/>
    <w:rsid w:val="008E66EF"/>
    <w:rsid w:val="008F148C"/>
    <w:rsid w:val="008F19AD"/>
    <w:rsid w:val="008F2CEE"/>
    <w:rsid w:val="008F570B"/>
    <w:rsid w:val="008F5780"/>
    <w:rsid w:val="008F6A6A"/>
    <w:rsid w:val="00903B88"/>
    <w:rsid w:val="0090552D"/>
    <w:rsid w:val="0091166E"/>
    <w:rsid w:val="0091620A"/>
    <w:rsid w:val="0091672C"/>
    <w:rsid w:val="009172B5"/>
    <w:rsid w:val="00921795"/>
    <w:rsid w:val="0092431A"/>
    <w:rsid w:val="00934873"/>
    <w:rsid w:val="00935F98"/>
    <w:rsid w:val="009370D2"/>
    <w:rsid w:val="009418F9"/>
    <w:rsid w:val="0094673A"/>
    <w:rsid w:val="00946CDA"/>
    <w:rsid w:val="00950660"/>
    <w:rsid w:val="00950997"/>
    <w:rsid w:val="00960324"/>
    <w:rsid w:val="009618E7"/>
    <w:rsid w:val="00961A67"/>
    <w:rsid w:val="0096240F"/>
    <w:rsid w:val="009630C9"/>
    <w:rsid w:val="0096475E"/>
    <w:rsid w:val="00965295"/>
    <w:rsid w:val="00965AA8"/>
    <w:rsid w:val="00973EFC"/>
    <w:rsid w:val="00975087"/>
    <w:rsid w:val="009779E4"/>
    <w:rsid w:val="00985046"/>
    <w:rsid w:val="00990EA7"/>
    <w:rsid w:val="00994F60"/>
    <w:rsid w:val="00995656"/>
    <w:rsid w:val="00996F64"/>
    <w:rsid w:val="009A6657"/>
    <w:rsid w:val="009B08B2"/>
    <w:rsid w:val="009B0BA5"/>
    <w:rsid w:val="009B27FC"/>
    <w:rsid w:val="009B5C3D"/>
    <w:rsid w:val="009B5DD1"/>
    <w:rsid w:val="009B775B"/>
    <w:rsid w:val="009C06D1"/>
    <w:rsid w:val="009D1FEF"/>
    <w:rsid w:val="009D37AD"/>
    <w:rsid w:val="009E0EE7"/>
    <w:rsid w:val="009E199A"/>
    <w:rsid w:val="009E2E23"/>
    <w:rsid w:val="009E75EB"/>
    <w:rsid w:val="009F000A"/>
    <w:rsid w:val="009F0587"/>
    <w:rsid w:val="009F1B8B"/>
    <w:rsid w:val="00A039C9"/>
    <w:rsid w:val="00A06B99"/>
    <w:rsid w:val="00A07407"/>
    <w:rsid w:val="00A07CE7"/>
    <w:rsid w:val="00A117B2"/>
    <w:rsid w:val="00A12143"/>
    <w:rsid w:val="00A13E55"/>
    <w:rsid w:val="00A17D1B"/>
    <w:rsid w:val="00A2527D"/>
    <w:rsid w:val="00A25619"/>
    <w:rsid w:val="00A27918"/>
    <w:rsid w:val="00A31DD1"/>
    <w:rsid w:val="00A31EA1"/>
    <w:rsid w:val="00A4148F"/>
    <w:rsid w:val="00A46EF7"/>
    <w:rsid w:val="00A4764C"/>
    <w:rsid w:val="00A47C22"/>
    <w:rsid w:val="00A5124A"/>
    <w:rsid w:val="00A52C72"/>
    <w:rsid w:val="00A534FB"/>
    <w:rsid w:val="00A60265"/>
    <w:rsid w:val="00A62FF4"/>
    <w:rsid w:val="00A63B05"/>
    <w:rsid w:val="00A705D3"/>
    <w:rsid w:val="00A70776"/>
    <w:rsid w:val="00A73004"/>
    <w:rsid w:val="00A73345"/>
    <w:rsid w:val="00A748E6"/>
    <w:rsid w:val="00A76579"/>
    <w:rsid w:val="00A77AEA"/>
    <w:rsid w:val="00A809C1"/>
    <w:rsid w:val="00A80EAD"/>
    <w:rsid w:val="00A83F50"/>
    <w:rsid w:val="00A844DF"/>
    <w:rsid w:val="00A8664B"/>
    <w:rsid w:val="00A945F5"/>
    <w:rsid w:val="00A94873"/>
    <w:rsid w:val="00A973E3"/>
    <w:rsid w:val="00AA2786"/>
    <w:rsid w:val="00AA3D91"/>
    <w:rsid w:val="00AA56E7"/>
    <w:rsid w:val="00AB0CA3"/>
    <w:rsid w:val="00AB4D3F"/>
    <w:rsid w:val="00AB5FED"/>
    <w:rsid w:val="00AB66EB"/>
    <w:rsid w:val="00AC0848"/>
    <w:rsid w:val="00AC697B"/>
    <w:rsid w:val="00AC6F67"/>
    <w:rsid w:val="00AC73BB"/>
    <w:rsid w:val="00AD4F85"/>
    <w:rsid w:val="00AD658B"/>
    <w:rsid w:val="00AD79C0"/>
    <w:rsid w:val="00AE01C9"/>
    <w:rsid w:val="00AE59F4"/>
    <w:rsid w:val="00B003C1"/>
    <w:rsid w:val="00B059E5"/>
    <w:rsid w:val="00B0782B"/>
    <w:rsid w:val="00B11BAF"/>
    <w:rsid w:val="00B16938"/>
    <w:rsid w:val="00B20673"/>
    <w:rsid w:val="00B20A5A"/>
    <w:rsid w:val="00B20B36"/>
    <w:rsid w:val="00B25094"/>
    <w:rsid w:val="00B263DD"/>
    <w:rsid w:val="00B273CB"/>
    <w:rsid w:val="00B303BA"/>
    <w:rsid w:val="00B323DF"/>
    <w:rsid w:val="00B34432"/>
    <w:rsid w:val="00B34FE9"/>
    <w:rsid w:val="00B35D7B"/>
    <w:rsid w:val="00B4156B"/>
    <w:rsid w:val="00B436C3"/>
    <w:rsid w:val="00B47620"/>
    <w:rsid w:val="00B5463B"/>
    <w:rsid w:val="00B61504"/>
    <w:rsid w:val="00B618BB"/>
    <w:rsid w:val="00B62711"/>
    <w:rsid w:val="00B65C06"/>
    <w:rsid w:val="00B710E9"/>
    <w:rsid w:val="00B73E14"/>
    <w:rsid w:val="00B90413"/>
    <w:rsid w:val="00B920E0"/>
    <w:rsid w:val="00B957A2"/>
    <w:rsid w:val="00BA0884"/>
    <w:rsid w:val="00BA3221"/>
    <w:rsid w:val="00BA4523"/>
    <w:rsid w:val="00BA61E2"/>
    <w:rsid w:val="00BA621C"/>
    <w:rsid w:val="00BA6E00"/>
    <w:rsid w:val="00BB2998"/>
    <w:rsid w:val="00BC4278"/>
    <w:rsid w:val="00BE0DC5"/>
    <w:rsid w:val="00BE19CB"/>
    <w:rsid w:val="00BE37BC"/>
    <w:rsid w:val="00BE49CD"/>
    <w:rsid w:val="00BE4C13"/>
    <w:rsid w:val="00BE54A9"/>
    <w:rsid w:val="00BE66FC"/>
    <w:rsid w:val="00BE72B1"/>
    <w:rsid w:val="00BF2815"/>
    <w:rsid w:val="00BF28C8"/>
    <w:rsid w:val="00BF683F"/>
    <w:rsid w:val="00BF689A"/>
    <w:rsid w:val="00BF70A0"/>
    <w:rsid w:val="00C019E8"/>
    <w:rsid w:val="00C03A02"/>
    <w:rsid w:val="00C06C16"/>
    <w:rsid w:val="00C074FA"/>
    <w:rsid w:val="00C14A86"/>
    <w:rsid w:val="00C20B50"/>
    <w:rsid w:val="00C24471"/>
    <w:rsid w:val="00C260CC"/>
    <w:rsid w:val="00C26EF4"/>
    <w:rsid w:val="00C30769"/>
    <w:rsid w:val="00C33015"/>
    <w:rsid w:val="00C360A1"/>
    <w:rsid w:val="00C37D38"/>
    <w:rsid w:val="00C430ED"/>
    <w:rsid w:val="00C448B1"/>
    <w:rsid w:val="00C47297"/>
    <w:rsid w:val="00C47DAC"/>
    <w:rsid w:val="00C51139"/>
    <w:rsid w:val="00C56985"/>
    <w:rsid w:val="00C622DC"/>
    <w:rsid w:val="00C633C0"/>
    <w:rsid w:val="00C642BF"/>
    <w:rsid w:val="00C70DF8"/>
    <w:rsid w:val="00C71DAC"/>
    <w:rsid w:val="00C72ACF"/>
    <w:rsid w:val="00C750A3"/>
    <w:rsid w:val="00C82813"/>
    <w:rsid w:val="00C844AD"/>
    <w:rsid w:val="00C85593"/>
    <w:rsid w:val="00C9267E"/>
    <w:rsid w:val="00C92E47"/>
    <w:rsid w:val="00C9421B"/>
    <w:rsid w:val="00C947D4"/>
    <w:rsid w:val="00C94FE5"/>
    <w:rsid w:val="00C95F57"/>
    <w:rsid w:val="00C979CB"/>
    <w:rsid w:val="00CA2965"/>
    <w:rsid w:val="00CA2CF9"/>
    <w:rsid w:val="00CA4BF2"/>
    <w:rsid w:val="00CA6904"/>
    <w:rsid w:val="00CB0A8E"/>
    <w:rsid w:val="00CB200D"/>
    <w:rsid w:val="00CB5348"/>
    <w:rsid w:val="00CB5D02"/>
    <w:rsid w:val="00CC031A"/>
    <w:rsid w:val="00CC2390"/>
    <w:rsid w:val="00CC239C"/>
    <w:rsid w:val="00CC27D7"/>
    <w:rsid w:val="00CC3685"/>
    <w:rsid w:val="00CD5495"/>
    <w:rsid w:val="00CD72E1"/>
    <w:rsid w:val="00CE2CA1"/>
    <w:rsid w:val="00CE482E"/>
    <w:rsid w:val="00CF3850"/>
    <w:rsid w:val="00D00C97"/>
    <w:rsid w:val="00D01E77"/>
    <w:rsid w:val="00D028A2"/>
    <w:rsid w:val="00D07FBD"/>
    <w:rsid w:val="00D121BB"/>
    <w:rsid w:val="00D12898"/>
    <w:rsid w:val="00D31C41"/>
    <w:rsid w:val="00D37EB7"/>
    <w:rsid w:val="00D40116"/>
    <w:rsid w:val="00D4035A"/>
    <w:rsid w:val="00D4743A"/>
    <w:rsid w:val="00D51B6E"/>
    <w:rsid w:val="00D5653C"/>
    <w:rsid w:val="00D56685"/>
    <w:rsid w:val="00D57535"/>
    <w:rsid w:val="00D603D4"/>
    <w:rsid w:val="00D62151"/>
    <w:rsid w:val="00D66FB9"/>
    <w:rsid w:val="00D72D3A"/>
    <w:rsid w:val="00D73575"/>
    <w:rsid w:val="00D73AD9"/>
    <w:rsid w:val="00D752C7"/>
    <w:rsid w:val="00D81C24"/>
    <w:rsid w:val="00D8257A"/>
    <w:rsid w:val="00D8328B"/>
    <w:rsid w:val="00D84A77"/>
    <w:rsid w:val="00D852A0"/>
    <w:rsid w:val="00D8704E"/>
    <w:rsid w:val="00D874F7"/>
    <w:rsid w:val="00D9418C"/>
    <w:rsid w:val="00D95C7B"/>
    <w:rsid w:val="00D978EF"/>
    <w:rsid w:val="00DA04A4"/>
    <w:rsid w:val="00DA04E0"/>
    <w:rsid w:val="00DA1726"/>
    <w:rsid w:val="00DA47DE"/>
    <w:rsid w:val="00DA5F80"/>
    <w:rsid w:val="00DB3EA5"/>
    <w:rsid w:val="00DC3760"/>
    <w:rsid w:val="00DC6CA2"/>
    <w:rsid w:val="00DD1803"/>
    <w:rsid w:val="00DD32B0"/>
    <w:rsid w:val="00DD4154"/>
    <w:rsid w:val="00DE0969"/>
    <w:rsid w:val="00DE3F31"/>
    <w:rsid w:val="00DE4BE5"/>
    <w:rsid w:val="00DE7014"/>
    <w:rsid w:val="00DE79AF"/>
    <w:rsid w:val="00DF26B7"/>
    <w:rsid w:val="00DF3421"/>
    <w:rsid w:val="00DF47AF"/>
    <w:rsid w:val="00DF5428"/>
    <w:rsid w:val="00DF6B05"/>
    <w:rsid w:val="00DF7B7A"/>
    <w:rsid w:val="00E031AA"/>
    <w:rsid w:val="00E03D57"/>
    <w:rsid w:val="00E0404A"/>
    <w:rsid w:val="00E06180"/>
    <w:rsid w:val="00E0778F"/>
    <w:rsid w:val="00E137BE"/>
    <w:rsid w:val="00E20FF5"/>
    <w:rsid w:val="00E21E45"/>
    <w:rsid w:val="00E2216B"/>
    <w:rsid w:val="00E22487"/>
    <w:rsid w:val="00E2355D"/>
    <w:rsid w:val="00E26CFF"/>
    <w:rsid w:val="00E3144B"/>
    <w:rsid w:val="00E3403F"/>
    <w:rsid w:val="00E346A1"/>
    <w:rsid w:val="00E3530A"/>
    <w:rsid w:val="00E361E2"/>
    <w:rsid w:val="00E425D4"/>
    <w:rsid w:val="00E430CA"/>
    <w:rsid w:val="00E43550"/>
    <w:rsid w:val="00E54CD5"/>
    <w:rsid w:val="00E55D56"/>
    <w:rsid w:val="00E569AA"/>
    <w:rsid w:val="00E57ACA"/>
    <w:rsid w:val="00E60AF2"/>
    <w:rsid w:val="00E63952"/>
    <w:rsid w:val="00E64B49"/>
    <w:rsid w:val="00E65FDF"/>
    <w:rsid w:val="00E660A1"/>
    <w:rsid w:val="00E70C7E"/>
    <w:rsid w:val="00E71039"/>
    <w:rsid w:val="00E74437"/>
    <w:rsid w:val="00E749AA"/>
    <w:rsid w:val="00E80211"/>
    <w:rsid w:val="00E8069C"/>
    <w:rsid w:val="00E80F5B"/>
    <w:rsid w:val="00E85CEB"/>
    <w:rsid w:val="00E877ED"/>
    <w:rsid w:val="00E9047A"/>
    <w:rsid w:val="00E90682"/>
    <w:rsid w:val="00E94900"/>
    <w:rsid w:val="00E95717"/>
    <w:rsid w:val="00E960F4"/>
    <w:rsid w:val="00EA1385"/>
    <w:rsid w:val="00EA2BAB"/>
    <w:rsid w:val="00EA408F"/>
    <w:rsid w:val="00EA542B"/>
    <w:rsid w:val="00EA5DCB"/>
    <w:rsid w:val="00EB274B"/>
    <w:rsid w:val="00EB679B"/>
    <w:rsid w:val="00EB6931"/>
    <w:rsid w:val="00EC1B50"/>
    <w:rsid w:val="00EC3C28"/>
    <w:rsid w:val="00EC5A40"/>
    <w:rsid w:val="00EC5A6B"/>
    <w:rsid w:val="00ED22BD"/>
    <w:rsid w:val="00ED4736"/>
    <w:rsid w:val="00EE27CC"/>
    <w:rsid w:val="00EE5E97"/>
    <w:rsid w:val="00EF262E"/>
    <w:rsid w:val="00EF3718"/>
    <w:rsid w:val="00F0003F"/>
    <w:rsid w:val="00F07DA9"/>
    <w:rsid w:val="00F30D19"/>
    <w:rsid w:val="00F314D1"/>
    <w:rsid w:val="00F3185F"/>
    <w:rsid w:val="00F33F31"/>
    <w:rsid w:val="00F425EB"/>
    <w:rsid w:val="00F44763"/>
    <w:rsid w:val="00F4721F"/>
    <w:rsid w:val="00F5009D"/>
    <w:rsid w:val="00F506A1"/>
    <w:rsid w:val="00F5288A"/>
    <w:rsid w:val="00F53D1A"/>
    <w:rsid w:val="00F5671F"/>
    <w:rsid w:val="00F60978"/>
    <w:rsid w:val="00F6466A"/>
    <w:rsid w:val="00F65209"/>
    <w:rsid w:val="00F66434"/>
    <w:rsid w:val="00F70439"/>
    <w:rsid w:val="00F714CA"/>
    <w:rsid w:val="00F7165C"/>
    <w:rsid w:val="00F75080"/>
    <w:rsid w:val="00F81E3B"/>
    <w:rsid w:val="00F840ED"/>
    <w:rsid w:val="00F856FC"/>
    <w:rsid w:val="00F87019"/>
    <w:rsid w:val="00F87E57"/>
    <w:rsid w:val="00F91D58"/>
    <w:rsid w:val="00F960DA"/>
    <w:rsid w:val="00F96771"/>
    <w:rsid w:val="00F97EDB"/>
    <w:rsid w:val="00FA1012"/>
    <w:rsid w:val="00FA510F"/>
    <w:rsid w:val="00FB279E"/>
    <w:rsid w:val="00FB3A7B"/>
    <w:rsid w:val="00FB4A48"/>
    <w:rsid w:val="00FB64E2"/>
    <w:rsid w:val="00FC007A"/>
    <w:rsid w:val="00FC0A58"/>
    <w:rsid w:val="00FC1C0B"/>
    <w:rsid w:val="00FC2B3C"/>
    <w:rsid w:val="00FC3294"/>
    <w:rsid w:val="00FC5510"/>
    <w:rsid w:val="00FC5EBB"/>
    <w:rsid w:val="00FC720D"/>
    <w:rsid w:val="00FC785D"/>
    <w:rsid w:val="00FD3BE1"/>
    <w:rsid w:val="00FD3F7E"/>
    <w:rsid w:val="00FD6013"/>
    <w:rsid w:val="00FD7852"/>
    <w:rsid w:val="00FE0F13"/>
    <w:rsid w:val="00FE4269"/>
    <w:rsid w:val="00FE540A"/>
    <w:rsid w:val="00FF2C44"/>
    <w:rsid w:val="00FF463C"/>
    <w:rsid w:val="00FF4715"/>
    <w:rsid w:val="00FF717C"/>
    <w:rsid w:val="00FF7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B9DD2"/>
  <w15:chartTrackingRefBased/>
  <w15:docId w15:val="{25741F69-6D39-4A49-81B4-D16C0D5FD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635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50C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50C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C50C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50C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50C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50C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50C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50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2D0891"/>
  </w:style>
  <w:style w:type="character" w:customStyle="1" w:styleId="Heading1Char">
    <w:name w:val="Heading 1 Char"/>
    <w:basedOn w:val="DefaultParagraphFont"/>
    <w:link w:val="Heading1"/>
    <w:uiPriority w:val="9"/>
    <w:rsid w:val="000163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50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C50C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C50C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C50C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50C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50C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50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50C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66B32"/>
    <w:pPr>
      <w:ind w:left="720"/>
      <w:contextualSpacing/>
    </w:pPr>
  </w:style>
  <w:style w:type="character" w:styleId="CommentReference">
    <w:name w:val="annotation reference"/>
    <w:basedOn w:val="DefaultParagraphFont"/>
    <w:uiPriority w:val="99"/>
    <w:semiHidden/>
    <w:unhideWhenUsed/>
    <w:rsid w:val="009B775B"/>
    <w:rPr>
      <w:sz w:val="16"/>
      <w:szCs w:val="16"/>
    </w:rPr>
  </w:style>
  <w:style w:type="paragraph" w:styleId="CommentText">
    <w:name w:val="annotation text"/>
    <w:basedOn w:val="Normal"/>
    <w:link w:val="CommentTextChar"/>
    <w:uiPriority w:val="99"/>
    <w:unhideWhenUsed/>
    <w:rsid w:val="009B775B"/>
    <w:pPr>
      <w:spacing w:line="240" w:lineRule="auto"/>
    </w:pPr>
    <w:rPr>
      <w:sz w:val="20"/>
      <w:szCs w:val="20"/>
    </w:rPr>
  </w:style>
  <w:style w:type="character" w:customStyle="1" w:styleId="CommentTextChar">
    <w:name w:val="Comment Text Char"/>
    <w:basedOn w:val="DefaultParagraphFont"/>
    <w:link w:val="CommentText"/>
    <w:uiPriority w:val="99"/>
    <w:rsid w:val="009B775B"/>
    <w:rPr>
      <w:sz w:val="20"/>
      <w:szCs w:val="20"/>
    </w:rPr>
  </w:style>
  <w:style w:type="paragraph" w:styleId="CommentSubject">
    <w:name w:val="annotation subject"/>
    <w:basedOn w:val="CommentText"/>
    <w:next w:val="CommentText"/>
    <w:link w:val="CommentSubjectChar"/>
    <w:uiPriority w:val="99"/>
    <w:semiHidden/>
    <w:unhideWhenUsed/>
    <w:rsid w:val="009B775B"/>
    <w:rPr>
      <w:b/>
      <w:bCs/>
    </w:rPr>
  </w:style>
  <w:style w:type="character" w:customStyle="1" w:styleId="CommentSubjectChar">
    <w:name w:val="Comment Subject Char"/>
    <w:basedOn w:val="CommentTextChar"/>
    <w:link w:val="CommentSubject"/>
    <w:uiPriority w:val="99"/>
    <w:semiHidden/>
    <w:rsid w:val="009B775B"/>
    <w:rPr>
      <w:b/>
      <w:bCs/>
      <w:sz w:val="20"/>
      <w:szCs w:val="20"/>
    </w:rPr>
  </w:style>
  <w:style w:type="paragraph" w:styleId="BalloonText">
    <w:name w:val="Balloon Text"/>
    <w:basedOn w:val="Normal"/>
    <w:link w:val="BalloonTextChar"/>
    <w:uiPriority w:val="99"/>
    <w:semiHidden/>
    <w:unhideWhenUsed/>
    <w:rsid w:val="009B77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775B"/>
    <w:rPr>
      <w:rFonts w:ascii="Segoe UI" w:hAnsi="Segoe UI" w:cs="Segoe UI"/>
      <w:sz w:val="18"/>
      <w:szCs w:val="18"/>
    </w:rPr>
  </w:style>
  <w:style w:type="paragraph" w:styleId="Bibliography">
    <w:name w:val="Bibliography"/>
    <w:basedOn w:val="Normal"/>
    <w:next w:val="Normal"/>
    <w:uiPriority w:val="37"/>
    <w:unhideWhenUsed/>
    <w:rsid w:val="00171FE1"/>
    <w:pPr>
      <w:spacing w:after="0" w:line="480" w:lineRule="auto"/>
      <w:ind w:left="720" w:hanging="720"/>
    </w:pPr>
  </w:style>
  <w:style w:type="paragraph" w:styleId="Caption">
    <w:name w:val="caption"/>
    <w:basedOn w:val="Normal"/>
    <w:next w:val="Normal"/>
    <w:uiPriority w:val="35"/>
    <w:unhideWhenUsed/>
    <w:qFormat/>
    <w:rsid w:val="00C947D4"/>
    <w:pPr>
      <w:spacing w:after="200" w:line="240" w:lineRule="auto"/>
    </w:pPr>
    <w:rPr>
      <w:i/>
      <w:iCs/>
      <w:color w:val="44546A" w:themeColor="text2"/>
      <w:sz w:val="18"/>
      <w:szCs w:val="18"/>
    </w:rPr>
  </w:style>
  <w:style w:type="character" w:styleId="Hyperlink">
    <w:name w:val="Hyperlink"/>
    <w:basedOn w:val="DefaultParagraphFont"/>
    <w:uiPriority w:val="99"/>
    <w:unhideWhenUsed/>
    <w:rsid w:val="002B17A8"/>
    <w:rPr>
      <w:color w:val="0563C1" w:themeColor="hyperlink"/>
      <w:u w:val="single"/>
    </w:rPr>
  </w:style>
  <w:style w:type="paragraph" w:styleId="NormalWeb">
    <w:name w:val="Normal (Web)"/>
    <w:basedOn w:val="Normal"/>
    <w:uiPriority w:val="99"/>
    <w:semiHidden/>
    <w:unhideWhenUsed/>
    <w:rsid w:val="00434068"/>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536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3678"/>
    <w:rPr>
      <w:rFonts w:asciiTheme="majorHAnsi" w:eastAsiaTheme="majorEastAsia" w:hAnsiTheme="majorHAnsi" w:cstheme="majorBidi"/>
      <w:spacing w:val="-10"/>
      <w:kern w:val="28"/>
      <w:sz w:val="56"/>
      <w:szCs w:val="56"/>
    </w:rPr>
  </w:style>
  <w:style w:type="paragraph" w:styleId="NoSpacing">
    <w:name w:val="No Spacing"/>
    <w:uiPriority w:val="1"/>
    <w:qFormat/>
    <w:rsid w:val="00767EAD"/>
    <w:pPr>
      <w:spacing w:after="0" w:line="240" w:lineRule="auto"/>
    </w:pPr>
  </w:style>
  <w:style w:type="paragraph" w:styleId="TableofFigures">
    <w:name w:val="table of figures"/>
    <w:basedOn w:val="Normal"/>
    <w:next w:val="Normal"/>
    <w:uiPriority w:val="99"/>
    <w:unhideWhenUsed/>
    <w:rsid w:val="00870C33"/>
    <w:pPr>
      <w:spacing w:after="0"/>
    </w:pPr>
  </w:style>
  <w:style w:type="character" w:styleId="HTMLCode">
    <w:name w:val="HTML Code"/>
    <w:basedOn w:val="DefaultParagraphFont"/>
    <w:uiPriority w:val="99"/>
    <w:semiHidden/>
    <w:unhideWhenUsed/>
    <w:rsid w:val="00961A67"/>
    <w:rPr>
      <w:rFonts w:ascii="Courier New" w:eastAsia="Times New Roman" w:hAnsi="Courier New" w:cs="Courier New"/>
      <w:sz w:val="20"/>
      <w:szCs w:val="20"/>
    </w:rPr>
  </w:style>
  <w:style w:type="character" w:styleId="Emphasis">
    <w:name w:val="Emphasis"/>
    <w:basedOn w:val="DefaultParagraphFont"/>
    <w:uiPriority w:val="20"/>
    <w:qFormat/>
    <w:rsid w:val="00961A67"/>
    <w:rPr>
      <w:i/>
      <w:iCs/>
    </w:rPr>
  </w:style>
  <w:style w:type="character" w:customStyle="1" w:styleId="UnresolvedMention1">
    <w:name w:val="Unresolved Mention1"/>
    <w:basedOn w:val="DefaultParagraphFont"/>
    <w:uiPriority w:val="99"/>
    <w:semiHidden/>
    <w:unhideWhenUsed/>
    <w:rsid w:val="007231C0"/>
    <w:rPr>
      <w:color w:val="605E5C"/>
      <w:shd w:val="clear" w:color="auto" w:fill="E1DFDD"/>
    </w:rPr>
  </w:style>
  <w:style w:type="table" w:styleId="TableGrid">
    <w:name w:val="Table Grid"/>
    <w:basedOn w:val="TableNormal"/>
    <w:uiPriority w:val="39"/>
    <w:rsid w:val="00C074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03952"/>
    <w:rPr>
      <w:color w:val="954F72" w:themeColor="followedHyperlink"/>
      <w:u w:val="single"/>
    </w:rPr>
  </w:style>
  <w:style w:type="table" w:styleId="PlainTable2">
    <w:name w:val="Plain Table 2"/>
    <w:basedOn w:val="TableNormal"/>
    <w:uiPriority w:val="42"/>
    <w:rsid w:val="003234B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1C2A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692164">
      <w:bodyDiv w:val="1"/>
      <w:marLeft w:val="0"/>
      <w:marRight w:val="0"/>
      <w:marTop w:val="0"/>
      <w:marBottom w:val="0"/>
      <w:divBdr>
        <w:top w:val="none" w:sz="0" w:space="0" w:color="auto"/>
        <w:left w:val="none" w:sz="0" w:space="0" w:color="auto"/>
        <w:bottom w:val="none" w:sz="0" w:space="0" w:color="auto"/>
        <w:right w:val="none" w:sz="0" w:space="0" w:color="auto"/>
      </w:divBdr>
    </w:div>
    <w:div w:id="328871663">
      <w:bodyDiv w:val="1"/>
      <w:marLeft w:val="0"/>
      <w:marRight w:val="0"/>
      <w:marTop w:val="0"/>
      <w:marBottom w:val="0"/>
      <w:divBdr>
        <w:top w:val="none" w:sz="0" w:space="0" w:color="auto"/>
        <w:left w:val="none" w:sz="0" w:space="0" w:color="auto"/>
        <w:bottom w:val="none" w:sz="0" w:space="0" w:color="auto"/>
        <w:right w:val="none" w:sz="0" w:space="0" w:color="auto"/>
      </w:divBdr>
    </w:div>
    <w:div w:id="372582825">
      <w:bodyDiv w:val="1"/>
      <w:marLeft w:val="0"/>
      <w:marRight w:val="0"/>
      <w:marTop w:val="0"/>
      <w:marBottom w:val="0"/>
      <w:divBdr>
        <w:top w:val="none" w:sz="0" w:space="0" w:color="auto"/>
        <w:left w:val="none" w:sz="0" w:space="0" w:color="auto"/>
        <w:bottom w:val="none" w:sz="0" w:space="0" w:color="auto"/>
        <w:right w:val="none" w:sz="0" w:space="0" w:color="auto"/>
      </w:divBdr>
    </w:div>
    <w:div w:id="392311713">
      <w:bodyDiv w:val="1"/>
      <w:marLeft w:val="0"/>
      <w:marRight w:val="0"/>
      <w:marTop w:val="0"/>
      <w:marBottom w:val="0"/>
      <w:divBdr>
        <w:top w:val="none" w:sz="0" w:space="0" w:color="auto"/>
        <w:left w:val="none" w:sz="0" w:space="0" w:color="auto"/>
        <w:bottom w:val="none" w:sz="0" w:space="0" w:color="auto"/>
        <w:right w:val="none" w:sz="0" w:space="0" w:color="auto"/>
      </w:divBdr>
    </w:div>
    <w:div w:id="567228897">
      <w:bodyDiv w:val="1"/>
      <w:marLeft w:val="0"/>
      <w:marRight w:val="0"/>
      <w:marTop w:val="0"/>
      <w:marBottom w:val="0"/>
      <w:divBdr>
        <w:top w:val="none" w:sz="0" w:space="0" w:color="auto"/>
        <w:left w:val="none" w:sz="0" w:space="0" w:color="auto"/>
        <w:bottom w:val="none" w:sz="0" w:space="0" w:color="auto"/>
        <w:right w:val="none" w:sz="0" w:space="0" w:color="auto"/>
      </w:divBdr>
    </w:div>
    <w:div w:id="812798903">
      <w:bodyDiv w:val="1"/>
      <w:marLeft w:val="0"/>
      <w:marRight w:val="0"/>
      <w:marTop w:val="0"/>
      <w:marBottom w:val="0"/>
      <w:divBdr>
        <w:top w:val="none" w:sz="0" w:space="0" w:color="auto"/>
        <w:left w:val="none" w:sz="0" w:space="0" w:color="auto"/>
        <w:bottom w:val="none" w:sz="0" w:space="0" w:color="auto"/>
        <w:right w:val="none" w:sz="0" w:space="0" w:color="auto"/>
      </w:divBdr>
    </w:div>
    <w:div w:id="817264493">
      <w:bodyDiv w:val="1"/>
      <w:marLeft w:val="0"/>
      <w:marRight w:val="0"/>
      <w:marTop w:val="0"/>
      <w:marBottom w:val="0"/>
      <w:divBdr>
        <w:top w:val="none" w:sz="0" w:space="0" w:color="auto"/>
        <w:left w:val="none" w:sz="0" w:space="0" w:color="auto"/>
        <w:bottom w:val="none" w:sz="0" w:space="0" w:color="auto"/>
        <w:right w:val="none" w:sz="0" w:space="0" w:color="auto"/>
      </w:divBdr>
    </w:div>
    <w:div w:id="975523035">
      <w:bodyDiv w:val="1"/>
      <w:marLeft w:val="0"/>
      <w:marRight w:val="0"/>
      <w:marTop w:val="0"/>
      <w:marBottom w:val="0"/>
      <w:divBdr>
        <w:top w:val="none" w:sz="0" w:space="0" w:color="auto"/>
        <w:left w:val="none" w:sz="0" w:space="0" w:color="auto"/>
        <w:bottom w:val="none" w:sz="0" w:space="0" w:color="auto"/>
        <w:right w:val="none" w:sz="0" w:space="0" w:color="auto"/>
      </w:divBdr>
    </w:div>
    <w:div w:id="1342008655">
      <w:bodyDiv w:val="1"/>
      <w:marLeft w:val="0"/>
      <w:marRight w:val="0"/>
      <w:marTop w:val="0"/>
      <w:marBottom w:val="0"/>
      <w:divBdr>
        <w:top w:val="none" w:sz="0" w:space="0" w:color="auto"/>
        <w:left w:val="none" w:sz="0" w:space="0" w:color="auto"/>
        <w:bottom w:val="none" w:sz="0" w:space="0" w:color="auto"/>
        <w:right w:val="none" w:sz="0" w:space="0" w:color="auto"/>
      </w:divBdr>
    </w:div>
    <w:div w:id="1448698586">
      <w:bodyDiv w:val="1"/>
      <w:marLeft w:val="0"/>
      <w:marRight w:val="0"/>
      <w:marTop w:val="0"/>
      <w:marBottom w:val="0"/>
      <w:divBdr>
        <w:top w:val="none" w:sz="0" w:space="0" w:color="auto"/>
        <w:left w:val="none" w:sz="0" w:space="0" w:color="auto"/>
        <w:bottom w:val="none" w:sz="0" w:space="0" w:color="auto"/>
        <w:right w:val="none" w:sz="0" w:space="0" w:color="auto"/>
      </w:divBdr>
    </w:div>
    <w:div w:id="1530069900">
      <w:bodyDiv w:val="1"/>
      <w:marLeft w:val="0"/>
      <w:marRight w:val="0"/>
      <w:marTop w:val="0"/>
      <w:marBottom w:val="0"/>
      <w:divBdr>
        <w:top w:val="none" w:sz="0" w:space="0" w:color="auto"/>
        <w:left w:val="none" w:sz="0" w:space="0" w:color="auto"/>
        <w:bottom w:val="none" w:sz="0" w:space="0" w:color="auto"/>
        <w:right w:val="none" w:sz="0" w:space="0" w:color="auto"/>
      </w:divBdr>
    </w:div>
    <w:div w:id="1579167913">
      <w:bodyDiv w:val="1"/>
      <w:marLeft w:val="0"/>
      <w:marRight w:val="0"/>
      <w:marTop w:val="0"/>
      <w:marBottom w:val="0"/>
      <w:divBdr>
        <w:top w:val="none" w:sz="0" w:space="0" w:color="auto"/>
        <w:left w:val="none" w:sz="0" w:space="0" w:color="auto"/>
        <w:bottom w:val="none" w:sz="0" w:space="0" w:color="auto"/>
        <w:right w:val="none" w:sz="0" w:space="0" w:color="auto"/>
      </w:divBdr>
    </w:div>
    <w:div w:id="1764765482">
      <w:bodyDiv w:val="1"/>
      <w:marLeft w:val="0"/>
      <w:marRight w:val="0"/>
      <w:marTop w:val="0"/>
      <w:marBottom w:val="0"/>
      <w:divBdr>
        <w:top w:val="none" w:sz="0" w:space="0" w:color="auto"/>
        <w:left w:val="none" w:sz="0" w:space="0" w:color="auto"/>
        <w:bottom w:val="none" w:sz="0" w:space="0" w:color="auto"/>
        <w:right w:val="none" w:sz="0" w:space="0" w:color="auto"/>
      </w:divBdr>
    </w:div>
    <w:div w:id="1777410727">
      <w:bodyDiv w:val="1"/>
      <w:marLeft w:val="0"/>
      <w:marRight w:val="0"/>
      <w:marTop w:val="0"/>
      <w:marBottom w:val="0"/>
      <w:divBdr>
        <w:top w:val="none" w:sz="0" w:space="0" w:color="auto"/>
        <w:left w:val="none" w:sz="0" w:space="0" w:color="auto"/>
        <w:bottom w:val="none" w:sz="0" w:space="0" w:color="auto"/>
        <w:right w:val="none" w:sz="0" w:space="0" w:color="auto"/>
      </w:divBdr>
    </w:div>
    <w:div w:id="186832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onlinelibrary.wiley.com/page/journal/13652486/homepage/forauthors.html"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ecologyandsociety.org/about/policies.php" TargetMode="Externa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svg"/><Relationship Id="rId29" Type="http://schemas.openxmlformats.org/officeDocument/2006/relationships/hyperlink" Target="https://www.springer.com/journal/13157/open-access-publishing" TargetMode="Externa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hyperlink" Target="https://www.ecologyandsociety.org/about/policies.php"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onlinelibrary.wiley.com/page/journal/13652486/homepage/forauthors.html" TargetMode="External"/><Relationship Id="rId10" Type="http://schemas.microsoft.com/office/2011/relationships/commentsExtended" Target="commentsExtended.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svg"/><Relationship Id="rId27" Type="http://schemas.openxmlformats.org/officeDocument/2006/relationships/hyperlink" Target="https://onlinelibrary.wiley.com/page/journal/13652486/homepage/fundedaccess.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E71FF-3F05-49C7-9706-838C03F8C57B}">
  <ds:schemaRefs>
    <ds:schemaRef ds:uri="http://schemas.microsoft.com/sharepoint/v3/contenttype/forms"/>
  </ds:schemaRefs>
</ds:datastoreItem>
</file>

<file path=customXml/itemProps2.xml><?xml version="1.0" encoding="utf-8"?>
<ds:datastoreItem xmlns:ds="http://schemas.openxmlformats.org/officeDocument/2006/customXml" ds:itemID="{B2D14419-252B-4EE4-A6A8-DEBEBD6F54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04A57F-03C1-4F74-9C60-5E4665921B01}">
  <ds:schemaRefs>
    <ds:schemaRef ds:uri="http://schemas.microsoft.com/office/2006/documentManagement/types"/>
    <ds:schemaRef ds:uri="http://purl.org/dc/elements/1.1/"/>
    <ds:schemaRef ds:uri="http://www.w3.org/XML/1998/namespace"/>
    <ds:schemaRef ds:uri="http://schemas.microsoft.com/office/2006/metadata/properties"/>
    <ds:schemaRef ds:uri="http://purl.org/dc/terms/"/>
    <ds:schemaRef ds:uri="360018dd-41eb-4458-b1d4-4b46a95a2b02"/>
    <ds:schemaRef ds:uri="http://purl.org/dc/dcmitype/"/>
    <ds:schemaRef ds:uri="http://schemas.microsoft.com/office/infopath/2007/PartnerControls"/>
    <ds:schemaRef ds:uri="http://schemas.openxmlformats.org/package/2006/metadata/core-properties"/>
    <ds:schemaRef ds:uri="8c008993-a31f-4b40-b1f3-88dd9c6e1924"/>
  </ds:schemaRefs>
</ds:datastoreItem>
</file>

<file path=customXml/itemProps4.xml><?xml version="1.0" encoding="utf-8"?>
<ds:datastoreItem xmlns:ds="http://schemas.openxmlformats.org/officeDocument/2006/customXml" ds:itemID="{735370BC-D099-4BE8-995A-5046A9398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16669</Words>
  <Characters>95019</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2</cp:revision>
  <dcterms:created xsi:type="dcterms:W3CDTF">2022-02-08T05:56:00Z</dcterms:created>
  <dcterms:modified xsi:type="dcterms:W3CDTF">2022-02-08T05:56:00Z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id="IenOUPuz"/&gt;&lt;style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y fmtid="{D5CDD505-2E9C-101B-9397-08002B2CF9AE}" pid="4" name="ContentTypeId">
    <vt:lpwstr>0x010100483727557648AA40B029C215891F95C5</vt:lpwstr>
  </property>
</Properties>
</file>