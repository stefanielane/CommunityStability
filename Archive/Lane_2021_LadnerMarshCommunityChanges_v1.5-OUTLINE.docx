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5565D" w14:textId="2B091E4E" w:rsidR="0022363E" w:rsidRDefault="0022363E" w:rsidP="0022363E">
      <w:pPr>
        <w:pStyle w:val="Heading1"/>
      </w:pPr>
      <w:r>
        <w:t>Intro</w:t>
      </w:r>
      <w:r w:rsidR="00F94015">
        <w:t>duction</w:t>
      </w:r>
    </w:p>
    <w:p w14:paraId="311A156F" w14:textId="7BA387AD" w:rsidR="00F45F29" w:rsidRPr="002A5734" w:rsidRDefault="00566C69" w:rsidP="00F75B96">
      <w:pPr>
        <w:pStyle w:val="ListParagraph"/>
        <w:numPr>
          <w:ilvl w:val="0"/>
          <w:numId w:val="4"/>
        </w:numPr>
        <w:rPr>
          <w:ins w:id="0" w:author="Stefanie Lane" w:date="2022-01-16T12:33:00Z"/>
        </w:rPr>
        <w:pPrChange w:id="1" w:author="Stefanie Lane" w:date="2022-01-16T12:34:00Z">
          <w:pPr>
            <w:pStyle w:val="ListParagraph"/>
            <w:numPr>
              <w:ilvl w:val="1"/>
              <w:numId w:val="4"/>
            </w:numPr>
            <w:ind w:left="1440" w:hanging="360"/>
          </w:pPr>
        </w:pPrChange>
      </w:pPr>
      <w:del w:id="2" w:author="Stefanie Lane" w:date="2022-01-11T18:58:00Z">
        <w:r w:rsidRPr="00F75B96" w:rsidDel="00100565">
          <w:delText>G</w:delText>
        </w:r>
      </w:del>
      <w:ins w:id="3" w:author="Stefanie Lane" w:date="2022-01-11T18:58:00Z">
        <w:r w:rsidR="00100565" w:rsidRPr="002A5734">
          <w:t>The</w:t>
        </w:r>
      </w:ins>
      <w:ins w:id="4" w:author="Stefanie Lane" w:date="2022-01-16T12:34:00Z">
        <w:r w:rsidR="00F75B96">
          <w:t xml:space="preserve"> global</w:t>
        </w:r>
      </w:ins>
      <w:ins w:id="5" w:author="Stefanie Lane" w:date="2022-01-11T18:58:00Z">
        <w:r w:rsidR="00100565" w:rsidRPr="002A5734">
          <w:t xml:space="preserve"> </w:t>
        </w:r>
      </w:ins>
      <w:del w:id="6" w:author="Stefanie Lane" w:date="2022-01-11T20:49:00Z">
        <w:r w:rsidRPr="002A5734" w:rsidDel="007B5EB8">
          <w:delText xml:space="preserve">lobal </w:delText>
        </w:r>
      </w:del>
      <w:del w:id="7" w:author="Stefanie Lane" w:date="2022-01-11T18:58:00Z">
        <w:r w:rsidRPr="00982B42" w:rsidDel="00100565">
          <w:delText xml:space="preserve">issue </w:delText>
        </w:r>
      </w:del>
      <w:ins w:id="8" w:author="Stefanie Lane" w:date="2022-01-11T18:58:00Z">
        <w:r w:rsidR="00100565" w:rsidRPr="00F75B96">
          <w:rPr>
            <w:rPrChange w:id="9" w:author="Stefanie Lane" w:date="2022-01-16T12:34:00Z">
              <w:rPr/>
            </w:rPrChange>
          </w:rPr>
          <w:t xml:space="preserve">importance </w:t>
        </w:r>
      </w:ins>
      <w:r w:rsidRPr="00F75B96">
        <w:rPr>
          <w:rPrChange w:id="10" w:author="Stefanie Lane" w:date="2022-01-16T12:34:00Z">
            <w:rPr/>
          </w:rPrChange>
        </w:rPr>
        <w:t>of</w:t>
      </w:r>
      <w:ins w:id="11" w:author="Stefanie Lane" w:date="2022-01-11T17:49:00Z">
        <w:r w:rsidR="00D10058" w:rsidRPr="00F75B96">
          <w:rPr>
            <w:rPrChange w:id="12" w:author="Stefanie Lane" w:date="2022-01-16T12:34:00Z">
              <w:rPr/>
            </w:rPrChange>
          </w:rPr>
          <w:t xml:space="preserve"> climate change</w:t>
        </w:r>
      </w:ins>
      <w:ins w:id="13" w:author="Stefanie Lane" w:date="2022-01-16T12:36:00Z">
        <w:r w:rsidR="00ED752B">
          <w:t xml:space="preserve"> </w:t>
        </w:r>
      </w:ins>
      <w:ins w:id="14" w:author="Stefanie Lane" w:date="2022-01-11T20:49:00Z">
        <w:r w:rsidR="007B5EB8" w:rsidRPr="002A5734">
          <w:t xml:space="preserve">impacts </w:t>
        </w:r>
        <w:r w:rsidR="00415113" w:rsidRPr="002A5734">
          <w:t xml:space="preserve">drives </w:t>
        </w:r>
      </w:ins>
      <w:ins w:id="15" w:author="Stefanie Lane" w:date="2022-01-11T18:58:00Z">
        <w:r w:rsidR="00195D4F" w:rsidRPr="00982B42">
          <w:t xml:space="preserve">a </w:t>
        </w:r>
      </w:ins>
      <w:ins w:id="16" w:author="Stefanie Lane" w:date="2022-01-11T18:23:00Z">
        <w:r w:rsidR="004A412C" w:rsidRPr="00F75B96">
          <w:rPr>
            <w:rPrChange w:id="17" w:author="Stefanie Lane" w:date="2022-01-16T12:34:00Z">
              <w:rPr/>
            </w:rPrChange>
          </w:rPr>
          <w:t>need to</w:t>
        </w:r>
      </w:ins>
      <w:ins w:id="18" w:author="Stefanie Lane" w:date="2022-01-11T17:49:00Z">
        <w:r w:rsidR="00D10058" w:rsidRPr="00F75B96">
          <w:rPr>
            <w:rPrChange w:id="19" w:author="Stefanie Lane" w:date="2022-01-16T12:34:00Z">
              <w:rPr/>
            </w:rPrChange>
          </w:rPr>
          <w:t xml:space="preserve"> </w:t>
        </w:r>
      </w:ins>
      <w:ins w:id="20" w:author="Stefanie Lane" w:date="2022-01-16T12:40:00Z">
        <w:r w:rsidR="00B225CB">
          <w:t>understand</w:t>
        </w:r>
      </w:ins>
      <w:ins w:id="21" w:author="Stefanie Lane" w:date="2022-01-16T12:49:00Z">
        <w:r w:rsidR="00FE71DC">
          <w:t xml:space="preserve"> patterns of</w:t>
        </w:r>
      </w:ins>
      <w:ins w:id="22" w:author="Stefanie Lane" w:date="2022-01-16T12:40:00Z">
        <w:r w:rsidR="00B225CB">
          <w:t xml:space="preserve"> plant community</w:t>
        </w:r>
      </w:ins>
      <w:ins w:id="23" w:author="Stefanie Lane" w:date="2022-01-11T17:49:00Z">
        <w:r w:rsidR="00D10058" w:rsidRPr="002A5734">
          <w:t xml:space="preserve"> </w:t>
        </w:r>
      </w:ins>
      <w:ins w:id="24" w:author="Stefanie Lane" w:date="2022-01-16T12:36:00Z">
        <w:r w:rsidR="00ED752B">
          <w:t>compositional</w:t>
        </w:r>
      </w:ins>
      <w:del w:id="25" w:author="Stefanie Lane" w:date="2022-01-11T17:49:00Z">
        <w:r w:rsidRPr="002A5734" w:rsidDel="00632BF9">
          <w:delText xml:space="preserve"> </w:delText>
        </w:r>
      </w:del>
      <w:del w:id="26" w:author="Stefanie Lane" w:date="2022-01-11T17:38:00Z">
        <w:r w:rsidR="001C64DC" w:rsidRPr="002A5734" w:rsidDel="00F60D2F">
          <w:delText xml:space="preserve">plant </w:delText>
        </w:r>
        <w:r w:rsidRPr="00982B42" w:rsidDel="00F60D2F">
          <w:delText xml:space="preserve">species homogenization </w:delText>
        </w:r>
        <w:r w:rsidR="00C55998" w:rsidRPr="00F75B96" w:rsidDel="00F60D2F">
          <w:rPr>
            <w:rPrChange w:id="27" w:author="Stefanie Lane" w:date="2022-01-16T12:34:00Z">
              <w:rPr/>
            </w:rPrChange>
          </w:rPr>
          <w:delText>reduce</w:delText>
        </w:r>
        <w:r w:rsidR="00841571" w:rsidRPr="00F75B96" w:rsidDel="00F60D2F">
          <w:rPr>
            <w:rPrChange w:id="28" w:author="Stefanie Lane" w:date="2022-01-16T12:34:00Z">
              <w:rPr/>
            </w:rPrChange>
          </w:rPr>
          <w:delText>s</w:delText>
        </w:r>
        <w:r w:rsidRPr="00F75B96" w:rsidDel="00F60D2F">
          <w:rPr>
            <w:rPrChange w:id="29" w:author="Stefanie Lane" w:date="2022-01-16T12:34:00Z">
              <w:rPr/>
            </w:rPrChange>
          </w:rPr>
          <w:delText xml:space="preserve"> ecosystem/community stability</w:delText>
        </w:r>
        <w:r w:rsidR="002D6004" w:rsidRPr="00F75B96" w:rsidDel="00F60D2F">
          <w:rPr>
            <w:rPrChange w:id="30" w:author="Stefanie Lane" w:date="2022-01-16T12:34:00Z">
              <w:rPr/>
            </w:rPrChange>
          </w:rPr>
          <w:delText xml:space="preserve">, especially in the face of shifting climatic conditions such as altered hydrologic regimes (rainfall, </w:delText>
        </w:r>
        <w:r w:rsidR="003F3F7D" w:rsidRPr="00F75B96" w:rsidDel="00F60D2F">
          <w:rPr>
            <w:rPrChange w:id="31" w:author="Stefanie Lane" w:date="2022-01-16T12:34:00Z">
              <w:rPr/>
            </w:rPrChange>
          </w:rPr>
          <w:delText xml:space="preserve">cumulative </w:delText>
        </w:r>
        <w:r w:rsidR="002D6004" w:rsidRPr="00F75B96" w:rsidDel="00F60D2F">
          <w:rPr>
            <w:rPrChange w:id="32" w:author="Stefanie Lane" w:date="2022-01-16T12:34:00Z">
              <w:rPr/>
            </w:rPrChange>
          </w:rPr>
          <w:delText>watershed</w:delText>
        </w:r>
        <w:r w:rsidR="00182C65" w:rsidRPr="00F75B96" w:rsidDel="00F60D2F">
          <w:rPr>
            <w:rPrChange w:id="33" w:author="Stefanie Lane" w:date="2022-01-16T12:34:00Z">
              <w:rPr/>
            </w:rPrChange>
          </w:rPr>
          <w:delText>-scale flow</w:delText>
        </w:r>
        <w:r w:rsidR="003F3F7D" w:rsidRPr="00F75B96" w:rsidDel="00F60D2F">
          <w:rPr>
            <w:rPrChange w:id="34" w:author="Stefanie Lane" w:date="2022-01-16T12:34:00Z">
              <w:rPr/>
            </w:rPrChange>
          </w:rPr>
          <w:delText xml:space="preserve">/stream </w:delText>
        </w:r>
        <w:r w:rsidR="00182C65" w:rsidRPr="00F75B96" w:rsidDel="00F60D2F">
          <w:rPr>
            <w:rPrChange w:id="35" w:author="Stefanie Lane" w:date="2022-01-16T12:34:00Z">
              <w:rPr/>
            </w:rPrChange>
          </w:rPr>
          <w:delText xml:space="preserve">permanence, and sea level rise). </w:delText>
        </w:r>
      </w:del>
      <w:ins w:id="36" w:author="Stefanie Lane" w:date="2022-01-13T10:54:00Z">
        <w:r w:rsidR="00872EF0" w:rsidRPr="00F75B96">
          <w:rPr>
            <w:rPrChange w:id="37" w:author="Stefanie Lane" w:date="2022-01-16T12:34:00Z">
              <w:rPr/>
            </w:rPrChange>
          </w:rPr>
          <w:t xml:space="preserve"> change</w:t>
        </w:r>
      </w:ins>
      <w:ins w:id="38" w:author="Stefanie Lane" w:date="2022-01-16T12:36:00Z">
        <w:r w:rsidR="00ED752B">
          <w:t xml:space="preserve">, as it pertains to understanding </w:t>
        </w:r>
        <w:r w:rsidR="00CE1F44">
          <w:t>ecologically appropriate reference states</w:t>
        </w:r>
      </w:ins>
      <w:ins w:id="39" w:author="Stefanie Lane" w:date="2022-01-11T17:38:00Z">
        <w:r w:rsidR="00F60D2F" w:rsidRPr="002A5734">
          <w:t xml:space="preserve">. </w:t>
        </w:r>
      </w:ins>
    </w:p>
    <w:p w14:paraId="253FFE63" w14:textId="1A7A5A66" w:rsidR="00A414E5" w:rsidRDefault="008C1ED6" w:rsidP="00A414E5">
      <w:pPr>
        <w:pStyle w:val="ListParagraph"/>
        <w:numPr>
          <w:ilvl w:val="1"/>
          <w:numId w:val="4"/>
        </w:numPr>
        <w:rPr>
          <w:ins w:id="40" w:author="Stefanie Lane" w:date="2022-01-11T17:39:00Z"/>
        </w:rPr>
        <w:pPrChange w:id="41" w:author="Stefanie Lane" w:date="2022-01-16T12:29:00Z">
          <w:pPr>
            <w:pStyle w:val="ListParagraph"/>
            <w:numPr>
              <w:numId w:val="4"/>
            </w:numPr>
            <w:ind w:hanging="360"/>
          </w:pPr>
        </w:pPrChange>
      </w:pPr>
      <w:ins w:id="42" w:author="Stefanie Lane" w:date="2022-01-16T12:31:00Z">
        <w:r>
          <w:t>Descriptive study</w:t>
        </w:r>
      </w:ins>
      <w:ins w:id="43" w:author="Stefanie Lane" w:date="2022-01-16T12:30:00Z">
        <w:r w:rsidR="00A414E5">
          <w:t xml:space="preserve"> of</w:t>
        </w:r>
      </w:ins>
      <w:ins w:id="44" w:author="Stefanie Lane" w:date="2022-01-16T12:43:00Z">
        <w:r w:rsidR="00327D46">
          <w:t xml:space="preserve"> decadal changes in</w:t>
        </w:r>
      </w:ins>
      <w:ins w:id="45" w:author="Stefanie Lane" w:date="2022-01-16T12:30:00Z">
        <w:r w:rsidR="00A414E5">
          <w:t xml:space="preserve"> </w:t>
        </w:r>
      </w:ins>
      <w:ins w:id="46" w:author="Stefanie Lane" w:date="2022-01-16T12:43:00Z">
        <w:r w:rsidR="00327D46">
          <w:t xml:space="preserve">patch-scale </w:t>
        </w:r>
      </w:ins>
      <w:ins w:id="47" w:author="Stefanie Lane" w:date="2022-01-16T12:29:00Z">
        <w:r w:rsidR="00A414E5">
          <w:t>plant</w:t>
        </w:r>
      </w:ins>
      <w:ins w:id="48" w:author="Stefanie Lane" w:date="2022-01-16T12:30:00Z">
        <w:r w:rsidR="00A414E5">
          <w:t xml:space="preserve"> community</w:t>
        </w:r>
      </w:ins>
      <w:ins w:id="49" w:author="Stefanie Lane" w:date="2022-01-16T12:29:00Z">
        <w:r w:rsidR="00A414E5">
          <w:t xml:space="preserve"> composition</w:t>
        </w:r>
      </w:ins>
      <w:ins w:id="50" w:author="Stefanie Lane" w:date="2022-01-16T12:30:00Z">
        <w:r w:rsidR="00A414E5">
          <w:t xml:space="preserve">al stability </w:t>
        </w:r>
      </w:ins>
      <w:ins w:id="51" w:author="Stefanie Lane" w:date="2022-01-16T14:30:00Z">
        <w:r w:rsidR="00AB0911">
          <w:t>are useful to</w:t>
        </w:r>
      </w:ins>
      <w:ins w:id="52" w:author="Stefanie Lane" w:date="2022-01-16T12:40:00Z">
        <w:r w:rsidR="00B225CB">
          <w:t xml:space="preserve"> </w:t>
        </w:r>
      </w:ins>
      <w:ins w:id="53" w:author="Stefanie Lane" w:date="2022-01-16T14:30:00Z">
        <w:r w:rsidR="00AB0911">
          <w:t>indicate</w:t>
        </w:r>
      </w:ins>
      <w:ins w:id="54" w:author="Stefanie Lane" w:date="2022-01-16T12:30:00Z">
        <w:r w:rsidR="00A414E5">
          <w:t xml:space="preserve"> </w:t>
        </w:r>
      </w:ins>
      <w:ins w:id="55" w:author="Stefanie Lane" w:date="2022-01-16T12:31:00Z">
        <w:r>
          <w:t xml:space="preserve">persistence of </w:t>
        </w:r>
        <w:r w:rsidR="001E072A">
          <w:t xml:space="preserve">reference-quality habitat. </w:t>
        </w:r>
      </w:ins>
    </w:p>
    <w:p w14:paraId="258848C2" w14:textId="34078F1E" w:rsidR="0003545C" w:rsidRDefault="000C2F44">
      <w:pPr>
        <w:pStyle w:val="ListParagraph"/>
        <w:numPr>
          <w:ilvl w:val="0"/>
          <w:numId w:val="4"/>
        </w:numPr>
        <w:rPr>
          <w:ins w:id="56" w:author="Stefanie Lane" w:date="2022-01-11T17:39:00Z"/>
        </w:rPr>
      </w:pPr>
      <w:ins w:id="57" w:author="Stefanie Lane" w:date="2022-01-11T19:05:00Z">
        <w:r>
          <w:t>C</w:t>
        </w:r>
      </w:ins>
      <w:ins w:id="58" w:author="Stefanie Lane" w:date="2022-01-11T17:39:00Z">
        <w:r w:rsidR="0003545C">
          <w:t>ommunity stability</w:t>
        </w:r>
      </w:ins>
      <w:ins w:id="59" w:author="Stefanie Lane" w:date="2022-01-11T19:06:00Z">
        <w:r w:rsidR="00682FC6">
          <w:t xml:space="preserve"> </w:t>
        </w:r>
      </w:ins>
      <w:ins w:id="60" w:author="Stefanie Lane" w:date="2022-01-11T18:41:00Z">
        <w:r w:rsidR="002355AC">
          <w:t xml:space="preserve">can be characterized by </w:t>
        </w:r>
      </w:ins>
      <w:ins w:id="61" w:author="Stefanie Lane" w:date="2022-01-11T19:05:00Z">
        <w:r w:rsidR="007C5111">
          <w:t>low variability</w:t>
        </w:r>
      </w:ins>
      <w:ins w:id="62" w:author="Stefanie Lane" w:date="2022-01-11T19:06:00Z">
        <w:r w:rsidR="007C5111">
          <w:t xml:space="preserve"> in species or functional diversity over time</w:t>
        </w:r>
      </w:ins>
      <w:del w:id="63" w:author="Stefanie Lane" w:date="2022-01-11T19:05:00Z">
        <w:r w:rsidR="002355AC" w:rsidDel="007C5111">
          <w:fldChar w:fldCharType="begin"/>
        </w:r>
        <w:r w:rsidR="002355AC" w:rsidDel="007C5111">
          <w:delInstrText xml:space="preserve"> ADDIN ZOTERO_ITEM CSL_CITATION {"citationID":"vl4sfRfw","properties":{"formattedCitation":"(Thibaut &amp; Connolly, 2013)","plainCitation":"(Thibaut &amp; Connolly, 2013)","noteIndex":0},"citationItems":[{"id":2276,"uris":["http://zotero.org/users/6092945/items/YIDVIEXW"],"uri":["http://zotero.org/users/6092945/items/YIDVIEXW"],"itemData":{"id":2276,"type":"article-journal","abstract":"A major ecosystem effect of biodiversity is to stabilise assemblages that perform particular functions. However, diversity–stability relationships (DSRs) are analysed using a variety of different population and community properties, most of which are adopted from theory that makes several restrictive assumptions that are unlikely to be reflected in nature. Here, we construct a simple synthesis and generalisation of previous theory for the DSR. We show that community stability is a product of two quantities: the synchrony of population fluctuations, and an average species-level population stability that is weighted by relative abundance. Weighted average population stability can be decomposed to consider effects of the mean-variance scaling of abundance, changes in mean abundance with diversity and differences in species' mean abundance in monoculture. Our framework makes explicit how unevenness in the abundances of species in real communities influences the DSR, which occurs both through effects on community synchrony, and effects on weighted average population variability. This theory provides a more robust framework for analysing the results of empirical studies of the DSR, and facilitates the integration of findings from real and model communities.","container-title":"Ecology Letters","DOI":"10.1111/ele.12019","ISSN":"1461-0248","issue":"2","language":"en","note":"_eprint: https://onlinelibrary.wiley.com/doi/pdf/10.1111/ele.12019","page":"140-150","source":"Wiley Online Library","title":"Understanding diversity–stability relationships: towards a unified model of portfolio effects","title-short":"Understanding diversity–stability relationships","volume":"16","author":[{"family":"Thibaut","given":"Loïc M."},{"family":"Connolly","given":"Sean R."}],"issued":{"date-parts":[["2013"]]}}}],"schema":"https://github.com/citation-style-language/schema/raw/master/csl-citation.json"} </w:delInstrText>
        </w:r>
        <w:r w:rsidR="002355AC" w:rsidDel="007C5111">
          <w:fldChar w:fldCharType="separate"/>
        </w:r>
        <w:r w:rsidR="002355AC" w:rsidRPr="002355AC" w:rsidDel="007C5111">
          <w:rPr>
            <w:rFonts w:ascii="Calibri" w:hAnsi="Calibri" w:cs="Calibri"/>
          </w:rPr>
          <w:delText>(Thibaut &amp; Connolly, 2013)</w:delText>
        </w:r>
        <w:r w:rsidR="002355AC" w:rsidDel="007C5111">
          <w:fldChar w:fldCharType="end"/>
        </w:r>
      </w:del>
      <w:ins w:id="64" w:author="Stefanie Lane" w:date="2022-01-11T18:55:00Z">
        <w:r w:rsidR="00CA1C8A">
          <w:t xml:space="preserve">. </w:t>
        </w:r>
      </w:ins>
    </w:p>
    <w:p w14:paraId="706435F2" w14:textId="77777777" w:rsidR="00073000" w:rsidRDefault="00CE1F44" w:rsidP="00E96DED">
      <w:pPr>
        <w:pStyle w:val="ListParagraph"/>
        <w:numPr>
          <w:ilvl w:val="1"/>
          <w:numId w:val="4"/>
        </w:numPr>
        <w:rPr>
          <w:ins w:id="65" w:author="Stefanie Lane" w:date="2022-01-16T12:39:00Z"/>
        </w:rPr>
      </w:pPr>
      <w:ins w:id="66" w:author="Stefanie Lane" w:date="2022-01-16T12:37:00Z">
        <w:r>
          <w:t>Stability is</w:t>
        </w:r>
        <w:r w:rsidRPr="00494F7E">
          <w:t xml:space="preserve"> driven by functional redundancies in species composition &amp; diversity; </w:t>
        </w:r>
      </w:ins>
      <w:ins w:id="67" w:author="Stefanie Lane" w:date="2022-01-16T12:38:00Z">
        <w:r w:rsidR="00255BCB">
          <w:t xml:space="preserve">loss of redundancy, </w:t>
        </w:r>
      </w:ins>
      <w:ins w:id="68" w:author="Stefanie Lane" w:date="2022-01-16T12:37:00Z">
        <w:r w:rsidRPr="00494F7E">
          <w:t>such as through species homogenization/invasion by non-native species</w:t>
        </w:r>
      </w:ins>
      <w:ins w:id="69" w:author="Stefanie Lane" w:date="2022-01-16T12:38:00Z">
        <w:r w:rsidR="00255BCB">
          <w:t xml:space="preserve">, </w:t>
        </w:r>
        <w:r w:rsidR="00073000">
          <w:t>reduces the reference quality of a</w:t>
        </w:r>
      </w:ins>
      <w:ins w:id="70" w:author="Stefanie Lane" w:date="2022-01-16T12:39:00Z">
        <w:r w:rsidR="00073000">
          <w:t xml:space="preserve"> community. </w:t>
        </w:r>
      </w:ins>
    </w:p>
    <w:p w14:paraId="5BD20058" w14:textId="5F9D4747" w:rsidR="00CE1F44" w:rsidRDefault="00073000" w:rsidP="00073000">
      <w:pPr>
        <w:pStyle w:val="ListParagraph"/>
        <w:numPr>
          <w:ilvl w:val="2"/>
          <w:numId w:val="4"/>
        </w:numPr>
        <w:rPr>
          <w:ins w:id="71" w:author="Stefanie Lane" w:date="2022-01-16T12:37:00Z"/>
        </w:rPr>
        <w:pPrChange w:id="72" w:author="Stefanie Lane" w:date="2022-01-16T12:39:00Z">
          <w:pPr>
            <w:pStyle w:val="ListParagraph"/>
            <w:numPr>
              <w:ilvl w:val="1"/>
              <w:numId w:val="4"/>
            </w:numPr>
            <w:ind w:left="1440" w:hanging="360"/>
          </w:pPr>
        </w:pPrChange>
      </w:pPr>
      <w:ins w:id="73" w:author="Stefanie Lane" w:date="2022-01-16T12:39:00Z">
        <w:r>
          <w:t xml:space="preserve">This is important to land managers using extant reference sites as benchmarks for conservation/restoration targets. </w:t>
        </w:r>
      </w:ins>
    </w:p>
    <w:p w14:paraId="27711663" w14:textId="50708DB0" w:rsidR="0003545C" w:rsidRDefault="00142404" w:rsidP="00E96DED">
      <w:pPr>
        <w:pStyle w:val="ListParagraph"/>
        <w:numPr>
          <w:ilvl w:val="1"/>
          <w:numId w:val="4"/>
        </w:numPr>
        <w:rPr>
          <w:ins w:id="74" w:author="Stefanie Lane" w:date="2022-01-13T10:14:00Z"/>
        </w:rPr>
      </w:pPr>
      <w:del w:id="75" w:author="Stefanie Lane" w:date="2022-01-13T10:55:00Z">
        <w:r w:rsidDel="00C36798">
          <w:fldChar w:fldCharType="begin"/>
        </w:r>
        <w:r w:rsidR="00CB298C" w:rsidDel="00C36798">
          <w:delInstrText xml:space="preserve"> ADDIN ZOTERO_ITEM CSL_CITATION {"citationID":"QxA63s1k","properties":{"formattedCitation":"(Bai, Han, Wu, Chen, &amp; Li, 2004; Tilman, Reich, &amp; Knops, 2006)","plainCitation":"(Bai, Han, Wu, Chen, &amp; Li, 2004; Tilman, Reich, &amp; Knops, 2006)","noteIndex":0},"citationItems":[{"id":2282,"uris":["http://zotero.org/users/6092945/items/2RL9XURT"],"uri":["http://zotero.org/users/6092945/items/2RL9XURT"],"itemData":{"id":2282,"type":"article-journal","abstract":"Numerous studies have suggested that biodiversity reduces variability in ecosystem productivity through compensatory effects1,2,3,4,5,6; that is, a species increases in its abundance in response to the reduction of another in a fluctuating environment1,7. But this view has been challenged on several grounds8,9,10. Because most studies have been based on artificially constructed grasslands with short duration, long-term studies of natural ecosystems are needed. On the basis of a 24-year study of the Inner Mongolia grassland, here we present three key findings. First, that January–July precipitation is the primary climatic factor causing fluctuations in community biomass production; second, that ecosystem stability (conversely related to variability in community biomass production) increases progressively along the hierarchy of organizational levels (that is, from species to functional group to whole community); and finally, that the community-level stability seems to arise from compensatory interactions among major components at both species and functional group levels. From a hierarchical perspective, our results corroborate some previous findings of compensatory effects1,4,7,11. Undisturbed mature steppe ecosystems seem to culminate with high biodiversity, productivity and ecosystem stability concurrently. Because these relationships are correlational, further studies are necessary to verify the causation among these factors. Our study provides new insights for better management and restoration of the rapidly degrading Inner Mongolia grassland.","container-title":"Nature","DOI":"10.1038/nature02850","ISSN":"1476-4687","issue":"7005","language":"en","note":"Bandiera_abtest: a\nCg_type: Nature Research Journals\nnumber: 7005\nPrimary_atype: Research\npublisher: Nature Publishing Group","page":"181-184","source":"www.nature.com","title":"Ecosystem stability and compensatory effects in the Inner Mongolia grassland","volume":"431","author":[{"family":"Bai","given":"Yongfei"},{"family":"Han","given":"Xingguo"},{"family":"Wu","given":"Jianguo"},{"family":"Chen","given":"Zuozhong"},{"family":"Li","given":"Linghao"}],"issued":{"date-parts":[["2004",9]]}}},{"id":2279,"uris":["http://zotero.org/users/6092945/items/RRH8QYT3"],"uri":["http://zotero.org/users/6092945/items/RRH8QYT3"],"itemData":{"id":2279,"type":"article-journal","abstract":"The idea that greater biodiversity increases ecosystem stability has been around for about 50 years, and has been furiously debated for much of that time. There have been precious few rigorous long-term field experiments to test the theory, but a decade-long biodiversity experiment in grassland at the University of Minnesota's Cedar Creek experimental ecological reserve set out to do that. The results are now in and they show that the presence of greater numbers of plant species increases both stability and productivity.","container-title":"Nature","DOI":"10.1038/nature04742","ISSN":"1476-4687","issue":"7093","language":"en","note":"Bandiera_abtest: a\nCg_type: Nature Research Journals\nnumber: 7093\nPrimary_atype: Research\npublisher: Nature Publishing Group","page":"629-632","source":"www.nature.com","title":"Biodiversity and ecosystem stability in a decade-long grassland experiment","volume":"441","author":[{"family":"Tilman","given":"David"},{"family":"Reich","given":"Peter B."},{"family":"Knops","given":"Johannes M. H."}],"issued":{"date-parts":[["2006",6]]}}}],"schema":"https://github.com/citation-style-language/schema/raw/master/csl-citation.json"} </w:delInstrText>
        </w:r>
        <w:r w:rsidDel="00C36798">
          <w:fldChar w:fldCharType="separate"/>
        </w:r>
        <w:r w:rsidR="00CB298C" w:rsidRPr="00CB298C" w:rsidDel="00C36798">
          <w:rPr>
            <w:rFonts w:ascii="Calibri" w:hAnsi="Calibri" w:cs="Calibri"/>
          </w:rPr>
          <w:delText>(Bai, Han, Wu, Chen, &amp; Li, 2004; Tilman, Reich, &amp; Knops, 2006)</w:delText>
        </w:r>
        <w:r w:rsidDel="00C36798">
          <w:fldChar w:fldCharType="end"/>
        </w:r>
      </w:del>
      <w:ins w:id="76" w:author="Stefanie Lane" w:date="2022-01-13T10:54:00Z">
        <w:r w:rsidR="00980731">
          <w:t>In</w:t>
        </w:r>
      </w:ins>
      <w:ins w:id="77" w:author="Stefanie Lane" w:date="2022-01-11T17:40:00Z">
        <w:r w:rsidR="00852326">
          <w:t xml:space="preserve"> communities with </w:t>
        </w:r>
      </w:ins>
      <w:ins w:id="78" w:author="Stefanie Lane" w:date="2022-01-16T13:30:00Z">
        <w:r w:rsidR="00704594">
          <w:t>restricted</w:t>
        </w:r>
      </w:ins>
      <w:ins w:id="79" w:author="Stefanie Lane" w:date="2022-01-11T17:40:00Z">
        <w:r w:rsidR="00852326">
          <w:t xml:space="preserve"> compositional/functional palettes such as estuaries, </w:t>
        </w:r>
      </w:ins>
      <w:ins w:id="80" w:author="Stefanie Lane" w:date="2022-01-11T18:56:00Z">
        <w:r w:rsidR="00CC3A16">
          <w:t xml:space="preserve">loss of </w:t>
        </w:r>
      </w:ins>
      <w:ins w:id="81" w:author="Stefanie Lane" w:date="2022-01-11T21:08:00Z">
        <w:r w:rsidR="00CB298C">
          <w:t>species richne</w:t>
        </w:r>
      </w:ins>
      <w:ins w:id="82" w:author="Stefanie Lane" w:date="2022-01-11T21:09:00Z">
        <w:r w:rsidR="00CB298C">
          <w:t>ss</w:t>
        </w:r>
      </w:ins>
      <w:ins w:id="83" w:author="Stefanie Lane" w:date="2022-01-11T17:40:00Z">
        <w:r w:rsidR="00852326">
          <w:t xml:space="preserve"> may be</w:t>
        </w:r>
      </w:ins>
      <w:ins w:id="84" w:author="Stefanie Lane" w:date="2022-01-11T18:56:00Z">
        <w:r w:rsidR="00CC3A16">
          <w:t xml:space="preserve"> an early indicator of decreased</w:t>
        </w:r>
      </w:ins>
      <w:ins w:id="85" w:author="Stefanie Lane" w:date="2022-01-11T17:40:00Z">
        <w:r w:rsidR="00852326">
          <w:t xml:space="preserve"> resilience. </w:t>
        </w:r>
      </w:ins>
    </w:p>
    <w:p w14:paraId="4518A217" w14:textId="0D8014DA" w:rsidR="003124A1" w:rsidRDefault="00352A16" w:rsidP="002A5734">
      <w:pPr>
        <w:pStyle w:val="ListParagraph"/>
        <w:numPr>
          <w:ilvl w:val="2"/>
          <w:numId w:val="4"/>
        </w:numPr>
        <w:rPr>
          <w:ins w:id="86" w:author="Stefanie Lane" w:date="2022-01-16T12:42:00Z"/>
        </w:rPr>
      </w:pPr>
      <w:ins w:id="87" w:author="Stefanie Lane" w:date="2022-01-16T13:32:00Z">
        <w:r>
          <w:t>L</w:t>
        </w:r>
      </w:ins>
      <w:ins w:id="88" w:author="Stefanie Lane" w:date="2022-01-13T10:14:00Z">
        <w:r w:rsidR="003124A1">
          <w:t>oss of species richness reveals loss of functional redundancy</w:t>
        </w:r>
      </w:ins>
      <w:ins w:id="89" w:author="Stefanie Lane" w:date="2022-01-13T10:26:00Z">
        <w:r w:rsidR="002D7F1C">
          <w:t xml:space="preserve">, </w:t>
        </w:r>
        <w:r w:rsidR="002D7F1C" w:rsidRPr="002D7F1C">
          <w:t xml:space="preserve">and may be an indicator of reduced </w:t>
        </w:r>
      </w:ins>
      <w:ins w:id="90" w:author="Stefanie Lane" w:date="2022-01-16T13:30:00Z">
        <w:r w:rsidR="00704594">
          <w:t>resistance to change or resilient capacity to recover from disturbance</w:t>
        </w:r>
      </w:ins>
      <w:ins w:id="91" w:author="Stefanie Lane" w:date="2022-01-16T14:29:00Z">
        <w:r w:rsidR="00403637">
          <w:t xml:space="preserve"> </w:t>
        </w:r>
        <w:r w:rsidR="00403637" w:rsidRPr="00CB298C">
          <w:rPr>
            <w:rFonts w:ascii="Calibri" w:hAnsi="Calibri" w:cs="Calibri"/>
          </w:rPr>
          <w:t>(Bai, Han, Wu, Chen, &amp; Li, 2004; Tilman, Reich, &amp; Knops, 2006)</w:t>
        </w:r>
      </w:ins>
      <w:ins w:id="92" w:author="Stefanie Lane" w:date="2022-01-16T13:32:00Z">
        <w:r>
          <w:t>, t</w:t>
        </w:r>
        <w:r w:rsidRPr="00021ECF">
          <w:t>hus use of the site as an historical reference would be flawed.</w:t>
        </w:r>
      </w:ins>
    </w:p>
    <w:p w14:paraId="52FFEB7C" w14:textId="100D9ED8" w:rsidR="00C36798" w:rsidRDefault="00403637" w:rsidP="00403637">
      <w:pPr>
        <w:pStyle w:val="ListParagraph"/>
        <w:numPr>
          <w:ilvl w:val="3"/>
          <w:numId w:val="4"/>
        </w:numPr>
        <w:rPr>
          <w:ins w:id="93" w:author="Stefanie Lane" w:date="2022-01-16T13:31:00Z"/>
        </w:rPr>
        <w:pPrChange w:id="94" w:author="Stefanie Lane" w:date="2022-01-16T14:29:00Z">
          <w:pPr>
            <w:pStyle w:val="ListParagraph"/>
            <w:numPr>
              <w:ilvl w:val="1"/>
              <w:numId w:val="4"/>
            </w:numPr>
            <w:ind w:left="1440" w:hanging="360"/>
          </w:pPr>
        </w:pPrChange>
      </w:pPr>
      <w:ins w:id="95" w:author="Stefanie Lane" w:date="2022-01-16T14:29:00Z">
        <w:r>
          <w:t>If needed: examples of disturbance may be g</w:t>
        </w:r>
        <w:r w:rsidR="00945595">
          <w:t xml:space="preserve">radual </w:t>
        </w:r>
      </w:ins>
      <w:ins w:id="96" w:author="Stefanie Lane" w:date="2022-01-13T10:56:00Z">
        <w:r w:rsidR="00C36798">
          <w:t>changes that alter abiotic drivers of stability, such as changing soil properties or hydrologic regimes</w:t>
        </w:r>
      </w:ins>
      <w:ins w:id="97" w:author="Stefanie Lane" w:date="2022-01-16T14:30:00Z">
        <w:r w:rsidR="00AB0911">
          <w:t>.</w:t>
        </w:r>
      </w:ins>
    </w:p>
    <w:p w14:paraId="50569BE3" w14:textId="520E1A6A" w:rsidR="006571A8" w:rsidDel="00352A16" w:rsidRDefault="006571A8" w:rsidP="006571A8">
      <w:pPr>
        <w:pStyle w:val="ListParagraph"/>
        <w:numPr>
          <w:ilvl w:val="2"/>
          <w:numId w:val="4"/>
        </w:numPr>
        <w:rPr>
          <w:del w:id="98" w:author="Stefanie Lane" w:date="2022-01-16T13:32:00Z"/>
        </w:rPr>
        <w:pPrChange w:id="99" w:author="Stefanie Lane" w:date="2022-01-16T13:31:00Z">
          <w:pPr>
            <w:pStyle w:val="ListParagraph"/>
            <w:numPr>
              <w:numId w:val="4"/>
            </w:numPr>
            <w:ind w:hanging="360"/>
          </w:pPr>
        </w:pPrChange>
      </w:pPr>
    </w:p>
    <w:p w14:paraId="1F1229D0" w14:textId="62B8C16A" w:rsidR="00841571" w:rsidDel="0003545C" w:rsidRDefault="0026405A" w:rsidP="00841571">
      <w:pPr>
        <w:pStyle w:val="ListParagraph"/>
        <w:numPr>
          <w:ilvl w:val="1"/>
          <w:numId w:val="4"/>
        </w:numPr>
        <w:rPr>
          <w:del w:id="100" w:author="Stefanie Lane" w:date="2022-01-11T17:38:00Z"/>
        </w:rPr>
      </w:pPr>
      <w:del w:id="101" w:author="Stefanie Lane" w:date="2022-01-11T17:38:00Z">
        <w:r w:rsidDel="00F60D2F">
          <w:delText xml:space="preserve">Homogenization </w:delText>
        </w:r>
        <w:r w:rsidR="001C64DC" w:rsidDel="00F60D2F">
          <w:delText xml:space="preserve">by </w:delText>
        </w:r>
        <w:r w:rsidR="001C64DC" w:rsidDel="0003545C">
          <w:delText>non-native species invasion</w:delText>
        </w:r>
        <w:r w:rsidR="005211A7" w:rsidDel="0003545C">
          <w:delText xml:space="preserve"> displaces </w:delText>
        </w:r>
        <w:r w:rsidR="001C64DC" w:rsidDel="0003545C">
          <w:delText xml:space="preserve">native plants and </w:delText>
        </w:r>
        <w:r w:rsidR="00FE73FB" w:rsidDel="0003545C">
          <w:delText>altering</w:delText>
        </w:r>
        <w:r w:rsidR="001C64DC" w:rsidDel="0003545C">
          <w:delText xml:space="preserve"> community </w:delText>
        </w:r>
        <w:r w:rsidR="005211A7" w:rsidDel="0003545C">
          <w:delText xml:space="preserve">compositional </w:delText>
        </w:r>
        <w:r w:rsidR="00FE73FB" w:rsidDel="0003545C">
          <w:delText>structure</w:delText>
        </w:r>
        <w:r w:rsidR="001C64DC" w:rsidDel="0003545C">
          <w:delText xml:space="preserve">. </w:delText>
        </w:r>
      </w:del>
    </w:p>
    <w:p w14:paraId="5274713B" w14:textId="4D543481" w:rsidR="00380BA0" w:rsidDel="001F5545" w:rsidRDefault="00380BA0" w:rsidP="00841571">
      <w:pPr>
        <w:pStyle w:val="ListParagraph"/>
        <w:numPr>
          <w:ilvl w:val="1"/>
          <w:numId w:val="4"/>
        </w:numPr>
        <w:rPr>
          <w:del w:id="102" w:author="Stefanie Lane" w:date="2022-01-11T17:36:00Z"/>
        </w:rPr>
      </w:pPr>
      <w:commentRangeStart w:id="103"/>
      <w:commentRangeStart w:id="104"/>
      <w:del w:id="105" w:author="Stefanie Lane" w:date="2022-01-11T17:36:00Z">
        <w:r w:rsidDel="001F5545">
          <w:delText xml:space="preserve">Incorporate </w:delText>
        </w:r>
        <w:commentRangeEnd w:id="103"/>
        <w:r w:rsidR="004C3383" w:rsidDel="001F5545">
          <w:rPr>
            <w:rStyle w:val="CommentReference"/>
          </w:rPr>
          <w:commentReference w:id="103"/>
        </w:r>
        <w:commentRangeEnd w:id="104"/>
        <w:r w:rsidR="009335C2" w:rsidDel="001F5545">
          <w:rPr>
            <w:rStyle w:val="CommentReference"/>
          </w:rPr>
          <w:commentReference w:id="104"/>
        </w:r>
        <w:r w:rsidDel="001F5545">
          <w:delText>concept of alternative stable states/ecological thresholds</w:delText>
        </w:r>
        <w:r w:rsidR="00614712" w:rsidDel="001F5545">
          <w:delText>.</w:delText>
        </w:r>
        <w:r w:rsidDel="001F5545">
          <w:delText xml:space="preserve"> (context for why I expect assemblage-defining species to remain the same)</w:delText>
        </w:r>
      </w:del>
    </w:p>
    <w:p w14:paraId="19235624" w14:textId="055C9CF2" w:rsidR="00A21CBF" w:rsidRDefault="009113BE" w:rsidP="009575C7">
      <w:pPr>
        <w:pStyle w:val="ListParagraph"/>
        <w:numPr>
          <w:ilvl w:val="0"/>
          <w:numId w:val="4"/>
        </w:numPr>
        <w:rPr>
          <w:ins w:id="106" w:author="Stefanie Lane" w:date="2022-01-16T13:44:00Z"/>
        </w:rPr>
      </w:pPr>
      <w:r>
        <w:t>Estuaries</w:t>
      </w:r>
      <w:r w:rsidR="00566C69">
        <w:t xml:space="preserve"> </w:t>
      </w:r>
      <w:r w:rsidR="005F3F8D">
        <w:t xml:space="preserve">are </w:t>
      </w:r>
      <w:r w:rsidR="00182C65">
        <w:t xml:space="preserve">at the terrestrial-marine interface where </w:t>
      </w:r>
      <w:r w:rsidR="005F3F8D">
        <w:t xml:space="preserve">cumulative </w:t>
      </w:r>
      <w:del w:id="107" w:author="Stefanie Lane" w:date="2022-01-16T13:33:00Z">
        <w:r w:rsidR="005F3F8D" w:rsidDel="00A21CBF">
          <w:delText xml:space="preserve">hydrologic </w:delText>
        </w:r>
      </w:del>
      <w:ins w:id="108" w:author="Stefanie Lane" w:date="2022-01-16T13:33:00Z">
        <w:r w:rsidR="00A21CBF">
          <w:t xml:space="preserve">environmental and anthropogenic </w:t>
        </w:r>
      </w:ins>
      <w:r w:rsidR="005F3F8D">
        <w:t>stressors</w:t>
      </w:r>
      <w:ins w:id="109" w:author="Stefanie Lane" w:date="2022-01-11T17:35:00Z">
        <w:r w:rsidR="00E600E4">
          <w:t xml:space="preserve"> have </w:t>
        </w:r>
      </w:ins>
      <w:ins w:id="110" w:author="Stefanie Lane" w:date="2022-01-16T13:40:00Z">
        <w:r w:rsidR="006A2027">
          <w:t>s</w:t>
        </w:r>
      </w:ins>
      <w:ins w:id="111" w:author="Stefanie Lane" w:date="2022-01-11T17:35:00Z">
        <w:r w:rsidR="00E600E4">
          <w:t>hift</w:t>
        </w:r>
      </w:ins>
      <w:ins w:id="112" w:author="Stefanie Lane" w:date="2022-01-16T13:40:00Z">
        <w:r w:rsidR="006A2027">
          <w:t>ed</w:t>
        </w:r>
      </w:ins>
      <w:ins w:id="113" w:author="Stefanie Lane" w:date="2022-01-11T17:35:00Z">
        <w:r w:rsidR="00E600E4">
          <w:t xml:space="preserve"> due to landscape-scale changes</w:t>
        </w:r>
      </w:ins>
      <w:ins w:id="114" w:author="Stefanie Lane" w:date="2022-01-16T13:40:00Z">
        <w:r w:rsidR="006A2027">
          <w:t xml:space="preserve">, and </w:t>
        </w:r>
      </w:ins>
      <w:ins w:id="115" w:author="Stefanie Lane" w:date="2022-01-16T13:41:00Z">
        <w:r w:rsidR="00C86781">
          <w:t>ecosystems will experience accelerated change under sea level rise</w:t>
        </w:r>
      </w:ins>
      <w:ins w:id="116" w:author="Stefanie Lane" w:date="2022-01-11T17:35:00Z">
        <w:r w:rsidR="00E600E4">
          <w:t>.</w:t>
        </w:r>
      </w:ins>
      <w:ins w:id="117" w:author="Stefanie Lane" w:date="2022-01-11T21:12:00Z">
        <w:r w:rsidR="00E43ECE">
          <w:t xml:space="preserve"> </w:t>
        </w:r>
      </w:ins>
      <w:ins w:id="118" w:author="Stefanie Lane" w:date="2022-01-16T14:42:00Z">
        <w:r w:rsidR="007F224A">
          <w:t xml:space="preserve">These habitats are of increasing </w:t>
        </w:r>
      </w:ins>
      <w:ins w:id="119" w:author="Stefanie Lane" w:date="2022-01-16T14:43:00Z">
        <w:r w:rsidR="001369F0">
          <w:t xml:space="preserve">concern for ecosystem service value, and understanding how to maintain or facilitate creation of estuarine habitat is </w:t>
        </w:r>
      </w:ins>
      <w:ins w:id="120" w:author="Stefanie Lane" w:date="2022-01-16T14:44:00Z">
        <w:r w:rsidR="001369F0">
          <w:t xml:space="preserve">a major objective of </w:t>
        </w:r>
        <w:r w:rsidR="009565D0">
          <w:t xml:space="preserve">climate change resilience strategies. </w:t>
        </w:r>
      </w:ins>
    </w:p>
    <w:p w14:paraId="74BBB929" w14:textId="5AA2D4A7" w:rsidR="00E77D51" w:rsidRDefault="00E77D51" w:rsidP="00E77D51">
      <w:pPr>
        <w:pStyle w:val="ListParagraph"/>
        <w:numPr>
          <w:ilvl w:val="1"/>
          <w:numId w:val="4"/>
        </w:numPr>
        <w:rPr>
          <w:ins w:id="121" w:author="Stefanie Lane" w:date="2022-01-16T13:33:00Z"/>
        </w:rPr>
        <w:pPrChange w:id="122" w:author="Stefanie Lane" w:date="2022-01-16T13:44:00Z">
          <w:pPr>
            <w:pStyle w:val="ListParagraph"/>
            <w:numPr>
              <w:numId w:val="4"/>
            </w:numPr>
            <w:ind w:hanging="360"/>
          </w:pPr>
        </w:pPrChange>
      </w:pPr>
      <w:ins w:id="123" w:author="Stefanie Lane" w:date="2022-01-16T13:44:00Z">
        <w:r>
          <w:t xml:space="preserve">In North America, estuaries are of greater conservation importance in the PNW (limited space due to fjord geography, contrast to expansive alluvial plains of eastern North America). </w:t>
        </w:r>
      </w:ins>
    </w:p>
    <w:p w14:paraId="4AC3E00F" w14:textId="2EA44300" w:rsidR="005F3F8D" w:rsidDel="00A21CBF" w:rsidRDefault="005F3F8D" w:rsidP="002A5734">
      <w:pPr>
        <w:pStyle w:val="ListParagraph"/>
        <w:numPr>
          <w:ilvl w:val="0"/>
          <w:numId w:val="4"/>
        </w:numPr>
        <w:rPr>
          <w:del w:id="124" w:author="Stefanie Lane" w:date="2022-01-16T13:33:00Z"/>
        </w:rPr>
      </w:pPr>
      <w:del w:id="125" w:author="Stefanie Lane" w:date="2022-01-11T17:35:00Z">
        <w:r w:rsidDel="00E600E4">
          <w:delText xml:space="preserve"> can shift ecological conditions required for sufficient</w:delText>
        </w:r>
        <w:r w:rsidR="00566C69" w:rsidDel="00E600E4">
          <w:delText xml:space="preserve"> habitat </w:delText>
        </w:r>
        <w:commentRangeStart w:id="126"/>
        <w:r w:rsidR="00841571" w:rsidDel="009575C7">
          <w:delText>stability</w:delText>
        </w:r>
        <w:commentRangeEnd w:id="126"/>
        <w:r w:rsidR="009335C2" w:rsidDel="009575C7">
          <w:rPr>
            <w:rStyle w:val="CommentReference"/>
          </w:rPr>
          <w:commentReference w:id="126"/>
        </w:r>
        <w:r w:rsidDel="009575C7">
          <w:delText>.</w:delText>
        </w:r>
      </w:del>
    </w:p>
    <w:p w14:paraId="2328C712" w14:textId="38E5CA40" w:rsidR="00E77D51" w:rsidDel="001F699E" w:rsidRDefault="00C55998" w:rsidP="00E77D51">
      <w:pPr>
        <w:pStyle w:val="ListParagraph"/>
        <w:numPr>
          <w:ilvl w:val="2"/>
          <w:numId w:val="4"/>
        </w:numPr>
        <w:rPr>
          <w:del w:id="127" w:author="Stefanie Lane" w:date="2022-01-16T14:39:00Z"/>
        </w:rPr>
        <w:pPrChange w:id="128" w:author="Stefanie Lane" w:date="2022-01-16T13:44:00Z">
          <w:pPr>
            <w:pStyle w:val="ListParagraph"/>
            <w:numPr>
              <w:ilvl w:val="1"/>
              <w:numId w:val="4"/>
            </w:numPr>
            <w:ind w:left="1440" w:hanging="360"/>
          </w:pPr>
        </w:pPrChange>
      </w:pPr>
      <w:del w:id="129" w:author="Stefanie Lane" w:date="2022-01-16T13:42:00Z">
        <w:r w:rsidDel="00E74CB5">
          <w:delText>In North America, e</w:delText>
        </w:r>
        <w:r w:rsidR="009113BE" w:rsidDel="00E74CB5">
          <w:delText>stuaries</w:delText>
        </w:r>
        <w:r w:rsidR="005F3F8D" w:rsidDel="00E74CB5">
          <w:delText xml:space="preserve"> are </w:delText>
        </w:r>
        <w:r w:rsidR="00177F29" w:rsidDel="00E74CB5">
          <w:delText xml:space="preserve">of </w:delText>
        </w:r>
        <w:r w:rsidR="00841571" w:rsidDel="00E74CB5">
          <w:delText xml:space="preserve">greater conservation </w:delText>
        </w:r>
        <w:r w:rsidR="00177F29" w:rsidDel="00E74CB5">
          <w:delText xml:space="preserve">importance in the PNW (limited space due to fjord geography, contrast to </w:delText>
        </w:r>
        <w:r w:rsidDel="00E74CB5">
          <w:delText xml:space="preserve">expansive </w:delText>
        </w:r>
        <w:r w:rsidR="00177F29" w:rsidDel="00E74CB5">
          <w:delText xml:space="preserve">alluvial plains of eastern North America). </w:delText>
        </w:r>
      </w:del>
    </w:p>
    <w:p w14:paraId="6478FF05" w14:textId="77777777" w:rsidR="00B67ABA" w:rsidRDefault="009113BE" w:rsidP="005F3F8D">
      <w:pPr>
        <w:pStyle w:val="ListParagraph"/>
        <w:numPr>
          <w:ilvl w:val="1"/>
          <w:numId w:val="4"/>
        </w:numPr>
        <w:rPr>
          <w:ins w:id="130" w:author="Stefanie Lane" w:date="2022-01-16T14:38:00Z"/>
        </w:rPr>
      </w:pPr>
      <w:del w:id="131" w:author="Stefanie Lane" w:date="2022-01-16T14:37:00Z">
        <w:r w:rsidDel="00FC1E8E">
          <w:delText>Within estuaries, t</w:delText>
        </w:r>
      </w:del>
      <w:ins w:id="132" w:author="Stefanie Lane" w:date="2022-01-16T14:37:00Z">
        <w:r w:rsidR="00FC1E8E">
          <w:t>T</w:t>
        </w:r>
      </w:ins>
      <w:r>
        <w:t xml:space="preserve">idal freshwater marshes (TFMs) are </w:t>
      </w:r>
      <w:ins w:id="133" w:author="Stefanie Lane" w:date="2022-01-16T14:37:00Z">
        <w:r w:rsidR="00B67ABA">
          <w:t>the upper</w:t>
        </w:r>
      </w:ins>
      <w:ins w:id="134" w:author="Stefanie Lane" w:date="2022-01-16T14:38:00Z">
        <w:r w:rsidR="00B67ABA">
          <w:t xml:space="preserve"> reaches of estuaries where freshwater dominates, but they are </w:t>
        </w:r>
      </w:ins>
      <w:del w:id="135" w:author="Stefanie Lane" w:date="2022-01-16T14:38:00Z">
        <w:r w:rsidDel="00B67ABA">
          <w:delText xml:space="preserve">of </w:delText>
        </w:r>
      </w:del>
      <w:r>
        <w:t>particular</w:t>
      </w:r>
      <w:ins w:id="136" w:author="Stefanie Lane" w:date="2022-01-16T14:38:00Z">
        <w:r w:rsidR="00B67ABA">
          <w:t>ly</w:t>
        </w:r>
      </w:ins>
      <w:r>
        <w:t xml:space="preserve"> importan</w:t>
      </w:r>
      <w:ins w:id="137" w:author="Stefanie Lane" w:date="2022-01-16T14:38:00Z">
        <w:r w:rsidR="00B67ABA">
          <w:t>t</w:t>
        </w:r>
      </w:ins>
      <w:del w:id="138" w:author="Stefanie Lane" w:date="2022-01-16T14:38:00Z">
        <w:r w:rsidDel="00B67ABA">
          <w:delText>ce</w:delText>
        </w:r>
      </w:del>
      <w:r>
        <w:t xml:space="preserve"> </w:t>
      </w:r>
      <w:del w:id="139" w:author="Stefanie Lane" w:date="2022-01-16T14:38:00Z">
        <w:r w:rsidDel="00B67ABA">
          <w:delText>(</w:delText>
        </w:r>
      </w:del>
      <w:ins w:id="140" w:author="Stefanie Lane" w:date="2022-01-16T14:38:00Z">
        <w:r w:rsidR="00B67ABA">
          <w:t xml:space="preserve">as </w:t>
        </w:r>
      </w:ins>
      <w:r>
        <w:t>early transitional habitat along salinity gradient for salmonids)</w:t>
      </w:r>
      <w:del w:id="141" w:author="Stefanie Lane" w:date="2022-01-16T14:38:00Z">
        <w:r w:rsidR="00BD7884" w:rsidDel="00B67ABA">
          <w:delText>,</w:delText>
        </w:r>
      </w:del>
      <w:ins w:id="142" w:author="Stefanie Lane" w:date="2022-01-16T14:38:00Z">
        <w:r w:rsidR="00B67ABA">
          <w:t>.</w:t>
        </w:r>
      </w:ins>
    </w:p>
    <w:p w14:paraId="62D3C7C4" w14:textId="77A3E520" w:rsidR="001F699E" w:rsidRDefault="000E643E" w:rsidP="00982B42">
      <w:pPr>
        <w:pStyle w:val="ListParagraph"/>
        <w:numPr>
          <w:ilvl w:val="2"/>
          <w:numId w:val="4"/>
        </w:numPr>
        <w:rPr>
          <w:ins w:id="143" w:author="Stefanie Lane" w:date="2022-01-16T14:39:00Z"/>
        </w:rPr>
      </w:pPr>
      <w:commentRangeStart w:id="144"/>
      <w:ins w:id="145" w:author="Stefanie Lane" w:date="2022-01-16T14:40:00Z">
        <w:r>
          <w:t xml:space="preserve">Land </w:t>
        </w:r>
      </w:ins>
      <w:commentRangeEnd w:id="144"/>
      <w:ins w:id="146" w:author="Stefanie Lane" w:date="2022-01-16T14:44:00Z">
        <w:r w:rsidR="009565D0">
          <w:rPr>
            <w:rStyle w:val="CommentReference"/>
          </w:rPr>
          <w:commentReference w:id="144"/>
        </w:r>
      </w:ins>
      <w:ins w:id="147" w:author="Stefanie Lane" w:date="2022-01-16T14:40:00Z">
        <w:r>
          <w:t>use conversion due to a</w:t>
        </w:r>
      </w:ins>
      <w:ins w:id="148" w:author="Stefanie Lane" w:date="2022-01-16T14:39:00Z">
        <w:r w:rsidR="001F699E">
          <w:t>nthropogenic value led to</w:t>
        </w:r>
      </w:ins>
      <w:ins w:id="149" w:author="Stefanie Lane" w:date="2022-01-16T14:40:00Z">
        <w:r>
          <w:t xml:space="preserve"> </w:t>
        </w:r>
      </w:ins>
      <w:ins w:id="150" w:author="Stefanie Lane" w:date="2022-01-16T14:41:00Z">
        <w:r>
          <w:t>agricultural</w:t>
        </w:r>
      </w:ins>
      <w:ins w:id="151" w:author="Stefanie Lane" w:date="2022-01-16T14:40:00Z">
        <w:r>
          <w:t>,</w:t>
        </w:r>
      </w:ins>
      <w:ins w:id="152" w:author="Stefanie Lane" w:date="2022-01-16T14:39:00Z">
        <w:r w:rsidR="001F699E">
          <w:t xml:space="preserve"> municipal</w:t>
        </w:r>
      </w:ins>
      <w:ins w:id="153" w:author="Stefanie Lane" w:date="2022-01-16T14:40:00Z">
        <w:r>
          <w:t>,</w:t>
        </w:r>
      </w:ins>
      <w:ins w:id="154" w:author="Stefanie Lane" w:date="2022-01-16T14:39:00Z">
        <w:r w:rsidR="001F699E">
          <w:t xml:space="preserve"> and industrial/commercial development, which has led to altered abiotic processes</w:t>
        </w:r>
      </w:ins>
      <w:ins w:id="155" w:author="Stefanie Lane" w:date="2022-01-16T14:40:00Z">
        <w:r>
          <w:t xml:space="preserve">: </w:t>
        </w:r>
        <w:r>
          <w:lastRenderedPageBreak/>
          <w:t>d</w:t>
        </w:r>
      </w:ins>
      <w:ins w:id="156" w:author="Stefanie Lane" w:date="2022-01-16T14:39:00Z">
        <w:r w:rsidR="001F699E">
          <w:t xml:space="preserve">ecreased sedimentation rates due to increased impervious cover, or removal of sediment from the system by channel dredging. These actions reduce available </w:t>
        </w:r>
      </w:ins>
      <w:ins w:id="157" w:author="Stefanie Lane" w:date="2022-01-16T14:40:00Z">
        <w:r>
          <w:t>sediments</w:t>
        </w:r>
      </w:ins>
      <w:ins w:id="158" w:author="Stefanie Lane" w:date="2022-01-16T14:39:00Z">
        <w:r w:rsidR="001F699E">
          <w:t xml:space="preserve"> which estuaries depend upon to continually build up marsh vegetation platforms. </w:t>
        </w:r>
      </w:ins>
    </w:p>
    <w:p w14:paraId="0D84AC7E" w14:textId="033F09EB" w:rsidR="002F3C7E" w:rsidRDefault="00BD7884" w:rsidP="00982B42">
      <w:pPr>
        <w:pStyle w:val="ListParagraph"/>
        <w:numPr>
          <w:ilvl w:val="1"/>
          <w:numId w:val="4"/>
        </w:numPr>
      </w:pPr>
      <w:del w:id="159" w:author="Stefanie Lane" w:date="2022-01-16T14:38:00Z">
        <w:r w:rsidDel="00B67ABA">
          <w:delText xml:space="preserve"> and</w:delText>
        </w:r>
        <w:r w:rsidR="007D2223" w:rsidDel="00B67ABA">
          <w:delText xml:space="preserve"> h</w:delText>
        </w:r>
      </w:del>
      <w:del w:id="160" w:author="Stefanie Lane" w:date="2022-01-16T14:39:00Z">
        <w:r w:rsidR="007D2223" w:rsidDel="001F699E">
          <w:delText>istorically were more likely to be developed compared to salt marshes</w:delText>
        </w:r>
        <w:r w:rsidDel="001F699E">
          <w:delText xml:space="preserve"> (</w:delText>
        </w:r>
        <w:r w:rsidR="008871D9" w:rsidDel="001F699E">
          <w:delText xml:space="preserve">more </w:delText>
        </w:r>
        <w:r w:rsidDel="001F699E">
          <w:delText xml:space="preserve">municipal, industrial </w:delText>
        </w:r>
        <w:commentRangeStart w:id="161"/>
        <w:r w:rsidDel="001F699E">
          <w:delText>development</w:delText>
        </w:r>
        <w:commentRangeEnd w:id="161"/>
        <w:r w:rsidR="009335C2" w:rsidDel="001F699E">
          <w:rPr>
            <w:rStyle w:val="CommentReference"/>
          </w:rPr>
          <w:commentReference w:id="161"/>
        </w:r>
        <w:r w:rsidDel="001F699E">
          <w:delText xml:space="preserve">). </w:delText>
        </w:r>
      </w:del>
      <w:ins w:id="162" w:author="Stefanie Lane" w:date="2022-01-16T13:44:00Z">
        <w:r w:rsidR="00E71AA9">
          <w:t>These reaches are of high conservation and restoration interest, therefore understanding habitat permanence is useful to conservation objectives in anticipation of</w:t>
        </w:r>
      </w:ins>
      <w:ins w:id="163" w:author="Stefanie Lane" w:date="2022-01-14T13:00:00Z">
        <w:r w:rsidR="00D525E1">
          <w:t xml:space="preserve"> sea level rise. </w:t>
        </w:r>
      </w:ins>
      <w:ins w:id="164" w:author="Stefanie Lane" w:date="2022-01-11T21:16:00Z">
        <w:r w:rsidR="002F3C7E">
          <w:t xml:space="preserve"> </w:t>
        </w:r>
      </w:ins>
    </w:p>
    <w:p w14:paraId="326B2F4F" w14:textId="401D6306" w:rsidR="00E73137" w:rsidDel="00E30ACE" w:rsidRDefault="00F812CC" w:rsidP="004C7DF9">
      <w:pPr>
        <w:pStyle w:val="ListParagraph"/>
        <w:numPr>
          <w:ilvl w:val="0"/>
          <w:numId w:val="4"/>
        </w:numPr>
        <w:rPr>
          <w:del w:id="165" w:author="Stefanie Lane" w:date="2022-01-16T13:46:00Z"/>
        </w:rPr>
      </w:pPr>
      <w:del w:id="166" w:author="Stefanie Lane" w:date="2022-01-16T13:46:00Z">
        <w:r w:rsidRPr="00F812CC" w:rsidDel="00E30ACE">
          <w:delText>Define</w:delText>
        </w:r>
        <w:r w:rsidR="004C7DF9" w:rsidRPr="00F812CC" w:rsidDel="00E30ACE">
          <w:delText xml:space="preserve"> </w:delText>
        </w:r>
        <w:r w:rsidR="000431F1" w:rsidRPr="00F812CC" w:rsidDel="00E30ACE">
          <w:delText xml:space="preserve">TFM </w:delText>
        </w:r>
        <w:r w:rsidR="004C7DF9" w:rsidRPr="00F812CC" w:rsidDel="00E30ACE">
          <w:delText xml:space="preserve">plant </w:delText>
        </w:r>
        <w:r w:rsidR="00BA207B" w:rsidDel="00E30ACE">
          <w:delText>communities</w:delText>
        </w:r>
        <w:r w:rsidR="00C325A9" w:rsidRPr="00F812CC" w:rsidDel="00E30ACE">
          <w:delText xml:space="preserve"> in the PNW</w:delText>
        </w:r>
        <w:r w:rsidR="00BA207B" w:rsidDel="00E30ACE">
          <w:delText>, and assemblages as subsets</w:delText>
        </w:r>
        <w:r w:rsidR="00122537" w:rsidDel="00E30ACE">
          <w:delText xml:space="preserve"> within the community with microsite adaptations to inundation and saturation</w:delText>
        </w:r>
        <w:r w:rsidR="00BA207B" w:rsidDel="00E30ACE">
          <w:delText xml:space="preserve">. </w:delText>
        </w:r>
      </w:del>
    </w:p>
    <w:p w14:paraId="48224580" w14:textId="110A3AAB" w:rsidR="009C4C63" w:rsidRDefault="00E71AA9" w:rsidP="00E73137">
      <w:pPr>
        <w:pStyle w:val="ListParagraph"/>
        <w:numPr>
          <w:ilvl w:val="1"/>
          <w:numId w:val="4"/>
        </w:numPr>
        <w:rPr>
          <w:ins w:id="167" w:author="Stefanie Lane" w:date="2022-01-16T13:46:00Z"/>
        </w:rPr>
      </w:pPr>
      <w:commentRangeStart w:id="168"/>
      <w:ins w:id="169" w:author="Stefanie Lane" w:date="2022-01-16T13:45:00Z">
        <w:r>
          <w:t>Define</w:t>
        </w:r>
      </w:ins>
      <w:ins w:id="170" w:author="Stefanie Lane" w:date="2022-01-16T14:41:00Z">
        <w:r w:rsidR="00357A5D">
          <w:t xml:space="preserve"> biodiverse but</w:t>
        </w:r>
      </w:ins>
      <w:ins w:id="171" w:author="Stefanie Lane" w:date="2022-01-16T13:45:00Z">
        <w:r>
          <w:t xml:space="preserve"> </w:t>
        </w:r>
        <w:commentRangeEnd w:id="168"/>
        <w:r w:rsidR="00E30ACE">
          <w:rPr>
            <w:rStyle w:val="CommentReference"/>
          </w:rPr>
          <w:commentReference w:id="168"/>
        </w:r>
        <w:r>
          <w:t>restricted habitat types</w:t>
        </w:r>
        <w:r w:rsidR="00E30ACE">
          <w:t xml:space="preserve"> within TFM with respect to </w:t>
        </w:r>
      </w:ins>
      <w:del w:id="172" w:author="Stefanie Lane" w:date="2022-01-16T13:45:00Z">
        <w:r w:rsidR="00BA207B" w:rsidDel="00E71AA9">
          <w:delText>G</w:delText>
        </w:r>
      </w:del>
      <w:ins w:id="173" w:author="Stefanie Lane" w:date="2022-01-16T13:45:00Z">
        <w:r>
          <w:t>g</w:t>
        </w:r>
      </w:ins>
      <w:r w:rsidR="004C7DF9" w:rsidRPr="00F812CC">
        <w:t xml:space="preserve">eneral herbaceous structure, dominated by sedges/rushes with some salinity tolerance, but </w:t>
      </w:r>
      <w:r w:rsidR="00504E47" w:rsidRPr="00F812CC">
        <w:t xml:space="preserve">with greater forb diversity unique to </w:t>
      </w:r>
      <w:r w:rsidR="004C7DF9" w:rsidRPr="00F812CC">
        <w:t>TFMs</w:t>
      </w:r>
      <w:r w:rsidR="00504E47" w:rsidRPr="00F812CC">
        <w:t xml:space="preserve"> that don’t occur in </w:t>
      </w:r>
      <w:ins w:id="174" w:author="Stefanie Lane" w:date="2022-01-16T13:47:00Z">
        <w:r w:rsidR="00A1470E">
          <w:t xml:space="preserve">higher salinity or </w:t>
        </w:r>
      </w:ins>
      <w:r w:rsidR="00504E47" w:rsidRPr="00F812CC">
        <w:t>non-tidal wetlands</w:t>
      </w:r>
      <w:r w:rsidR="000431F1" w:rsidRPr="00F812CC">
        <w:t xml:space="preserve">; </w:t>
      </w:r>
    </w:p>
    <w:p w14:paraId="2F00D972" w14:textId="16E430E3" w:rsidR="004C7DF9" w:rsidRPr="00F812CC" w:rsidRDefault="009C4C63" w:rsidP="009C4C63">
      <w:pPr>
        <w:pStyle w:val="ListParagraph"/>
        <w:numPr>
          <w:ilvl w:val="2"/>
          <w:numId w:val="4"/>
        </w:numPr>
        <w:pPrChange w:id="175" w:author="Stefanie Lane" w:date="2022-01-16T13:46:00Z">
          <w:pPr>
            <w:pStyle w:val="ListParagraph"/>
            <w:numPr>
              <w:ilvl w:val="1"/>
              <w:numId w:val="4"/>
            </w:numPr>
            <w:ind w:left="1440" w:hanging="360"/>
          </w:pPr>
        </w:pPrChange>
      </w:pPr>
      <w:ins w:id="176" w:author="Stefanie Lane" w:date="2022-01-16T13:46:00Z">
        <w:r>
          <w:t xml:space="preserve">Emphasize </w:t>
        </w:r>
      </w:ins>
      <w:del w:id="177" w:author="Stefanie Lane" w:date="2022-01-16T13:46:00Z">
        <w:r w:rsidR="00504E47" w:rsidRPr="00F812CC" w:rsidDel="009C4C63">
          <w:delText xml:space="preserve">Set the stage for </w:delText>
        </w:r>
      </w:del>
      <w:ins w:id="178" w:author="Stefanie Lane" w:date="2022-01-16T13:46:00Z">
        <w:r>
          <w:t xml:space="preserve">biodiversity and </w:t>
        </w:r>
      </w:ins>
      <w:r w:rsidR="00504E47" w:rsidRPr="00F812CC">
        <w:t>habitat value, and concern for species gained/lost</w:t>
      </w:r>
      <w:r w:rsidR="000431F1" w:rsidRPr="00F812CC">
        <w:t>.</w:t>
      </w:r>
      <w:r w:rsidR="003436E0" w:rsidRPr="00F812CC">
        <w:t xml:space="preserve"> </w:t>
      </w:r>
    </w:p>
    <w:p w14:paraId="795F5AED" w14:textId="03B79FC4" w:rsidR="00F812CC" w:rsidRDefault="00D529B9" w:rsidP="006C5D18">
      <w:pPr>
        <w:pStyle w:val="ListParagraph"/>
        <w:numPr>
          <w:ilvl w:val="0"/>
          <w:numId w:val="4"/>
        </w:numPr>
      </w:pPr>
      <w:r>
        <w:t xml:space="preserve">A major challenge of </w:t>
      </w:r>
      <w:del w:id="179" w:author="Stefanie Lane" w:date="2022-01-16T13:47:00Z">
        <w:r w:rsidDel="00A1470E">
          <w:delText xml:space="preserve">measuring </w:delText>
        </w:r>
      </w:del>
      <w:ins w:id="180" w:author="Stefanie Lane" w:date="2022-01-16T13:47:00Z">
        <w:r w:rsidR="00A1470E">
          <w:t xml:space="preserve">understanding </w:t>
        </w:r>
      </w:ins>
      <w:r>
        <w:t xml:space="preserve">community stability is the lack of long-term </w:t>
      </w:r>
      <w:r w:rsidR="001578C8">
        <w:t>monitoring</w:t>
      </w:r>
      <w:del w:id="181" w:author="Stefanie Lane" w:date="2022-01-16T13:47:00Z">
        <w:r w:rsidR="001578C8" w:rsidDel="00A1470E">
          <w:delText xml:space="preserve"> of interannual changes</w:delText>
        </w:r>
      </w:del>
      <w:r w:rsidR="001578C8">
        <w:t xml:space="preserve">. </w:t>
      </w:r>
      <w:r w:rsidR="00E00A7F">
        <w:t xml:space="preserve">In absence of </w:t>
      </w:r>
      <w:r w:rsidR="00907858">
        <w:t>long-term</w:t>
      </w:r>
      <w:r w:rsidR="00744FD6">
        <w:t xml:space="preserve"> monitoring</w:t>
      </w:r>
      <w:r w:rsidR="00E00A7F">
        <w:t>, using</w:t>
      </w:r>
      <w:r w:rsidR="00907858">
        <w:t xml:space="preserve"> </w:t>
      </w:r>
      <w:r w:rsidR="004C7DF9">
        <w:t xml:space="preserve">historical datasets can provide a </w:t>
      </w:r>
      <w:r w:rsidR="00AA7D9E">
        <w:t>‘</w:t>
      </w:r>
      <w:r w:rsidR="004C7DF9">
        <w:t>snapshot</w:t>
      </w:r>
      <w:r w:rsidR="00AA7D9E">
        <w:t>’</w:t>
      </w:r>
      <w:r w:rsidR="004C7DF9">
        <w:t xml:space="preserve"> of changes across time. </w:t>
      </w:r>
    </w:p>
    <w:p w14:paraId="03897D37" w14:textId="127CF9AF" w:rsidR="00F812CC" w:rsidRDefault="00F812CC" w:rsidP="00F812CC">
      <w:pPr>
        <w:pStyle w:val="ListParagraph"/>
        <w:numPr>
          <w:ilvl w:val="1"/>
          <w:numId w:val="4"/>
        </w:numPr>
        <w:rPr>
          <w:ins w:id="182" w:author="Stefanie Lane" w:date="2022-01-16T13:53:00Z"/>
        </w:rPr>
      </w:pPr>
      <w:r>
        <w:t>One such opportunity exists in Ladner Marsh</w:t>
      </w:r>
      <w:r w:rsidR="00E75976">
        <w:t>, which escaped development through designation as protected habitat (</w:t>
      </w:r>
      <w:r w:rsidR="00DB370D">
        <w:t>Figure 1</w:t>
      </w:r>
      <w:r w:rsidR="00E75976">
        <w:t xml:space="preserve">). </w:t>
      </w:r>
    </w:p>
    <w:p w14:paraId="5F836C77" w14:textId="51172542" w:rsidR="00B14056" w:rsidRDefault="00AF166C" w:rsidP="00B14056">
      <w:pPr>
        <w:pStyle w:val="ListParagraph"/>
        <w:numPr>
          <w:ilvl w:val="2"/>
          <w:numId w:val="4"/>
        </w:numPr>
        <w:rPr>
          <w:ins w:id="183" w:author="Stefanie Lane" w:date="2022-01-16T13:54:00Z"/>
        </w:rPr>
      </w:pPr>
      <w:ins w:id="184" w:author="Stefanie Lane" w:date="2022-01-16T13:54:00Z">
        <w:r>
          <w:t xml:space="preserve">Portions of </w:t>
        </w:r>
        <w:r w:rsidR="00B14056">
          <w:t xml:space="preserve">the South Arm Marshes WMA complex </w:t>
        </w:r>
        <w:r>
          <w:t xml:space="preserve">are used as reference sites for ongoing restoration projects in the Fraser River Estuary. </w:t>
        </w:r>
      </w:ins>
    </w:p>
    <w:p w14:paraId="7FFD3C39" w14:textId="799925AE" w:rsidR="00AF166C" w:rsidRDefault="00AF166C" w:rsidP="00B14056">
      <w:pPr>
        <w:pStyle w:val="ListParagraph"/>
        <w:numPr>
          <w:ilvl w:val="2"/>
          <w:numId w:val="4"/>
        </w:numPr>
        <w:pPrChange w:id="185" w:author="Stefanie Lane" w:date="2022-01-16T13:53:00Z">
          <w:pPr>
            <w:pStyle w:val="ListParagraph"/>
            <w:numPr>
              <w:ilvl w:val="1"/>
              <w:numId w:val="4"/>
            </w:numPr>
            <w:ind w:left="1440" w:hanging="360"/>
          </w:pPr>
        </w:pPrChange>
      </w:pPr>
      <w:ins w:id="186" w:author="Stefanie Lane" w:date="2022-01-16T13:54:00Z">
        <w:r>
          <w:t xml:space="preserve">Understanding how reference conditions have changed </w:t>
        </w:r>
      </w:ins>
      <w:ins w:id="187" w:author="Stefanie Lane" w:date="2022-01-16T14:46:00Z">
        <w:r w:rsidR="00C5636B">
          <w:t xml:space="preserve">prior to and </w:t>
        </w:r>
      </w:ins>
      <w:ins w:id="188" w:author="Stefanie Lane" w:date="2022-01-16T13:54:00Z">
        <w:r>
          <w:t xml:space="preserve">since the </w:t>
        </w:r>
      </w:ins>
      <w:ins w:id="189" w:author="Stefanie Lane" w:date="2022-01-16T14:46:00Z">
        <w:r w:rsidR="00C5636B">
          <w:t xml:space="preserve">1991 </w:t>
        </w:r>
      </w:ins>
      <w:ins w:id="190" w:author="Stefanie Lane" w:date="2022-01-16T13:54:00Z">
        <w:r>
          <w:t xml:space="preserve">establishment of the WMA are important for </w:t>
        </w:r>
      </w:ins>
      <w:ins w:id="191" w:author="Stefanie Lane" w:date="2022-01-16T13:55:00Z">
        <w:r>
          <w:t xml:space="preserve">regional land managers in evaluating restoration success. </w:t>
        </w:r>
      </w:ins>
    </w:p>
    <w:p w14:paraId="24ED5A83" w14:textId="3F60C04F" w:rsidR="00FF5CB3" w:rsidRDefault="0074167B" w:rsidP="00F812CC">
      <w:pPr>
        <w:pStyle w:val="ListParagraph"/>
        <w:numPr>
          <w:ilvl w:val="1"/>
          <w:numId w:val="4"/>
        </w:numPr>
        <w:rPr>
          <w:ins w:id="192" w:author="Stefanie Lane" w:date="2022-01-16T13:50:00Z"/>
        </w:rPr>
      </w:pPr>
      <w:r>
        <w:t>Two</w:t>
      </w:r>
      <w:r w:rsidR="00645972">
        <w:t xml:space="preserve"> historical</w:t>
      </w:r>
      <w:r>
        <w:t xml:space="preserve"> studies conducted in Ladner Marsh</w:t>
      </w:r>
      <w:r w:rsidR="00FE2BE8">
        <w:t xml:space="preserve"> </w:t>
      </w:r>
      <w:r w:rsidR="00FE2BE8" w:rsidRPr="00681EF9">
        <w:rPr>
          <w:rFonts w:ascii="Calibri" w:hAnsi="Calibri" w:cs="Calibri"/>
        </w:rPr>
        <w:t>(Bradfield &amp; Porter, 1982; Denoth &amp; Myers, 2007)</w:t>
      </w:r>
      <w:r>
        <w:t xml:space="preserve"> </w:t>
      </w:r>
      <w:r w:rsidR="00FE2BE8">
        <w:t>used similar methods to document</w:t>
      </w:r>
      <w:r>
        <w:t xml:space="preserve"> floristic diversity</w:t>
      </w:r>
      <w:ins w:id="193" w:author="Stefanie Lane" w:date="2022-01-16T13:50:00Z">
        <w:r w:rsidR="00FF5CB3">
          <w:t>.</w:t>
        </w:r>
      </w:ins>
    </w:p>
    <w:p w14:paraId="2973D0E9" w14:textId="77777777" w:rsidR="00C938EC" w:rsidRDefault="00FF5CB3" w:rsidP="00FF5CB3">
      <w:pPr>
        <w:pStyle w:val="ListParagraph"/>
        <w:numPr>
          <w:ilvl w:val="2"/>
          <w:numId w:val="4"/>
        </w:numPr>
        <w:rPr>
          <w:ins w:id="194" w:author="Stefanie Lane" w:date="2022-01-16T13:52:00Z"/>
        </w:rPr>
      </w:pPr>
      <w:ins w:id="195" w:author="Stefanie Lane" w:date="2022-01-16T13:50:00Z">
        <w:r>
          <w:t xml:space="preserve">Bradfield &amp; Porter identified distinct community sub-types (hereafter, “assemblages”), </w:t>
        </w:r>
      </w:ins>
      <w:ins w:id="196" w:author="Stefanie Lane" w:date="2022-01-16T13:51:00Z">
        <w:r w:rsidR="00C56564">
          <w:t>with niche occupancy driven</w:t>
        </w:r>
      </w:ins>
      <w:ins w:id="197" w:author="Stefanie Lane" w:date="2022-01-16T13:50:00Z">
        <w:r>
          <w:t xml:space="preserve"> by edaphic factors</w:t>
        </w:r>
      </w:ins>
      <w:ins w:id="198" w:author="Stefanie Lane" w:date="2022-01-16T13:51:00Z">
        <w:r w:rsidR="00C56564">
          <w:t xml:space="preserve"> such as drainage</w:t>
        </w:r>
      </w:ins>
      <w:ins w:id="199" w:author="Stefanie Lane" w:date="2022-01-16T13:50:00Z">
        <w:r>
          <w:t xml:space="preserve">. </w:t>
        </w:r>
      </w:ins>
      <w:del w:id="200" w:author="Stefanie Lane" w:date="2022-01-16T13:50:00Z">
        <w:r w:rsidR="0074167B" w:rsidDel="00FF5CB3">
          <w:delText>,</w:delText>
        </w:r>
      </w:del>
      <w:r w:rsidR="0074167B">
        <w:t xml:space="preserve"> </w:t>
      </w:r>
      <w:proofErr w:type="spellStart"/>
      <w:ins w:id="201" w:author="Stefanie Lane" w:date="2022-01-16T13:51:00Z">
        <w:r w:rsidR="00C56564">
          <w:t>Denoth</w:t>
        </w:r>
        <w:proofErr w:type="spellEnd"/>
        <w:r w:rsidR="00C56564">
          <w:t xml:space="preserve"> &amp; Myers repeated the sampling to determine whether a non-native species (purple loosestrife) was displacing </w:t>
        </w:r>
        <w:r w:rsidR="00C938EC">
          <w:t xml:space="preserve">a </w:t>
        </w:r>
      </w:ins>
      <w:ins w:id="202" w:author="Stefanie Lane" w:date="2022-01-16T13:52:00Z">
        <w:r w:rsidR="00C938EC">
          <w:t xml:space="preserve">species of concern (Henderson’s </w:t>
        </w:r>
        <w:proofErr w:type="spellStart"/>
        <w:r w:rsidR="00C938EC">
          <w:t>checkermallow</w:t>
        </w:r>
        <w:proofErr w:type="spellEnd"/>
        <w:r w:rsidR="00C938EC">
          <w:t xml:space="preserve">). </w:t>
        </w:r>
      </w:ins>
    </w:p>
    <w:p w14:paraId="2F12959A" w14:textId="5B637B45" w:rsidR="00E75976" w:rsidRDefault="00B14056" w:rsidP="00FF5CB3">
      <w:pPr>
        <w:pStyle w:val="ListParagraph"/>
        <w:numPr>
          <w:ilvl w:val="2"/>
          <w:numId w:val="4"/>
        </w:numPr>
        <w:pPrChange w:id="203" w:author="Stefanie Lane" w:date="2022-01-16T13:50:00Z">
          <w:pPr>
            <w:pStyle w:val="ListParagraph"/>
            <w:numPr>
              <w:ilvl w:val="1"/>
              <w:numId w:val="4"/>
            </w:numPr>
            <w:ind w:left="1440" w:hanging="360"/>
          </w:pPr>
        </w:pPrChange>
      </w:pPr>
      <w:ins w:id="204" w:author="Stefanie Lane" w:date="2022-01-16T13:53:00Z">
        <w:r>
          <w:t>While these studies independently characterize different community metrics, t</w:t>
        </w:r>
      </w:ins>
      <w:ins w:id="205" w:author="Stefanie Lane" w:date="2022-01-16T13:52:00Z">
        <w:r w:rsidR="00C938EC">
          <w:t xml:space="preserve">hese datasets </w:t>
        </w:r>
      </w:ins>
      <w:del w:id="206" w:author="Stefanie Lane" w:date="2022-01-16T13:52:00Z">
        <w:r w:rsidR="0074167B" w:rsidDel="00C938EC">
          <w:delText xml:space="preserve">which </w:delText>
        </w:r>
      </w:del>
      <w:r w:rsidR="0074167B">
        <w:t>provide</w:t>
      </w:r>
      <w:del w:id="207" w:author="Stefanie Lane" w:date="2022-01-16T13:52:00Z">
        <w:r w:rsidR="0074167B" w:rsidDel="00C938EC">
          <w:delText>s</w:delText>
        </w:r>
      </w:del>
      <w:r w:rsidR="0074167B">
        <w:t xml:space="preserve"> the opportunity to repeat observations </w:t>
      </w:r>
      <w:r w:rsidR="00CB18BB">
        <w:t>and</w:t>
      </w:r>
      <w:r w:rsidR="0074167B">
        <w:t xml:space="preserve"> characterize long-term plant community changes</w:t>
      </w:r>
      <w:ins w:id="208" w:author="Stefanie Lane" w:date="2022-01-16T13:53:00Z">
        <w:r>
          <w:t xml:space="preserve"> and stability of ‘reference quality’ habitat</w:t>
        </w:r>
      </w:ins>
      <w:r w:rsidR="0074167B">
        <w:t>.</w:t>
      </w:r>
    </w:p>
    <w:p w14:paraId="31E49DAF" w14:textId="7A5C8B8F" w:rsidR="00151992" w:rsidRDefault="00DC5555" w:rsidP="00A22262">
      <w:pPr>
        <w:pStyle w:val="ListParagraph"/>
        <w:numPr>
          <w:ilvl w:val="0"/>
          <w:numId w:val="4"/>
        </w:numPr>
        <w:rPr>
          <w:ins w:id="209" w:author="Stefanie Lane" w:date="2022-01-16T14:49:00Z"/>
        </w:rPr>
      </w:pPr>
      <w:commentRangeStart w:id="210"/>
      <w:r>
        <w:t xml:space="preserve">The </w:t>
      </w:r>
      <w:commentRangeEnd w:id="210"/>
      <w:r w:rsidR="00114EB3">
        <w:rPr>
          <w:rStyle w:val="CommentReference"/>
        </w:rPr>
        <w:commentReference w:id="210"/>
      </w:r>
      <w:r>
        <w:t xml:space="preserve">main objective of this work is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del w:id="211" w:author="Stefanie Lane" w:date="2022-01-16T13:48:00Z">
        <w:r w:rsidR="00E76A6B" w:rsidDel="00C5549B">
          <w:delText xml:space="preserve">direct </w:delText>
        </w:r>
      </w:del>
      <w:ins w:id="212" w:author="Stefanie Lane" w:date="2022-01-16T13:48:00Z">
        <w:r w:rsidR="00C5549B">
          <w:t xml:space="preserve">large-scale or direct </w:t>
        </w:r>
      </w:ins>
      <w:r w:rsidR="00E76A6B">
        <w:t>disturbance</w:t>
      </w:r>
      <w:r w:rsidR="00D502A8">
        <w:t xml:space="preserve"> </w:t>
      </w:r>
      <w:r w:rsidR="009B46F9">
        <w:t>in a</w:t>
      </w:r>
      <w:r w:rsidR="00B86420">
        <w:t xml:space="preserve"> tidal freshwater marsh. </w:t>
      </w:r>
      <w:r w:rsidR="007A161D">
        <w:t xml:space="preserve">I used three observational datasets spanning four decades to answer the following questions: </w:t>
      </w:r>
    </w:p>
    <w:p w14:paraId="4B62DDA4" w14:textId="77777777" w:rsidR="00A22262" w:rsidRDefault="00A22262" w:rsidP="00A22262">
      <w:pPr>
        <w:pPrChange w:id="213" w:author="Stefanie Lane" w:date="2022-01-16T14:49:00Z">
          <w:pPr>
            <w:pStyle w:val="ListParagraph"/>
            <w:numPr>
              <w:numId w:val="4"/>
            </w:numPr>
            <w:ind w:hanging="360"/>
          </w:pPr>
        </w:pPrChange>
      </w:pPr>
    </w:p>
    <w:p w14:paraId="3BD16AFF" w14:textId="77777777" w:rsidR="00151992" w:rsidRDefault="00151992" w:rsidP="00151992">
      <w:pPr>
        <w:pStyle w:val="ListParagraph"/>
        <w:numPr>
          <w:ilvl w:val="0"/>
          <w:numId w:val="12"/>
        </w:numPr>
        <w:rPr>
          <w:ins w:id="214" w:author="Stefanie Lane" w:date="2022-01-16T14:47:00Z"/>
        </w:rPr>
        <w:pPrChange w:id="215" w:author="Stefanie Lane" w:date="2022-01-16T14:47:00Z">
          <w:pPr>
            <w:pStyle w:val="ListParagraph"/>
            <w:numPr>
              <w:numId w:val="4"/>
            </w:numPr>
            <w:ind w:hanging="360"/>
          </w:pPr>
        </w:pPrChange>
      </w:pPr>
      <w:ins w:id="216" w:author="Stefanie Lane" w:date="2022-01-16T14:47:00Z">
        <w:r>
          <w:t xml:space="preserve">Are assemblages are still characterized by the same dominant species? </w:t>
        </w:r>
      </w:ins>
    </w:p>
    <w:p w14:paraId="6C027A0C" w14:textId="77777777" w:rsidR="00151992" w:rsidRDefault="00151992" w:rsidP="00151992">
      <w:pPr>
        <w:pStyle w:val="ListParagraph"/>
        <w:numPr>
          <w:ilvl w:val="1"/>
          <w:numId w:val="12"/>
        </w:numPr>
        <w:rPr>
          <w:ins w:id="217" w:author="Stefanie Lane" w:date="2022-01-16T14:47:00Z"/>
        </w:rPr>
        <w:pPrChange w:id="218" w:author="Stefanie Lane" w:date="2022-01-16T14:47:00Z">
          <w:pPr>
            <w:pStyle w:val="ListParagraph"/>
            <w:numPr>
              <w:ilvl w:val="1"/>
              <w:numId w:val="4"/>
            </w:numPr>
            <w:ind w:left="1440" w:hanging="360"/>
          </w:pPr>
        </w:pPrChange>
      </w:pPr>
      <w:ins w:id="219" w:author="Stefanie Lane" w:date="2022-01-16T14:47:00Z">
        <w:r>
          <w:t xml:space="preserve">In the absence of significant environmental disturbance, I expect the same species to dominate each assemblage as identified by Bradfield &amp; Porter (1982). </w:t>
        </w:r>
      </w:ins>
    </w:p>
    <w:p w14:paraId="36110E27" w14:textId="007F1B53" w:rsidR="00151992" w:rsidRDefault="00151992" w:rsidP="00151992">
      <w:pPr>
        <w:pStyle w:val="ListParagraph"/>
        <w:numPr>
          <w:ilvl w:val="2"/>
          <w:numId w:val="12"/>
        </w:numPr>
        <w:rPr>
          <w:ins w:id="220" w:author="Stefanie Lane" w:date="2022-01-16T14:47:00Z"/>
        </w:rPr>
        <w:pPrChange w:id="221" w:author="Stefanie Lane" w:date="2022-01-16T14:47:00Z">
          <w:pPr>
            <w:pStyle w:val="ListParagraph"/>
            <w:numPr>
              <w:ilvl w:val="2"/>
              <w:numId w:val="4"/>
            </w:numPr>
            <w:ind w:left="2160" w:hanging="360"/>
          </w:pPr>
        </w:pPrChange>
      </w:pPr>
      <w:ins w:id="222" w:author="Stefanie Lane" w:date="2022-01-16T14:47:00Z">
        <w:r w:rsidRPr="00012A89">
          <w:rPr>
            <w:b/>
            <w:rPrChange w:id="223" w:author="Stefanie Lane" w:date="2022-01-16T15:15:00Z">
              <w:rPr/>
            </w:rPrChange>
          </w:rPr>
          <w:t>ANALYSIS</w:t>
        </w:r>
        <w:r>
          <w:t>: cluster analysis (</w:t>
        </w:r>
      </w:ins>
      <w:ins w:id="224" w:author="Stefanie Lane" w:date="2022-01-16T15:15:00Z">
        <w:r w:rsidR="00A300F5">
          <w:t>Figure 1</w:t>
        </w:r>
      </w:ins>
      <w:ins w:id="225" w:author="Stefanie Lane" w:date="2022-01-16T14:47:00Z">
        <w:r>
          <w:t>) w/ indicator species analysis of each cluster to identify which species are driving the cluster (</w:t>
        </w:r>
      </w:ins>
      <w:ins w:id="226" w:author="Stefanie Lane" w:date="2022-01-16T15:15:00Z">
        <w:r w:rsidR="00A300F5">
          <w:t>Table 1, or Supplement</w:t>
        </w:r>
      </w:ins>
      <w:ins w:id="227" w:author="Stefanie Lane" w:date="2022-01-16T14:47:00Z">
        <w:r>
          <w:t xml:space="preserve">). </w:t>
        </w:r>
      </w:ins>
    </w:p>
    <w:p w14:paraId="4758C84E" w14:textId="77777777" w:rsidR="00151992" w:rsidRDefault="00151992" w:rsidP="00151992">
      <w:pPr>
        <w:pStyle w:val="ListParagraph"/>
        <w:numPr>
          <w:ilvl w:val="0"/>
          <w:numId w:val="12"/>
        </w:numPr>
        <w:rPr>
          <w:ins w:id="228" w:author="Stefanie Lane" w:date="2022-01-16T14:47:00Z"/>
        </w:rPr>
        <w:pPrChange w:id="229" w:author="Stefanie Lane" w:date="2022-01-16T14:47:00Z">
          <w:pPr>
            <w:pStyle w:val="ListParagraph"/>
            <w:numPr>
              <w:numId w:val="4"/>
            </w:numPr>
            <w:ind w:hanging="360"/>
          </w:pPr>
        </w:pPrChange>
      </w:pPr>
      <w:ins w:id="230" w:author="Stefanie Lane" w:date="2022-01-16T14:47:00Z">
        <w:r>
          <w:t>Is diversity stable within and between assemblage types over time?</w:t>
        </w:r>
      </w:ins>
    </w:p>
    <w:p w14:paraId="340945E2" w14:textId="1458AFD7" w:rsidR="00151992" w:rsidRDefault="00151992" w:rsidP="00151992">
      <w:pPr>
        <w:pStyle w:val="ListParagraph"/>
        <w:numPr>
          <w:ilvl w:val="1"/>
          <w:numId w:val="12"/>
        </w:numPr>
        <w:rPr>
          <w:ins w:id="231" w:author="Stefanie Lane" w:date="2022-01-16T14:47:00Z"/>
        </w:rPr>
        <w:pPrChange w:id="232" w:author="Stefanie Lane" w:date="2022-01-16T14:47:00Z">
          <w:pPr>
            <w:pStyle w:val="ListParagraph"/>
            <w:numPr>
              <w:ilvl w:val="1"/>
              <w:numId w:val="4"/>
            </w:numPr>
            <w:ind w:left="1440" w:hanging="360"/>
          </w:pPr>
        </w:pPrChange>
      </w:pPr>
      <w:ins w:id="233" w:author="Stefanie Lane" w:date="2022-01-16T14:47:00Z">
        <w:r>
          <w:t xml:space="preserve">I expect community-wide diversity to be </w:t>
        </w:r>
        <w:commentRangeStart w:id="234"/>
        <w:r>
          <w:t>more stable</w:t>
        </w:r>
        <w:commentRangeEnd w:id="234"/>
        <w:r>
          <w:rPr>
            <w:rStyle w:val="CommentReference"/>
          </w:rPr>
          <w:commentReference w:id="234"/>
        </w:r>
        <w:r>
          <w:t xml:space="preserve"> than diversity within each assemblage type. </w:t>
        </w:r>
      </w:ins>
    </w:p>
    <w:p w14:paraId="62CAB801" w14:textId="77777777" w:rsidR="00151992" w:rsidRDefault="00151992" w:rsidP="00151992">
      <w:pPr>
        <w:pStyle w:val="ListParagraph"/>
        <w:numPr>
          <w:ilvl w:val="2"/>
          <w:numId w:val="12"/>
        </w:numPr>
        <w:rPr>
          <w:ins w:id="235" w:author="Stefanie Lane" w:date="2022-01-16T14:47:00Z"/>
        </w:rPr>
        <w:pPrChange w:id="236" w:author="Stefanie Lane" w:date="2022-01-16T14:47:00Z">
          <w:pPr>
            <w:pStyle w:val="ListParagraph"/>
            <w:numPr>
              <w:ilvl w:val="2"/>
              <w:numId w:val="4"/>
            </w:numPr>
            <w:ind w:left="2160" w:hanging="360"/>
          </w:pPr>
        </w:pPrChange>
      </w:pPr>
      <w:ins w:id="237" w:author="Stefanie Lane" w:date="2022-01-16T14:47:00Z">
        <w:r w:rsidRPr="00012A89">
          <w:rPr>
            <w:b/>
            <w:rPrChange w:id="238" w:author="Stefanie Lane" w:date="2022-01-16T15:15:00Z">
              <w:rPr/>
            </w:rPrChange>
          </w:rPr>
          <w:lastRenderedPageBreak/>
          <w:t>ANALYSIS</w:t>
        </w:r>
        <w:r>
          <w:t xml:space="preserve">: </w:t>
        </w:r>
        <w:proofErr w:type="spellStart"/>
        <w:r>
          <w:t>community_stability</w:t>
        </w:r>
        <w:proofErr w:type="spellEnd"/>
        <w:r>
          <w:t xml:space="preserve"> (“</w:t>
        </w:r>
        <w:proofErr w:type="spellStart"/>
        <w:r>
          <w:t>codyn</w:t>
        </w:r>
        <w:proofErr w:type="spellEnd"/>
        <w:r>
          <w:t xml:space="preserve">”) to measure mean richness over time, and variance ratio to determine significance of richness variance (report value in text). </w:t>
        </w:r>
      </w:ins>
    </w:p>
    <w:p w14:paraId="1601F474" w14:textId="77777777" w:rsidR="00151992" w:rsidRPr="00494F7E" w:rsidRDefault="00151992" w:rsidP="00151992">
      <w:pPr>
        <w:pStyle w:val="ListParagraph"/>
        <w:numPr>
          <w:ilvl w:val="0"/>
          <w:numId w:val="12"/>
        </w:numPr>
        <w:rPr>
          <w:ins w:id="239" w:author="Stefanie Lane" w:date="2022-01-16T14:47:00Z"/>
        </w:rPr>
        <w:pPrChange w:id="240" w:author="Stefanie Lane" w:date="2022-01-16T14:47:00Z">
          <w:pPr>
            <w:pStyle w:val="ListParagraph"/>
            <w:numPr>
              <w:numId w:val="4"/>
            </w:numPr>
            <w:ind w:hanging="360"/>
          </w:pPr>
        </w:pPrChange>
      </w:pPr>
      <w:ins w:id="241" w:author="Stefanie Lane" w:date="2022-01-16T14:47:00Z">
        <w:r>
          <w:t xml:space="preserve">What is the total community species turnover, and which species gained or lost are driving changes within each assemblage’s diversity?  </w:t>
        </w:r>
      </w:ins>
    </w:p>
    <w:p w14:paraId="640BC3CE" w14:textId="77777777" w:rsidR="00151992" w:rsidRDefault="00151992" w:rsidP="00151992">
      <w:pPr>
        <w:pStyle w:val="ListParagraph"/>
        <w:numPr>
          <w:ilvl w:val="1"/>
          <w:numId w:val="12"/>
        </w:numPr>
        <w:rPr>
          <w:ins w:id="242" w:author="Stefanie Lane" w:date="2022-01-16T14:47:00Z"/>
        </w:rPr>
        <w:pPrChange w:id="243" w:author="Stefanie Lane" w:date="2022-01-16T14:47:00Z">
          <w:pPr>
            <w:pStyle w:val="ListParagraph"/>
            <w:numPr>
              <w:ilvl w:val="1"/>
              <w:numId w:val="4"/>
            </w:numPr>
            <w:ind w:left="1440" w:hanging="360"/>
          </w:pPr>
        </w:pPrChange>
      </w:pPr>
      <w:ins w:id="244" w:author="Stefanie Lane" w:date="2022-01-16T14:47:00Z">
        <w:r>
          <w:t>If assemblages have greater species homogenization within assemblages, I expect this to be driven by significant invasive species abundance.</w:t>
        </w:r>
      </w:ins>
    </w:p>
    <w:p w14:paraId="3263A27C" w14:textId="5D3FB738" w:rsidR="00151992" w:rsidRDefault="00151992" w:rsidP="00151992">
      <w:pPr>
        <w:pStyle w:val="ListParagraph"/>
        <w:numPr>
          <w:ilvl w:val="2"/>
          <w:numId w:val="12"/>
        </w:numPr>
        <w:rPr>
          <w:ins w:id="245" w:author="Stefanie Lane" w:date="2022-01-16T14:47:00Z"/>
        </w:rPr>
        <w:pPrChange w:id="246" w:author="Stefanie Lane" w:date="2022-01-16T14:47:00Z">
          <w:pPr>
            <w:pStyle w:val="ListParagraph"/>
            <w:numPr>
              <w:ilvl w:val="2"/>
              <w:numId w:val="4"/>
            </w:numPr>
            <w:ind w:left="2160" w:hanging="360"/>
          </w:pPr>
        </w:pPrChange>
      </w:pPr>
      <w:ins w:id="247" w:author="Stefanie Lane" w:date="2022-01-16T14:47:00Z">
        <w:r w:rsidRPr="00012A89">
          <w:rPr>
            <w:b/>
            <w:rPrChange w:id="248" w:author="Stefanie Lane" w:date="2022-01-16T15:15:00Z">
              <w:rPr/>
            </w:rPrChange>
          </w:rPr>
          <w:t>ANALYSIS</w:t>
        </w:r>
        <w:r>
          <w:t>: (1) total turnover of community (report value in text), (2) rank clock plots of species dominance over time within assemblages and rate of community change (</w:t>
        </w:r>
      </w:ins>
      <w:ins w:id="249" w:author="Stefanie Lane" w:date="2022-01-16T15:15:00Z">
        <w:r w:rsidR="00A300F5">
          <w:t>Figure 2</w:t>
        </w:r>
      </w:ins>
      <w:ins w:id="250" w:author="Stefanie Lane" w:date="2022-01-16T14:47:00Z">
        <w:r>
          <w:t>)</w:t>
        </w:r>
      </w:ins>
    </w:p>
    <w:p w14:paraId="4F03FDF0" w14:textId="487FD448" w:rsidR="00D22138" w:rsidRPr="002979C4" w:rsidDel="00151992" w:rsidRDefault="00365200" w:rsidP="006C5D18">
      <w:pPr>
        <w:pStyle w:val="ListParagraph"/>
        <w:numPr>
          <w:ilvl w:val="0"/>
          <w:numId w:val="2"/>
        </w:numPr>
        <w:rPr>
          <w:del w:id="251" w:author="Stefanie Lane" w:date="2022-01-16T14:47:00Z"/>
          <w:highlight w:val="yellow"/>
          <w:rPrChange w:id="252" w:author="Stefanie Lane" w:date="2022-01-16T13:55:00Z">
            <w:rPr>
              <w:del w:id="253" w:author="Stefanie Lane" w:date="2022-01-16T14:47:00Z"/>
            </w:rPr>
          </w:rPrChange>
        </w:rPr>
      </w:pPr>
      <w:del w:id="254" w:author="Stefanie Lane" w:date="2022-01-16T14:47:00Z">
        <w:r w:rsidRPr="002979C4" w:rsidDel="00151992">
          <w:rPr>
            <w:highlight w:val="yellow"/>
            <w:rPrChange w:id="255" w:author="Stefanie Lane" w:date="2022-01-16T13:55:00Z">
              <w:rPr/>
            </w:rPrChange>
          </w:rPr>
          <w:delText>Are</w:delText>
        </w:r>
        <w:r w:rsidR="00063E63" w:rsidRPr="002979C4" w:rsidDel="00151992">
          <w:rPr>
            <w:highlight w:val="yellow"/>
            <w:rPrChange w:id="256" w:author="Stefanie Lane" w:date="2022-01-16T13:55:00Z">
              <w:rPr/>
            </w:rPrChange>
          </w:rPr>
          <w:delText xml:space="preserve"> assemblages are still characterized by the same dominant species</w:delText>
        </w:r>
        <w:r w:rsidRPr="002979C4" w:rsidDel="00151992">
          <w:rPr>
            <w:highlight w:val="yellow"/>
            <w:rPrChange w:id="257" w:author="Stefanie Lane" w:date="2022-01-16T13:55:00Z">
              <w:rPr/>
            </w:rPrChange>
          </w:rPr>
          <w:delText>?</w:delText>
        </w:r>
        <w:r w:rsidR="00063E63" w:rsidRPr="002979C4" w:rsidDel="00151992">
          <w:rPr>
            <w:highlight w:val="yellow"/>
            <w:rPrChange w:id="258" w:author="Stefanie Lane" w:date="2022-01-16T13:55:00Z">
              <w:rPr/>
            </w:rPrChange>
          </w:rPr>
          <w:delText xml:space="preserve"> </w:delText>
        </w:r>
      </w:del>
    </w:p>
    <w:p w14:paraId="73AC8FFC" w14:textId="6D756171" w:rsidR="00063E63" w:rsidRPr="002979C4" w:rsidDel="00151992" w:rsidRDefault="00063E63" w:rsidP="00063E63">
      <w:pPr>
        <w:pStyle w:val="ListParagraph"/>
        <w:numPr>
          <w:ilvl w:val="1"/>
          <w:numId w:val="2"/>
        </w:numPr>
        <w:rPr>
          <w:del w:id="259" w:author="Stefanie Lane" w:date="2022-01-16T14:47:00Z"/>
          <w:highlight w:val="yellow"/>
          <w:rPrChange w:id="260" w:author="Stefanie Lane" w:date="2022-01-16T13:55:00Z">
            <w:rPr>
              <w:del w:id="261" w:author="Stefanie Lane" w:date="2022-01-16T14:47:00Z"/>
            </w:rPr>
          </w:rPrChange>
        </w:rPr>
      </w:pPr>
      <w:del w:id="262" w:author="Stefanie Lane" w:date="2022-01-16T14:47:00Z">
        <w:r w:rsidRPr="002979C4" w:rsidDel="00151992">
          <w:rPr>
            <w:highlight w:val="yellow"/>
            <w:rPrChange w:id="263" w:author="Stefanie Lane" w:date="2022-01-16T13:55:00Z">
              <w:rPr/>
            </w:rPrChange>
          </w:rPr>
          <w:delText xml:space="preserve">In the absence of significant </w:delText>
        </w:r>
        <w:r w:rsidR="000766B8" w:rsidRPr="002979C4" w:rsidDel="00151992">
          <w:rPr>
            <w:highlight w:val="yellow"/>
            <w:rPrChange w:id="264" w:author="Stefanie Lane" w:date="2022-01-16T13:55:00Z">
              <w:rPr/>
            </w:rPrChange>
          </w:rPr>
          <w:delText>environmental disturbance, I</w:delText>
        </w:r>
        <w:r w:rsidRPr="002979C4" w:rsidDel="00151992">
          <w:rPr>
            <w:highlight w:val="yellow"/>
            <w:rPrChange w:id="265" w:author="Stefanie Lane" w:date="2022-01-16T13:55:00Z">
              <w:rPr/>
            </w:rPrChange>
          </w:rPr>
          <w:delText xml:space="preserve"> expect the same species to dominate each assemblage as identified by Bradfield &amp; Porter (1982). </w:delText>
        </w:r>
      </w:del>
    </w:p>
    <w:p w14:paraId="704CEFAA" w14:textId="3E86E079" w:rsidR="006C5D18" w:rsidRPr="002979C4" w:rsidDel="00151992" w:rsidRDefault="002E58E8" w:rsidP="006C5D18">
      <w:pPr>
        <w:pStyle w:val="ListParagraph"/>
        <w:numPr>
          <w:ilvl w:val="0"/>
          <w:numId w:val="2"/>
        </w:numPr>
        <w:rPr>
          <w:del w:id="266" w:author="Stefanie Lane" w:date="2022-01-16T14:47:00Z"/>
          <w:highlight w:val="yellow"/>
          <w:rPrChange w:id="267" w:author="Stefanie Lane" w:date="2022-01-16T13:55:00Z">
            <w:rPr>
              <w:del w:id="268" w:author="Stefanie Lane" w:date="2022-01-16T14:47:00Z"/>
            </w:rPr>
          </w:rPrChange>
        </w:rPr>
      </w:pPr>
      <w:del w:id="269" w:author="Stefanie Lane" w:date="2022-01-16T14:47:00Z">
        <w:r w:rsidRPr="002979C4" w:rsidDel="00151992">
          <w:rPr>
            <w:highlight w:val="yellow"/>
            <w:rPrChange w:id="270" w:author="Stefanie Lane" w:date="2022-01-16T13:55:00Z">
              <w:rPr/>
            </w:rPrChange>
          </w:rPr>
          <w:delText xml:space="preserve">Is </w:delText>
        </w:r>
        <w:commentRangeStart w:id="271"/>
        <w:r w:rsidRPr="002979C4" w:rsidDel="00151992">
          <w:rPr>
            <w:highlight w:val="yellow"/>
            <w:rPrChange w:id="272" w:author="Stefanie Lane" w:date="2022-01-16T13:55:00Z">
              <w:rPr/>
            </w:rPrChange>
          </w:rPr>
          <w:delText xml:space="preserve">diversity </w:delText>
        </w:r>
        <w:commentRangeEnd w:id="271"/>
        <w:r w:rsidR="006144D9" w:rsidRPr="002979C4" w:rsidDel="00151992">
          <w:rPr>
            <w:rStyle w:val="CommentReference"/>
            <w:highlight w:val="yellow"/>
            <w:rPrChange w:id="273" w:author="Stefanie Lane" w:date="2022-01-16T13:55:00Z">
              <w:rPr>
                <w:rStyle w:val="CommentReference"/>
              </w:rPr>
            </w:rPrChange>
          </w:rPr>
          <w:commentReference w:id="271"/>
        </w:r>
        <w:r w:rsidRPr="002979C4" w:rsidDel="00151992">
          <w:rPr>
            <w:highlight w:val="yellow"/>
            <w:rPrChange w:id="274" w:author="Stefanie Lane" w:date="2022-01-16T13:55:00Z">
              <w:rPr/>
            </w:rPrChange>
          </w:rPr>
          <w:delText>stable b</w:delText>
        </w:r>
        <w:r w:rsidR="00AD1920" w:rsidRPr="002979C4" w:rsidDel="00151992">
          <w:rPr>
            <w:highlight w:val="yellow"/>
            <w:rPrChange w:id="275" w:author="Stefanie Lane" w:date="2022-01-16T13:55:00Z">
              <w:rPr/>
            </w:rPrChange>
          </w:rPr>
          <w:delText xml:space="preserve">etween </w:delText>
        </w:r>
        <w:r w:rsidR="00E10A2E" w:rsidRPr="002979C4" w:rsidDel="00151992">
          <w:rPr>
            <w:highlight w:val="yellow"/>
            <w:rPrChange w:id="276" w:author="Stefanie Lane" w:date="2022-01-16T13:55:00Z">
              <w:rPr/>
            </w:rPrChange>
          </w:rPr>
          <w:delText>assemblage</w:delText>
        </w:r>
        <w:r w:rsidR="00AD1920" w:rsidRPr="002979C4" w:rsidDel="00151992">
          <w:rPr>
            <w:highlight w:val="yellow"/>
            <w:rPrChange w:id="277" w:author="Stefanie Lane" w:date="2022-01-16T13:55:00Z">
              <w:rPr/>
            </w:rPrChange>
          </w:rPr>
          <w:delText xml:space="preserve"> types</w:delText>
        </w:r>
        <w:r w:rsidR="00365200" w:rsidRPr="002979C4" w:rsidDel="00151992">
          <w:rPr>
            <w:highlight w:val="yellow"/>
            <w:rPrChange w:id="278" w:author="Stefanie Lane" w:date="2022-01-16T13:55:00Z">
              <w:rPr/>
            </w:rPrChange>
          </w:rPr>
          <w:delText>?</w:delText>
        </w:r>
      </w:del>
    </w:p>
    <w:p w14:paraId="0F551734" w14:textId="219E159E" w:rsidR="00F15F7E" w:rsidRPr="002979C4" w:rsidDel="00151992" w:rsidRDefault="00E10A2E" w:rsidP="002E58E8">
      <w:pPr>
        <w:pStyle w:val="ListParagraph"/>
        <w:numPr>
          <w:ilvl w:val="1"/>
          <w:numId w:val="2"/>
        </w:numPr>
        <w:rPr>
          <w:del w:id="279" w:author="Stefanie Lane" w:date="2022-01-16T14:47:00Z"/>
          <w:highlight w:val="yellow"/>
          <w:rPrChange w:id="280" w:author="Stefanie Lane" w:date="2022-01-16T13:55:00Z">
            <w:rPr>
              <w:del w:id="281" w:author="Stefanie Lane" w:date="2022-01-16T14:47:00Z"/>
            </w:rPr>
          </w:rPrChange>
        </w:rPr>
      </w:pPr>
      <w:del w:id="282" w:author="Stefanie Lane" w:date="2022-01-16T14:47:00Z">
        <w:r w:rsidRPr="002979C4" w:rsidDel="00151992">
          <w:rPr>
            <w:highlight w:val="yellow"/>
            <w:rPrChange w:id="283" w:author="Stefanie Lane" w:date="2022-01-16T13:55:00Z">
              <w:rPr/>
            </w:rPrChange>
          </w:rPr>
          <w:delText>I</w:delText>
        </w:r>
        <w:r w:rsidR="00C925CA" w:rsidRPr="002979C4" w:rsidDel="00151992">
          <w:rPr>
            <w:highlight w:val="yellow"/>
            <w:rPrChange w:id="284" w:author="Stefanie Lane" w:date="2022-01-16T13:55:00Z">
              <w:rPr/>
            </w:rPrChange>
          </w:rPr>
          <w:delText xml:space="preserve"> expect </w:delText>
        </w:r>
        <w:r w:rsidR="00F15F7E" w:rsidRPr="002979C4" w:rsidDel="00151992">
          <w:rPr>
            <w:highlight w:val="yellow"/>
            <w:rPrChange w:id="285" w:author="Stefanie Lane" w:date="2022-01-16T13:55:00Z">
              <w:rPr/>
            </w:rPrChange>
          </w:rPr>
          <w:delText xml:space="preserve">assemblages should have similar </w:delText>
        </w:r>
        <w:r w:rsidR="00BA22E1" w:rsidRPr="002979C4" w:rsidDel="00151992">
          <w:rPr>
            <w:highlight w:val="yellow"/>
            <w:rPrChange w:id="286" w:author="Stefanie Lane" w:date="2022-01-16T13:55:00Z">
              <w:rPr/>
            </w:rPrChange>
          </w:rPr>
          <w:delText xml:space="preserve">measures of dissimilarity (i.e., dendrograms </w:delText>
        </w:r>
        <w:r w:rsidR="002D0C63" w:rsidRPr="002979C4" w:rsidDel="00151992">
          <w:rPr>
            <w:highlight w:val="yellow"/>
            <w:rPrChange w:id="287" w:author="Stefanie Lane" w:date="2022-01-16T13:55:00Z">
              <w:rPr/>
            </w:rPrChange>
          </w:rPr>
          <w:delText xml:space="preserve">1979-2019 </w:delText>
        </w:r>
        <w:r w:rsidR="00BA22E1" w:rsidRPr="002979C4" w:rsidDel="00151992">
          <w:rPr>
            <w:highlight w:val="yellow"/>
            <w:rPrChange w:id="288" w:author="Stefanie Lane" w:date="2022-01-16T13:55:00Z">
              <w:rPr/>
            </w:rPrChange>
          </w:rPr>
          <w:delText xml:space="preserve">should </w:delText>
        </w:r>
        <w:r w:rsidR="002D0C63" w:rsidRPr="002979C4" w:rsidDel="00151992">
          <w:rPr>
            <w:highlight w:val="yellow"/>
            <w:rPrChange w:id="289" w:author="Stefanie Lane" w:date="2022-01-16T13:55:00Z">
              <w:rPr/>
            </w:rPrChange>
          </w:rPr>
          <w:delText>look similar)</w:delText>
        </w:r>
        <w:r w:rsidR="00C925CA" w:rsidRPr="002979C4" w:rsidDel="00151992">
          <w:rPr>
            <w:highlight w:val="yellow"/>
            <w:rPrChange w:id="290" w:author="Stefanie Lane" w:date="2022-01-16T13:55:00Z">
              <w:rPr/>
            </w:rPrChange>
          </w:rPr>
          <w:delText xml:space="preserve"> if assemblages are stable</w:delText>
        </w:r>
        <w:r w:rsidR="002D0C63" w:rsidRPr="002979C4" w:rsidDel="00151992">
          <w:rPr>
            <w:highlight w:val="yellow"/>
            <w:rPrChange w:id="291" w:author="Stefanie Lane" w:date="2022-01-16T13:55:00Z">
              <w:rPr/>
            </w:rPrChange>
          </w:rPr>
          <w:delText xml:space="preserve">. </w:delText>
        </w:r>
      </w:del>
    </w:p>
    <w:p w14:paraId="05AF5680" w14:textId="08A1132A" w:rsidR="000A3AB7" w:rsidRPr="002979C4" w:rsidDel="00151992" w:rsidRDefault="000A3AB7" w:rsidP="000A3AB7">
      <w:pPr>
        <w:pStyle w:val="ListParagraph"/>
        <w:numPr>
          <w:ilvl w:val="0"/>
          <w:numId w:val="2"/>
        </w:numPr>
        <w:rPr>
          <w:del w:id="292" w:author="Stefanie Lane" w:date="2022-01-16T14:47:00Z"/>
          <w:highlight w:val="yellow"/>
          <w:rPrChange w:id="293" w:author="Stefanie Lane" w:date="2022-01-16T13:55:00Z">
            <w:rPr>
              <w:del w:id="294" w:author="Stefanie Lane" w:date="2022-01-16T14:47:00Z"/>
            </w:rPr>
          </w:rPrChange>
        </w:rPr>
      </w:pPr>
      <w:del w:id="295" w:author="Stefanie Lane" w:date="2022-01-16T14:47:00Z">
        <w:r w:rsidRPr="002979C4" w:rsidDel="00151992">
          <w:rPr>
            <w:highlight w:val="yellow"/>
            <w:rPrChange w:id="296" w:author="Stefanie Lane" w:date="2022-01-16T13:55:00Z">
              <w:rPr/>
            </w:rPrChange>
          </w:rPr>
          <w:delText>Is diversity stable within assemblage types</w:delText>
        </w:r>
        <w:r w:rsidR="007C65DB" w:rsidRPr="002979C4" w:rsidDel="00151992">
          <w:rPr>
            <w:highlight w:val="yellow"/>
            <w:rPrChange w:id="297" w:author="Stefanie Lane" w:date="2022-01-16T13:55:00Z">
              <w:rPr/>
            </w:rPrChange>
          </w:rPr>
          <w:delText>?</w:delText>
        </w:r>
        <w:r w:rsidRPr="002979C4" w:rsidDel="00151992">
          <w:rPr>
            <w:highlight w:val="yellow"/>
            <w:rPrChange w:id="298" w:author="Stefanie Lane" w:date="2022-01-16T13:55:00Z">
              <w:rPr/>
            </w:rPrChange>
          </w:rPr>
          <w:delText xml:space="preserve"> (i.e., are diversity </w:delText>
        </w:r>
        <w:commentRangeStart w:id="299"/>
        <w:r w:rsidRPr="002979C4" w:rsidDel="00151992">
          <w:rPr>
            <w:highlight w:val="yellow"/>
            <w:rPrChange w:id="300" w:author="Stefanie Lane" w:date="2022-01-16T13:55:00Z">
              <w:rPr/>
            </w:rPrChange>
          </w:rPr>
          <w:delText xml:space="preserve">metrics </w:delText>
        </w:r>
        <w:commentRangeEnd w:id="299"/>
        <w:r w:rsidRPr="002979C4" w:rsidDel="00151992">
          <w:rPr>
            <w:rStyle w:val="CommentReference"/>
            <w:highlight w:val="yellow"/>
            <w:rPrChange w:id="301" w:author="Stefanie Lane" w:date="2022-01-16T13:55:00Z">
              <w:rPr>
                <w:rStyle w:val="CommentReference"/>
              </w:rPr>
            </w:rPrChange>
          </w:rPr>
          <w:commentReference w:id="299"/>
        </w:r>
        <w:r w:rsidRPr="002979C4" w:rsidDel="00151992">
          <w:rPr>
            <w:highlight w:val="yellow"/>
            <w:rPrChange w:id="302" w:author="Stefanie Lane" w:date="2022-01-16T13:55:00Z">
              <w:rPr/>
            </w:rPrChange>
          </w:rPr>
          <w:delText xml:space="preserve">measured in 2019 comparable to </w:delText>
        </w:r>
        <w:r w:rsidR="00E66484" w:rsidRPr="002979C4" w:rsidDel="00151992">
          <w:rPr>
            <w:highlight w:val="yellow"/>
            <w:rPrChange w:id="303" w:author="Stefanie Lane" w:date="2022-01-16T13:55:00Z">
              <w:rPr/>
            </w:rPrChange>
          </w:rPr>
          <w:delText xml:space="preserve">1999 and/or </w:delText>
        </w:r>
        <w:r w:rsidRPr="002979C4" w:rsidDel="00151992">
          <w:rPr>
            <w:highlight w:val="yellow"/>
            <w:rPrChange w:id="304" w:author="Stefanie Lane" w:date="2022-01-16T13:55:00Z">
              <w:rPr/>
            </w:rPrChange>
          </w:rPr>
          <w:delText>1979?)</w:delText>
        </w:r>
      </w:del>
    </w:p>
    <w:p w14:paraId="0CA75178" w14:textId="21E8AC78" w:rsidR="000A3AB7" w:rsidRPr="002979C4" w:rsidDel="00151992" w:rsidRDefault="000A3AB7" w:rsidP="000A3AB7">
      <w:pPr>
        <w:pStyle w:val="ListParagraph"/>
        <w:numPr>
          <w:ilvl w:val="1"/>
          <w:numId w:val="2"/>
        </w:numPr>
        <w:rPr>
          <w:del w:id="305" w:author="Stefanie Lane" w:date="2022-01-16T14:47:00Z"/>
          <w:highlight w:val="yellow"/>
          <w:rPrChange w:id="306" w:author="Stefanie Lane" w:date="2022-01-16T13:55:00Z">
            <w:rPr>
              <w:del w:id="307" w:author="Stefanie Lane" w:date="2022-01-16T14:47:00Z"/>
            </w:rPr>
          </w:rPrChange>
        </w:rPr>
      </w:pPr>
      <w:del w:id="308" w:author="Stefanie Lane" w:date="2022-01-16T14:47:00Z">
        <w:r w:rsidRPr="002979C4" w:rsidDel="00151992">
          <w:rPr>
            <w:highlight w:val="yellow"/>
            <w:rPrChange w:id="309" w:author="Stefanie Lane" w:date="2022-01-16T13:55:00Z">
              <w:rPr/>
            </w:rPrChange>
          </w:rPr>
          <w:delText xml:space="preserve">I expect assemblages should have similar </w:delText>
        </w:r>
        <w:r w:rsidRPr="002979C4" w:rsidDel="00151992">
          <w:rPr>
            <w:rFonts w:cstheme="minorHAnsi"/>
            <w:highlight w:val="yellow"/>
            <w:rPrChange w:id="310" w:author="Stefanie Lane" w:date="2022-01-16T13:55:00Z">
              <w:rPr>
                <w:rFonts w:cstheme="minorHAnsi"/>
              </w:rPr>
            </w:rPrChange>
          </w:rPr>
          <w:delText>α</w:delText>
        </w:r>
        <w:r w:rsidRPr="002979C4" w:rsidDel="00151992">
          <w:rPr>
            <w:highlight w:val="yellow"/>
            <w:rPrChange w:id="311" w:author="Stefanie Lane" w:date="2022-01-16T13:55:00Z">
              <w:rPr/>
            </w:rPrChange>
          </w:rPr>
          <w:delText xml:space="preserve">- and </w:delText>
        </w:r>
        <w:r w:rsidRPr="002979C4" w:rsidDel="00151992">
          <w:rPr>
            <w:rFonts w:cstheme="minorHAnsi"/>
            <w:highlight w:val="yellow"/>
            <w:rPrChange w:id="312" w:author="Stefanie Lane" w:date="2022-01-16T13:55:00Z">
              <w:rPr>
                <w:rFonts w:cstheme="minorHAnsi"/>
              </w:rPr>
            </w:rPrChange>
          </w:rPr>
          <w:delText>β</w:delText>
        </w:r>
        <w:r w:rsidRPr="002979C4" w:rsidDel="00151992">
          <w:rPr>
            <w:highlight w:val="yellow"/>
            <w:rPrChange w:id="313" w:author="Stefanie Lane" w:date="2022-01-16T13:55:00Z">
              <w:rPr/>
            </w:rPrChange>
          </w:rPr>
          <w:delText xml:space="preserve">-diversity if assemblages are stable. </w:delText>
        </w:r>
      </w:del>
    </w:p>
    <w:p w14:paraId="43277E5A" w14:textId="4109CF18" w:rsidR="002E58E8" w:rsidRPr="002979C4" w:rsidDel="00151992" w:rsidRDefault="00122537" w:rsidP="002E58E8">
      <w:pPr>
        <w:pStyle w:val="ListParagraph"/>
        <w:numPr>
          <w:ilvl w:val="0"/>
          <w:numId w:val="2"/>
        </w:numPr>
        <w:rPr>
          <w:del w:id="314" w:author="Stefanie Lane" w:date="2022-01-16T14:47:00Z"/>
          <w:highlight w:val="yellow"/>
          <w:rPrChange w:id="315" w:author="Stefanie Lane" w:date="2022-01-16T13:55:00Z">
            <w:rPr>
              <w:del w:id="316" w:author="Stefanie Lane" w:date="2022-01-16T14:47:00Z"/>
            </w:rPr>
          </w:rPrChange>
        </w:rPr>
      </w:pPr>
      <w:del w:id="317" w:author="Stefanie Lane" w:date="2022-01-16T14:47:00Z">
        <w:r w:rsidRPr="002979C4" w:rsidDel="00151992">
          <w:rPr>
            <w:highlight w:val="yellow"/>
            <w:rPrChange w:id="318" w:author="Stefanie Lane" w:date="2022-01-16T13:55:00Z">
              <w:rPr/>
            </w:rPrChange>
          </w:rPr>
          <w:delText>Which</w:delText>
        </w:r>
        <w:r w:rsidR="002E58E8" w:rsidRPr="002979C4" w:rsidDel="00151992">
          <w:rPr>
            <w:highlight w:val="yellow"/>
            <w:rPrChange w:id="319" w:author="Stefanie Lane" w:date="2022-01-16T13:55:00Z">
              <w:rPr/>
            </w:rPrChange>
          </w:rPr>
          <w:delText xml:space="preserve"> </w:delText>
        </w:r>
        <w:commentRangeStart w:id="320"/>
        <w:r w:rsidR="00E76A6B" w:rsidRPr="002979C4" w:rsidDel="00151992">
          <w:rPr>
            <w:highlight w:val="yellow"/>
            <w:rPrChange w:id="321" w:author="Stefanie Lane" w:date="2022-01-16T13:55:00Z">
              <w:rPr/>
            </w:rPrChange>
          </w:rPr>
          <w:delText xml:space="preserve">species </w:delText>
        </w:r>
        <w:commentRangeEnd w:id="320"/>
        <w:r w:rsidR="00DA0E1A" w:rsidRPr="002979C4" w:rsidDel="00151992">
          <w:rPr>
            <w:rStyle w:val="CommentReference"/>
            <w:highlight w:val="yellow"/>
            <w:rPrChange w:id="322" w:author="Stefanie Lane" w:date="2022-01-16T13:55:00Z">
              <w:rPr>
                <w:rStyle w:val="CommentReference"/>
              </w:rPr>
            </w:rPrChange>
          </w:rPr>
          <w:commentReference w:id="320"/>
        </w:r>
        <w:r w:rsidR="00E76A6B" w:rsidRPr="002979C4" w:rsidDel="00151992">
          <w:rPr>
            <w:highlight w:val="yellow"/>
            <w:rPrChange w:id="323" w:author="Stefanie Lane" w:date="2022-01-16T13:55:00Z">
              <w:rPr/>
            </w:rPrChange>
          </w:rPr>
          <w:delText xml:space="preserve">are gained or lost that drive changes in assemblage diversity? </w:delText>
        </w:r>
      </w:del>
    </w:p>
    <w:p w14:paraId="25F63456" w14:textId="07DE3B8C" w:rsidR="00E76A6B" w:rsidRPr="002979C4" w:rsidDel="00151992" w:rsidRDefault="002C55D8" w:rsidP="00E76A6B">
      <w:pPr>
        <w:pStyle w:val="ListParagraph"/>
        <w:numPr>
          <w:ilvl w:val="1"/>
          <w:numId w:val="2"/>
        </w:numPr>
        <w:rPr>
          <w:del w:id="324" w:author="Stefanie Lane" w:date="2022-01-16T14:47:00Z"/>
          <w:highlight w:val="yellow"/>
          <w:rPrChange w:id="325" w:author="Stefanie Lane" w:date="2022-01-16T13:55:00Z">
            <w:rPr>
              <w:del w:id="326" w:author="Stefanie Lane" w:date="2022-01-16T14:47:00Z"/>
            </w:rPr>
          </w:rPrChange>
        </w:rPr>
      </w:pPr>
      <w:del w:id="327" w:author="Stefanie Lane" w:date="2022-01-16T14:47:00Z">
        <w:r w:rsidRPr="002979C4" w:rsidDel="00151992">
          <w:rPr>
            <w:highlight w:val="yellow"/>
            <w:rPrChange w:id="328" w:author="Stefanie Lane" w:date="2022-01-16T13:55:00Z">
              <w:rPr/>
            </w:rPrChange>
          </w:rPr>
          <w:delText xml:space="preserve">If </w:delText>
        </w:r>
        <w:r w:rsidR="00C925CA" w:rsidRPr="002979C4" w:rsidDel="00151992">
          <w:rPr>
            <w:highlight w:val="yellow"/>
            <w:rPrChange w:id="329" w:author="Stefanie Lane" w:date="2022-01-16T13:55:00Z">
              <w:rPr/>
            </w:rPrChange>
          </w:rPr>
          <w:delText>assemblages have greater species homogenization</w:delText>
        </w:r>
        <w:r w:rsidRPr="002979C4" w:rsidDel="00151992">
          <w:rPr>
            <w:highlight w:val="yellow"/>
            <w:rPrChange w:id="330" w:author="Stefanie Lane" w:date="2022-01-16T13:55:00Z">
              <w:rPr/>
            </w:rPrChange>
          </w:rPr>
          <w:delText xml:space="preserve"> within assemblages, I expect </w:delText>
        </w:r>
      </w:del>
      <w:del w:id="331" w:author="Stefanie Lane" w:date="2022-01-11T17:50:00Z">
        <w:r w:rsidRPr="002979C4" w:rsidDel="00020056">
          <w:rPr>
            <w:highlight w:val="yellow"/>
            <w:rPrChange w:id="332" w:author="Stefanie Lane" w:date="2022-01-16T13:55:00Z">
              <w:rPr/>
            </w:rPrChange>
          </w:rPr>
          <w:delText xml:space="preserve">it </w:delText>
        </w:r>
      </w:del>
      <w:del w:id="333" w:author="Stefanie Lane" w:date="2022-01-16T14:47:00Z">
        <w:r w:rsidRPr="002979C4" w:rsidDel="00151992">
          <w:rPr>
            <w:highlight w:val="yellow"/>
            <w:rPrChange w:id="334" w:author="Stefanie Lane" w:date="2022-01-16T13:55:00Z">
              <w:rPr/>
            </w:rPrChange>
          </w:rPr>
          <w:delText>to be driven by significant invasive species abundance.</w:delText>
        </w:r>
      </w:del>
    </w:p>
    <w:p w14:paraId="6DAE2DB3" w14:textId="77777777" w:rsidR="000766B8" w:rsidRDefault="000766B8">
      <w:pPr>
        <w:rPr>
          <w:rFonts w:asciiTheme="majorHAnsi" w:eastAsiaTheme="majorEastAsia" w:hAnsiTheme="majorHAnsi" w:cstheme="majorBidi"/>
          <w:color w:val="2F5496" w:themeColor="accent1" w:themeShade="BF"/>
          <w:sz w:val="32"/>
          <w:szCs w:val="32"/>
        </w:rPr>
      </w:pPr>
      <w:r>
        <w:br w:type="page"/>
      </w:r>
    </w:p>
    <w:p w14:paraId="3AEE9D35" w14:textId="65D9C02B" w:rsidR="0022363E" w:rsidRDefault="0022363E" w:rsidP="006C5D18">
      <w:pPr>
        <w:pStyle w:val="Heading1"/>
      </w:pPr>
      <w:r>
        <w:lastRenderedPageBreak/>
        <w:t>Methods</w:t>
      </w:r>
    </w:p>
    <w:p w14:paraId="578C93AC" w14:textId="5808E242" w:rsidR="006B4D7D" w:rsidRDefault="006B4D7D" w:rsidP="006B4D7D">
      <w:pPr>
        <w:pStyle w:val="ListParagraph"/>
        <w:numPr>
          <w:ilvl w:val="0"/>
          <w:numId w:val="4"/>
        </w:numPr>
      </w:pPr>
      <w:r>
        <w:t>Site context &amp; plot selection composite figure; show overlay of 2019 transects on line drawing site figure from Bradfield &amp; Porter (1982)? (Figure 1)</w:t>
      </w:r>
    </w:p>
    <w:p w14:paraId="67DCF51C" w14:textId="01B39882" w:rsidR="00FC1CB8" w:rsidRDefault="00FC1CB8" w:rsidP="006B4D7D">
      <w:pPr>
        <w:pStyle w:val="ListParagraph"/>
        <w:numPr>
          <w:ilvl w:val="0"/>
          <w:numId w:val="4"/>
        </w:numPr>
      </w:pPr>
      <w:r>
        <w:t>Field methods</w:t>
      </w:r>
      <w:r w:rsidR="00B5315A">
        <w:t xml:space="preserve"> </w:t>
      </w:r>
    </w:p>
    <w:p w14:paraId="6A02CA92" w14:textId="6012EA05" w:rsidR="00FC1CB8" w:rsidRDefault="00FC1CB8" w:rsidP="00FC1CB8">
      <w:pPr>
        <w:pStyle w:val="ListParagraph"/>
        <w:numPr>
          <w:ilvl w:val="1"/>
          <w:numId w:val="4"/>
        </w:numPr>
      </w:pPr>
      <w:r>
        <w:t xml:space="preserve">Historical data collection &amp; </w:t>
      </w:r>
      <w:r w:rsidR="006A7EBD">
        <w:t>site relocation</w:t>
      </w:r>
      <w:ins w:id="335" w:author="Stefanie Lane" w:date="2022-01-16T15:22:00Z">
        <w:r w:rsidR="00336630">
          <w:t xml:space="preserve"> (with statements of uncertainty)</w:t>
        </w:r>
      </w:ins>
      <w:r w:rsidR="002F27E1">
        <w:t xml:space="preserve">. </w:t>
      </w:r>
    </w:p>
    <w:p w14:paraId="26D374CB" w14:textId="5B01DB33" w:rsidR="00FC1CB8" w:rsidRDefault="006A7EBD" w:rsidP="00FC1CB8">
      <w:pPr>
        <w:pStyle w:val="ListParagraph"/>
        <w:numPr>
          <w:ilvl w:val="1"/>
          <w:numId w:val="4"/>
        </w:numPr>
      </w:pPr>
      <w:r>
        <w:t>Present data collection methods</w:t>
      </w:r>
      <w:r w:rsidR="002F27E1">
        <w:t>, with estimation of transect accuracy statement.</w:t>
      </w:r>
    </w:p>
    <w:p w14:paraId="7143098B" w14:textId="348740BE" w:rsidR="007D3502" w:rsidRDefault="007D3502" w:rsidP="007D3502">
      <w:pPr>
        <w:pStyle w:val="ListParagraph"/>
        <w:numPr>
          <w:ilvl w:val="2"/>
          <w:numId w:val="4"/>
        </w:numPr>
        <w:rPr>
          <w:ins w:id="336" w:author="Stefanie Lane" w:date="2022-01-16T15:22:00Z"/>
        </w:rPr>
      </w:pPr>
      <w:r>
        <w:t>Taxonomy</w:t>
      </w:r>
    </w:p>
    <w:p w14:paraId="43CB9855" w14:textId="33AEFCBA" w:rsidR="00D95917" w:rsidRDefault="00D95917" w:rsidP="00D95917">
      <w:pPr>
        <w:pStyle w:val="ListParagraph"/>
        <w:numPr>
          <w:ilvl w:val="0"/>
          <w:numId w:val="4"/>
        </w:numPr>
        <w:rPr>
          <w:ins w:id="337" w:author="Stefanie Lane" w:date="2022-01-16T13:49:00Z"/>
        </w:rPr>
        <w:pPrChange w:id="338" w:author="Stefanie Lane" w:date="2022-01-16T15:22:00Z">
          <w:pPr>
            <w:pStyle w:val="ListParagraph"/>
            <w:numPr>
              <w:ilvl w:val="2"/>
              <w:numId w:val="4"/>
            </w:numPr>
            <w:ind w:left="2160" w:hanging="360"/>
          </w:pPr>
        </w:pPrChange>
      </w:pPr>
      <w:ins w:id="339" w:author="Stefanie Lane" w:date="2022-01-16T15:22:00Z">
        <w:r>
          <w:t>Analyses performed</w:t>
        </w:r>
      </w:ins>
    </w:p>
    <w:p w14:paraId="19B02A5C" w14:textId="60E20BA6" w:rsidR="00D43FBD" w:rsidRPr="002A5734" w:rsidDel="00E74143" w:rsidRDefault="00D43FBD" w:rsidP="00D43FBD">
      <w:pPr>
        <w:rPr>
          <w:del w:id="340" w:author="Stefanie Lane" w:date="2022-01-16T14:10:00Z"/>
        </w:rPr>
        <w:pPrChange w:id="341" w:author="Stefanie Lane" w:date="2022-01-16T13:55:00Z">
          <w:pPr>
            <w:pStyle w:val="ListParagraph"/>
            <w:numPr>
              <w:ilvl w:val="2"/>
              <w:numId w:val="4"/>
            </w:numPr>
            <w:ind w:left="2160" w:hanging="360"/>
          </w:pPr>
        </w:pPrChange>
      </w:pPr>
    </w:p>
    <w:p w14:paraId="38EC70D3" w14:textId="793F4EA9" w:rsidR="007D3502" w:rsidDel="00E74143" w:rsidRDefault="007D3502" w:rsidP="006B4D7D">
      <w:pPr>
        <w:pStyle w:val="ListParagraph"/>
        <w:numPr>
          <w:ilvl w:val="0"/>
          <w:numId w:val="4"/>
        </w:numPr>
        <w:rPr>
          <w:del w:id="342" w:author="Stefanie Lane" w:date="2022-01-16T14:10:00Z"/>
        </w:rPr>
      </w:pPr>
      <w:del w:id="343" w:author="Stefanie Lane" w:date="2022-01-16T14:10:00Z">
        <w:r w:rsidDel="00E74143">
          <w:delText>Statistical analyses (describe in same order as Questions/Results)</w:delText>
        </w:r>
      </w:del>
    </w:p>
    <w:p w14:paraId="1546C8A8" w14:textId="642B6671" w:rsidR="006B4D7D" w:rsidDel="00E74143" w:rsidRDefault="006B4D7D" w:rsidP="007D3502">
      <w:pPr>
        <w:pStyle w:val="ListParagraph"/>
        <w:numPr>
          <w:ilvl w:val="1"/>
          <w:numId w:val="4"/>
        </w:numPr>
        <w:rPr>
          <w:del w:id="344" w:author="Stefanie Lane" w:date="2022-01-16T14:10:00Z"/>
        </w:rPr>
      </w:pPr>
      <w:del w:id="345" w:author="Stefanie Lane" w:date="2022-01-16T14:10:00Z">
        <w:r w:rsidDel="00E74143">
          <w:delText>I chose specific tests/metrics (</w:delText>
        </w:r>
        <w:r w:rsidRPr="006229F7" w:rsidDel="00E74143">
          <w:rPr>
            <w:rFonts w:cstheme="minorHAnsi"/>
          </w:rPr>
          <w:delText>α</w:delText>
        </w:r>
        <w:r w:rsidDel="00E74143">
          <w:delText xml:space="preserve">- and </w:delText>
        </w:r>
        <w:r w:rsidRPr="006229F7" w:rsidDel="00E74143">
          <w:rPr>
            <w:rFonts w:cstheme="minorHAnsi"/>
          </w:rPr>
          <w:delText>β</w:delText>
        </w:r>
        <w:r w:rsidDel="00E74143">
          <w:delText xml:space="preserve">-diversity, cluster analysis w/ Euclidean distance) to be similar to Bradfield &amp; Porter (1982). I used indicator species analysis to determine species dominating each assemblage in cluster analysis. </w:delText>
        </w:r>
      </w:del>
    </w:p>
    <w:p w14:paraId="77227CD9" w14:textId="78BC9D0A" w:rsidR="002E39F4" w:rsidDel="00E74143" w:rsidRDefault="002E39F4" w:rsidP="002E39F4">
      <w:pPr>
        <w:pStyle w:val="ListParagraph"/>
        <w:numPr>
          <w:ilvl w:val="1"/>
          <w:numId w:val="4"/>
        </w:numPr>
        <w:rPr>
          <w:del w:id="346" w:author="Stefanie Lane" w:date="2022-01-16T14:10:00Z"/>
        </w:rPr>
      </w:pPr>
      <w:del w:id="347" w:author="Stefanie Lane" w:date="2022-01-16T14:10:00Z">
        <w:r w:rsidDel="00E74143">
          <w:delText>(1</w:delText>
        </w:r>
        <w:r w:rsidR="000A3AB7" w:rsidDel="00E74143">
          <w:delText xml:space="preserve"> &amp; 2</w:delText>
        </w:r>
        <w:r w:rsidDel="00E74143">
          <w:delText xml:space="preserve">) cluster analysis to group sampling plots into three assemblages, then species indicator analysis to define the dominant </w:delText>
        </w:r>
        <w:r w:rsidR="000A3AB7" w:rsidDel="00E74143">
          <w:delText>species in each assemblage</w:delText>
        </w:r>
      </w:del>
    </w:p>
    <w:p w14:paraId="14809CB9" w14:textId="6EEE3337" w:rsidR="000A3AB7" w:rsidDel="00E74143" w:rsidRDefault="000A3AB7" w:rsidP="002E39F4">
      <w:pPr>
        <w:pStyle w:val="ListParagraph"/>
        <w:numPr>
          <w:ilvl w:val="1"/>
          <w:numId w:val="4"/>
        </w:numPr>
        <w:rPr>
          <w:del w:id="348" w:author="Stefanie Lane" w:date="2022-01-16T14:10:00Z"/>
        </w:rPr>
      </w:pPr>
      <w:del w:id="349" w:author="Stefanie Lane" w:date="2022-01-16T14:10:00Z">
        <w:r w:rsidDel="00E74143">
          <w:delText xml:space="preserve">(3) </w:delText>
        </w:r>
        <w:r w:rsidRPr="006229F7" w:rsidDel="00E74143">
          <w:rPr>
            <w:rFonts w:cstheme="minorHAnsi"/>
          </w:rPr>
          <w:delText>α</w:delText>
        </w:r>
        <w:r w:rsidDel="00E74143">
          <w:delText xml:space="preserve">- and </w:delText>
        </w:r>
        <w:r w:rsidRPr="006229F7" w:rsidDel="00E74143">
          <w:rPr>
            <w:rFonts w:cstheme="minorHAnsi"/>
          </w:rPr>
          <w:delText>β</w:delText>
        </w:r>
        <w:r w:rsidDel="00E74143">
          <w:delText>-diversity</w:delText>
        </w:r>
      </w:del>
    </w:p>
    <w:p w14:paraId="0502B463" w14:textId="6809F3FC" w:rsidR="006B4D7D" w:rsidDel="00E74143" w:rsidRDefault="006B4D7D" w:rsidP="002E39F4">
      <w:pPr>
        <w:pStyle w:val="ListParagraph"/>
        <w:numPr>
          <w:ilvl w:val="1"/>
          <w:numId w:val="4"/>
        </w:numPr>
        <w:rPr>
          <w:del w:id="350" w:author="Stefanie Lane" w:date="2022-01-16T14:10:00Z"/>
        </w:rPr>
      </w:pPr>
      <w:del w:id="351" w:author="Stefanie Lane" w:date="2022-01-16T14:10:00Z">
        <w:r w:rsidDel="00E74143">
          <w:delText>(4) &lt;</w:delText>
        </w:r>
        <w:r w:rsidDel="00E74143">
          <w:rPr>
            <w:i/>
          </w:rPr>
          <w:delText>needs to be done – currently have only a stacked bar chart&gt;</w:delText>
        </w:r>
      </w:del>
    </w:p>
    <w:p w14:paraId="7F4BA270" w14:textId="77777777" w:rsidR="00B051DD" w:rsidRDefault="00B051DD" w:rsidP="00B051DD">
      <w:pPr>
        <w:keepNext/>
      </w:pPr>
      <w:r>
        <w:rPr>
          <w:noProof/>
        </w:rPr>
        <w:lastRenderedPageBreak/>
        <w:drawing>
          <wp:inline distT="0" distB="0" distL="0" distR="0" wp14:anchorId="69B97DA0" wp14:editId="5A122C00">
            <wp:extent cx="5926347" cy="3406715"/>
            <wp:effectExtent l="19050" t="19050" r="1778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164" cy="3418107"/>
                    </a:xfrm>
                    <a:prstGeom prst="rect">
                      <a:avLst/>
                    </a:prstGeom>
                    <a:noFill/>
                    <a:ln w="19050">
                      <a:solidFill>
                        <a:schemeClr val="tx1"/>
                      </a:solidFill>
                    </a:ln>
                  </pic:spPr>
                </pic:pic>
              </a:graphicData>
            </a:graphic>
          </wp:inline>
        </w:drawing>
      </w:r>
    </w:p>
    <w:p w14:paraId="5A1A75BF" w14:textId="08E5582D" w:rsidR="00B051DD" w:rsidRDefault="00B051DD" w:rsidP="00B051DD">
      <w:pPr>
        <w:pStyle w:val="Caption"/>
      </w:pPr>
      <w:r>
        <w:t xml:space="preserve">Figure </w:t>
      </w:r>
      <w:fldSimple w:instr=" SEQ Figure \* ARABIC ">
        <w:r>
          <w:rPr>
            <w:noProof/>
          </w:rPr>
          <w:t>1</w:t>
        </w:r>
      </w:fldSimple>
      <w:r>
        <w:t>. Clockwise</w:t>
      </w:r>
      <w:r w:rsidR="00DB370D">
        <w:t xml:space="preserve"> from top left</w:t>
      </w:r>
      <w:r>
        <w:t xml:space="preserve">: Geographical site context, </w:t>
      </w:r>
      <w:r>
        <w:rPr>
          <w:noProof/>
        </w:rPr>
        <w:t>transect relocation method</w:t>
      </w:r>
      <w:r w:rsidR="009E33B6">
        <w:rPr>
          <w:noProof/>
        </w:rPr>
        <w:t xml:space="preserve"> by overlaying </w:t>
      </w:r>
      <w:r w:rsidR="00AE42C1">
        <w:rPr>
          <w:noProof/>
        </w:rPr>
        <w:t>1982 publication figure onto Google Earth basemap, and field-testing accessibility</w:t>
      </w:r>
      <w:r>
        <w:rPr>
          <w:noProof/>
        </w:rPr>
        <w:t>, and plot sampling design.</w:t>
      </w:r>
    </w:p>
    <w:p w14:paraId="1EBD7C67" w14:textId="77777777" w:rsidR="00764D94" w:rsidRDefault="00764D94">
      <w:pPr>
        <w:rPr>
          <w:rFonts w:asciiTheme="majorHAnsi" w:eastAsiaTheme="majorEastAsia" w:hAnsiTheme="majorHAnsi" w:cstheme="majorBidi"/>
          <w:color w:val="2F5496" w:themeColor="accent1" w:themeShade="BF"/>
          <w:sz w:val="32"/>
          <w:szCs w:val="32"/>
        </w:rPr>
      </w:pPr>
      <w:r>
        <w:br w:type="page"/>
      </w:r>
    </w:p>
    <w:p w14:paraId="6B4F897E" w14:textId="420D9943" w:rsidR="006C5D18" w:rsidRDefault="006C5D18" w:rsidP="006C5D18">
      <w:pPr>
        <w:pStyle w:val="Heading1"/>
      </w:pPr>
      <w:r>
        <w:lastRenderedPageBreak/>
        <w:t>Results</w:t>
      </w:r>
    </w:p>
    <w:p w14:paraId="38685B8D" w14:textId="54075953" w:rsidR="006B4D7D" w:rsidDel="00A8047C" w:rsidRDefault="006B4D7D" w:rsidP="006B4D7D">
      <w:pPr>
        <w:pStyle w:val="ListParagraph"/>
        <w:numPr>
          <w:ilvl w:val="0"/>
          <w:numId w:val="1"/>
        </w:numPr>
        <w:rPr>
          <w:del w:id="352" w:author="Stefanie Lane" w:date="2022-01-16T15:20:00Z"/>
        </w:rPr>
      </w:pPr>
      <w:del w:id="353" w:author="Stefanie Lane" w:date="2022-01-16T15:20:00Z">
        <w:r w:rsidDel="00A8047C">
          <w:delText xml:space="preserve">Species indicator analysis of </w:delText>
        </w:r>
        <w:r w:rsidR="00764D94" w:rsidDel="00A8047C">
          <w:delText xml:space="preserve">cluster analysis shows each assemblage is dominated by the same species in each dataset (Supplement). </w:delText>
        </w:r>
      </w:del>
    </w:p>
    <w:p w14:paraId="30A1590A" w14:textId="05303FBB" w:rsidR="006B4D7D" w:rsidDel="00A8047C" w:rsidRDefault="006B4D7D" w:rsidP="006B4D7D">
      <w:pPr>
        <w:pStyle w:val="ListParagraph"/>
        <w:numPr>
          <w:ilvl w:val="0"/>
          <w:numId w:val="1"/>
        </w:numPr>
        <w:rPr>
          <w:del w:id="354" w:author="Stefanie Lane" w:date="2022-01-16T15:20:00Z"/>
        </w:rPr>
      </w:pPr>
      <w:del w:id="355" w:author="Stefanie Lane" w:date="2022-01-16T15:20:00Z">
        <w:r w:rsidDel="00A8047C">
          <w:delText>There is greater dissimilarity, as shown by greater Euclidean distance, between assemblage types over time. This indicates each assemblage type is becoming more distinct; species homogenization not happening at community scale.  (Figure 2)</w:delText>
        </w:r>
      </w:del>
    </w:p>
    <w:p w14:paraId="6A7F4C5C" w14:textId="2D02F60F" w:rsidR="006B4D7D" w:rsidDel="00A8047C" w:rsidRDefault="006B4D7D" w:rsidP="006B4D7D">
      <w:pPr>
        <w:pStyle w:val="ListParagraph"/>
        <w:numPr>
          <w:ilvl w:val="1"/>
          <w:numId w:val="1"/>
        </w:numPr>
        <w:rPr>
          <w:del w:id="356" w:author="Stefanie Lane" w:date="2022-01-16T15:20:00Z"/>
        </w:rPr>
      </w:pPr>
      <w:del w:id="357" w:author="Stefanie Lane" w:date="2022-01-16T15:20:00Z">
        <w:r w:rsidDel="00A8047C">
          <w:delText xml:space="preserve">Decreasing dissimilarity, as shown by less Euclidean distance, </w:delText>
        </w:r>
        <w:r w:rsidDel="00A8047C">
          <w:rPr>
            <w:i/>
          </w:rPr>
          <w:delText>within</w:delText>
        </w:r>
        <w:r w:rsidDel="00A8047C">
          <w:delText xml:space="preserve"> assemblage types. Species homogenization may be happening at plot scale within an assemblage type. </w:delText>
        </w:r>
      </w:del>
    </w:p>
    <w:p w14:paraId="4CF0ADA8" w14:textId="16A9CC81" w:rsidR="00CE440B" w:rsidDel="00A8047C" w:rsidRDefault="00AE6672" w:rsidP="006C5D18">
      <w:pPr>
        <w:pStyle w:val="ListParagraph"/>
        <w:numPr>
          <w:ilvl w:val="0"/>
          <w:numId w:val="1"/>
        </w:numPr>
        <w:rPr>
          <w:del w:id="358" w:author="Stefanie Lane" w:date="2022-01-16T15:20:00Z"/>
        </w:rPr>
      </w:pPr>
      <w:del w:id="359" w:author="Stefanie Lane" w:date="2022-01-16T15:20:00Z">
        <w:r w:rsidDel="00A8047C">
          <w:delText xml:space="preserve">Sedge assemblage has </w:delText>
        </w:r>
        <w:r w:rsidR="007D1510" w:rsidDel="00A8047C">
          <w:delText>most ‘stable’</w:delText>
        </w:r>
        <w:r w:rsidDel="00A8047C">
          <w:rPr>
            <w:rFonts w:cstheme="minorHAnsi"/>
          </w:rPr>
          <w:delText>α</w:delText>
        </w:r>
        <w:r w:rsidDel="00A8047C">
          <w:delText>-diversity</w:delText>
        </w:r>
        <w:r w:rsidR="00160B87" w:rsidDel="00A8047C">
          <w:delText xml:space="preserve">, somewhat similar in </w:delText>
        </w:r>
        <w:r w:rsidR="00056084" w:rsidDel="00A8047C">
          <w:delText xml:space="preserve">bogbean assemblage (although losing </w:delText>
        </w:r>
        <w:r w:rsidDel="00A8047C">
          <w:rPr>
            <w:rFonts w:cstheme="minorHAnsi"/>
          </w:rPr>
          <w:delText>α</w:delText>
        </w:r>
        <w:r w:rsidDel="00A8047C">
          <w:delText xml:space="preserve">-diversity), and greatest loss of </w:delText>
        </w:r>
        <w:r w:rsidDel="00A8047C">
          <w:rPr>
            <w:rFonts w:cstheme="minorHAnsi"/>
          </w:rPr>
          <w:delText>α</w:delText>
        </w:r>
        <w:r w:rsidDel="00A8047C">
          <w:delText>-diversity in fescue assemblage</w:delText>
        </w:r>
        <w:r w:rsidR="001E759C" w:rsidDel="00A8047C">
          <w:delText xml:space="preserve"> (Table 1)</w:delText>
        </w:r>
        <w:r w:rsidDel="00A8047C">
          <w:delText xml:space="preserve">. </w:delText>
        </w:r>
      </w:del>
    </w:p>
    <w:p w14:paraId="7E1C3174" w14:textId="23E41157" w:rsidR="00A6698C" w:rsidDel="00A8047C" w:rsidRDefault="00A6698C" w:rsidP="00A6698C">
      <w:pPr>
        <w:pStyle w:val="ListParagraph"/>
        <w:numPr>
          <w:ilvl w:val="1"/>
          <w:numId w:val="1"/>
        </w:numPr>
        <w:rPr>
          <w:del w:id="360" w:author="Stefanie Lane" w:date="2022-01-16T15:20:00Z"/>
        </w:rPr>
      </w:pPr>
      <w:del w:id="361" w:author="Stefanie Lane" w:date="2022-01-16T15:20:00Z">
        <w:r w:rsidDel="00A8047C">
          <w:delText xml:space="preserve">Need a way to interpret </w:delText>
        </w:r>
        <w:r w:rsidDel="00A8047C">
          <w:rPr>
            <w:rFonts w:cstheme="minorHAnsi"/>
          </w:rPr>
          <w:delText>β</w:delText>
        </w:r>
        <w:r w:rsidDel="00A8047C">
          <w:delText xml:space="preserve">-diversity.  </w:delText>
        </w:r>
      </w:del>
    </w:p>
    <w:p w14:paraId="18444811" w14:textId="1D7AC161" w:rsidR="006C5D18" w:rsidDel="00A8047C" w:rsidRDefault="00130DE3" w:rsidP="006C5D18">
      <w:pPr>
        <w:pStyle w:val="ListParagraph"/>
        <w:numPr>
          <w:ilvl w:val="0"/>
          <w:numId w:val="1"/>
        </w:numPr>
        <w:rPr>
          <w:del w:id="362" w:author="Stefanie Lane" w:date="2022-01-16T15:20:00Z"/>
        </w:rPr>
      </w:pPr>
      <w:del w:id="363" w:author="Stefanie Lane" w:date="2022-01-16T15:20:00Z">
        <w:r w:rsidDel="00A8047C">
          <w:delText>Different patterns of invasive species encroachment are observed</w:delText>
        </w:r>
        <w:r w:rsidR="00DB669B" w:rsidDel="00A8047C">
          <w:delText xml:space="preserve"> across time</w:delText>
        </w:r>
        <w:r w:rsidDel="00A8047C">
          <w:delText xml:space="preserve">: </w:delText>
        </w:r>
        <w:r w:rsidR="00EA1201" w:rsidDel="00A8047C">
          <w:delText xml:space="preserve">invasive abundance remains similar </w:delText>
        </w:r>
        <w:r w:rsidR="00DB669B" w:rsidDel="00A8047C">
          <w:delText xml:space="preserve">(on average) </w:delText>
        </w:r>
        <w:r w:rsidR="00EA1201" w:rsidDel="00A8047C">
          <w:delText xml:space="preserve">in bogbean assemblage, increases steadily in sedge assemblage, and </w:delText>
        </w:r>
        <w:r w:rsidR="00DB669B" w:rsidDel="00A8047C">
          <w:delText xml:space="preserve">more than doubles in fescue assemblage. </w:delText>
        </w:r>
        <w:r w:rsidR="001E759C" w:rsidDel="00A8047C">
          <w:delText>(Figure 3)</w:delText>
        </w:r>
      </w:del>
    </w:p>
    <w:p w14:paraId="3B6ECB75" w14:textId="685EDBF4" w:rsidR="00A34032" w:rsidRDefault="002505BD" w:rsidP="00A34032">
      <w:pPr>
        <w:pStyle w:val="Caption"/>
        <w:keepNext/>
        <w:rPr>
          <w:ins w:id="364" w:author="Stefanie Lane" w:date="2022-01-16T15:17:00Z"/>
        </w:rPr>
        <w:pPrChange w:id="365" w:author="Stefanie Lane" w:date="2022-01-16T15:17:00Z">
          <w:pPr>
            <w:pStyle w:val="Caption"/>
          </w:pPr>
        </w:pPrChange>
      </w:pPr>
      <w:del w:id="366" w:author="Stefanie Lane" w:date="2022-01-16T15:20:00Z">
        <w:r w:rsidDel="00A8047C">
          <w:delText xml:space="preserve">Pending further analysis, discuss specific species gained/lost. </w:delText>
        </w:r>
      </w:del>
      <w:ins w:id="367" w:author="Stefanie Lane" w:date="2022-01-16T15:17:00Z">
        <w:r w:rsidR="00A34032">
          <w:t xml:space="preserve">Table </w:t>
        </w:r>
        <w:r w:rsidR="00A34032">
          <w:fldChar w:fldCharType="begin"/>
        </w:r>
        <w:r w:rsidR="00A34032">
          <w:instrText xml:space="preserve"> SEQ Table \* ARABIC </w:instrText>
        </w:r>
      </w:ins>
      <w:r w:rsidR="00A34032">
        <w:fldChar w:fldCharType="separate"/>
      </w:r>
      <w:ins w:id="368" w:author="Stefanie Lane" w:date="2022-01-16T15:17:00Z">
        <w:r w:rsidR="00A34032">
          <w:rPr>
            <w:noProof/>
          </w:rPr>
          <w:t>1</w:t>
        </w:r>
        <w:r w:rsidR="00A34032">
          <w:fldChar w:fldCharType="end"/>
        </w:r>
        <w:r w:rsidR="00A34032">
          <w:t xml:space="preserve">. </w:t>
        </w:r>
      </w:ins>
      <w:ins w:id="369" w:author="Stefanie Lane" w:date="2022-01-16T15:19:00Z">
        <w:r w:rsidR="00D9113B">
          <w:t>Species indicator analysis identifies the same dominant species in each assemblage type (</w:t>
        </w:r>
      </w:ins>
      <w:ins w:id="370" w:author="Stefanie Lane" w:date="2022-01-16T15:20:00Z">
        <w:r w:rsidR="00D9113B">
          <w:t>sedge, fescue, bogbean)</w:t>
        </w:r>
      </w:ins>
      <w:ins w:id="371" w:author="Stefanie Lane" w:date="2022-01-16T15:19:00Z">
        <w:r w:rsidR="00D9113B">
          <w:t xml:space="preserve"> as significantly driving c</w:t>
        </w:r>
      </w:ins>
      <w:ins w:id="372" w:author="Stefanie Lane" w:date="2022-01-16T15:20:00Z">
        <w:r w:rsidR="00D9113B">
          <w:t xml:space="preserve">lustering of assemblages over time. </w:t>
        </w:r>
      </w:ins>
    </w:p>
    <w:p w14:paraId="1774FCB2" w14:textId="78BCCE56" w:rsidR="00B61B57" w:rsidRDefault="00A34032" w:rsidP="00B61B57">
      <w:pPr>
        <w:pPrChange w:id="373" w:author="Stefanie Lane" w:date="2022-01-16T15:17:00Z">
          <w:pPr>
            <w:pStyle w:val="ListParagraph"/>
            <w:numPr>
              <w:ilvl w:val="1"/>
              <w:numId w:val="1"/>
            </w:numPr>
            <w:ind w:left="1440" w:hanging="360"/>
          </w:pPr>
        </w:pPrChange>
      </w:pPr>
      <w:ins w:id="374" w:author="Stefanie Lane" w:date="2022-01-16T15:18:00Z">
        <w:r>
          <w:rPr>
            <w:noProof/>
          </w:rPr>
          <mc:AlternateContent>
            <mc:Choice Requires="wps">
              <w:drawing>
                <wp:anchor distT="0" distB="0" distL="114300" distR="114300" simplePos="0" relativeHeight="251663360" behindDoc="0" locked="0" layoutInCell="1" allowOverlap="1" wp14:anchorId="7E44A669" wp14:editId="3FBBF290">
                  <wp:simplePos x="0" y="0"/>
                  <wp:positionH relativeFrom="column">
                    <wp:posOffset>19050</wp:posOffset>
                  </wp:positionH>
                  <wp:positionV relativeFrom="paragraph">
                    <wp:posOffset>2418715</wp:posOffset>
                  </wp:positionV>
                  <wp:extent cx="600075" cy="333375"/>
                  <wp:effectExtent l="19050" t="19050" r="28575" b="28575"/>
                  <wp:wrapNone/>
                  <wp:docPr id="7" name="Rectangle 7"/>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7CB67C" id="Rectangle 7" o:spid="_x0000_s1026" style="position:absolute;margin-left:1.5pt;margin-top:190.45pt;width:47.2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" filled="f" strokecolor="#4472c4 [3204]" strokeweight="3pt"/>
              </w:pict>
            </mc:Fallback>
          </mc:AlternateContent>
        </w:r>
        <w:r>
          <w:rPr>
            <w:noProof/>
          </w:rPr>
          <mc:AlternateContent>
            <mc:Choice Requires="wps">
              <w:drawing>
                <wp:anchor distT="0" distB="0" distL="114300" distR="114300" simplePos="0" relativeHeight="251661312" behindDoc="0" locked="0" layoutInCell="1" allowOverlap="1" wp14:anchorId="67C6EAF5" wp14:editId="035EA353">
                  <wp:simplePos x="0" y="0"/>
                  <wp:positionH relativeFrom="column">
                    <wp:posOffset>38100</wp:posOffset>
                  </wp:positionH>
                  <wp:positionV relativeFrom="paragraph">
                    <wp:posOffset>1256665</wp:posOffset>
                  </wp:positionV>
                  <wp:extent cx="600075" cy="33337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D1DE5" id="Rectangle 6" o:spid="_x0000_s1026" style="position:absolute;margin-left:3pt;margin-top:98.95pt;width:47.25pt;height: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" filled="f" strokecolor="#ffc000 [3207]" strokeweight="3pt"/>
              </w:pict>
            </mc:Fallback>
          </mc:AlternateContent>
        </w:r>
        <w:r>
          <w:rPr>
            <w:noProof/>
          </w:rPr>
          <mc:AlternateContent>
            <mc:Choice Requires="wps">
              <w:drawing>
                <wp:anchor distT="0" distB="0" distL="114300" distR="114300" simplePos="0" relativeHeight="251659264" behindDoc="0" locked="0" layoutInCell="1" allowOverlap="1" wp14:anchorId="7258942C" wp14:editId="60970713">
                  <wp:simplePos x="0" y="0"/>
                  <wp:positionH relativeFrom="column">
                    <wp:posOffset>28575</wp:posOffset>
                  </wp:positionH>
                  <wp:positionV relativeFrom="paragraph">
                    <wp:posOffset>504190</wp:posOffset>
                  </wp:positionV>
                  <wp:extent cx="600075" cy="3333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602A16" id="Rectangle 1" o:spid="_x0000_s1026" style="position:absolute;margin-left:2.25pt;margin-top:39.7pt;width:47.2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" filled="f" strokecolor="#70ad47 [3209]" strokeweight="3pt"/>
              </w:pict>
            </mc:Fallback>
          </mc:AlternateContent>
        </w:r>
      </w:ins>
      <w:ins w:id="375" w:author="Stefanie Lane" w:date="2022-01-16T15:17:00Z">
        <w:r w:rsidR="00B61B57" w:rsidRPr="004120DE">
          <w:rPr>
            <w:noProof/>
          </w:rPr>
          <w:drawing>
            <wp:inline distT="0" distB="0" distL="0" distR="0" wp14:anchorId="06446EFA" wp14:editId="7296FCFD">
              <wp:extent cx="6483121" cy="3209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85226" cy="3210967"/>
                      </a:xfrm>
                      <a:prstGeom prst="rect">
                        <a:avLst/>
                      </a:prstGeom>
                      <a:noFill/>
                      <a:ln>
                        <a:noFill/>
                      </a:ln>
                    </pic:spPr>
                  </pic:pic>
                </a:graphicData>
              </a:graphic>
            </wp:inline>
          </w:drawing>
        </w:r>
      </w:ins>
    </w:p>
    <w:p w14:paraId="148443DA" w14:textId="665A45D2" w:rsidR="00C94867" w:rsidRDefault="00C94867">
      <w:pPr>
        <w:rPr>
          <w:i/>
          <w:iCs/>
          <w:color w:val="44546A" w:themeColor="text2"/>
          <w:sz w:val="18"/>
          <w:szCs w:val="18"/>
        </w:rPr>
      </w:pPr>
    </w:p>
    <w:p w14:paraId="1882EF2D" w14:textId="4F950B42" w:rsidR="00041623" w:rsidDel="00012A89" w:rsidRDefault="00041623" w:rsidP="00041623">
      <w:pPr>
        <w:pStyle w:val="Caption"/>
        <w:keepNext/>
        <w:rPr>
          <w:del w:id="376" w:author="Stefanie Lane" w:date="2022-01-16T15:14:00Z"/>
        </w:rPr>
      </w:pPr>
      <w:del w:id="377" w:author="Stefanie Lane" w:date="2022-01-16T15:14:00Z">
        <w:r w:rsidDel="00012A89">
          <w:delText xml:space="preserve">Table </w:delText>
        </w:r>
        <w:r w:rsidR="00A34032" w:rsidDel="00012A89">
          <w:fldChar w:fldCharType="begin"/>
        </w:r>
        <w:r w:rsidR="00A34032" w:rsidDel="00012A89">
          <w:delInstrText xml:space="preserve"> SEQ Table \* ARABIC </w:delInstrText>
        </w:r>
        <w:r w:rsidR="00A34032" w:rsidDel="00012A89">
          <w:fldChar w:fldCharType="separate"/>
        </w:r>
        <w:r w:rsidDel="00012A89">
          <w:rPr>
            <w:noProof/>
          </w:rPr>
          <w:delText>1</w:delText>
        </w:r>
        <w:r w:rsidR="00A34032" w:rsidDel="00012A89">
          <w:rPr>
            <w:noProof/>
          </w:rPr>
          <w:fldChar w:fldCharType="end"/>
        </w:r>
        <w:r w:rsidDel="00012A89">
          <w:delText xml:space="preserve">. Fescue assemblage has half </w:delText>
        </w:r>
        <w:r w:rsidDel="00012A89">
          <w:rPr>
            <w:noProof/>
          </w:rPr>
          <w:delText>the a-diversity in 2019 as in 1979, but B-diversity remains similar. Need to make sure these analyses approach is more clear in methods; I thought PERMDISP/PERMANOVA</w:delText>
        </w:r>
        <w:r w:rsidR="00D81CB7" w:rsidDel="00012A89">
          <w:rPr>
            <w:noProof/>
          </w:rPr>
          <w:delText xml:space="preserve"> (shown in draft at reatreat)</w:delText>
        </w:r>
        <w:r w:rsidDel="00012A89">
          <w:rPr>
            <w:noProof/>
          </w:rPr>
          <w:delText xml:space="preserve"> was </w:delText>
        </w:r>
        <w:r w:rsidR="00D81CB7" w:rsidDel="00012A89">
          <w:rPr>
            <w:noProof/>
          </w:rPr>
          <w:delText>a way to test differences within an assemblage between datasets</w:delText>
        </w:r>
        <w:r w:rsidDel="00012A89">
          <w:rPr>
            <w:noProof/>
          </w:rPr>
          <w:delText>.</w:delText>
        </w:r>
      </w:del>
    </w:p>
    <w:tbl>
      <w:tblPr>
        <w:tblW w:w="9012" w:type="dxa"/>
        <w:tblLook w:val="04A0" w:firstRow="1" w:lastRow="0" w:firstColumn="1" w:lastColumn="0" w:noHBand="0" w:noVBand="1"/>
      </w:tblPr>
      <w:tblGrid>
        <w:gridCol w:w="2022"/>
        <w:gridCol w:w="1664"/>
        <w:gridCol w:w="1462"/>
        <w:gridCol w:w="522"/>
        <w:gridCol w:w="1671"/>
        <w:gridCol w:w="1671"/>
      </w:tblGrid>
      <w:tr w:rsidR="00B0684C" w:rsidRPr="001424E2" w:rsidDel="00012A89" w14:paraId="31B7D962" w14:textId="1F7C6DDB" w:rsidTr="00353F7C">
        <w:trPr>
          <w:trHeight w:val="304"/>
          <w:del w:id="378" w:author="Stefanie Lane" w:date="2022-01-16T15:14:00Z"/>
        </w:trPr>
        <w:tc>
          <w:tcPr>
            <w:tcW w:w="2022" w:type="dxa"/>
            <w:tcBorders>
              <w:top w:val="single" w:sz="8" w:space="0" w:color="7F7F7F"/>
              <w:left w:val="nil"/>
              <w:bottom w:val="single" w:sz="8" w:space="0" w:color="7F7F7F"/>
              <w:right w:val="nil"/>
            </w:tcBorders>
            <w:shd w:val="clear" w:color="auto" w:fill="auto"/>
            <w:noWrap/>
            <w:hideMark/>
          </w:tcPr>
          <w:p w14:paraId="2C49C64C" w14:textId="0B459F40" w:rsidR="00B0684C" w:rsidRPr="001424E2" w:rsidDel="00012A89" w:rsidRDefault="00B0684C" w:rsidP="005211A7">
            <w:pPr>
              <w:rPr>
                <w:del w:id="379" w:author="Stefanie Lane" w:date="2022-01-16T15:14:00Z"/>
                <w:rFonts w:ascii="Calibri" w:eastAsia="Times New Roman" w:hAnsi="Calibri" w:cs="Calibri"/>
                <w:color w:val="000000"/>
              </w:rPr>
            </w:pPr>
            <w:del w:id="380" w:author="Stefanie Lane" w:date="2022-01-16T15:14:00Z">
              <w:r w:rsidRPr="001424E2" w:rsidDel="00012A89">
                <w:rPr>
                  <w:rFonts w:ascii="Calibri" w:eastAsia="Times New Roman" w:hAnsi="Calibri" w:cs="Calibri"/>
                  <w:color w:val="000000"/>
                </w:rPr>
                <w:delText> </w:delText>
              </w:r>
            </w:del>
          </w:p>
        </w:tc>
        <w:tc>
          <w:tcPr>
            <w:tcW w:w="3126" w:type="dxa"/>
            <w:gridSpan w:val="2"/>
            <w:tcBorders>
              <w:top w:val="single" w:sz="8" w:space="0" w:color="7F7F7F"/>
              <w:left w:val="nil"/>
              <w:bottom w:val="single" w:sz="8" w:space="0" w:color="7F7F7F"/>
              <w:right w:val="nil"/>
            </w:tcBorders>
            <w:shd w:val="clear" w:color="auto" w:fill="auto"/>
            <w:vAlign w:val="center"/>
            <w:hideMark/>
          </w:tcPr>
          <w:p w14:paraId="25492442" w14:textId="22364B26" w:rsidR="00B0684C" w:rsidRPr="001424E2" w:rsidDel="00012A89" w:rsidRDefault="00B0684C" w:rsidP="005211A7">
            <w:pPr>
              <w:spacing w:after="0" w:line="240" w:lineRule="auto"/>
              <w:jc w:val="center"/>
              <w:rPr>
                <w:del w:id="381" w:author="Stefanie Lane" w:date="2022-01-16T15:14:00Z"/>
                <w:rFonts w:ascii="Calibri" w:eastAsia="Times New Roman" w:hAnsi="Calibri" w:cs="Calibri"/>
                <w:color w:val="000000"/>
                <w:sz w:val="20"/>
                <w:szCs w:val="20"/>
              </w:rPr>
            </w:pPr>
            <w:del w:id="382" w:author="Stefanie Lane" w:date="2022-01-16T15:14:00Z">
              <w:r w:rsidRPr="001424E2" w:rsidDel="00012A89">
                <w:rPr>
                  <w:rFonts w:ascii="Calibri" w:eastAsia="Times New Roman" w:hAnsi="Calibri" w:cs="Calibri"/>
                  <w:color w:val="000000"/>
                  <w:sz w:val="20"/>
                  <w:szCs w:val="20"/>
                </w:rPr>
                <w:delText>Plot-level components</w:delText>
              </w:r>
            </w:del>
          </w:p>
        </w:tc>
        <w:tc>
          <w:tcPr>
            <w:tcW w:w="522" w:type="dxa"/>
            <w:tcBorders>
              <w:top w:val="nil"/>
              <w:left w:val="nil"/>
              <w:bottom w:val="nil"/>
              <w:right w:val="nil"/>
            </w:tcBorders>
            <w:shd w:val="clear" w:color="auto" w:fill="auto"/>
            <w:hideMark/>
          </w:tcPr>
          <w:p w14:paraId="0200B8DE" w14:textId="17EDC0AE" w:rsidR="00B0684C" w:rsidRPr="001424E2" w:rsidDel="00012A89" w:rsidRDefault="00B0684C" w:rsidP="005211A7">
            <w:pPr>
              <w:spacing w:after="0" w:line="240" w:lineRule="auto"/>
              <w:jc w:val="center"/>
              <w:rPr>
                <w:del w:id="383" w:author="Stefanie Lane" w:date="2022-01-16T15:14:00Z"/>
                <w:rFonts w:ascii="Calibri" w:eastAsia="Times New Roman" w:hAnsi="Calibri" w:cs="Calibri"/>
                <w:color w:val="000000"/>
                <w:sz w:val="20"/>
                <w:szCs w:val="20"/>
              </w:rPr>
            </w:pPr>
          </w:p>
        </w:tc>
        <w:tc>
          <w:tcPr>
            <w:tcW w:w="3342" w:type="dxa"/>
            <w:gridSpan w:val="2"/>
            <w:tcBorders>
              <w:top w:val="single" w:sz="8" w:space="0" w:color="7F7F7F"/>
              <w:left w:val="nil"/>
              <w:bottom w:val="single" w:sz="8" w:space="0" w:color="7F7F7F"/>
              <w:right w:val="nil"/>
            </w:tcBorders>
            <w:shd w:val="clear" w:color="auto" w:fill="auto"/>
            <w:vAlign w:val="center"/>
            <w:hideMark/>
          </w:tcPr>
          <w:p w14:paraId="70C0DBA9" w14:textId="4DAA75F7" w:rsidR="00B0684C" w:rsidRPr="001424E2" w:rsidDel="00012A89" w:rsidRDefault="00B0684C" w:rsidP="005211A7">
            <w:pPr>
              <w:spacing w:after="0" w:line="240" w:lineRule="auto"/>
              <w:jc w:val="center"/>
              <w:rPr>
                <w:del w:id="384" w:author="Stefanie Lane" w:date="2022-01-16T15:14:00Z"/>
                <w:rFonts w:ascii="Calibri" w:eastAsia="Times New Roman" w:hAnsi="Calibri" w:cs="Calibri"/>
                <w:color w:val="000000"/>
                <w:sz w:val="20"/>
                <w:szCs w:val="20"/>
              </w:rPr>
            </w:pPr>
            <w:del w:id="385" w:author="Stefanie Lane" w:date="2022-01-16T15:14:00Z">
              <w:r w:rsidRPr="001424E2" w:rsidDel="00012A89">
                <w:rPr>
                  <w:rFonts w:ascii="Calibri" w:eastAsia="Times New Roman" w:hAnsi="Calibri" w:cs="Calibri"/>
                  <w:color w:val="000000"/>
                  <w:sz w:val="20"/>
                  <w:szCs w:val="20"/>
                </w:rPr>
                <w:delText>Diversity components</w:delText>
              </w:r>
            </w:del>
          </w:p>
        </w:tc>
      </w:tr>
      <w:tr w:rsidR="00B0684C" w:rsidRPr="001424E2" w:rsidDel="00012A89" w14:paraId="68B37760" w14:textId="7A2234BD" w:rsidTr="00041623">
        <w:trPr>
          <w:trHeight w:val="530"/>
          <w:del w:id="386" w:author="Stefanie Lane" w:date="2022-01-16T15:14:00Z"/>
        </w:trPr>
        <w:tc>
          <w:tcPr>
            <w:tcW w:w="2022" w:type="dxa"/>
            <w:tcBorders>
              <w:top w:val="nil"/>
              <w:left w:val="nil"/>
              <w:bottom w:val="single" w:sz="8" w:space="0" w:color="7F7F7F"/>
              <w:right w:val="nil"/>
            </w:tcBorders>
            <w:shd w:val="clear" w:color="auto" w:fill="auto"/>
            <w:vAlign w:val="center"/>
            <w:hideMark/>
          </w:tcPr>
          <w:p w14:paraId="751B603C" w14:textId="2956F934" w:rsidR="00B0684C" w:rsidRPr="001424E2" w:rsidDel="00012A89" w:rsidRDefault="00D81CB7" w:rsidP="005211A7">
            <w:pPr>
              <w:spacing w:after="0" w:line="240" w:lineRule="auto"/>
              <w:jc w:val="center"/>
              <w:rPr>
                <w:del w:id="387" w:author="Stefanie Lane" w:date="2022-01-16T15:14:00Z"/>
                <w:rFonts w:ascii="Calibri" w:eastAsia="Times New Roman" w:hAnsi="Calibri" w:cs="Calibri"/>
                <w:color w:val="000000"/>
                <w:sz w:val="20"/>
                <w:szCs w:val="20"/>
              </w:rPr>
            </w:pPr>
            <w:del w:id="388" w:author="Stefanie Lane" w:date="2022-01-16T15:14:00Z">
              <w:r w:rsidDel="00012A89">
                <w:rPr>
                  <w:rFonts w:ascii="Calibri" w:eastAsia="Times New Roman" w:hAnsi="Calibri" w:cs="Calibri"/>
                  <w:color w:val="000000"/>
                  <w:sz w:val="20"/>
                  <w:szCs w:val="20"/>
                </w:rPr>
                <w:delText>Assemblage Type</w:delText>
              </w:r>
            </w:del>
          </w:p>
        </w:tc>
        <w:tc>
          <w:tcPr>
            <w:tcW w:w="1664" w:type="dxa"/>
            <w:tcBorders>
              <w:top w:val="nil"/>
              <w:left w:val="nil"/>
              <w:bottom w:val="single" w:sz="8" w:space="0" w:color="7F7F7F"/>
              <w:right w:val="nil"/>
            </w:tcBorders>
            <w:shd w:val="clear" w:color="auto" w:fill="auto"/>
            <w:vAlign w:val="center"/>
            <w:hideMark/>
          </w:tcPr>
          <w:p w14:paraId="3647E39F" w14:textId="7255E12A" w:rsidR="00B0684C" w:rsidRPr="001424E2" w:rsidDel="00012A89" w:rsidRDefault="00B0684C" w:rsidP="005211A7">
            <w:pPr>
              <w:spacing w:after="0" w:line="240" w:lineRule="auto"/>
              <w:jc w:val="center"/>
              <w:rPr>
                <w:del w:id="389" w:author="Stefanie Lane" w:date="2022-01-16T15:14:00Z"/>
                <w:rFonts w:ascii="Calibri" w:eastAsia="Times New Roman" w:hAnsi="Calibri" w:cs="Calibri"/>
                <w:b/>
                <w:bCs/>
                <w:color w:val="000000"/>
                <w:sz w:val="20"/>
                <w:szCs w:val="20"/>
              </w:rPr>
            </w:pPr>
            <w:del w:id="390" w:author="Stefanie Lane" w:date="2022-01-16T15:14:00Z">
              <w:r w:rsidRPr="001424E2" w:rsidDel="00012A89">
                <w:rPr>
                  <w:rFonts w:ascii="Calibri" w:eastAsia="Times New Roman" w:hAnsi="Calibri" w:cs="Calibri"/>
                  <w:b/>
                  <w:bCs/>
                  <w:color w:val="000000"/>
                  <w:sz w:val="20"/>
                  <w:szCs w:val="20"/>
                </w:rPr>
                <w:delText>No. quadrats</w:delText>
              </w:r>
            </w:del>
          </w:p>
        </w:tc>
        <w:tc>
          <w:tcPr>
            <w:tcW w:w="1462" w:type="dxa"/>
            <w:tcBorders>
              <w:top w:val="nil"/>
              <w:left w:val="nil"/>
              <w:bottom w:val="single" w:sz="8" w:space="0" w:color="7F7F7F"/>
              <w:right w:val="nil"/>
            </w:tcBorders>
            <w:shd w:val="clear" w:color="auto" w:fill="auto"/>
            <w:vAlign w:val="center"/>
            <w:hideMark/>
          </w:tcPr>
          <w:p w14:paraId="7EF40E1E" w14:textId="5A320429" w:rsidR="00B0684C" w:rsidRPr="001424E2" w:rsidDel="00012A89" w:rsidRDefault="00B0684C" w:rsidP="005211A7">
            <w:pPr>
              <w:spacing w:after="0" w:line="240" w:lineRule="auto"/>
              <w:jc w:val="center"/>
              <w:rPr>
                <w:del w:id="391" w:author="Stefanie Lane" w:date="2022-01-16T15:14:00Z"/>
                <w:rFonts w:ascii="Calibri" w:eastAsia="Times New Roman" w:hAnsi="Calibri" w:cs="Calibri"/>
                <w:b/>
                <w:bCs/>
                <w:color w:val="000000"/>
                <w:sz w:val="20"/>
                <w:szCs w:val="20"/>
              </w:rPr>
            </w:pPr>
            <w:del w:id="392" w:author="Stefanie Lane" w:date="2022-01-16T15:14:00Z">
              <w:r w:rsidRPr="001424E2" w:rsidDel="00012A89">
                <w:rPr>
                  <w:rFonts w:ascii="Calibri" w:eastAsia="Times New Roman" w:hAnsi="Calibri" w:cs="Calibri"/>
                  <w:b/>
                  <w:bCs/>
                  <w:color w:val="000000"/>
                  <w:sz w:val="20"/>
                  <w:szCs w:val="20"/>
                </w:rPr>
                <w:delText>Total no. species</w:delText>
              </w:r>
            </w:del>
          </w:p>
        </w:tc>
        <w:tc>
          <w:tcPr>
            <w:tcW w:w="522" w:type="dxa"/>
            <w:tcBorders>
              <w:top w:val="nil"/>
              <w:left w:val="nil"/>
              <w:bottom w:val="nil"/>
              <w:right w:val="nil"/>
            </w:tcBorders>
            <w:shd w:val="clear" w:color="auto" w:fill="auto"/>
            <w:hideMark/>
          </w:tcPr>
          <w:p w14:paraId="73CEA069" w14:textId="4BD68970" w:rsidR="00B0684C" w:rsidRPr="001424E2" w:rsidDel="00012A89" w:rsidRDefault="00B0684C" w:rsidP="005211A7">
            <w:pPr>
              <w:spacing w:after="0" w:line="240" w:lineRule="auto"/>
              <w:jc w:val="center"/>
              <w:rPr>
                <w:del w:id="393" w:author="Stefanie Lane" w:date="2022-01-16T15:14:00Z"/>
                <w:rFonts w:ascii="Calibri" w:eastAsia="Times New Roman" w:hAnsi="Calibri" w:cs="Calibri"/>
                <w:b/>
                <w:bCs/>
                <w:color w:val="000000"/>
                <w:sz w:val="20"/>
                <w:szCs w:val="20"/>
              </w:rPr>
            </w:pPr>
          </w:p>
        </w:tc>
        <w:tc>
          <w:tcPr>
            <w:tcW w:w="1671" w:type="dxa"/>
            <w:tcBorders>
              <w:top w:val="nil"/>
              <w:left w:val="nil"/>
              <w:bottom w:val="single" w:sz="8" w:space="0" w:color="7F7F7F"/>
              <w:right w:val="nil"/>
            </w:tcBorders>
            <w:shd w:val="clear" w:color="auto" w:fill="auto"/>
            <w:vAlign w:val="center"/>
            <w:hideMark/>
          </w:tcPr>
          <w:p w14:paraId="58ECE4BD" w14:textId="7F84C35A" w:rsidR="00B0684C" w:rsidRPr="001424E2" w:rsidDel="00012A89" w:rsidRDefault="00B0684C" w:rsidP="005211A7">
            <w:pPr>
              <w:spacing w:after="0" w:line="240" w:lineRule="auto"/>
              <w:jc w:val="center"/>
              <w:rPr>
                <w:del w:id="394" w:author="Stefanie Lane" w:date="2022-01-16T15:14:00Z"/>
                <w:rFonts w:ascii="Calibri" w:eastAsia="Times New Roman" w:hAnsi="Calibri" w:cs="Calibri"/>
                <w:b/>
                <w:bCs/>
                <w:color w:val="000000"/>
                <w:sz w:val="20"/>
                <w:szCs w:val="20"/>
              </w:rPr>
            </w:pPr>
            <w:del w:id="395" w:author="Stefanie Lane" w:date="2022-01-16T15:14:00Z">
              <w:r w:rsidRPr="001424E2" w:rsidDel="00012A89">
                <w:rPr>
                  <w:rFonts w:ascii="Calibri" w:eastAsia="Times New Roman" w:hAnsi="Calibri" w:cs="Calibri"/>
                  <w:b/>
                  <w:bCs/>
                  <w:color w:val="000000"/>
                  <w:sz w:val="20"/>
                  <w:szCs w:val="20"/>
                </w:rPr>
                <w:delText>α diversity</w:delText>
              </w:r>
            </w:del>
          </w:p>
        </w:tc>
        <w:tc>
          <w:tcPr>
            <w:tcW w:w="1671" w:type="dxa"/>
            <w:tcBorders>
              <w:top w:val="nil"/>
              <w:left w:val="nil"/>
              <w:bottom w:val="single" w:sz="8" w:space="0" w:color="7F7F7F"/>
              <w:right w:val="nil"/>
            </w:tcBorders>
            <w:shd w:val="clear" w:color="auto" w:fill="auto"/>
            <w:vAlign w:val="center"/>
            <w:hideMark/>
          </w:tcPr>
          <w:p w14:paraId="13100599" w14:textId="00709574" w:rsidR="00B0684C" w:rsidRPr="001424E2" w:rsidDel="00012A89" w:rsidRDefault="00B0684C" w:rsidP="005211A7">
            <w:pPr>
              <w:spacing w:after="0" w:line="240" w:lineRule="auto"/>
              <w:jc w:val="center"/>
              <w:rPr>
                <w:del w:id="396" w:author="Stefanie Lane" w:date="2022-01-16T15:14:00Z"/>
                <w:rFonts w:ascii="Calibri" w:eastAsia="Times New Roman" w:hAnsi="Calibri" w:cs="Calibri"/>
                <w:b/>
                <w:bCs/>
                <w:color w:val="000000"/>
                <w:sz w:val="20"/>
                <w:szCs w:val="20"/>
              </w:rPr>
            </w:pPr>
            <w:del w:id="397" w:author="Stefanie Lane" w:date="2022-01-16T15:14:00Z">
              <w:r w:rsidRPr="001424E2" w:rsidDel="00012A89">
                <w:rPr>
                  <w:rFonts w:ascii="Calibri" w:eastAsia="Times New Roman" w:hAnsi="Calibri" w:cs="Calibri"/>
                  <w:b/>
                  <w:bCs/>
                  <w:color w:val="000000"/>
                  <w:sz w:val="20"/>
                  <w:szCs w:val="20"/>
                </w:rPr>
                <w:delText>β diversity</w:delText>
              </w:r>
            </w:del>
          </w:p>
        </w:tc>
      </w:tr>
      <w:tr w:rsidR="00B0684C" w:rsidRPr="001424E2" w:rsidDel="00012A89" w14:paraId="14006F75" w14:textId="5F1054C9" w:rsidTr="00041623">
        <w:trPr>
          <w:trHeight w:val="530"/>
          <w:del w:id="398" w:author="Stefanie Lane" w:date="2022-01-16T15:14:00Z"/>
        </w:trPr>
        <w:tc>
          <w:tcPr>
            <w:tcW w:w="2022" w:type="dxa"/>
            <w:tcBorders>
              <w:top w:val="nil"/>
              <w:left w:val="nil"/>
              <w:bottom w:val="nil"/>
              <w:right w:val="nil"/>
            </w:tcBorders>
            <w:shd w:val="clear" w:color="auto" w:fill="auto"/>
            <w:vAlign w:val="center"/>
            <w:hideMark/>
          </w:tcPr>
          <w:p w14:paraId="47F791F0" w14:textId="0E05C947" w:rsidR="00B0684C" w:rsidRPr="001424E2" w:rsidDel="00012A89" w:rsidRDefault="00B0684C" w:rsidP="005211A7">
            <w:pPr>
              <w:spacing w:after="0" w:line="240" w:lineRule="auto"/>
              <w:rPr>
                <w:del w:id="399" w:author="Stefanie Lane" w:date="2022-01-16T15:14:00Z"/>
                <w:rFonts w:ascii="Calibri" w:eastAsia="Times New Roman" w:hAnsi="Calibri" w:cs="Calibri"/>
                <w:color w:val="000000"/>
                <w:sz w:val="20"/>
                <w:szCs w:val="20"/>
              </w:rPr>
            </w:pPr>
            <w:del w:id="400" w:author="Stefanie Lane" w:date="2022-01-16T15:14:00Z">
              <w:r w:rsidRPr="001424E2" w:rsidDel="00012A89">
                <w:rPr>
                  <w:rFonts w:ascii="Calibri" w:eastAsia="Times New Roman" w:hAnsi="Calibri" w:cs="Calibri"/>
                  <w:color w:val="000000"/>
                  <w:sz w:val="20"/>
                  <w:szCs w:val="20"/>
                </w:rPr>
                <w:delText>Lyngbye's sedge</w:delText>
              </w:r>
            </w:del>
          </w:p>
        </w:tc>
        <w:tc>
          <w:tcPr>
            <w:tcW w:w="1664" w:type="dxa"/>
            <w:tcBorders>
              <w:top w:val="nil"/>
              <w:left w:val="nil"/>
              <w:bottom w:val="nil"/>
              <w:right w:val="nil"/>
            </w:tcBorders>
            <w:shd w:val="clear" w:color="auto" w:fill="auto"/>
            <w:noWrap/>
            <w:hideMark/>
          </w:tcPr>
          <w:p w14:paraId="7FA68BE2" w14:textId="0F077393" w:rsidR="00B0684C" w:rsidRPr="001424E2" w:rsidDel="00012A89" w:rsidRDefault="00B0684C" w:rsidP="005211A7">
            <w:pPr>
              <w:spacing w:after="0" w:line="240" w:lineRule="auto"/>
              <w:rPr>
                <w:del w:id="401" w:author="Stefanie Lane" w:date="2022-01-16T15:14:00Z"/>
                <w:rFonts w:ascii="Calibri" w:eastAsia="Times New Roman" w:hAnsi="Calibri" w:cs="Calibri"/>
                <w:color w:val="000000"/>
                <w:sz w:val="20"/>
                <w:szCs w:val="20"/>
              </w:rPr>
            </w:pPr>
          </w:p>
        </w:tc>
        <w:tc>
          <w:tcPr>
            <w:tcW w:w="1462" w:type="dxa"/>
            <w:tcBorders>
              <w:top w:val="nil"/>
              <w:left w:val="nil"/>
              <w:bottom w:val="nil"/>
              <w:right w:val="nil"/>
            </w:tcBorders>
            <w:shd w:val="clear" w:color="auto" w:fill="auto"/>
            <w:noWrap/>
            <w:hideMark/>
          </w:tcPr>
          <w:p w14:paraId="33516C4A" w14:textId="2BE98C85" w:rsidR="00B0684C" w:rsidRPr="001424E2" w:rsidDel="00012A89" w:rsidRDefault="00B0684C" w:rsidP="005211A7">
            <w:pPr>
              <w:spacing w:after="0" w:line="240" w:lineRule="auto"/>
              <w:rPr>
                <w:del w:id="402" w:author="Stefanie Lane" w:date="2022-01-16T15:14:00Z"/>
                <w:rFonts w:ascii="Times New Roman" w:eastAsia="Times New Roman" w:hAnsi="Times New Roman" w:cs="Times New Roman"/>
                <w:sz w:val="20"/>
                <w:szCs w:val="20"/>
              </w:rPr>
            </w:pPr>
          </w:p>
        </w:tc>
        <w:tc>
          <w:tcPr>
            <w:tcW w:w="522" w:type="dxa"/>
            <w:tcBorders>
              <w:top w:val="nil"/>
              <w:left w:val="nil"/>
              <w:bottom w:val="nil"/>
              <w:right w:val="nil"/>
            </w:tcBorders>
            <w:shd w:val="clear" w:color="auto" w:fill="auto"/>
            <w:noWrap/>
            <w:hideMark/>
          </w:tcPr>
          <w:p w14:paraId="55B43137" w14:textId="39C0940C" w:rsidR="00B0684C" w:rsidRPr="001424E2" w:rsidDel="00012A89" w:rsidRDefault="00B0684C" w:rsidP="005211A7">
            <w:pPr>
              <w:spacing w:after="0" w:line="240" w:lineRule="auto"/>
              <w:rPr>
                <w:del w:id="403" w:author="Stefanie Lane" w:date="2022-01-16T15:14:00Z"/>
                <w:rFonts w:ascii="Times New Roman" w:eastAsia="Times New Roman" w:hAnsi="Times New Roman" w:cs="Times New Roman"/>
                <w:sz w:val="20"/>
                <w:szCs w:val="20"/>
              </w:rPr>
            </w:pPr>
          </w:p>
        </w:tc>
        <w:tc>
          <w:tcPr>
            <w:tcW w:w="1671" w:type="dxa"/>
            <w:tcBorders>
              <w:top w:val="nil"/>
              <w:left w:val="nil"/>
              <w:bottom w:val="nil"/>
              <w:right w:val="nil"/>
            </w:tcBorders>
            <w:shd w:val="clear" w:color="auto" w:fill="auto"/>
            <w:noWrap/>
            <w:hideMark/>
          </w:tcPr>
          <w:p w14:paraId="7CD0FF1E" w14:textId="2BFC6002" w:rsidR="00B0684C" w:rsidRPr="001424E2" w:rsidDel="00012A89" w:rsidRDefault="00B0684C" w:rsidP="005211A7">
            <w:pPr>
              <w:spacing w:after="0" w:line="240" w:lineRule="auto"/>
              <w:rPr>
                <w:del w:id="404" w:author="Stefanie Lane" w:date="2022-01-16T15:14:00Z"/>
                <w:rFonts w:ascii="Times New Roman" w:eastAsia="Times New Roman" w:hAnsi="Times New Roman" w:cs="Times New Roman"/>
                <w:sz w:val="20"/>
                <w:szCs w:val="20"/>
              </w:rPr>
            </w:pPr>
          </w:p>
        </w:tc>
        <w:tc>
          <w:tcPr>
            <w:tcW w:w="1671" w:type="dxa"/>
            <w:tcBorders>
              <w:top w:val="nil"/>
              <w:left w:val="nil"/>
              <w:bottom w:val="nil"/>
              <w:right w:val="nil"/>
            </w:tcBorders>
            <w:shd w:val="clear" w:color="auto" w:fill="auto"/>
            <w:noWrap/>
            <w:hideMark/>
          </w:tcPr>
          <w:p w14:paraId="78D81090" w14:textId="0BFC09CA" w:rsidR="00B0684C" w:rsidRPr="001424E2" w:rsidDel="00012A89" w:rsidRDefault="00B0684C" w:rsidP="005211A7">
            <w:pPr>
              <w:spacing w:after="0" w:line="240" w:lineRule="auto"/>
              <w:rPr>
                <w:del w:id="405" w:author="Stefanie Lane" w:date="2022-01-16T15:14:00Z"/>
                <w:rFonts w:ascii="Times New Roman" w:eastAsia="Times New Roman" w:hAnsi="Times New Roman" w:cs="Times New Roman"/>
                <w:sz w:val="20"/>
                <w:szCs w:val="20"/>
              </w:rPr>
            </w:pPr>
          </w:p>
        </w:tc>
      </w:tr>
      <w:tr w:rsidR="00B0684C" w:rsidRPr="001424E2" w:rsidDel="00012A89" w14:paraId="4D028729" w14:textId="2184BC1D" w:rsidTr="00353F7C">
        <w:trPr>
          <w:trHeight w:val="79"/>
          <w:del w:id="406" w:author="Stefanie Lane" w:date="2022-01-16T15:14:00Z"/>
        </w:trPr>
        <w:tc>
          <w:tcPr>
            <w:tcW w:w="2022" w:type="dxa"/>
            <w:tcBorders>
              <w:top w:val="single" w:sz="8" w:space="0" w:color="7F7F7F"/>
              <w:left w:val="nil"/>
              <w:bottom w:val="single" w:sz="8" w:space="0" w:color="7F7F7F"/>
              <w:right w:val="nil"/>
            </w:tcBorders>
            <w:shd w:val="clear" w:color="auto" w:fill="auto"/>
            <w:noWrap/>
            <w:vAlign w:val="center"/>
            <w:hideMark/>
          </w:tcPr>
          <w:p w14:paraId="6FC09AD1" w14:textId="3A8F1D27" w:rsidR="00B0684C" w:rsidRPr="001424E2" w:rsidDel="00012A89" w:rsidRDefault="00B0684C" w:rsidP="005211A7">
            <w:pPr>
              <w:spacing w:after="0" w:line="240" w:lineRule="auto"/>
              <w:jc w:val="right"/>
              <w:rPr>
                <w:del w:id="407" w:author="Stefanie Lane" w:date="2022-01-16T15:14:00Z"/>
                <w:rFonts w:ascii="Calibri" w:eastAsia="Times New Roman" w:hAnsi="Calibri" w:cs="Calibri"/>
                <w:b/>
                <w:bCs/>
                <w:color w:val="000000"/>
                <w:sz w:val="20"/>
                <w:szCs w:val="20"/>
              </w:rPr>
            </w:pPr>
            <w:del w:id="408" w:author="Stefanie Lane" w:date="2022-01-16T15:14:00Z">
              <w:r w:rsidRPr="001424E2" w:rsidDel="00012A89">
                <w:rPr>
                  <w:rFonts w:ascii="Calibri" w:eastAsia="Times New Roman" w:hAnsi="Calibri" w:cs="Calibri"/>
                  <w:b/>
                  <w:bCs/>
                  <w:color w:val="000000"/>
                  <w:sz w:val="20"/>
                  <w:szCs w:val="20"/>
                </w:rPr>
                <w:delText>1979</w:delText>
              </w:r>
            </w:del>
          </w:p>
        </w:tc>
        <w:tc>
          <w:tcPr>
            <w:tcW w:w="1664" w:type="dxa"/>
            <w:tcBorders>
              <w:top w:val="single" w:sz="8" w:space="0" w:color="7F7F7F"/>
              <w:left w:val="nil"/>
              <w:bottom w:val="single" w:sz="8" w:space="0" w:color="7F7F7F"/>
              <w:right w:val="nil"/>
            </w:tcBorders>
            <w:shd w:val="clear" w:color="auto" w:fill="auto"/>
            <w:noWrap/>
            <w:vAlign w:val="center"/>
            <w:hideMark/>
          </w:tcPr>
          <w:p w14:paraId="4B00306C" w14:textId="7B3BC237" w:rsidR="00B0684C" w:rsidRPr="001424E2" w:rsidDel="00012A89" w:rsidRDefault="00B0684C" w:rsidP="005211A7">
            <w:pPr>
              <w:spacing w:after="0" w:line="240" w:lineRule="auto"/>
              <w:jc w:val="center"/>
              <w:rPr>
                <w:del w:id="409" w:author="Stefanie Lane" w:date="2022-01-16T15:14:00Z"/>
                <w:rFonts w:ascii="Calibri" w:eastAsia="Times New Roman" w:hAnsi="Calibri" w:cs="Calibri"/>
                <w:color w:val="000000"/>
                <w:sz w:val="20"/>
                <w:szCs w:val="20"/>
              </w:rPr>
            </w:pPr>
            <w:del w:id="410" w:author="Stefanie Lane" w:date="2022-01-16T15:14:00Z">
              <w:r w:rsidRPr="001424E2" w:rsidDel="00012A89">
                <w:rPr>
                  <w:rFonts w:ascii="Calibri" w:eastAsia="Times New Roman" w:hAnsi="Calibri" w:cs="Calibri"/>
                  <w:color w:val="000000"/>
                  <w:sz w:val="20"/>
                  <w:szCs w:val="20"/>
                </w:rPr>
                <w:delText>34</w:delText>
              </w:r>
            </w:del>
          </w:p>
        </w:tc>
        <w:tc>
          <w:tcPr>
            <w:tcW w:w="1462" w:type="dxa"/>
            <w:tcBorders>
              <w:top w:val="single" w:sz="8" w:space="0" w:color="7F7F7F"/>
              <w:left w:val="nil"/>
              <w:bottom w:val="single" w:sz="8" w:space="0" w:color="7F7F7F"/>
              <w:right w:val="nil"/>
            </w:tcBorders>
            <w:shd w:val="clear" w:color="auto" w:fill="auto"/>
            <w:noWrap/>
            <w:vAlign w:val="center"/>
            <w:hideMark/>
          </w:tcPr>
          <w:p w14:paraId="614E79AC" w14:textId="38C581FF" w:rsidR="00B0684C" w:rsidRPr="001424E2" w:rsidDel="00012A89" w:rsidRDefault="00B0684C" w:rsidP="005211A7">
            <w:pPr>
              <w:spacing w:after="0" w:line="240" w:lineRule="auto"/>
              <w:jc w:val="center"/>
              <w:rPr>
                <w:del w:id="411" w:author="Stefanie Lane" w:date="2022-01-16T15:14:00Z"/>
                <w:rFonts w:ascii="Calibri" w:eastAsia="Times New Roman" w:hAnsi="Calibri" w:cs="Calibri"/>
                <w:color w:val="000000"/>
                <w:sz w:val="20"/>
                <w:szCs w:val="20"/>
              </w:rPr>
            </w:pPr>
            <w:del w:id="412" w:author="Stefanie Lane" w:date="2022-01-16T15:14:00Z">
              <w:r w:rsidRPr="001424E2" w:rsidDel="00012A89">
                <w:rPr>
                  <w:rFonts w:ascii="Calibri" w:eastAsia="Times New Roman" w:hAnsi="Calibri" w:cs="Calibri"/>
                  <w:color w:val="000000"/>
                  <w:sz w:val="20"/>
                  <w:szCs w:val="20"/>
                </w:rPr>
                <w:delText>34</w:delText>
              </w:r>
            </w:del>
          </w:p>
        </w:tc>
        <w:tc>
          <w:tcPr>
            <w:tcW w:w="522" w:type="dxa"/>
            <w:tcBorders>
              <w:top w:val="nil"/>
              <w:left w:val="nil"/>
              <w:bottom w:val="nil"/>
              <w:right w:val="nil"/>
            </w:tcBorders>
            <w:shd w:val="clear" w:color="auto" w:fill="auto"/>
            <w:noWrap/>
            <w:hideMark/>
          </w:tcPr>
          <w:p w14:paraId="1A9E9E8B" w14:textId="0C18D6ED" w:rsidR="00B0684C" w:rsidRPr="001424E2" w:rsidDel="00012A89" w:rsidRDefault="00B0684C" w:rsidP="005211A7">
            <w:pPr>
              <w:spacing w:after="0" w:line="240" w:lineRule="auto"/>
              <w:jc w:val="center"/>
              <w:rPr>
                <w:del w:id="413" w:author="Stefanie Lane" w:date="2022-01-16T15:14:00Z"/>
                <w:rFonts w:ascii="Calibri" w:eastAsia="Times New Roman" w:hAnsi="Calibri" w:cs="Calibri"/>
                <w:color w:val="000000"/>
                <w:sz w:val="20"/>
                <w:szCs w:val="20"/>
              </w:rPr>
            </w:pPr>
          </w:p>
        </w:tc>
        <w:tc>
          <w:tcPr>
            <w:tcW w:w="1671" w:type="dxa"/>
            <w:tcBorders>
              <w:top w:val="single" w:sz="8" w:space="0" w:color="7F7F7F"/>
              <w:left w:val="nil"/>
              <w:bottom w:val="single" w:sz="8" w:space="0" w:color="7F7F7F"/>
              <w:right w:val="nil"/>
            </w:tcBorders>
            <w:shd w:val="clear" w:color="auto" w:fill="auto"/>
            <w:noWrap/>
            <w:vAlign w:val="center"/>
            <w:hideMark/>
          </w:tcPr>
          <w:p w14:paraId="5234F2EB" w14:textId="23F59293" w:rsidR="00B0684C" w:rsidRPr="001424E2" w:rsidDel="00012A89" w:rsidRDefault="00B0684C" w:rsidP="005211A7">
            <w:pPr>
              <w:spacing w:after="0" w:line="240" w:lineRule="auto"/>
              <w:jc w:val="center"/>
              <w:rPr>
                <w:del w:id="414" w:author="Stefanie Lane" w:date="2022-01-16T15:14:00Z"/>
                <w:rFonts w:ascii="Calibri" w:eastAsia="Times New Roman" w:hAnsi="Calibri" w:cs="Calibri"/>
                <w:color w:val="000000"/>
                <w:sz w:val="20"/>
                <w:szCs w:val="20"/>
              </w:rPr>
            </w:pPr>
            <w:del w:id="415" w:author="Stefanie Lane" w:date="2022-01-16T15:14:00Z">
              <w:r w:rsidRPr="001424E2" w:rsidDel="00012A89">
                <w:rPr>
                  <w:rFonts w:ascii="Calibri" w:eastAsia="Times New Roman" w:hAnsi="Calibri" w:cs="Calibri"/>
                  <w:color w:val="000000"/>
                  <w:sz w:val="20"/>
                  <w:szCs w:val="20"/>
                </w:rPr>
                <w:delText>8.7</w:delText>
              </w:r>
            </w:del>
          </w:p>
        </w:tc>
        <w:tc>
          <w:tcPr>
            <w:tcW w:w="1671" w:type="dxa"/>
            <w:tcBorders>
              <w:top w:val="single" w:sz="8" w:space="0" w:color="7F7F7F"/>
              <w:left w:val="nil"/>
              <w:bottom w:val="single" w:sz="8" w:space="0" w:color="7F7F7F"/>
              <w:right w:val="nil"/>
            </w:tcBorders>
            <w:shd w:val="clear" w:color="auto" w:fill="auto"/>
            <w:noWrap/>
            <w:vAlign w:val="center"/>
            <w:hideMark/>
          </w:tcPr>
          <w:p w14:paraId="5457F298" w14:textId="195D0B3C" w:rsidR="00B0684C" w:rsidRPr="001424E2" w:rsidDel="00012A89" w:rsidRDefault="00B0684C" w:rsidP="005211A7">
            <w:pPr>
              <w:spacing w:after="0" w:line="240" w:lineRule="auto"/>
              <w:jc w:val="center"/>
              <w:rPr>
                <w:del w:id="416" w:author="Stefanie Lane" w:date="2022-01-16T15:14:00Z"/>
                <w:rFonts w:ascii="Calibri" w:eastAsia="Times New Roman" w:hAnsi="Calibri" w:cs="Calibri"/>
                <w:color w:val="000000"/>
                <w:sz w:val="20"/>
                <w:szCs w:val="20"/>
              </w:rPr>
            </w:pPr>
            <w:del w:id="417" w:author="Stefanie Lane" w:date="2022-01-16T15:14:00Z">
              <w:r w:rsidRPr="001424E2" w:rsidDel="00012A89">
                <w:rPr>
                  <w:rFonts w:ascii="Calibri" w:eastAsia="Times New Roman" w:hAnsi="Calibri" w:cs="Calibri"/>
                  <w:color w:val="000000"/>
                  <w:sz w:val="20"/>
                  <w:szCs w:val="20"/>
                </w:rPr>
                <w:delText>3.9</w:delText>
              </w:r>
            </w:del>
          </w:p>
        </w:tc>
      </w:tr>
      <w:tr w:rsidR="00B0684C" w:rsidRPr="001424E2" w:rsidDel="00012A89" w14:paraId="2A03CDE0" w14:textId="6218B942" w:rsidTr="00353F7C">
        <w:trPr>
          <w:trHeight w:val="178"/>
          <w:del w:id="418" w:author="Stefanie Lane" w:date="2022-01-16T15:14:00Z"/>
        </w:trPr>
        <w:tc>
          <w:tcPr>
            <w:tcW w:w="2022" w:type="dxa"/>
            <w:tcBorders>
              <w:top w:val="nil"/>
              <w:left w:val="nil"/>
              <w:bottom w:val="nil"/>
              <w:right w:val="nil"/>
            </w:tcBorders>
            <w:shd w:val="clear" w:color="auto" w:fill="auto"/>
            <w:noWrap/>
            <w:vAlign w:val="center"/>
            <w:hideMark/>
          </w:tcPr>
          <w:p w14:paraId="750816D8" w14:textId="0ED5FC90" w:rsidR="00B0684C" w:rsidRPr="001424E2" w:rsidDel="00012A89" w:rsidRDefault="00B0684C" w:rsidP="005211A7">
            <w:pPr>
              <w:spacing w:after="0" w:line="240" w:lineRule="auto"/>
              <w:jc w:val="right"/>
              <w:rPr>
                <w:del w:id="419" w:author="Stefanie Lane" w:date="2022-01-16T15:14:00Z"/>
                <w:rFonts w:ascii="Calibri" w:eastAsia="Times New Roman" w:hAnsi="Calibri" w:cs="Calibri"/>
                <w:b/>
                <w:bCs/>
                <w:color w:val="000000"/>
                <w:sz w:val="20"/>
                <w:szCs w:val="20"/>
              </w:rPr>
            </w:pPr>
            <w:del w:id="420" w:author="Stefanie Lane" w:date="2022-01-16T15:14:00Z">
              <w:r w:rsidRPr="001424E2" w:rsidDel="00012A89">
                <w:rPr>
                  <w:rFonts w:ascii="Calibri" w:eastAsia="Times New Roman" w:hAnsi="Calibri" w:cs="Calibri"/>
                  <w:b/>
                  <w:bCs/>
                  <w:color w:val="000000"/>
                  <w:sz w:val="20"/>
                  <w:szCs w:val="20"/>
                </w:rPr>
                <w:delText>1999</w:delText>
              </w:r>
            </w:del>
          </w:p>
        </w:tc>
        <w:tc>
          <w:tcPr>
            <w:tcW w:w="1664" w:type="dxa"/>
            <w:tcBorders>
              <w:top w:val="nil"/>
              <w:left w:val="nil"/>
              <w:bottom w:val="nil"/>
              <w:right w:val="nil"/>
            </w:tcBorders>
            <w:shd w:val="clear" w:color="auto" w:fill="auto"/>
            <w:noWrap/>
            <w:vAlign w:val="center"/>
            <w:hideMark/>
          </w:tcPr>
          <w:p w14:paraId="52614C56" w14:textId="339C2E05" w:rsidR="00B0684C" w:rsidRPr="001424E2" w:rsidDel="00012A89" w:rsidRDefault="00B0684C" w:rsidP="005211A7">
            <w:pPr>
              <w:spacing w:after="0" w:line="240" w:lineRule="auto"/>
              <w:jc w:val="center"/>
              <w:rPr>
                <w:del w:id="421" w:author="Stefanie Lane" w:date="2022-01-16T15:14:00Z"/>
                <w:rFonts w:ascii="Calibri" w:eastAsia="Times New Roman" w:hAnsi="Calibri" w:cs="Calibri"/>
                <w:color w:val="000000"/>
                <w:sz w:val="20"/>
                <w:szCs w:val="20"/>
              </w:rPr>
            </w:pPr>
            <w:del w:id="422" w:author="Stefanie Lane" w:date="2022-01-16T15:14:00Z">
              <w:r w:rsidRPr="001424E2" w:rsidDel="00012A89">
                <w:rPr>
                  <w:rFonts w:ascii="Calibri" w:eastAsia="Times New Roman" w:hAnsi="Calibri" w:cs="Calibri"/>
                  <w:color w:val="000000"/>
                  <w:sz w:val="20"/>
                  <w:szCs w:val="20"/>
                </w:rPr>
                <w:delText>31</w:delText>
              </w:r>
            </w:del>
          </w:p>
        </w:tc>
        <w:tc>
          <w:tcPr>
            <w:tcW w:w="1462" w:type="dxa"/>
            <w:tcBorders>
              <w:top w:val="nil"/>
              <w:left w:val="nil"/>
              <w:bottom w:val="nil"/>
              <w:right w:val="nil"/>
            </w:tcBorders>
            <w:shd w:val="clear" w:color="auto" w:fill="auto"/>
            <w:noWrap/>
            <w:vAlign w:val="center"/>
            <w:hideMark/>
          </w:tcPr>
          <w:p w14:paraId="79BA606C" w14:textId="177A07B1" w:rsidR="00B0684C" w:rsidRPr="001424E2" w:rsidDel="00012A89" w:rsidRDefault="00B0684C" w:rsidP="005211A7">
            <w:pPr>
              <w:spacing w:after="0" w:line="240" w:lineRule="auto"/>
              <w:jc w:val="center"/>
              <w:rPr>
                <w:del w:id="423" w:author="Stefanie Lane" w:date="2022-01-16T15:14:00Z"/>
                <w:rFonts w:ascii="Calibri" w:eastAsia="Times New Roman" w:hAnsi="Calibri" w:cs="Calibri"/>
                <w:color w:val="000000"/>
                <w:sz w:val="20"/>
                <w:szCs w:val="20"/>
              </w:rPr>
            </w:pPr>
            <w:del w:id="424" w:author="Stefanie Lane" w:date="2022-01-16T15:14:00Z">
              <w:r w:rsidRPr="001424E2" w:rsidDel="00012A89">
                <w:rPr>
                  <w:rFonts w:ascii="Calibri" w:eastAsia="Times New Roman" w:hAnsi="Calibri" w:cs="Calibri"/>
                  <w:color w:val="000000"/>
                  <w:sz w:val="20"/>
                  <w:szCs w:val="20"/>
                </w:rPr>
                <w:delText>35</w:delText>
              </w:r>
            </w:del>
          </w:p>
        </w:tc>
        <w:tc>
          <w:tcPr>
            <w:tcW w:w="522" w:type="dxa"/>
            <w:tcBorders>
              <w:top w:val="nil"/>
              <w:left w:val="nil"/>
              <w:bottom w:val="nil"/>
              <w:right w:val="nil"/>
            </w:tcBorders>
            <w:shd w:val="clear" w:color="auto" w:fill="auto"/>
            <w:noWrap/>
            <w:hideMark/>
          </w:tcPr>
          <w:p w14:paraId="7E11FFA0" w14:textId="3F85CE5E" w:rsidR="00B0684C" w:rsidRPr="001424E2" w:rsidDel="00012A89" w:rsidRDefault="00B0684C" w:rsidP="005211A7">
            <w:pPr>
              <w:spacing w:after="0" w:line="240" w:lineRule="auto"/>
              <w:jc w:val="center"/>
              <w:rPr>
                <w:del w:id="425" w:author="Stefanie Lane" w:date="2022-01-16T15:14:00Z"/>
                <w:rFonts w:ascii="Calibri" w:eastAsia="Times New Roman" w:hAnsi="Calibri" w:cs="Calibri"/>
                <w:color w:val="000000"/>
                <w:sz w:val="20"/>
                <w:szCs w:val="20"/>
              </w:rPr>
            </w:pPr>
          </w:p>
        </w:tc>
        <w:tc>
          <w:tcPr>
            <w:tcW w:w="1671" w:type="dxa"/>
            <w:tcBorders>
              <w:top w:val="nil"/>
              <w:left w:val="nil"/>
              <w:bottom w:val="nil"/>
              <w:right w:val="nil"/>
            </w:tcBorders>
            <w:shd w:val="clear" w:color="auto" w:fill="auto"/>
            <w:noWrap/>
            <w:vAlign w:val="center"/>
            <w:hideMark/>
          </w:tcPr>
          <w:p w14:paraId="138888A6" w14:textId="4ED0EA20" w:rsidR="00B0684C" w:rsidRPr="001424E2" w:rsidDel="00012A89" w:rsidRDefault="00B0684C" w:rsidP="005211A7">
            <w:pPr>
              <w:spacing w:after="0" w:line="240" w:lineRule="auto"/>
              <w:jc w:val="center"/>
              <w:rPr>
                <w:del w:id="426" w:author="Stefanie Lane" w:date="2022-01-16T15:14:00Z"/>
                <w:rFonts w:ascii="Calibri" w:eastAsia="Times New Roman" w:hAnsi="Calibri" w:cs="Calibri"/>
                <w:color w:val="000000"/>
                <w:sz w:val="20"/>
                <w:szCs w:val="20"/>
              </w:rPr>
            </w:pPr>
            <w:del w:id="427" w:author="Stefanie Lane" w:date="2022-01-16T15:14:00Z">
              <w:r w:rsidRPr="001424E2" w:rsidDel="00012A89">
                <w:rPr>
                  <w:rFonts w:ascii="Calibri" w:eastAsia="Times New Roman" w:hAnsi="Calibri" w:cs="Calibri"/>
                  <w:color w:val="000000"/>
                  <w:sz w:val="20"/>
                  <w:szCs w:val="20"/>
                </w:rPr>
                <w:delText>8.3</w:delText>
              </w:r>
            </w:del>
          </w:p>
        </w:tc>
        <w:tc>
          <w:tcPr>
            <w:tcW w:w="1671" w:type="dxa"/>
            <w:tcBorders>
              <w:top w:val="nil"/>
              <w:left w:val="nil"/>
              <w:bottom w:val="nil"/>
              <w:right w:val="nil"/>
            </w:tcBorders>
            <w:shd w:val="clear" w:color="auto" w:fill="auto"/>
            <w:noWrap/>
            <w:vAlign w:val="center"/>
            <w:hideMark/>
          </w:tcPr>
          <w:p w14:paraId="77EF14F4" w14:textId="4381B565" w:rsidR="00B0684C" w:rsidRPr="001424E2" w:rsidDel="00012A89" w:rsidRDefault="00B0684C" w:rsidP="005211A7">
            <w:pPr>
              <w:spacing w:after="0" w:line="240" w:lineRule="auto"/>
              <w:jc w:val="center"/>
              <w:rPr>
                <w:del w:id="428" w:author="Stefanie Lane" w:date="2022-01-16T15:14:00Z"/>
                <w:rFonts w:ascii="Calibri" w:eastAsia="Times New Roman" w:hAnsi="Calibri" w:cs="Calibri"/>
                <w:color w:val="000000"/>
                <w:sz w:val="20"/>
                <w:szCs w:val="20"/>
              </w:rPr>
            </w:pPr>
            <w:del w:id="429" w:author="Stefanie Lane" w:date="2022-01-16T15:14:00Z">
              <w:r w:rsidRPr="001424E2" w:rsidDel="00012A89">
                <w:rPr>
                  <w:rFonts w:ascii="Calibri" w:eastAsia="Times New Roman" w:hAnsi="Calibri" w:cs="Calibri"/>
                  <w:color w:val="000000"/>
                  <w:sz w:val="20"/>
                  <w:szCs w:val="20"/>
                </w:rPr>
                <w:delText>4.2</w:delText>
              </w:r>
            </w:del>
          </w:p>
        </w:tc>
      </w:tr>
      <w:tr w:rsidR="00B0684C" w:rsidRPr="001424E2" w:rsidDel="00012A89" w14:paraId="3DA8A853" w14:textId="7FD526B9" w:rsidTr="00353F7C">
        <w:trPr>
          <w:trHeight w:val="106"/>
          <w:del w:id="430" w:author="Stefanie Lane" w:date="2022-01-16T15:14:00Z"/>
        </w:trPr>
        <w:tc>
          <w:tcPr>
            <w:tcW w:w="2022" w:type="dxa"/>
            <w:tcBorders>
              <w:top w:val="single" w:sz="8" w:space="0" w:color="7F7F7F"/>
              <w:left w:val="nil"/>
              <w:bottom w:val="single" w:sz="8" w:space="0" w:color="7F7F7F"/>
              <w:right w:val="nil"/>
            </w:tcBorders>
            <w:shd w:val="clear" w:color="auto" w:fill="auto"/>
            <w:noWrap/>
            <w:vAlign w:val="center"/>
            <w:hideMark/>
          </w:tcPr>
          <w:p w14:paraId="6EFDE051" w14:textId="21F930E4" w:rsidR="00B0684C" w:rsidRPr="001424E2" w:rsidDel="00012A89" w:rsidRDefault="00B0684C" w:rsidP="005211A7">
            <w:pPr>
              <w:spacing w:after="0" w:line="240" w:lineRule="auto"/>
              <w:jc w:val="right"/>
              <w:rPr>
                <w:del w:id="431" w:author="Stefanie Lane" w:date="2022-01-16T15:14:00Z"/>
                <w:rFonts w:ascii="Calibri" w:eastAsia="Times New Roman" w:hAnsi="Calibri" w:cs="Calibri"/>
                <w:b/>
                <w:bCs/>
                <w:color w:val="000000"/>
                <w:sz w:val="20"/>
                <w:szCs w:val="20"/>
              </w:rPr>
            </w:pPr>
            <w:del w:id="432" w:author="Stefanie Lane" w:date="2022-01-16T15:14:00Z">
              <w:r w:rsidRPr="001424E2" w:rsidDel="00012A89">
                <w:rPr>
                  <w:rFonts w:ascii="Calibri" w:eastAsia="Times New Roman" w:hAnsi="Calibri" w:cs="Calibri"/>
                  <w:b/>
                  <w:bCs/>
                  <w:color w:val="000000"/>
                  <w:sz w:val="20"/>
                  <w:szCs w:val="20"/>
                </w:rPr>
                <w:delText>2019</w:delText>
              </w:r>
            </w:del>
          </w:p>
        </w:tc>
        <w:tc>
          <w:tcPr>
            <w:tcW w:w="1664" w:type="dxa"/>
            <w:tcBorders>
              <w:top w:val="single" w:sz="8" w:space="0" w:color="7F7F7F"/>
              <w:left w:val="nil"/>
              <w:bottom w:val="single" w:sz="8" w:space="0" w:color="7F7F7F"/>
              <w:right w:val="nil"/>
            </w:tcBorders>
            <w:shd w:val="clear" w:color="auto" w:fill="auto"/>
            <w:noWrap/>
            <w:vAlign w:val="center"/>
            <w:hideMark/>
          </w:tcPr>
          <w:p w14:paraId="1C936A61" w14:textId="65F8CEB2" w:rsidR="00B0684C" w:rsidRPr="001424E2" w:rsidDel="00012A89" w:rsidRDefault="00B0684C" w:rsidP="005211A7">
            <w:pPr>
              <w:spacing w:after="0" w:line="240" w:lineRule="auto"/>
              <w:jc w:val="center"/>
              <w:rPr>
                <w:del w:id="433" w:author="Stefanie Lane" w:date="2022-01-16T15:14:00Z"/>
                <w:rFonts w:ascii="Calibri" w:eastAsia="Times New Roman" w:hAnsi="Calibri" w:cs="Calibri"/>
                <w:color w:val="000000"/>
                <w:sz w:val="20"/>
                <w:szCs w:val="20"/>
              </w:rPr>
            </w:pPr>
            <w:del w:id="434" w:author="Stefanie Lane" w:date="2022-01-16T15:14:00Z">
              <w:r w:rsidRPr="001424E2" w:rsidDel="00012A89">
                <w:rPr>
                  <w:rFonts w:ascii="Calibri" w:eastAsia="Times New Roman" w:hAnsi="Calibri" w:cs="Calibri"/>
                  <w:color w:val="000000"/>
                  <w:sz w:val="20"/>
                  <w:szCs w:val="20"/>
                </w:rPr>
                <w:delText>25</w:delText>
              </w:r>
            </w:del>
          </w:p>
        </w:tc>
        <w:tc>
          <w:tcPr>
            <w:tcW w:w="1462" w:type="dxa"/>
            <w:tcBorders>
              <w:top w:val="single" w:sz="8" w:space="0" w:color="7F7F7F"/>
              <w:left w:val="nil"/>
              <w:bottom w:val="single" w:sz="8" w:space="0" w:color="7F7F7F"/>
              <w:right w:val="nil"/>
            </w:tcBorders>
            <w:shd w:val="clear" w:color="auto" w:fill="auto"/>
            <w:noWrap/>
            <w:vAlign w:val="center"/>
            <w:hideMark/>
          </w:tcPr>
          <w:p w14:paraId="5E64D4E4" w14:textId="4A4B0177" w:rsidR="00B0684C" w:rsidRPr="001424E2" w:rsidDel="00012A89" w:rsidRDefault="00B0684C" w:rsidP="005211A7">
            <w:pPr>
              <w:spacing w:after="0" w:line="240" w:lineRule="auto"/>
              <w:jc w:val="center"/>
              <w:rPr>
                <w:del w:id="435" w:author="Stefanie Lane" w:date="2022-01-16T15:14:00Z"/>
                <w:rFonts w:ascii="Calibri" w:eastAsia="Times New Roman" w:hAnsi="Calibri" w:cs="Calibri"/>
                <w:color w:val="000000"/>
                <w:sz w:val="20"/>
                <w:szCs w:val="20"/>
              </w:rPr>
            </w:pPr>
            <w:del w:id="436" w:author="Stefanie Lane" w:date="2022-01-16T15:14:00Z">
              <w:r w:rsidRPr="001424E2" w:rsidDel="00012A89">
                <w:rPr>
                  <w:rFonts w:ascii="Calibri" w:eastAsia="Times New Roman" w:hAnsi="Calibri" w:cs="Calibri"/>
                  <w:color w:val="000000"/>
                  <w:sz w:val="20"/>
                  <w:szCs w:val="20"/>
                </w:rPr>
                <w:delText>34</w:delText>
              </w:r>
            </w:del>
          </w:p>
        </w:tc>
        <w:tc>
          <w:tcPr>
            <w:tcW w:w="522" w:type="dxa"/>
            <w:tcBorders>
              <w:top w:val="nil"/>
              <w:left w:val="nil"/>
              <w:bottom w:val="nil"/>
              <w:right w:val="nil"/>
            </w:tcBorders>
            <w:shd w:val="clear" w:color="auto" w:fill="auto"/>
            <w:noWrap/>
            <w:hideMark/>
          </w:tcPr>
          <w:p w14:paraId="5D481DDF" w14:textId="3A8404BA" w:rsidR="00B0684C" w:rsidRPr="001424E2" w:rsidDel="00012A89" w:rsidRDefault="00B0684C" w:rsidP="005211A7">
            <w:pPr>
              <w:spacing w:after="0" w:line="240" w:lineRule="auto"/>
              <w:jc w:val="center"/>
              <w:rPr>
                <w:del w:id="437" w:author="Stefanie Lane" w:date="2022-01-16T15:14:00Z"/>
                <w:rFonts w:ascii="Calibri" w:eastAsia="Times New Roman" w:hAnsi="Calibri" w:cs="Calibri"/>
                <w:color w:val="000000"/>
                <w:sz w:val="20"/>
                <w:szCs w:val="20"/>
              </w:rPr>
            </w:pPr>
          </w:p>
        </w:tc>
        <w:tc>
          <w:tcPr>
            <w:tcW w:w="1671" w:type="dxa"/>
            <w:tcBorders>
              <w:top w:val="single" w:sz="8" w:space="0" w:color="7F7F7F"/>
              <w:left w:val="nil"/>
              <w:bottom w:val="single" w:sz="8" w:space="0" w:color="7F7F7F"/>
              <w:right w:val="nil"/>
            </w:tcBorders>
            <w:shd w:val="clear" w:color="auto" w:fill="auto"/>
            <w:noWrap/>
            <w:vAlign w:val="center"/>
            <w:hideMark/>
          </w:tcPr>
          <w:p w14:paraId="32AED532" w14:textId="68E4C7B8" w:rsidR="00B0684C" w:rsidRPr="001424E2" w:rsidDel="00012A89" w:rsidRDefault="00B0684C" w:rsidP="005211A7">
            <w:pPr>
              <w:spacing w:after="0" w:line="240" w:lineRule="auto"/>
              <w:jc w:val="center"/>
              <w:rPr>
                <w:del w:id="438" w:author="Stefanie Lane" w:date="2022-01-16T15:14:00Z"/>
                <w:rFonts w:ascii="Calibri" w:eastAsia="Times New Roman" w:hAnsi="Calibri" w:cs="Calibri"/>
                <w:color w:val="000000"/>
                <w:sz w:val="20"/>
                <w:szCs w:val="20"/>
              </w:rPr>
            </w:pPr>
            <w:del w:id="439" w:author="Stefanie Lane" w:date="2022-01-16T15:14:00Z">
              <w:r w:rsidRPr="001424E2" w:rsidDel="00012A89">
                <w:rPr>
                  <w:rFonts w:ascii="Calibri" w:eastAsia="Times New Roman" w:hAnsi="Calibri" w:cs="Calibri"/>
                  <w:color w:val="000000"/>
                  <w:sz w:val="20"/>
                  <w:szCs w:val="20"/>
                </w:rPr>
                <w:delText>8</w:delText>
              </w:r>
            </w:del>
          </w:p>
        </w:tc>
        <w:tc>
          <w:tcPr>
            <w:tcW w:w="1671" w:type="dxa"/>
            <w:tcBorders>
              <w:top w:val="single" w:sz="8" w:space="0" w:color="7F7F7F"/>
              <w:left w:val="nil"/>
              <w:bottom w:val="single" w:sz="8" w:space="0" w:color="7F7F7F"/>
              <w:right w:val="nil"/>
            </w:tcBorders>
            <w:shd w:val="clear" w:color="auto" w:fill="auto"/>
            <w:noWrap/>
            <w:vAlign w:val="center"/>
            <w:hideMark/>
          </w:tcPr>
          <w:p w14:paraId="7835A931" w14:textId="38ADD51A" w:rsidR="00B0684C" w:rsidRPr="001424E2" w:rsidDel="00012A89" w:rsidRDefault="00B0684C" w:rsidP="005211A7">
            <w:pPr>
              <w:spacing w:after="0" w:line="240" w:lineRule="auto"/>
              <w:jc w:val="center"/>
              <w:rPr>
                <w:del w:id="440" w:author="Stefanie Lane" w:date="2022-01-16T15:14:00Z"/>
                <w:rFonts w:ascii="Calibri" w:eastAsia="Times New Roman" w:hAnsi="Calibri" w:cs="Calibri"/>
                <w:color w:val="000000"/>
                <w:sz w:val="20"/>
                <w:szCs w:val="20"/>
              </w:rPr>
            </w:pPr>
            <w:del w:id="441" w:author="Stefanie Lane" w:date="2022-01-16T15:14:00Z">
              <w:r w:rsidRPr="001424E2" w:rsidDel="00012A89">
                <w:rPr>
                  <w:rFonts w:ascii="Calibri" w:eastAsia="Times New Roman" w:hAnsi="Calibri" w:cs="Calibri"/>
                  <w:color w:val="000000"/>
                  <w:sz w:val="20"/>
                  <w:szCs w:val="20"/>
                </w:rPr>
                <w:delText>4.2</w:delText>
              </w:r>
            </w:del>
          </w:p>
        </w:tc>
      </w:tr>
      <w:tr w:rsidR="00B0684C" w:rsidRPr="001424E2" w:rsidDel="00012A89" w14:paraId="36159F12" w14:textId="166FBB8C" w:rsidTr="00041623">
        <w:trPr>
          <w:trHeight w:val="290"/>
          <w:del w:id="442" w:author="Stefanie Lane" w:date="2022-01-16T15:14:00Z"/>
        </w:trPr>
        <w:tc>
          <w:tcPr>
            <w:tcW w:w="2022" w:type="dxa"/>
            <w:tcBorders>
              <w:top w:val="nil"/>
              <w:left w:val="nil"/>
              <w:bottom w:val="nil"/>
              <w:right w:val="nil"/>
            </w:tcBorders>
            <w:shd w:val="clear" w:color="auto" w:fill="auto"/>
            <w:noWrap/>
            <w:hideMark/>
          </w:tcPr>
          <w:p w14:paraId="0A4E44CF" w14:textId="2F3B9712" w:rsidR="00B0684C" w:rsidRPr="001424E2" w:rsidDel="00012A89" w:rsidRDefault="00B0684C" w:rsidP="005211A7">
            <w:pPr>
              <w:spacing w:after="0" w:line="240" w:lineRule="auto"/>
              <w:rPr>
                <w:del w:id="443" w:author="Stefanie Lane" w:date="2022-01-16T15:14:00Z"/>
                <w:rFonts w:ascii="Times New Roman" w:eastAsia="Times New Roman" w:hAnsi="Times New Roman" w:cs="Times New Roman"/>
                <w:sz w:val="20"/>
                <w:szCs w:val="20"/>
              </w:rPr>
            </w:pPr>
          </w:p>
        </w:tc>
        <w:tc>
          <w:tcPr>
            <w:tcW w:w="1664" w:type="dxa"/>
            <w:tcBorders>
              <w:top w:val="nil"/>
              <w:left w:val="nil"/>
              <w:bottom w:val="nil"/>
              <w:right w:val="nil"/>
            </w:tcBorders>
            <w:shd w:val="clear" w:color="auto" w:fill="auto"/>
            <w:noWrap/>
            <w:hideMark/>
          </w:tcPr>
          <w:p w14:paraId="77B265B4" w14:textId="1C1F5DCA" w:rsidR="00B0684C" w:rsidRPr="001424E2" w:rsidDel="00012A89" w:rsidRDefault="00B0684C" w:rsidP="005211A7">
            <w:pPr>
              <w:spacing w:after="0" w:line="240" w:lineRule="auto"/>
              <w:rPr>
                <w:del w:id="444" w:author="Stefanie Lane" w:date="2022-01-16T15:14:00Z"/>
                <w:rFonts w:ascii="Times New Roman" w:eastAsia="Times New Roman" w:hAnsi="Times New Roman" w:cs="Times New Roman"/>
                <w:sz w:val="20"/>
                <w:szCs w:val="20"/>
              </w:rPr>
            </w:pPr>
          </w:p>
        </w:tc>
        <w:tc>
          <w:tcPr>
            <w:tcW w:w="1462" w:type="dxa"/>
            <w:tcBorders>
              <w:top w:val="nil"/>
              <w:left w:val="nil"/>
              <w:bottom w:val="nil"/>
              <w:right w:val="nil"/>
            </w:tcBorders>
            <w:shd w:val="clear" w:color="auto" w:fill="auto"/>
            <w:noWrap/>
            <w:hideMark/>
          </w:tcPr>
          <w:p w14:paraId="11F4A68D" w14:textId="7A5DD676" w:rsidR="00B0684C" w:rsidRPr="001424E2" w:rsidDel="00012A89" w:rsidRDefault="00B0684C" w:rsidP="005211A7">
            <w:pPr>
              <w:spacing w:after="0" w:line="240" w:lineRule="auto"/>
              <w:rPr>
                <w:del w:id="445" w:author="Stefanie Lane" w:date="2022-01-16T15:14:00Z"/>
                <w:rFonts w:ascii="Times New Roman" w:eastAsia="Times New Roman" w:hAnsi="Times New Roman" w:cs="Times New Roman"/>
                <w:sz w:val="20"/>
                <w:szCs w:val="20"/>
              </w:rPr>
            </w:pPr>
          </w:p>
        </w:tc>
        <w:tc>
          <w:tcPr>
            <w:tcW w:w="522" w:type="dxa"/>
            <w:tcBorders>
              <w:top w:val="nil"/>
              <w:left w:val="nil"/>
              <w:bottom w:val="nil"/>
              <w:right w:val="nil"/>
            </w:tcBorders>
            <w:shd w:val="clear" w:color="auto" w:fill="auto"/>
            <w:noWrap/>
            <w:hideMark/>
          </w:tcPr>
          <w:p w14:paraId="71A621F2" w14:textId="7CF96307" w:rsidR="00B0684C" w:rsidRPr="001424E2" w:rsidDel="00012A89" w:rsidRDefault="00B0684C" w:rsidP="005211A7">
            <w:pPr>
              <w:spacing w:after="0" w:line="240" w:lineRule="auto"/>
              <w:rPr>
                <w:del w:id="446" w:author="Stefanie Lane" w:date="2022-01-16T15:14:00Z"/>
                <w:rFonts w:ascii="Times New Roman" w:eastAsia="Times New Roman" w:hAnsi="Times New Roman" w:cs="Times New Roman"/>
                <w:sz w:val="20"/>
                <w:szCs w:val="20"/>
              </w:rPr>
            </w:pPr>
          </w:p>
        </w:tc>
        <w:tc>
          <w:tcPr>
            <w:tcW w:w="1671" w:type="dxa"/>
            <w:tcBorders>
              <w:top w:val="nil"/>
              <w:left w:val="nil"/>
              <w:bottom w:val="nil"/>
              <w:right w:val="nil"/>
            </w:tcBorders>
            <w:shd w:val="clear" w:color="auto" w:fill="auto"/>
            <w:noWrap/>
            <w:hideMark/>
          </w:tcPr>
          <w:p w14:paraId="0D713FFF" w14:textId="0658EE9F" w:rsidR="00B0684C" w:rsidRPr="001424E2" w:rsidDel="00012A89" w:rsidRDefault="00B0684C" w:rsidP="005211A7">
            <w:pPr>
              <w:spacing w:after="0" w:line="240" w:lineRule="auto"/>
              <w:rPr>
                <w:del w:id="447" w:author="Stefanie Lane" w:date="2022-01-16T15:14:00Z"/>
                <w:rFonts w:ascii="Times New Roman" w:eastAsia="Times New Roman" w:hAnsi="Times New Roman" w:cs="Times New Roman"/>
                <w:sz w:val="20"/>
                <w:szCs w:val="20"/>
              </w:rPr>
            </w:pPr>
          </w:p>
        </w:tc>
        <w:tc>
          <w:tcPr>
            <w:tcW w:w="1671" w:type="dxa"/>
            <w:tcBorders>
              <w:top w:val="nil"/>
              <w:left w:val="nil"/>
              <w:bottom w:val="nil"/>
              <w:right w:val="nil"/>
            </w:tcBorders>
            <w:shd w:val="clear" w:color="auto" w:fill="auto"/>
            <w:noWrap/>
            <w:hideMark/>
          </w:tcPr>
          <w:p w14:paraId="4CB0CF82" w14:textId="1CC6EC9B" w:rsidR="00B0684C" w:rsidRPr="001424E2" w:rsidDel="00012A89" w:rsidRDefault="00B0684C" w:rsidP="005211A7">
            <w:pPr>
              <w:spacing w:after="0" w:line="240" w:lineRule="auto"/>
              <w:rPr>
                <w:del w:id="448" w:author="Stefanie Lane" w:date="2022-01-16T15:14:00Z"/>
                <w:rFonts w:ascii="Times New Roman" w:eastAsia="Times New Roman" w:hAnsi="Times New Roman" w:cs="Times New Roman"/>
                <w:sz w:val="20"/>
                <w:szCs w:val="20"/>
              </w:rPr>
            </w:pPr>
          </w:p>
        </w:tc>
      </w:tr>
      <w:tr w:rsidR="00B0684C" w:rsidRPr="001424E2" w:rsidDel="00012A89" w14:paraId="33FDF532" w14:textId="4038A449" w:rsidTr="00353F7C">
        <w:trPr>
          <w:trHeight w:val="74"/>
          <w:del w:id="449" w:author="Stefanie Lane" w:date="2022-01-16T15:14:00Z"/>
        </w:trPr>
        <w:tc>
          <w:tcPr>
            <w:tcW w:w="2022" w:type="dxa"/>
            <w:tcBorders>
              <w:top w:val="nil"/>
              <w:left w:val="nil"/>
              <w:bottom w:val="single" w:sz="4" w:space="0" w:color="auto"/>
              <w:right w:val="nil"/>
            </w:tcBorders>
            <w:shd w:val="clear" w:color="auto" w:fill="auto"/>
            <w:noWrap/>
            <w:vAlign w:val="center"/>
            <w:hideMark/>
          </w:tcPr>
          <w:p w14:paraId="76843E24" w14:textId="150148C8" w:rsidR="00B0684C" w:rsidRPr="001424E2" w:rsidDel="00012A89" w:rsidRDefault="00B0684C" w:rsidP="005211A7">
            <w:pPr>
              <w:spacing w:after="0" w:line="240" w:lineRule="auto"/>
              <w:rPr>
                <w:del w:id="450" w:author="Stefanie Lane" w:date="2022-01-16T15:14:00Z"/>
                <w:rFonts w:ascii="Calibri" w:eastAsia="Times New Roman" w:hAnsi="Calibri" w:cs="Calibri"/>
                <w:color w:val="000000"/>
                <w:sz w:val="20"/>
                <w:szCs w:val="20"/>
              </w:rPr>
            </w:pPr>
            <w:del w:id="451" w:author="Stefanie Lane" w:date="2022-01-16T15:14:00Z">
              <w:r w:rsidRPr="001424E2" w:rsidDel="00012A89">
                <w:rPr>
                  <w:rFonts w:ascii="Calibri" w:eastAsia="Times New Roman" w:hAnsi="Calibri" w:cs="Calibri"/>
                  <w:color w:val="000000"/>
                  <w:sz w:val="20"/>
                  <w:szCs w:val="20"/>
                </w:rPr>
                <w:delText>Fescue</w:delText>
              </w:r>
            </w:del>
          </w:p>
        </w:tc>
        <w:tc>
          <w:tcPr>
            <w:tcW w:w="1664" w:type="dxa"/>
            <w:tcBorders>
              <w:top w:val="nil"/>
              <w:left w:val="nil"/>
              <w:bottom w:val="single" w:sz="4" w:space="0" w:color="auto"/>
              <w:right w:val="nil"/>
            </w:tcBorders>
            <w:shd w:val="clear" w:color="auto" w:fill="auto"/>
            <w:noWrap/>
            <w:hideMark/>
          </w:tcPr>
          <w:p w14:paraId="4A50EBA8" w14:textId="77552D3F" w:rsidR="00B0684C" w:rsidRPr="001424E2" w:rsidDel="00012A89" w:rsidRDefault="00B0684C" w:rsidP="005211A7">
            <w:pPr>
              <w:spacing w:after="0" w:line="240" w:lineRule="auto"/>
              <w:rPr>
                <w:del w:id="452" w:author="Stefanie Lane" w:date="2022-01-16T15:14:00Z"/>
                <w:rFonts w:ascii="Calibri" w:eastAsia="Times New Roman" w:hAnsi="Calibri" w:cs="Calibri"/>
                <w:color w:val="000000"/>
              </w:rPr>
            </w:pPr>
            <w:del w:id="453" w:author="Stefanie Lane" w:date="2022-01-16T15:14:00Z">
              <w:r w:rsidRPr="001424E2" w:rsidDel="00012A89">
                <w:rPr>
                  <w:rFonts w:ascii="Calibri" w:eastAsia="Times New Roman" w:hAnsi="Calibri" w:cs="Calibri"/>
                  <w:color w:val="000000"/>
                </w:rPr>
                <w:delText> </w:delText>
              </w:r>
            </w:del>
          </w:p>
        </w:tc>
        <w:tc>
          <w:tcPr>
            <w:tcW w:w="1462" w:type="dxa"/>
            <w:tcBorders>
              <w:top w:val="nil"/>
              <w:left w:val="nil"/>
              <w:bottom w:val="single" w:sz="4" w:space="0" w:color="auto"/>
              <w:right w:val="nil"/>
            </w:tcBorders>
            <w:shd w:val="clear" w:color="auto" w:fill="auto"/>
            <w:noWrap/>
            <w:hideMark/>
          </w:tcPr>
          <w:p w14:paraId="1D6D5A2F" w14:textId="6A50D18E" w:rsidR="00B0684C" w:rsidRPr="001424E2" w:rsidDel="00012A89" w:rsidRDefault="00B0684C" w:rsidP="005211A7">
            <w:pPr>
              <w:spacing w:after="0" w:line="240" w:lineRule="auto"/>
              <w:rPr>
                <w:del w:id="454" w:author="Stefanie Lane" w:date="2022-01-16T15:14:00Z"/>
                <w:rFonts w:ascii="Calibri" w:eastAsia="Times New Roman" w:hAnsi="Calibri" w:cs="Calibri"/>
                <w:color w:val="000000"/>
              </w:rPr>
            </w:pPr>
            <w:del w:id="455" w:author="Stefanie Lane" w:date="2022-01-16T15:14:00Z">
              <w:r w:rsidRPr="001424E2" w:rsidDel="00012A89">
                <w:rPr>
                  <w:rFonts w:ascii="Calibri" w:eastAsia="Times New Roman" w:hAnsi="Calibri" w:cs="Calibri"/>
                  <w:color w:val="000000"/>
                </w:rPr>
                <w:delText> </w:delText>
              </w:r>
            </w:del>
          </w:p>
        </w:tc>
        <w:tc>
          <w:tcPr>
            <w:tcW w:w="522" w:type="dxa"/>
            <w:tcBorders>
              <w:top w:val="nil"/>
              <w:left w:val="nil"/>
              <w:bottom w:val="nil"/>
              <w:right w:val="nil"/>
            </w:tcBorders>
            <w:shd w:val="clear" w:color="auto" w:fill="auto"/>
            <w:noWrap/>
            <w:hideMark/>
          </w:tcPr>
          <w:p w14:paraId="072981DD" w14:textId="3984188A" w:rsidR="00B0684C" w:rsidRPr="001424E2" w:rsidDel="00012A89" w:rsidRDefault="00B0684C" w:rsidP="005211A7">
            <w:pPr>
              <w:spacing w:after="0" w:line="240" w:lineRule="auto"/>
              <w:rPr>
                <w:del w:id="456" w:author="Stefanie Lane" w:date="2022-01-16T15:14:00Z"/>
                <w:rFonts w:ascii="Calibri" w:eastAsia="Times New Roman" w:hAnsi="Calibri" w:cs="Calibri"/>
                <w:color w:val="000000"/>
              </w:rPr>
            </w:pPr>
          </w:p>
        </w:tc>
        <w:tc>
          <w:tcPr>
            <w:tcW w:w="1671" w:type="dxa"/>
            <w:tcBorders>
              <w:top w:val="nil"/>
              <w:left w:val="nil"/>
              <w:bottom w:val="single" w:sz="4" w:space="0" w:color="auto"/>
              <w:right w:val="nil"/>
            </w:tcBorders>
            <w:shd w:val="clear" w:color="auto" w:fill="auto"/>
            <w:noWrap/>
            <w:hideMark/>
          </w:tcPr>
          <w:p w14:paraId="5E67A505" w14:textId="089F30B3" w:rsidR="00B0684C" w:rsidRPr="001424E2" w:rsidDel="00012A89" w:rsidRDefault="00B0684C" w:rsidP="005211A7">
            <w:pPr>
              <w:spacing w:after="0" w:line="240" w:lineRule="auto"/>
              <w:rPr>
                <w:del w:id="457" w:author="Stefanie Lane" w:date="2022-01-16T15:14:00Z"/>
                <w:rFonts w:ascii="Calibri" w:eastAsia="Times New Roman" w:hAnsi="Calibri" w:cs="Calibri"/>
                <w:color w:val="000000"/>
              </w:rPr>
            </w:pPr>
            <w:del w:id="458" w:author="Stefanie Lane" w:date="2022-01-16T15:14:00Z">
              <w:r w:rsidRPr="001424E2" w:rsidDel="00012A89">
                <w:rPr>
                  <w:rFonts w:ascii="Calibri" w:eastAsia="Times New Roman" w:hAnsi="Calibri" w:cs="Calibri"/>
                  <w:color w:val="000000"/>
                </w:rPr>
                <w:delText> </w:delText>
              </w:r>
            </w:del>
          </w:p>
        </w:tc>
        <w:tc>
          <w:tcPr>
            <w:tcW w:w="1671" w:type="dxa"/>
            <w:tcBorders>
              <w:top w:val="nil"/>
              <w:left w:val="nil"/>
              <w:bottom w:val="single" w:sz="4" w:space="0" w:color="auto"/>
              <w:right w:val="nil"/>
            </w:tcBorders>
            <w:shd w:val="clear" w:color="auto" w:fill="auto"/>
            <w:noWrap/>
            <w:hideMark/>
          </w:tcPr>
          <w:p w14:paraId="49329153" w14:textId="71E3837F" w:rsidR="00B0684C" w:rsidRPr="001424E2" w:rsidDel="00012A89" w:rsidRDefault="00B0684C" w:rsidP="005211A7">
            <w:pPr>
              <w:spacing w:after="0" w:line="240" w:lineRule="auto"/>
              <w:rPr>
                <w:del w:id="459" w:author="Stefanie Lane" w:date="2022-01-16T15:14:00Z"/>
                <w:rFonts w:ascii="Calibri" w:eastAsia="Times New Roman" w:hAnsi="Calibri" w:cs="Calibri"/>
                <w:color w:val="000000"/>
              </w:rPr>
            </w:pPr>
            <w:del w:id="460" w:author="Stefanie Lane" w:date="2022-01-16T15:14:00Z">
              <w:r w:rsidRPr="001424E2" w:rsidDel="00012A89">
                <w:rPr>
                  <w:rFonts w:ascii="Calibri" w:eastAsia="Times New Roman" w:hAnsi="Calibri" w:cs="Calibri"/>
                  <w:color w:val="000000"/>
                </w:rPr>
                <w:delText> </w:delText>
              </w:r>
            </w:del>
          </w:p>
        </w:tc>
      </w:tr>
      <w:tr w:rsidR="00B0684C" w:rsidRPr="001424E2" w:rsidDel="00012A89" w14:paraId="0ECC05FB" w14:textId="2B5FD48E" w:rsidTr="00353F7C">
        <w:trPr>
          <w:trHeight w:val="64"/>
          <w:del w:id="461" w:author="Stefanie Lane" w:date="2022-01-16T15:14:00Z"/>
        </w:trPr>
        <w:tc>
          <w:tcPr>
            <w:tcW w:w="2022" w:type="dxa"/>
            <w:tcBorders>
              <w:top w:val="nil"/>
              <w:left w:val="nil"/>
              <w:bottom w:val="nil"/>
              <w:right w:val="nil"/>
            </w:tcBorders>
            <w:shd w:val="clear" w:color="auto" w:fill="auto"/>
            <w:noWrap/>
            <w:vAlign w:val="center"/>
            <w:hideMark/>
          </w:tcPr>
          <w:p w14:paraId="30B4430D" w14:textId="13000FD7" w:rsidR="00B0684C" w:rsidRPr="001424E2" w:rsidDel="00012A89" w:rsidRDefault="00B0684C" w:rsidP="005211A7">
            <w:pPr>
              <w:spacing w:after="0" w:line="240" w:lineRule="auto"/>
              <w:jc w:val="right"/>
              <w:rPr>
                <w:del w:id="462" w:author="Stefanie Lane" w:date="2022-01-16T15:14:00Z"/>
                <w:rFonts w:ascii="Calibri" w:eastAsia="Times New Roman" w:hAnsi="Calibri" w:cs="Calibri"/>
                <w:b/>
                <w:bCs/>
                <w:color w:val="000000"/>
                <w:sz w:val="20"/>
                <w:szCs w:val="20"/>
              </w:rPr>
            </w:pPr>
            <w:del w:id="463" w:author="Stefanie Lane" w:date="2022-01-16T15:14:00Z">
              <w:r w:rsidRPr="001424E2" w:rsidDel="00012A89">
                <w:rPr>
                  <w:rFonts w:ascii="Calibri" w:eastAsia="Times New Roman" w:hAnsi="Calibri" w:cs="Calibri"/>
                  <w:b/>
                  <w:bCs/>
                  <w:color w:val="000000"/>
                  <w:sz w:val="20"/>
                  <w:szCs w:val="20"/>
                </w:rPr>
                <w:delText>1979</w:delText>
              </w:r>
            </w:del>
          </w:p>
        </w:tc>
        <w:tc>
          <w:tcPr>
            <w:tcW w:w="1664" w:type="dxa"/>
            <w:tcBorders>
              <w:top w:val="nil"/>
              <w:left w:val="nil"/>
              <w:bottom w:val="nil"/>
              <w:right w:val="nil"/>
            </w:tcBorders>
            <w:shd w:val="clear" w:color="auto" w:fill="auto"/>
            <w:noWrap/>
            <w:vAlign w:val="center"/>
            <w:hideMark/>
          </w:tcPr>
          <w:p w14:paraId="0E7D12EE" w14:textId="4DCE3C48" w:rsidR="00B0684C" w:rsidRPr="001424E2" w:rsidDel="00012A89" w:rsidRDefault="00B0684C" w:rsidP="005211A7">
            <w:pPr>
              <w:spacing w:after="0" w:line="240" w:lineRule="auto"/>
              <w:jc w:val="center"/>
              <w:rPr>
                <w:del w:id="464" w:author="Stefanie Lane" w:date="2022-01-16T15:14:00Z"/>
                <w:rFonts w:ascii="Calibri" w:eastAsia="Times New Roman" w:hAnsi="Calibri" w:cs="Calibri"/>
                <w:color w:val="000000"/>
                <w:sz w:val="20"/>
                <w:szCs w:val="20"/>
              </w:rPr>
            </w:pPr>
            <w:del w:id="465" w:author="Stefanie Lane" w:date="2022-01-16T15:14:00Z">
              <w:r w:rsidRPr="001424E2" w:rsidDel="00012A89">
                <w:rPr>
                  <w:rFonts w:ascii="Calibri" w:eastAsia="Times New Roman" w:hAnsi="Calibri" w:cs="Calibri"/>
                  <w:color w:val="000000"/>
                  <w:sz w:val="20"/>
                  <w:szCs w:val="20"/>
                </w:rPr>
                <w:delText>29</w:delText>
              </w:r>
            </w:del>
          </w:p>
        </w:tc>
        <w:tc>
          <w:tcPr>
            <w:tcW w:w="1462" w:type="dxa"/>
            <w:tcBorders>
              <w:top w:val="nil"/>
              <w:left w:val="nil"/>
              <w:bottom w:val="nil"/>
              <w:right w:val="nil"/>
            </w:tcBorders>
            <w:shd w:val="clear" w:color="auto" w:fill="auto"/>
            <w:noWrap/>
            <w:vAlign w:val="center"/>
            <w:hideMark/>
          </w:tcPr>
          <w:p w14:paraId="6F4BF9B1" w14:textId="12C414D8" w:rsidR="00B0684C" w:rsidRPr="001424E2" w:rsidDel="00012A89" w:rsidRDefault="00B0684C" w:rsidP="005211A7">
            <w:pPr>
              <w:spacing w:after="0" w:line="240" w:lineRule="auto"/>
              <w:jc w:val="center"/>
              <w:rPr>
                <w:del w:id="466" w:author="Stefanie Lane" w:date="2022-01-16T15:14:00Z"/>
                <w:rFonts w:ascii="Calibri" w:eastAsia="Times New Roman" w:hAnsi="Calibri" w:cs="Calibri"/>
                <w:color w:val="000000"/>
                <w:sz w:val="20"/>
                <w:szCs w:val="20"/>
              </w:rPr>
            </w:pPr>
            <w:del w:id="467" w:author="Stefanie Lane" w:date="2022-01-16T15:14:00Z">
              <w:r w:rsidRPr="001424E2" w:rsidDel="00012A89">
                <w:rPr>
                  <w:rFonts w:ascii="Calibri" w:eastAsia="Times New Roman" w:hAnsi="Calibri" w:cs="Calibri"/>
                  <w:color w:val="000000"/>
                  <w:sz w:val="20"/>
                  <w:szCs w:val="20"/>
                </w:rPr>
                <w:delText>47</w:delText>
              </w:r>
            </w:del>
          </w:p>
        </w:tc>
        <w:tc>
          <w:tcPr>
            <w:tcW w:w="522" w:type="dxa"/>
            <w:tcBorders>
              <w:top w:val="nil"/>
              <w:left w:val="nil"/>
              <w:bottom w:val="nil"/>
              <w:right w:val="nil"/>
            </w:tcBorders>
            <w:shd w:val="clear" w:color="auto" w:fill="auto"/>
            <w:noWrap/>
            <w:hideMark/>
          </w:tcPr>
          <w:p w14:paraId="50B6F535" w14:textId="07606DA0" w:rsidR="00B0684C" w:rsidRPr="001424E2" w:rsidDel="00012A89" w:rsidRDefault="00B0684C" w:rsidP="005211A7">
            <w:pPr>
              <w:spacing w:after="0" w:line="240" w:lineRule="auto"/>
              <w:jc w:val="center"/>
              <w:rPr>
                <w:del w:id="468" w:author="Stefanie Lane" w:date="2022-01-16T15:14:00Z"/>
                <w:rFonts w:ascii="Calibri" w:eastAsia="Times New Roman" w:hAnsi="Calibri" w:cs="Calibri"/>
                <w:color w:val="000000"/>
                <w:sz w:val="20"/>
                <w:szCs w:val="20"/>
              </w:rPr>
            </w:pPr>
          </w:p>
        </w:tc>
        <w:tc>
          <w:tcPr>
            <w:tcW w:w="1671" w:type="dxa"/>
            <w:tcBorders>
              <w:top w:val="nil"/>
              <w:left w:val="nil"/>
              <w:bottom w:val="nil"/>
              <w:right w:val="nil"/>
            </w:tcBorders>
            <w:shd w:val="clear" w:color="auto" w:fill="auto"/>
            <w:noWrap/>
            <w:vAlign w:val="center"/>
            <w:hideMark/>
          </w:tcPr>
          <w:p w14:paraId="15E9E07A" w14:textId="38646755" w:rsidR="00B0684C" w:rsidRPr="001424E2" w:rsidDel="00012A89" w:rsidRDefault="00B0684C" w:rsidP="005211A7">
            <w:pPr>
              <w:spacing w:after="0" w:line="240" w:lineRule="auto"/>
              <w:jc w:val="center"/>
              <w:rPr>
                <w:del w:id="469" w:author="Stefanie Lane" w:date="2022-01-16T15:14:00Z"/>
                <w:rFonts w:ascii="Calibri" w:eastAsia="Times New Roman" w:hAnsi="Calibri" w:cs="Calibri"/>
                <w:color w:val="000000"/>
                <w:sz w:val="20"/>
                <w:szCs w:val="20"/>
              </w:rPr>
            </w:pPr>
            <w:del w:id="470" w:author="Stefanie Lane" w:date="2022-01-16T15:14:00Z">
              <w:r w:rsidRPr="001424E2" w:rsidDel="00012A89">
                <w:rPr>
                  <w:rFonts w:ascii="Calibri" w:eastAsia="Times New Roman" w:hAnsi="Calibri" w:cs="Calibri"/>
                  <w:color w:val="000000"/>
                  <w:sz w:val="20"/>
                  <w:szCs w:val="20"/>
                </w:rPr>
                <w:delText>12.8</w:delText>
              </w:r>
            </w:del>
          </w:p>
        </w:tc>
        <w:tc>
          <w:tcPr>
            <w:tcW w:w="1671" w:type="dxa"/>
            <w:tcBorders>
              <w:top w:val="nil"/>
              <w:left w:val="nil"/>
              <w:bottom w:val="nil"/>
              <w:right w:val="nil"/>
            </w:tcBorders>
            <w:shd w:val="clear" w:color="auto" w:fill="auto"/>
            <w:noWrap/>
            <w:vAlign w:val="center"/>
            <w:hideMark/>
          </w:tcPr>
          <w:p w14:paraId="48556337" w14:textId="7E58AFDE" w:rsidR="00B0684C" w:rsidRPr="001424E2" w:rsidDel="00012A89" w:rsidRDefault="00B0684C" w:rsidP="005211A7">
            <w:pPr>
              <w:spacing w:after="0" w:line="240" w:lineRule="auto"/>
              <w:jc w:val="center"/>
              <w:rPr>
                <w:del w:id="471" w:author="Stefanie Lane" w:date="2022-01-16T15:14:00Z"/>
                <w:rFonts w:ascii="Calibri" w:eastAsia="Times New Roman" w:hAnsi="Calibri" w:cs="Calibri"/>
                <w:color w:val="000000"/>
                <w:sz w:val="20"/>
                <w:szCs w:val="20"/>
              </w:rPr>
            </w:pPr>
            <w:del w:id="472" w:author="Stefanie Lane" w:date="2022-01-16T15:14:00Z">
              <w:r w:rsidRPr="001424E2" w:rsidDel="00012A89">
                <w:rPr>
                  <w:rFonts w:ascii="Calibri" w:eastAsia="Times New Roman" w:hAnsi="Calibri" w:cs="Calibri"/>
                  <w:color w:val="000000"/>
                  <w:sz w:val="20"/>
                  <w:szCs w:val="20"/>
                </w:rPr>
                <w:delText>3.7</w:delText>
              </w:r>
            </w:del>
          </w:p>
        </w:tc>
      </w:tr>
      <w:tr w:rsidR="00B0684C" w:rsidRPr="001424E2" w:rsidDel="00012A89" w14:paraId="019F1E31" w14:textId="50B2B01C" w:rsidTr="00353F7C">
        <w:trPr>
          <w:trHeight w:val="54"/>
          <w:del w:id="473" w:author="Stefanie Lane" w:date="2022-01-16T15:14:00Z"/>
        </w:trPr>
        <w:tc>
          <w:tcPr>
            <w:tcW w:w="2022" w:type="dxa"/>
            <w:tcBorders>
              <w:top w:val="single" w:sz="8" w:space="0" w:color="7F7F7F"/>
              <w:left w:val="nil"/>
              <w:bottom w:val="single" w:sz="8" w:space="0" w:color="7F7F7F"/>
              <w:right w:val="nil"/>
            </w:tcBorders>
            <w:shd w:val="clear" w:color="auto" w:fill="auto"/>
            <w:noWrap/>
            <w:vAlign w:val="center"/>
            <w:hideMark/>
          </w:tcPr>
          <w:p w14:paraId="440E2F39" w14:textId="7FFFA5B7" w:rsidR="00B0684C" w:rsidRPr="001424E2" w:rsidDel="00012A89" w:rsidRDefault="00B0684C" w:rsidP="005211A7">
            <w:pPr>
              <w:spacing w:after="0" w:line="240" w:lineRule="auto"/>
              <w:jc w:val="right"/>
              <w:rPr>
                <w:del w:id="474" w:author="Stefanie Lane" w:date="2022-01-16T15:14:00Z"/>
                <w:rFonts w:ascii="Calibri" w:eastAsia="Times New Roman" w:hAnsi="Calibri" w:cs="Calibri"/>
                <w:b/>
                <w:bCs/>
                <w:color w:val="000000"/>
                <w:sz w:val="20"/>
                <w:szCs w:val="20"/>
              </w:rPr>
            </w:pPr>
            <w:del w:id="475" w:author="Stefanie Lane" w:date="2022-01-16T15:14:00Z">
              <w:r w:rsidRPr="001424E2" w:rsidDel="00012A89">
                <w:rPr>
                  <w:rFonts w:ascii="Calibri" w:eastAsia="Times New Roman" w:hAnsi="Calibri" w:cs="Calibri"/>
                  <w:b/>
                  <w:bCs/>
                  <w:color w:val="000000"/>
                  <w:sz w:val="20"/>
                  <w:szCs w:val="20"/>
                </w:rPr>
                <w:delText>1999</w:delText>
              </w:r>
            </w:del>
          </w:p>
        </w:tc>
        <w:tc>
          <w:tcPr>
            <w:tcW w:w="1664" w:type="dxa"/>
            <w:tcBorders>
              <w:top w:val="single" w:sz="8" w:space="0" w:color="7F7F7F"/>
              <w:left w:val="nil"/>
              <w:bottom w:val="single" w:sz="8" w:space="0" w:color="7F7F7F"/>
              <w:right w:val="nil"/>
            </w:tcBorders>
            <w:shd w:val="clear" w:color="auto" w:fill="auto"/>
            <w:noWrap/>
            <w:vAlign w:val="center"/>
            <w:hideMark/>
          </w:tcPr>
          <w:p w14:paraId="6F366AA8" w14:textId="515389B7" w:rsidR="00B0684C" w:rsidRPr="001424E2" w:rsidDel="00012A89" w:rsidRDefault="00B0684C" w:rsidP="005211A7">
            <w:pPr>
              <w:spacing w:after="0" w:line="240" w:lineRule="auto"/>
              <w:jc w:val="center"/>
              <w:rPr>
                <w:del w:id="476" w:author="Stefanie Lane" w:date="2022-01-16T15:14:00Z"/>
                <w:rFonts w:ascii="Calibri" w:eastAsia="Times New Roman" w:hAnsi="Calibri" w:cs="Calibri"/>
                <w:color w:val="000000"/>
                <w:sz w:val="20"/>
                <w:szCs w:val="20"/>
              </w:rPr>
            </w:pPr>
            <w:del w:id="477" w:author="Stefanie Lane" w:date="2022-01-16T15:14:00Z">
              <w:r w:rsidRPr="001424E2" w:rsidDel="00012A89">
                <w:rPr>
                  <w:rFonts w:ascii="Calibri" w:eastAsia="Times New Roman" w:hAnsi="Calibri" w:cs="Calibri"/>
                  <w:color w:val="000000"/>
                  <w:sz w:val="20"/>
                  <w:szCs w:val="20"/>
                </w:rPr>
                <w:delText>33</w:delText>
              </w:r>
            </w:del>
          </w:p>
        </w:tc>
        <w:tc>
          <w:tcPr>
            <w:tcW w:w="1462" w:type="dxa"/>
            <w:tcBorders>
              <w:top w:val="single" w:sz="8" w:space="0" w:color="7F7F7F"/>
              <w:left w:val="nil"/>
              <w:bottom w:val="single" w:sz="8" w:space="0" w:color="7F7F7F"/>
              <w:right w:val="nil"/>
            </w:tcBorders>
            <w:shd w:val="clear" w:color="auto" w:fill="auto"/>
            <w:noWrap/>
            <w:vAlign w:val="center"/>
            <w:hideMark/>
          </w:tcPr>
          <w:p w14:paraId="15A69DC7" w14:textId="32EDE289" w:rsidR="00B0684C" w:rsidRPr="001424E2" w:rsidDel="00012A89" w:rsidRDefault="00B0684C" w:rsidP="005211A7">
            <w:pPr>
              <w:spacing w:after="0" w:line="240" w:lineRule="auto"/>
              <w:jc w:val="center"/>
              <w:rPr>
                <w:del w:id="478" w:author="Stefanie Lane" w:date="2022-01-16T15:14:00Z"/>
                <w:rFonts w:ascii="Calibri" w:eastAsia="Times New Roman" w:hAnsi="Calibri" w:cs="Calibri"/>
                <w:color w:val="000000"/>
                <w:sz w:val="20"/>
                <w:szCs w:val="20"/>
              </w:rPr>
            </w:pPr>
            <w:del w:id="479" w:author="Stefanie Lane" w:date="2022-01-16T15:14:00Z">
              <w:r w:rsidRPr="001424E2" w:rsidDel="00012A89">
                <w:rPr>
                  <w:rFonts w:ascii="Calibri" w:eastAsia="Times New Roman" w:hAnsi="Calibri" w:cs="Calibri"/>
                  <w:color w:val="000000"/>
                  <w:sz w:val="20"/>
                  <w:szCs w:val="20"/>
                </w:rPr>
                <w:delText>41</w:delText>
              </w:r>
            </w:del>
          </w:p>
        </w:tc>
        <w:tc>
          <w:tcPr>
            <w:tcW w:w="522" w:type="dxa"/>
            <w:tcBorders>
              <w:top w:val="nil"/>
              <w:left w:val="nil"/>
              <w:bottom w:val="nil"/>
              <w:right w:val="nil"/>
            </w:tcBorders>
            <w:shd w:val="clear" w:color="auto" w:fill="auto"/>
            <w:noWrap/>
            <w:hideMark/>
          </w:tcPr>
          <w:p w14:paraId="33FFA0C1" w14:textId="6B188007" w:rsidR="00B0684C" w:rsidRPr="001424E2" w:rsidDel="00012A89" w:rsidRDefault="00B0684C" w:rsidP="005211A7">
            <w:pPr>
              <w:spacing w:after="0" w:line="240" w:lineRule="auto"/>
              <w:jc w:val="center"/>
              <w:rPr>
                <w:del w:id="480" w:author="Stefanie Lane" w:date="2022-01-16T15:14:00Z"/>
                <w:rFonts w:ascii="Calibri" w:eastAsia="Times New Roman" w:hAnsi="Calibri" w:cs="Calibri"/>
                <w:color w:val="000000"/>
                <w:sz w:val="20"/>
                <w:szCs w:val="20"/>
              </w:rPr>
            </w:pPr>
          </w:p>
        </w:tc>
        <w:tc>
          <w:tcPr>
            <w:tcW w:w="1671" w:type="dxa"/>
            <w:tcBorders>
              <w:top w:val="single" w:sz="8" w:space="0" w:color="7F7F7F"/>
              <w:left w:val="nil"/>
              <w:bottom w:val="single" w:sz="8" w:space="0" w:color="7F7F7F"/>
              <w:right w:val="nil"/>
            </w:tcBorders>
            <w:shd w:val="clear" w:color="auto" w:fill="auto"/>
            <w:noWrap/>
            <w:vAlign w:val="center"/>
            <w:hideMark/>
          </w:tcPr>
          <w:p w14:paraId="70C6CE33" w14:textId="2EEE2DFC" w:rsidR="00B0684C" w:rsidRPr="001424E2" w:rsidDel="00012A89" w:rsidRDefault="00B0684C" w:rsidP="005211A7">
            <w:pPr>
              <w:spacing w:after="0" w:line="240" w:lineRule="auto"/>
              <w:jc w:val="center"/>
              <w:rPr>
                <w:del w:id="481" w:author="Stefanie Lane" w:date="2022-01-16T15:14:00Z"/>
                <w:rFonts w:ascii="Calibri" w:eastAsia="Times New Roman" w:hAnsi="Calibri" w:cs="Calibri"/>
                <w:color w:val="000000"/>
                <w:sz w:val="20"/>
                <w:szCs w:val="20"/>
              </w:rPr>
            </w:pPr>
            <w:del w:id="482" w:author="Stefanie Lane" w:date="2022-01-16T15:14:00Z">
              <w:r w:rsidRPr="001424E2" w:rsidDel="00012A89">
                <w:rPr>
                  <w:rFonts w:ascii="Calibri" w:eastAsia="Times New Roman" w:hAnsi="Calibri" w:cs="Calibri"/>
                  <w:color w:val="000000"/>
                  <w:sz w:val="20"/>
                  <w:szCs w:val="20"/>
                </w:rPr>
                <w:delText>9.7</w:delText>
              </w:r>
            </w:del>
          </w:p>
        </w:tc>
        <w:tc>
          <w:tcPr>
            <w:tcW w:w="1671" w:type="dxa"/>
            <w:tcBorders>
              <w:top w:val="single" w:sz="8" w:space="0" w:color="7F7F7F"/>
              <w:left w:val="nil"/>
              <w:bottom w:val="single" w:sz="8" w:space="0" w:color="7F7F7F"/>
              <w:right w:val="nil"/>
            </w:tcBorders>
            <w:shd w:val="clear" w:color="auto" w:fill="auto"/>
            <w:noWrap/>
            <w:vAlign w:val="center"/>
            <w:hideMark/>
          </w:tcPr>
          <w:p w14:paraId="15E15C50" w14:textId="3FE509B8" w:rsidR="00B0684C" w:rsidRPr="001424E2" w:rsidDel="00012A89" w:rsidRDefault="00B0684C" w:rsidP="005211A7">
            <w:pPr>
              <w:spacing w:after="0" w:line="240" w:lineRule="auto"/>
              <w:jc w:val="center"/>
              <w:rPr>
                <w:del w:id="483" w:author="Stefanie Lane" w:date="2022-01-16T15:14:00Z"/>
                <w:rFonts w:ascii="Calibri" w:eastAsia="Times New Roman" w:hAnsi="Calibri" w:cs="Calibri"/>
                <w:color w:val="000000"/>
                <w:sz w:val="20"/>
                <w:szCs w:val="20"/>
              </w:rPr>
            </w:pPr>
            <w:del w:id="484" w:author="Stefanie Lane" w:date="2022-01-16T15:14:00Z">
              <w:r w:rsidRPr="001424E2" w:rsidDel="00012A89">
                <w:rPr>
                  <w:rFonts w:ascii="Calibri" w:eastAsia="Times New Roman" w:hAnsi="Calibri" w:cs="Calibri"/>
                  <w:color w:val="000000"/>
                  <w:sz w:val="20"/>
                  <w:szCs w:val="20"/>
                </w:rPr>
                <w:delText>4.2</w:delText>
              </w:r>
            </w:del>
          </w:p>
        </w:tc>
      </w:tr>
      <w:tr w:rsidR="00B0684C" w:rsidRPr="001424E2" w:rsidDel="00012A89" w14:paraId="3AD28246" w14:textId="2E7707A0" w:rsidTr="00353F7C">
        <w:trPr>
          <w:trHeight w:val="54"/>
          <w:del w:id="485" w:author="Stefanie Lane" w:date="2022-01-16T15:14:00Z"/>
        </w:trPr>
        <w:tc>
          <w:tcPr>
            <w:tcW w:w="2022" w:type="dxa"/>
            <w:tcBorders>
              <w:top w:val="nil"/>
              <w:left w:val="nil"/>
              <w:bottom w:val="nil"/>
              <w:right w:val="nil"/>
            </w:tcBorders>
            <w:shd w:val="clear" w:color="auto" w:fill="auto"/>
            <w:noWrap/>
            <w:vAlign w:val="center"/>
            <w:hideMark/>
          </w:tcPr>
          <w:p w14:paraId="5055E8F5" w14:textId="138D0ADF" w:rsidR="00B0684C" w:rsidRPr="001424E2" w:rsidDel="00012A89" w:rsidRDefault="00B0684C" w:rsidP="005211A7">
            <w:pPr>
              <w:spacing w:after="0" w:line="240" w:lineRule="auto"/>
              <w:jc w:val="right"/>
              <w:rPr>
                <w:del w:id="486" w:author="Stefanie Lane" w:date="2022-01-16T15:14:00Z"/>
                <w:rFonts w:ascii="Calibri" w:eastAsia="Times New Roman" w:hAnsi="Calibri" w:cs="Calibri"/>
                <w:b/>
                <w:bCs/>
                <w:color w:val="000000"/>
                <w:sz w:val="20"/>
                <w:szCs w:val="20"/>
              </w:rPr>
            </w:pPr>
            <w:del w:id="487" w:author="Stefanie Lane" w:date="2022-01-16T15:14:00Z">
              <w:r w:rsidRPr="001424E2" w:rsidDel="00012A89">
                <w:rPr>
                  <w:rFonts w:ascii="Calibri" w:eastAsia="Times New Roman" w:hAnsi="Calibri" w:cs="Calibri"/>
                  <w:b/>
                  <w:bCs/>
                  <w:color w:val="000000"/>
                  <w:sz w:val="20"/>
                  <w:szCs w:val="20"/>
                </w:rPr>
                <w:delText>2019</w:delText>
              </w:r>
            </w:del>
          </w:p>
        </w:tc>
        <w:tc>
          <w:tcPr>
            <w:tcW w:w="1664" w:type="dxa"/>
            <w:tcBorders>
              <w:top w:val="nil"/>
              <w:left w:val="nil"/>
              <w:bottom w:val="nil"/>
              <w:right w:val="nil"/>
            </w:tcBorders>
            <w:shd w:val="clear" w:color="auto" w:fill="auto"/>
            <w:noWrap/>
            <w:vAlign w:val="center"/>
            <w:hideMark/>
          </w:tcPr>
          <w:p w14:paraId="0AD6F0D3" w14:textId="466A2AF1" w:rsidR="00B0684C" w:rsidRPr="001424E2" w:rsidDel="00012A89" w:rsidRDefault="00B0684C" w:rsidP="005211A7">
            <w:pPr>
              <w:spacing w:after="0" w:line="240" w:lineRule="auto"/>
              <w:jc w:val="center"/>
              <w:rPr>
                <w:del w:id="488" w:author="Stefanie Lane" w:date="2022-01-16T15:14:00Z"/>
                <w:rFonts w:ascii="Calibri" w:eastAsia="Times New Roman" w:hAnsi="Calibri" w:cs="Calibri"/>
                <w:color w:val="000000"/>
                <w:sz w:val="20"/>
                <w:szCs w:val="20"/>
              </w:rPr>
            </w:pPr>
            <w:del w:id="489" w:author="Stefanie Lane" w:date="2022-01-16T15:14:00Z">
              <w:r w:rsidRPr="001424E2" w:rsidDel="00012A89">
                <w:rPr>
                  <w:rFonts w:ascii="Calibri" w:eastAsia="Times New Roman" w:hAnsi="Calibri" w:cs="Calibri"/>
                  <w:color w:val="000000"/>
                  <w:sz w:val="20"/>
                  <w:szCs w:val="20"/>
                </w:rPr>
                <w:delText>14</w:delText>
              </w:r>
            </w:del>
          </w:p>
        </w:tc>
        <w:tc>
          <w:tcPr>
            <w:tcW w:w="1462" w:type="dxa"/>
            <w:tcBorders>
              <w:top w:val="nil"/>
              <w:left w:val="nil"/>
              <w:bottom w:val="nil"/>
              <w:right w:val="nil"/>
            </w:tcBorders>
            <w:shd w:val="clear" w:color="auto" w:fill="auto"/>
            <w:noWrap/>
            <w:vAlign w:val="center"/>
            <w:hideMark/>
          </w:tcPr>
          <w:p w14:paraId="72E18A38" w14:textId="3ECA5B93" w:rsidR="00B0684C" w:rsidRPr="001424E2" w:rsidDel="00012A89" w:rsidRDefault="00B0684C" w:rsidP="005211A7">
            <w:pPr>
              <w:spacing w:after="0" w:line="240" w:lineRule="auto"/>
              <w:jc w:val="center"/>
              <w:rPr>
                <w:del w:id="490" w:author="Stefanie Lane" w:date="2022-01-16T15:14:00Z"/>
                <w:rFonts w:ascii="Calibri" w:eastAsia="Times New Roman" w:hAnsi="Calibri" w:cs="Calibri"/>
                <w:color w:val="000000"/>
                <w:sz w:val="20"/>
                <w:szCs w:val="20"/>
              </w:rPr>
            </w:pPr>
            <w:del w:id="491" w:author="Stefanie Lane" w:date="2022-01-16T15:14:00Z">
              <w:r w:rsidRPr="001424E2" w:rsidDel="00012A89">
                <w:rPr>
                  <w:rFonts w:ascii="Calibri" w:eastAsia="Times New Roman" w:hAnsi="Calibri" w:cs="Calibri"/>
                  <w:color w:val="000000"/>
                  <w:sz w:val="20"/>
                  <w:szCs w:val="20"/>
                </w:rPr>
                <w:delText>26</w:delText>
              </w:r>
            </w:del>
          </w:p>
        </w:tc>
        <w:tc>
          <w:tcPr>
            <w:tcW w:w="522" w:type="dxa"/>
            <w:tcBorders>
              <w:top w:val="nil"/>
              <w:left w:val="nil"/>
              <w:bottom w:val="nil"/>
              <w:right w:val="nil"/>
            </w:tcBorders>
            <w:shd w:val="clear" w:color="auto" w:fill="auto"/>
            <w:noWrap/>
            <w:hideMark/>
          </w:tcPr>
          <w:p w14:paraId="51806FB1" w14:textId="7427D929" w:rsidR="00B0684C" w:rsidRPr="001424E2" w:rsidDel="00012A89" w:rsidRDefault="00B0684C" w:rsidP="005211A7">
            <w:pPr>
              <w:spacing w:after="0" w:line="240" w:lineRule="auto"/>
              <w:jc w:val="center"/>
              <w:rPr>
                <w:del w:id="492" w:author="Stefanie Lane" w:date="2022-01-16T15:14:00Z"/>
                <w:rFonts w:ascii="Calibri" w:eastAsia="Times New Roman" w:hAnsi="Calibri" w:cs="Calibri"/>
                <w:color w:val="000000"/>
                <w:sz w:val="20"/>
                <w:szCs w:val="20"/>
              </w:rPr>
            </w:pPr>
          </w:p>
        </w:tc>
        <w:tc>
          <w:tcPr>
            <w:tcW w:w="1671" w:type="dxa"/>
            <w:tcBorders>
              <w:top w:val="nil"/>
              <w:left w:val="nil"/>
              <w:bottom w:val="nil"/>
              <w:right w:val="nil"/>
            </w:tcBorders>
            <w:shd w:val="clear" w:color="auto" w:fill="auto"/>
            <w:noWrap/>
            <w:vAlign w:val="center"/>
            <w:hideMark/>
          </w:tcPr>
          <w:p w14:paraId="4749C220" w14:textId="4D188D61" w:rsidR="00B0684C" w:rsidRPr="001424E2" w:rsidDel="00012A89" w:rsidRDefault="00B0684C" w:rsidP="005211A7">
            <w:pPr>
              <w:spacing w:after="0" w:line="240" w:lineRule="auto"/>
              <w:jc w:val="center"/>
              <w:rPr>
                <w:del w:id="493" w:author="Stefanie Lane" w:date="2022-01-16T15:14:00Z"/>
                <w:rFonts w:ascii="Calibri" w:eastAsia="Times New Roman" w:hAnsi="Calibri" w:cs="Calibri"/>
                <w:color w:val="000000"/>
                <w:sz w:val="20"/>
                <w:szCs w:val="20"/>
              </w:rPr>
            </w:pPr>
            <w:del w:id="494" w:author="Stefanie Lane" w:date="2022-01-16T15:14:00Z">
              <w:r w:rsidRPr="001424E2" w:rsidDel="00012A89">
                <w:rPr>
                  <w:rFonts w:ascii="Calibri" w:eastAsia="Times New Roman" w:hAnsi="Calibri" w:cs="Calibri"/>
                  <w:color w:val="000000"/>
                  <w:sz w:val="20"/>
                  <w:szCs w:val="20"/>
                </w:rPr>
                <w:delText>6.6</w:delText>
              </w:r>
            </w:del>
          </w:p>
        </w:tc>
        <w:tc>
          <w:tcPr>
            <w:tcW w:w="1671" w:type="dxa"/>
            <w:tcBorders>
              <w:top w:val="nil"/>
              <w:left w:val="nil"/>
              <w:bottom w:val="nil"/>
              <w:right w:val="nil"/>
            </w:tcBorders>
            <w:shd w:val="clear" w:color="auto" w:fill="auto"/>
            <w:noWrap/>
            <w:vAlign w:val="center"/>
            <w:hideMark/>
          </w:tcPr>
          <w:p w14:paraId="73A923E2" w14:textId="60621972" w:rsidR="00B0684C" w:rsidRPr="001424E2" w:rsidDel="00012A89" w:rsidRDefault="00B0684C" w:rsidP="005211A7">
            <w:pPr>
              <w:spacing w:after="0" w:line="240" w:lineRule="auto"/>
              <w:jc w:val="center"/>
              <w:rPr>
                <w:del w:id="495" w:author="Stefanie Lane" w:date="2022-01-16T15:14:00Z"/>
                <w:rFonts w:ascii="Calibri" w:eastAsia="Times New Roman" w:hAnsi="Calibri" w:cs="Calibri"/>
                <w:color w:val="000000"/>
                <w:sz w:val="20"/>
                <w:szCs w:val="20"/>
              </w:rPr>
            </w:pPr>
            <w:del w:id="496" w:author="Stefanie Lane" w:date="2022-01-16T15:14:00Z">
              <w:r w:rsidRPr="001424E2" w:rsidDel="00012A89">
                <w:rPr>
                  <w:rFonts w:ascii="Calibri" w:eastAsia="Times New Roman" w:hAnsi="Calibri" w:cs="Calibri"/>
                  <w:color w:val="000000"/>
                  <w:sz w:val="20"/>
                  <w:szCs w:val="20"/>
                </w:rPr>
                <w:delText>3.9</w:delText>
              </w:r>
            </w:del>
          </w:p>
        </w:tc>
      </w:tr>
      <w:tr w:rsidR="00B0684C" w:rsidRPr="001424E2" w:rsidDel="00012A89" w14:paraId="5322BC82" w14:textId="2B7C7719" w:rsidTr="00041623">
        <w:trPr>
          <w:trHeight w:val="290"/>
          <w:del w:id="497" w:author="Stefanie Lane" w:date="2022-01-16T15:14:00Z"/>
        </w:trPr>
        <w:tc>
          <w:tcPr>
            <w:tcW w:w="2022" w:type="dxa"/>
            <w:tcBorders>
              <w:top w:val="single" w:sz="8" w:space="0" w:color="7F7F7F"/>
              <w:left w:val="nil"/>
              <w:bottom w:val="nil"/>
              <w:right w:val="nil"/>
            </w:tcBorders>
            <w:shd w:val="clear" w:color="auto" w:fill="auto"/>
            <w:noWrap/>
            <w:hideMark/>
          </w:tcPr>
          <w:p w14:paraId="38DC83EF" w14:textId="034A7DFE" w:rsidR="00B0684C" w:rsidRPr="001424E2" w:rsidDel="00012A89" w:rsidRDefault="00B0684C" w:rsidP="005211A7">
            <w:pPr>
              <w:spacing w:after="0" w:line="240" w:lineRule="auto"/>
              <w:rPr>
                <w:del w:id="498" w:author="Stefanie Lane" w:date="2022-01-16T15:14:00Z"/>
                <w:rFonts w:ascii="Calibri" w:eastAsia="Times New Roman" w:hAnsi="Calibri" w:cs="Calibri"/>
                <w:color w:val="000000"/>
              </w:rPr>
            </w:pPr>
            <w:del w:id="499" w:author="Stefanie Lane" w:date="2022-01-16T15:14:00Z">
              <w:r w:rsidRPr="001424E2" w:rsidDel="00012A89">
                <w:rPr>
                  <w:rFonts w:ascii="Calibri" w:eastAsia="Times New Roman" w:hAnsi="Calibri" w:cs="Calibri"/>
                  <w:color w:val="000000"/>
                </w:rPr>
                <w:delText> </w:delText>
              </w:r>
            </w:del>
          </w:p>
        </w:tc>
        <w:tc>
          <w:tcPr>
            <w:tcW w:w="1664" w:type="dxa"/>
            <w:tcBorders>
              <w:top w:val="single" w:sz="8" w:space="0" w:color="7F7F7F"/>
              <w:left w:val="nil"/>
              <w:bottom w:val="nil"/>
              <w:right w:val="nil"/>
            </w:tcBorders>
            <w:shd w:val="clear" w:color="auto" w:fill="auto"/>
            <w:noWrap/>
            <w:hideMark/>
          </w:tcPr>
          <w:p w14:paraId="7EBE2CC1" w14:textId="5D1ACA5F" w:rsidR="00B0684C" w:rsidRPr="001424E2" w:rsidDel="00012A89" w:rsidRDefault="00B0684C" w:rsidP="005211A7">
            <w:pPr>
              <w:spacing w:after="0" w:line="240" w:lineRule="auto"/>
              <w:rPr>
                <w:del w:id="500" w:author="Stefanie Lane" w:date="2022-01-16T15:14:00Z"/>
                <w:rFonts w:ascii="Calibri" w:eastAsia="Times New Roman" w:hAnsi="Calibri" w:cs="Calibri"/>
                <w:color w:val="000000"/>
              </w:rPr>
            </w:pPr>
            <w:del w:id="501" w:author="Stefanie Lane" w:date="2022-01-16T15:14:00Z">
              <w:r w:rsidRPr="001424E2" w:rsidDel="00012A89">
                <w:rPr>
                  <w:rFonts w:ascii="Calibri" w:eastAsia="Times New Roman" w:hAnsi="Calibri" w:cs="Calibri"/>
                  <w:color w:val="000000"/>
                </w:rPr>
                <w:delText> </w:delText>
              </w:r>
            </w:del>
          </w:p>
        </w:tc>
        <w:tc>
          <w:tcPr>
            <w:tcW w:w="1462" w:type="dxa"/>
            <w:tcBorders>
              <w:top w:val="single" w:sz="8" w:space="0" w:color="7F7F7F"/>
              <w:left w:val="nil"/>
              <w:bottom w:val="nil"/>
              <w:right w:val="nil"/>
            </w:tcBorders>
            <w:shd w:val="clear" w:color="auto" w:fill="auto"/>
            <w:noWrap/>
            <w:hideMark/>
          </w:tcPr>
          <w:p w14:paraId="60C7EC83" w14:textId="10C481D8" w:rsidR="00B0684C" w:rsidRPr="001424E2" w:rsidDel="00012A89" w:rsidRDefault="00B0684C" w:rsidP="005211A7">
            <w:pPr>
              <w:spacing w:after="0" w:line="240" w:lineRule="auto"/>
              <w:rPr>
                <w:del w:id="502" w:author="Stefanie Lane" w:date="2022-01-16T15:14:00Z"/>
                <w:rFonts w:ascii="Calibri" w:eastAsia="Times New Roman" w:hAnsi="Calibri" w:cs="Calibri"/>
                <w:color w:val="000000"/>
              </w:rPr>
            </w:pPr>
            <w:del w:id="503" w:author="Stefanie Lane" w:date="2022-01-16T15:14:00Z">
              <w:r w:rsidRPr="001424E2" w:rsidDel="00012A89">
                <w:rPr>
                  <w:rFonts w:ascii="Calibri" w:eastAsia="Times New Roman" w:hAnsi="Calibri" w:cs="Calibri"/>
                  <w:color w:val="000000"/>
                </w:rPr>
                <w:delText> </w:delText>
              </w:r>
            </w:del>
          </w:p>
        </w:tc>
        <w:tc>
          <w:tcPr>
            <w:tcW w:w="522" w:type="dxa"/>
            <w:tcBorders>
              <w:top w:val="nil"/>
              <w:left w:val="nil"/>
              <w:bottom w:val="nil"/>
              <w:right w:val="nil"/>
            </w:tcBorders>
            <w:shd w:val="clear" w:color="auto" w:fill="auto"/>
            <w:noWrap/>
            <w:hideMark/>
          </w:tcPr>
          <w:p w14:paraId="70C935ED" w14:textId="5DB5F7B6" w:rsidR="00B0684C" w:rsidRPr="001424E2" w:rsidDel="00012A89" w:rsidRDefault="00B0684C" w:rsidP="005211A7">
            <w:pPr>
              <w:spacing w:after="0" w:line="240" w:lineRule="auto"/>
              <w:rPr>
                <w:del w:id="504" w:author="Stefanie Lane" w:date="2022-01-16T15:14:00Z"/>
                <w:rFonts w:ascii="Calibri" w:eastAsia="Times New Roman" w:hAnsi="Calibri" w:cs="Calibri"/>
                <w:color w:val="000000"/>
              </w:rPr>
            </w:pPr>
          </w:p>
        </w:tc>
        <w:tc>
          <w:tcPr>
            <w:tcW w:w="1671" w:type="dxa"/>
            <w:tcBorders>
              <w:top w:val="single" w:sz="8" w:space="0" w:color="7F7F7F"/>
              <w:left w:val="nil"/>
              <w:bottom w:val="nil"/>
              <w:right w:val="nil"/>
            </w:tcBorders>
            <w:shd w:val="clear" w:color="auto" w:fill="auto"/>
            <w:noWrap/>
            <w:hideMark/>
          </w:tcPr>
          <w:p w14:paraId="7226CB37" w14:textId="21D23817" w:rsidR="00B0684C" w:rsidRPr="001424E2" w:rsidDel="00012A89" w:rsidRDefault="00B0684C" w:rsidP="005211A7">
            <w:pPr>
              <w:spacing w:after="0" w:line="240" w:lineRule="auto"/>
              <w:rPr>
                <w:del w:id="505" w:author="Stefanie Lane" w:date="2022-01-16T15:14:00Z"/>
                <w:rFonts w:ascii="Calibri" w:eastAsia="Times New Roman" w:hAnsi="Calibri" w:cs="Calibri"/>
                <w:color w:val="000000"/>
              </w:rPr>
            </w:pPr>
            <w:del w:id="506" w:author="Stefanie Lane" w:date="2022-01-16T15:14:00Z">
              <w:r w:rsidRPr="001424E2" w:rsidDel="00012A89">
                <w:rPr>
                  <w:rFonts w:ascii="Calibri" w:eastAsia="Times New Roman" w:hAnsi="Calibri" w:cs="Calibri"/>
                  <w:color w:val="000000"/>
                </w:rPr>
                <w:delText> </w:delText>
              </w:r>
            </w:del>
          </w:p>
        </w:tc>
        <w:tc>
          <w:tcPr>
            <w:tcW w:w="1671" w:type="dxa"/>
            <w:tcBorders>
              <w:top w:val="single" w:sz="8" w:space="0" w:color="7F7F7F"/>
              <w:left w:val="nil"/>
              <w:bottom w:val="nil"/>
              <w:right w:val="nil"/>
            </w:tcBorders>
            <w:shd w:val="clear" w:color="auto" w:fill="auto"/>
            <w:noWrap/>
            <w:hideMark/>
          </w:tcPr>
          <w:p w14:paraId="554F0294" w14:textId="63C22E70" w:rsidR="00B0684C" w:rsidRPr="001424E2" w:rsidDel="00012A89" w:rsidRDefault="00B0684C" w:rsidP="005211A7">
            <w:pPr>
              <w:spacing w:after="0" w:line="240" w:lineRule="auto"/>
              <w:rPr>
                <w:del w:id="507" w:author="Stefanie Lane" w:date="2022-01-16T15:14:00Z"/>
                <w:rFonts w:ascii="Calibri" w:eastAsia="Times New Roman" w:hAnsi="Calibri" w:cs="Calibri"/>
                <w:color w:val="000000"/>
              </w:rPr>
            </w:pPr>
            <w:del w:id="508" w:author="Stefanie Lane" w:date="2022-01-16T15:14:00Z">
              <w:r w:rsidRPr="001424E2" w:rsidDel="00012A89">
                <w:rPr>
                  <w:rFonts w:ascii="Calibri" w:eastAsia="Times New Roman" w:hAnsi="Calibri" w:cs="Calibri"/>
                  <w:color w:val="000000"/>
                </w:rPr>
                <w:delText> </w:delText>
              </w:r>
            </w:del>
          </w:p>
        </w:tc>
      </w:tr>
      <w:tr w:rsidR="00B0684C" w:rsidRPr="001424E2" w:rsidDel="00012A89" w14:paraId="1FCC1CED" w14:textId="002322A6" w:rsidTr="00041623">
        <w:trPr>
          <w:trHeight w:val="290"/>
          <w:del w:id="509" w:author="Stefanie Lane" w:date="2022-01-16T15:14:00Z"/>
        </w:trPr>
        <w:tc>
          <w:tcPr>
            <w:tcW w:w="2022" w:type="dxa"/>
            <w:tcBorders>
              <w:top w:val="nil"/>
              <w:left w:val="nil"/>
              <w:bottom w:val="single" w:sz="4" w:space="0" w:color="auto"/>
              <w:right w:val="nil"/>
            </w:tcBorders>
            <w:shd w:val="clear" w:color="auto" w:fill="auto"/>
            <w:noWrap/>
            <w:vAlign w:val="center"/>
            <w:hideMark/>
          </w:tcPr>
          <w:p w14:paraId="76A6B1C6" w14:textId="37C37D43" w:rsidR="00B0684C" w:rsidRPr="001424E2" w:rsidDel="00012A89" w:rsidRDefault="00B0684C" w:rsidP="005211A7">
            <w:pPr>
              <w:spacing w:after="0" w:line="240" w:lineRule="auto"/>
              <w:rPr>
                <w:del w:id="510" w:author="Stefanie Lane" w:date="2022-01-16T15:14:00Z"/>
                <w:rFonts w:ascii="Calibri" w:eastAsia="Times New Roman" w:hAnsi="Calibri" w:cs="Calibri"/>
                <w:color w:val="000000"/>
                <w:sz w:val="20"/>
                <w:szCs w:val="20"/>
              </w:rPr>
            </w:pPr>
            <w:del w:id="511" w:author="Stefanie Lane" w:date="2022-01-16T15:14:00Z">
              <w:r w:rsidRPr="001424E2" w:rsidDel="00012A89">
                <w:rPr>
                  <w:rFonts w:ascii="Calibri" w:eastAsia="Times New Roman" w:hAnsi="Calibri" w:cs="Calibri"/>
                  <w:color w:val="000000"/>
                  <w:sz w:val="20"/>
                  <w:szCs w:val="20"/>
                </w:rPr>
                <w:delText>Bogbean</w:delText>
              </w:r>
            </w:del>
          </w:p>
        </w:tc>
        <w:tc>
          <w:tcPr>
            <w:tcW w:w="1664" w:type="dxa"/>
            <w:tcBorders>
              <w:top w:val="nil"/>
              <w:left w:val="nil"/>
              <w:bottom w:val="single" w:sz="4" w:space="0" w:color="auto"/>
              <w:right w:val="nil"/>
            </w:tcBorders>
            <w:shd w:val="clear" w:color="auto" w:fill="auto"/>
            <w:noWrap/>
            <w:hideMark/>
          </w:tcPr>
          <w:p w14:paraId="73FEDE01" w14:textId="352E2477" w:rsidR="00B0684C" w:rsidRPr="001424E2" w:rsidDel="00012A89" w:rsidRDefault="00B0684C" w:rsidP="005211A7">
            <w:pPr>
              <w:spacing w:after="0" w:line="240" w:lineRule="auto"/>
              <w:rPr>
                <w:del w:id="512" w:author="Stefanie Lane" w:date="2022-01-16T15:14:00Z"/>
                <w:rFonts w:ascii="Calibri" w:eastAsia="Times New Roman" w:hAnsi="Calibri" w:cs="Calibri"/>
                <w:color w:val="000000"/>
              </w:rPr>
            </w:pPr>
            <w:del w:id="513" w:author="Stefanie Lane" w:date="2022-01-16T15:14:00Z">
              <w:r w:rsidRPr="001424E2" w:rsidDel="00012A89">
                <w:rPr>
                  <w:rFonts w:ascii="Calibri" w:eastAsia="Times New Roman" w:hAnsi="Calibri" w:cs="Calibri"/>
                  <w:color w:val="000000"/>
                </w:rPr>
                <w:delText> </w:delText>
              </w:r>
            </w:del>
          </w:p>
        </w:tc>
        <w:tc>
          <w:tcPr>
            <w:tcW w:w="1462" w:type="dxa"/>
            <w:tcBorders>
              <w:top w:val="nil"/>
              <w:left w:val="nil"/>
              <w:bottom w:val="single" w:sz="4" w:space="0" w:color="auto"/>
              <w:right w:val="nil"/>
            </w:tcBorders>
            <w:shd w:val="clear" w:color="auto" w:fill="auto"/>
            <w:noWrap/>
            <w:hideMark/>
          </w:tcPr>
          <w:p w14:paraId="1397CDEB" w14:textId="2E1A9C73" w:rsidR="00B0684C" w:rsidRPr="001424E2" w:rsidDel="00012A89" w:rsidRDefault="00B0684C" w:rsidP="005211A7">
            <w:pPr>
              <w:spacing w:after="0" w:line="240" w:lineRule="auto"/>
              <w:rPr>
                <w:del w:id="514" w:author="Stefanie Lane" w:date="2022-01-16T15:14:00Z"/>
                <w:rFonts w:ascii="Calibri" w:eastAsia="Times New Roman" w:hAnsi="Calibri" w:cs="Calibri"/>
                <w:color w:val="000000"/>
              </w:rPr>
            </w:pPr>
            <w:del w:id="515" w:author="Stefanie Lane" w:date="2022-01-16T15:14:00Z">
              <w:r w:rsidRPr="001424E2" w:rsidDel="00012A89">
                <w:rPr>
                  <w:rFonts w:ascii="Calibri" w:eastAsia="Times New Roman" w:hAnsi="Calibri" w:cs="Calibri"/>
                  <w:color w:val="000000"/>
                </w:rPr>
                <w:delText> </w:delText>
              </w:r>
            </w:del>
          </w:p>
        </w:tc>
        <w:tc>
          <w:tcPr>
            <w:tcW w:w="522" w:type="dxa"/>
            <w:tcBorders>
              <w:top w:val="nil"/>
              <w:left w:val="nil"/>
              <w:bottom w:val="nil"/>
              <w:right w:val="nil"/>
            </w:tcBorders>
            <w:shd w:val="clear" w:color="auto" w:fill="auto"/>
            <w:noWrap/>
            <w:hideMark/>
          </w:tcPr>
          <w:p w14:paraId="41C36618" w14:textId="4DF0B21B" w:rsidR="00B0684C" w:rsidRPr="001424E2" w:rsidDel="00012A89" w:rsidRDefault="00B0684C" w:rsidP="005211A7">
            <w:pPr>
              <w:spacing w:after="0" w:line="240" w:lineRule="auto"/>
              <w:rPr>
                <w:del w:id="516" w:author="Stefanie Lane" w:date="2022-01-16T15:14:00Z"/>
                <w:rFonts w:ascii="Calibri" w:eastAsia="Times New Roman" w:hAnsi="Calibri" w:cs="Calibri"/>
                <w:color w:val="000000"/>
              </w:rPr>
            </w:pPr>
          </w:p>
        </w:tc>
        <w:tc>
          <w:tcPr>
            <w:tcW w:w="1671" w:type="dxa"/>
            <w:tcBorders>
              <w:top w:val="nil"/>
              <w:left w:val="nil"/>
              <w:bottom w:val="single" w:sz="4" w:space="0" w:color="auto"/>
              <w:right w:val="nil"/>
            </w:tcBorders>
            <w:shd w:val="clear" w:color="auto" w:fill="auto"/>
            <w:noWrap/>
            <w:hideMark/>
          </w:tcPr>
          <w:p w14:paraId="003089A1" w14:textId="26C09890" w:rsidR="00B0684C" w:rsidRPr="001424E2" w:rsidDel="00012A89" w:rsidRDefault="00B0684C" w:rsidP="005211A7">
            <w:pPr>
              <w:spacing w:after="0" w:line="240" w:lineRule="auto"/>
              <w:rPr>
                <w:del w:id="517" w:author="Stefanie Lane" w:date="2022-01-16T15:14:00Z"/>
                <w:rFonts w:ascii="Calibri" w:eastAsia="Times New Roman" w:hAnsi="Calibri" w:cs="Calibri"/>
                <w:color w:val="000000"/>
              </w:rPr>
            </w:pPr>
            <w:del w:id="518" w:author="Stefanie Lane" w:date="2022-01-16T15:14:00Z">
              <w:r w:rsidRPr="001424E2" w:rsidDel="00012A89">
                <w:rPr>
                  <w:rFonts w:ascii="Calibri" w:eastAsia="Times New Roman" w:hAnsi="Calibri" w:cs="Calibri"/>
                  <w:color w:val="000000"/>
                </w:rPr>
                <w:delText> </w:delText>
              </w:r>
            </w:del>
          </w:p>
        </w:tc>
        <w:tc>
          <w:tcPr>
            <w:tcW w:w="1671" w:type="dxa"/>
            <w:tcBorders>
              <w:top w:val="nil"/>
              <w:left w:val="nil"/>
              <w:bottom w:val="single" w:sz="4" w:space="0" w:color="auto"/>
              <w:right w:val="nil"/>
            </w:tcBorders>
            <w:shd w:val="clear" w:color="auto" w:fill="auto"/>
            <w:noWrap/>
            <w:hideMark/>
          </w:tcPr>
          <w:p w14:paraId="611C8FF9" w14:textId="167ACD50" w:rsidR="00B0684C" w:rsidRPr="001424E2" w:rsidDel="00012A89" w:rsidRDefault="00B0684C" w:rsidP="005211A7">
            <w:pPr>
              <w:spacing w:after="0" w:line="240" w:lineRule="auto"/>
              <w:rPr>
                <w:del w:id="519" w:author="Stefanie Lane" w:date="2022-01-16T15:14:00Z"/>
                <w:rFonts w:ascii="Calibri" w:eastAsia="Times New Roman" w:hAnsi="Calibri" w:cs="Calibri"/>
                <w:color w:val="000000"/>
              </w:rPr>
            </w:pPr>
            <w:del w:id="520" w:author="Stefanie Lane" w:date="2022-01-16T15:14:00Z">
              <w:r w:rsidRPr="001424E2" w:rsidDel="00012A89">
                <w:rPr>
                  <w:rFonts w:ascii="Calibri" w:eastAsia="Times New Roman" w:hAnsi="Calibri" w:cs="Calibri"/>
                  <w:color w:val="000000"/>
                </w:rPr>
                <w:delText> </w:delText>
              </w:r>
            </w:del>
          </w:p>
        </w:tc>
      </w:tr>
      <w:tr w:rsidR="00B0684C" w:rsidRPr="001424E2" w:rsidDel="00012A89" w14:paraId="1CFDA5A1" w14:textId="275507E9" w:rsidTr="00353F7C">
        <w:trPr>
          <w:trHeight w:val="64"/>
          <w:del w:id="521" w:author="Stefanie Lane" w:date="2022-01-16T15:14:00Z"/>
        </w:trPr>
        <w:tc>
          <w:tcPr>
            <w:tcW w:w="2022" w:type="dxa"/>
            <w:tcBorders>
              <w:top w:val="nil"/>
              <w:left w:val="nil"/>
              <w:bottom w:val="single" w:sz="8" w:space="0" w:color="7F7F7F"/>
              <w:right w:val="nil"/>
            </w:tcBorders>
            <w:shd w:val="clear" w:color="auto" w:fill="auto"/>
            <w:noWrap/>
            <w:vAlign w:val="center"/>
            <w:hideMark/>
          </w:tcPr>
          <w:p w14:paraId="747E6D50" w14:textId="75C2FE48" w:rsidR="00B0684C" w:rsidRPr="001424E2" w:rsidDel="00012A89" w:rsidRDefault="00B0684C" w:rsidP="005211A7">
            <w:pPr>
              <w:spacing w:after="0" w:line="240" w:lineRule="auto"/>
              <w:jc w:val="right"/>
              <w:rPr>
                <w:del w:id="522" w:author="Stefanie Lane" w:date="2022-01-16T15:14:00Z"/>
                <w:rFonts w:ascii="Calibri" w:eastAsia="Times New Roman" w:hAnsi="Calibri" w:cs="Calibri"/>
                <w:b/>
                <w:bCs/>
                <w:color w:val="000000"/>
                <w:sz w:val="20"/>
                <w:szCs w:val="20"/>
              </w:rPr>
            </w:pPr>
            <w:del w:id="523" w:author="Stefanie Lane" w:date="2022-01-16T15:14:00Z">
              <w:r w:rsidRPr="001424E2" w:rsidDel="00012A89">
                <w:rPr>
                  <w:rFonts w:ascii="Calibri" w:eastAsia="Times New Roman" w:hAnsi="Calibri" w:cs="Calibri"/>
                  <w:b/>
                  <w:bCs/>
                  <w:color w:val="000000"/>
                  <w:sz w:val="20"/>
                  <w:szCs w:val="20"/>
                </w:rPr>
                <w:delText>1979</w:delText>
              </w:r>
            </w:del>
          </w:p>
        </w:tc>
        <w:tc>
          <w:tcPr>
            <w:tcW w:w="1664" w:type="dxa"/>
            <w:tcBorders>
              <w:top w:val="nil"/>
              <w:left w:val="nil"/>
              <w:bottom w:val="single" w:sz="8" w:space="0" w:color="7F7F7F"/>
              <w:right w:val="nil"/>
            </w:tcBorders>
            <w:shd w:val="clear" w:color="auto" w:fill="auto"/>
            <w:noWrap/>
            <w:vAlign w:val="center"/>
            <w:hideMark/>
          </w:tcPr>
          <w:p w14:paraId="31347F43" w14:textId="695A3F95" w:rsidR="00B0684C" w:rsidRPr="001424E2" w:rsidDel="00012A89" w:rsidRDefault="00B0684C" w:rsidP="005211A7">
            <w:pPr>
              <w:spacing w:after="0" w:line="240" w:lineRule="auto"/>
              <w:jc w:val="center"/>
              <w:rPr>
                <w:del w:id="524" w:author="Stefanie Lane" w:date="2022-01-16T15:14:00Z"/>
                <w:rFonts w:ascii="Calibri" w:eastAsia="Times New Roman" w:hAnsi="Calibri" w:cs="Calibri"/>
                <w:color w:val="000000"/>
                <w:sz w:val="20"/>
                <w:szCs w:val="20"/>
              </w:rPr>
            </w:pPr>
            <w:del w:id="525" w:author="Stefanie Lane" w:date="2022-01-16T15:14:00Z">
              <w:r w:rsidRPr="001424E2" w:rsidDel="00012A89">
                <w:rPr>
                  <w:rFonts w:ascii="Calibri" w:eastAsia="Times New Roman" w:hAnsi="Calibri" w:cs="Calibri"/>
                  <w:color w:val="000000"/>
                  <w:sz w:val="20"/>
                  <w:szCs w:val="20"/>
                </w:rPr>
                <w:delText>19</w:delText>
              </w:r>
            </w:del>
          </w:p>
        </w:tc>
        <w:tc>
          <w:tcPr>
            <w:tcW w:w="1462" w:type="dxa"/>
            <w:tcBorders>
              <w:top w:val="nil"/>
              <w:left w:val="nil"/>
              <w:bottom w:val="single" w:sz="8" w:space="0" w:color="7F7F7F"/>
              <w:right w:val="nil"/>
            </w:tcBorders>
            <w:shd w:val="clear" w:color="auto" w:fill="auto"/>
            <w:noWrap/>
            <w:vAlign w:val="center"/>
            <w:hideMark/>
          </w:tcPr>
          <w:p w14:paraId="46030814" w14:textId="0B7B4F72" w:rsidR="00B0684C" w:rsidRPr="001424E2" w:rsidDel="00012A89" w:rsidRDefault="00B0684C" w:rsidP="005211A7">
            <w:pPr>
              <w:spacing w:after="0" w:line="240" w:lineRule="auto"/>
              <w:jc w:val="center"/>
              <w:rPr>
                <w:del w:id="526" w:author="Stefanie Lane" w:date="2022-01-16T15:14:00Z"/>
                <w:rFonts w:ascii="Calibri" w:eastAsia="Times New Roman" w:hAnsi="Calibri" w:cs="Calibri"/>
                <w:color w:val="000000"/>
                <w:sz w:val="20"/>
                <w:szCs w:val="20"/>
              </w:rPr>
            </w:pPr>
            <w:del w:id="527" w:author="Stefanie Lane" w:date="2022-01-16T15:14:00Z">
              <w:r w:rsidRPr="001424E2" w:rsidDel="00012A89">
                <w:rPr>
                  <w:rFonts w:ascii="Calibri" w:eastAsia="Times New Roman" w:hAnsi="Calibri" w:cs="Calibri"/>
                  <w:color w:val="000000"/>
                  <w:sz w:val="20"/>
                  <w:szCs w:val="20"/>
                </w:rPr>
                <w:delText>32</w:delText>
              </w:r>
            </w:del>
          </w:p>
        </w:tc>
        <w:tc>
          <w:tcPr>
            <w:tcW w:w="522" w:type="dxa"/>
            <w:tcBorders>
              <w:top w:val="nil"/>
              <w:left w:val="nil"/>
              <w:bottom w:val="nil"/>
              <w:right w:val="nil"/>
            </w:tcBorders>
            <w:shd w:val="clear" w:color="auto" w:fill="auto"/>
            <w:noWrap/>
            <w:hideMark/>
          </w:tcPr>
          <w:p w14:paraId="7D59BFD4" w14:textId="14A38DA7" w:rsidR="00B0684C" w:rsidRPr="001424E2" w:rsidDel="00012A89" w:rsidRDefault="00B0684C" w:rsidP="005211A7">
            <w:pPr>
              <w:spacing w:after="0" w:line="240" w:lineRule="auto"/>
              <w:jc w:val="center"/>
              <w:rPr>
                <w:del w:id="528" w:author="Stefanie Lane" w:date="2022-01-16T15:14:00Z"/>
                <w:rFonts w:ascii="Calibri" w:eastAsia="Times New Roman" w:hAnsi="Calibri" w:cs="Calibri"/>
                <w:color w:val="000000"/>
                <w:sz w:val="20"/>
                <w:szCs w:val="20"/>
              </w:rPr>
            </w:pPr>
          </w:p>
        </w:tc>
        <w:tc>
          <w:tcPr>
            <w:tcW w:w="1671" w:type="dxa"/>
            <w:tcBorders>
              <w:top w:val="nil"/>
              <w:left w:val="nil"/>
              <w:bottom w:val="single" w:sz="8" w:space="0" w:color="7F7F7F"/>
              <w:right w:val="nil"/>
            </w:tcBorders>
            <w:shd w:val="clear" w:color="auto" w:fill="auto"/>
            <w:noWrap/>
            <w:vAlign w:val="center"/>
            <w:hideMark/>
          </w:tcPr>
          <w:p w14:paraId="77211CAD" w14:textId="36F42EFA" w:rsidR="00B0684C" w:rsidRPr="001424E2" w:rsidDel="00012A89" w:rsidRDefault="00B0684C" w:rsidP="005211A7">
            <w:pPr>
              <w:spacing w:after="0" w:line="240" w:lineRule="auto"/>
              <w:jc w:val="center"/>
              <w:rPr>
                <w:del w:id="529" w:author="Stefanie Lane" w:date="2022-01-16T15:14:00Z"/>
                <w:rFonts w:ascii="Calibri" w:eastAsia="Times New Roman" w:hAnsi="Calibri" w:cs="Calibri"/>
                <w:color w:val="000000"/>
                <w:sz w:val="20"/>
                <w:szCs w:val="20"/>
              </w:rPr>
            </w:pPr>
            <w:del w:id="530" w:author="Stefanie Lane" w:date="2022-01-16T15:14:00Z">
              <w:r w:rsidRPr="001424E2" w:rsidDel="00012A89">
                <w:rPr>
                  <w:rFonts w:ascii="Calibri" w:eastAsia="Times New Roman" w:hAnsi="Calibri" w:cs="Calibri"/>
                  <w:color w:val="000000"/>
                  <w:sz w:val="20"/>
                  <w:szCs w:val="20"/>
                </w:rPr>
                <w:delText>12.8</w:delText>
              </w:r>
            </w:del>
          </w:p>
        </w:tc>
        <w:tc>
          <w:tcPr>
            <w:tcW w:w="1671" w:type="dxa"/>
            <w:tcBorders>
              <w:top w:val="nil"/>
              <w:left w:val="nil"/>
              <w:bottom w:val="single" w:sz="8" w:space="0" w:color="7F7F7F"/>
              <w:right w:val="nil"/>
            </w:tcBorders>
            <w:shd w:val="clear" w:color="auto" w:fill="auto"/>
            <w:noWrap/>
            <w:vAlign w:val="center"/>
            <w:hideMark/>
          </w:tcPr>
          <w:p w14:paraId="4C561202" w14:textId="320C924B" w:rsidR="00B0684C" w:rsidRPr="001424E2" w:rsidDel="00012A89" w:rsidRDefault="00B0684C" w:rsidP="005211A7">
            <w:pPr>
              <w:spacing w:after="0" w:line="240" w:lineRule="auto"/>
              <w:jc w:val="center"/>
              <w:rPr>
                <w:del w:id="531" w:author="Stefanie Lane" w:date="2022-01-16T15:14:00Z"/>
                <w:rFonts w:ascii="Calibri" w:eastAsia="Times New Roman" w:hAnsi="Calibri" w:cs="Calibri"/>
                <w:color w:val="000000"/>
                <w:sz w:val="20"/>
                <w:szCs w:val="20"/>
              </w:rPr>
            </w:pPr>
            <w:del w:id="532" w:author="Stefanie Lane" w:date="2022-01-16T15:14:00Z">
              <w:r w:rsidRPr="001424E2" w:rsidDel="00012A89">
                <w:rPr>
                  <w:rFonts w:ascii="Calibri" w:eastAsia="Times New Roman" w:hAnsi="Calibri" w:cs="Calibri"/>
                  <w:color w:val="000000"/>
                  <w:sz w:val="20"/>
                  <w:szCs w:val="20"/>
                </w:rPr>
                <w:delText>2.5</w:delText>
              </w:r>
            </w:del>
          </w:p>
        </w:tc>
      </w:tr>
      <w:tr w:rsidR="00B0684C" w:rsidRPr="001424E2" w:rsidDel="00012A89" w14:paraId="36CBC987" w14:textId="43ADDE00" w:rsidTr="00353F7C">
        <w:trPr>
          <w:trHeight w:val="54"/>
          <w:del w:id="533" w:author="Stefanie Lane" w:date="2022-01-16T15:14:00Z"/>
        </w:trPr>
        <w:tc>
          <w:tcPr>
            <w:tcW w:w="2022" w:type="dxa"/>
            <w:tcBorders>
              <w:top w:val="nil"/>
              <w:left w:val="nil"/>
              <w:bottom w:val="nil"/>
              <w:right w:val="nil"/>
            </w:tcBorders>
            <w:shd w:val="clear" w:color="auto" w:fill="auto"/>
            <w:noWrap/>
            <w:vAlign w:val="center"/>
            <w:hideMark/>
          </w:tcPr>
          <w:p w14:paraId="49C7CF3B" w14:textId="7217C9E2" w:rsidR="00B0684C" w:rsidRPr="001424E2" w:rsidDel="00012A89" w:rsidRDefault="00B0684C" w:rsidP="005211A7">
            <w:pPr>
              <w:spacing w:after="0" w:line="240" w:lineRule="auto"/>
              <w:jc w:val="right"/>
              <w:rPr>
                <w:del w:id="534" w:author="Stefanie Lane" w:date="2022-01-16T15:14:00Z"/>
                <w:rFonts w:ascii="Calibri" w:eastAsia="Times New Roman" w:hAnsi="Calibri" w:cs="Calibri"/>
                <w:b/>
                <w:bCs/>
                <w:color w:val="000000"/>
                <w:sz w:val="20"/>
                <w:szCs w:val="20"/>
              </w:rPr>
            </w:pPr>
            <w:del w:id="535" w:author="Stefanie Lane" w:date="2022-01-16T15:14:00Z">
              <w:r w:rsidRPr="001424E2" w:rsidDel="00012A89">
                <w:rPr>
                  <w:rFonts w:ascii="Calibri" w:eastAsia="Times New Roman" w:hAnsi="Calibri" w:cs="Calibri"/>
                  <w:b/>
                  <w:bCs/>
                  <w:color w:val="000000"/>
                  <w:sz w:val="20"/>
                  <w:szCs w:val="20"/>
                </w:rPr>
                <w:delText>1999</w:delText>
              </w:r>
            </w:del>
          </w:p>
        </w:tc>
        <w:tc>
          <w:tcPr>
            <w:tcW w:w="1664" w:type="dxa"/>
            <w:tcBorders>
              <w:top w:val="nil"/>
              <w:left w:val="nil"/>
              <w:bottom w:val="nil"/>
              <w:right w:val="nil"/>
            </w:tcBorders>
            <w:shd w:val="clear" w:color="auto" w:fill="auto"/>
            <w:noWrap/>
            <w:vAlign w:val="center"/>
            <w:hideMark/>
          </w:tcPr>
          <w:p w14:paraId="1165D7B0" w14:textId="07C97FAE" w:rsidR="00B0684C" w:rsidRPr="001424E2" w:rsidDel="00012A89" w:rsidRDefault="00B0684C" w:rsidP="005211A7">
            <w:pPr>
              <w:spacing w:after="0" w:line="240" w:lineRule="auto"/>
              <w:jc w:val="center"/>
              <w:rPr>
                <w:del w:id="536" w:author="Stefanie Lane" w:date="2022-01-16T15:14:00Z"/>
                <w:rFonts w:ascii="Calibri" w:eastAsia="Times New Roman" w:hAnsi="Calibri" w:cs="Calibri"/>
                <w:color w:val="000000"/>
                <w:sz w:val="20"/>
                <w:szCs w:val="20"/>
              </w:rPr>
            </w:pPr>
            <w:del w:id="537" w:author="Stefanie Lane" w:date="2022-01-16T15:14:00Z">
              <w:r w:rsidRPr="001424E2" w:rsidDel="00012A89">
                <w:rPr>
                  <w:rFonts w:ascii="Calibri" w:eastAsia="Times New Roman" w:hAnsi="Calibri" w:cs="Calibri"/>
                  <w:color w:val="000000"/>
                  <w:sz w:val="20"/>
                  <w:szCs w:val="20"/>
                </w:rPr>
                <w:delText>18</w:delText>
              </w:r>
            </w:del>
          </w:p>
        </w:tc>
        <w:tc>
          <w:tcPr>
            <w:tcW w:w="1462" w:type="dxa"/>
            <w:tcBorders>
              <w:top w:val="nil"/>
              <w:left w:val="nil"/>
              <w:bottom w:val="nil"/>
              <w:right w:val="nil"/>
            </w:tcBorders>
            <w:shd w:val="clear" w:color="auto" w:fill="auto"/>
            <w:noWrap/>
            <w:vAlign w:val="center"/>
            <w:hideMark/>
          </w:tcPr>
          <w:p w14:paraId="0B1038D5" w14:textId="5B36EF7F" w:rsidR="00B0684C" w:rsidRPr="001424E2" w:rsidDel="00012A89" w:rsidRDefault="00B0684C" w:rsidP="005211A7">
            <w:pPr>
              <w:spacing w:after="0" w:line="240" w:lineRule="auto"/>
              <w:jc w:val="center"/>
              <w:rPr>
                <w:del w:id="538" w:author="Stefanie Lane" w:date="2022-01-16T15:14:00Z"/>
                <w:rFonts w:ascii="Calibri" w:eastAsia="Times New Roman" w:hAnsi="Calibri" w:cs="Calibri"/>
                <w:color w:val="000000"/>
                <w:sz w:val="20"/>
                <w:szCs w:val="20"/>
              </w:rPr>
            </w:pPr>
            <w:del w:id="539" w:author="Stefanie Lane" w:date="2022-01-16T15:14:00Z">
              <w:r w:rsidRPr="001424E2" w:rsidDel="00012A89">
                <w:rPr>
                  <w:rFonts w:ascii="Calibri" w:eastAsia="Times New Roman" w:hAnsi="Calibri" w:cs="Calibri"/>
                  <w:color w:val="000000"/>
                  <w:sz w:val="20"/>
                  <w:szCs w:val="20"/>
                </w:rPr>
                <w:delText>36</w:delText>
              </w:r>
            </w:del>
          </w:p>
        </w:tc>
        <w:tc>
          <w:tcPr>
            <w:tcW w:w="522" w:type="dxa"/>
            <w:tcBorders>
              <w:top w:val="nil"/>
              <w:left w:val="nil"/>
              <w:bottom w:val="nil"/>
              <w:right w:val="nil"/>
            </w:tcBorders>
            <w:shd w:val="clear" w:color="auto" w:fill="auto"/>
            <w:noWrap/>
            <w:hideMark/>
          </w:tcPr>
          <w:p w14:paraId="0860F835" w14:textId="658EB80C" w:rsidR="00B0684C" w:rsidRPr="001424E2" w:rsidDel="00012A89" w:rsidRDefault="00B0684C" w:rsidP="005211A7">
            <w:pPr>
              <w:spacing w:after="0" w:line="240" w:lineRule="auto"/>
              <w:jc w:val="center"/>
              <w:rPr>
                <w:del w:id="540" w:author="Stefanie Lane" w:date="2022-01-16T15:14:00Z"/>
                <w:rFonts w:ascii="Calibri" w:eastAsia="Times New Roman" w:hAnsi="Calibri" w:cs="Calibri"/>
                <w:color w:val="000000"/>
                <w:sz w:val="20"/>
                <w:szCs w:val="20"/>
              </w:rPr>
            </w:pPr>
          </w:p>
        </w:tc>
        <w:tc>
          <w:tcPr>
            <w:tcW w:w="1671" w:type="dxa"/>
            <w:tcBorders>
              <w:top w:val="nil"/>
              <w:left w:val="nil"/>
              <w:bottom w:val="nil"/>
              <w:right w:val="nil"/>
            </w:tcBorders>
            <w:shd w:val="clear" w:color="auto" w:fill="auto"/>
            <w:noWrap/>
            <w:vAlign w:val="center"/>
            <w:hideMark/>
          </w:tcPr>
          <w:p w14:paraId="0B1EBEE8" w14:textId="004A2CAF" w:rsidR="00B0684C" w:rsidRPr="001424E2" w:rsidDel="00012A89" w:rsidRDefault="00B0684C" w:rsidP="005211A7">
            <w:pPr>
              <w:spacing w:after="0" w:line="240" w:lineRule="auto"/>
              <w:jc w:val="center"/>
              <w:rPr>
                <w:del w:id="541" w:author="Stefanie Lane" w:date="2022-01-16T15:14:00Z"/>
                <w:rFonts w:ascii="Calibri" w:eastAsia="Times New Roman" w:hAnsi="Calibri" w:cs="Calibri"/>
                <w:color w:val="000000"/>
                <w:sz w:val="20"/>
                <w:szCs w:val="20"/>
              </w:rPr>
            </w:pPr>
            <w:del w:id="542" w:author="Stefanie Lane" w:date="2022-01-16T15:14:00Z">
              <w:r w:rsidRPr="001424E2" w:rsidDel="00012A89">
                <w:rPr>
                  <w:rFonts w:ascii="Calibri" w:eastAsia="Times New Roman" w:hAnsi="Calibri" w:cs="Calibri"/>
                  <w:color w:val="000000"/>
                  <w:sz w:val="20"/>
                  <w:szCs w:val="20"/>
                </w:rPr>
                <w:delText>11.5</w:delText>
              </w:r>
            </w:del>
          </w:p>
        </w:tc>
        <w:tc>
          <w:tcPr>
            <w:tcW w:w="1671" w:type="dxa"/>
            <w:tcBorders>
              <w:top w:val="nil"/>
              <w:left w:val="nil"/>
              <w:bottom w:val="nil"/>
              <w:right w:val="nil"/>
            </w:tcBorders>
            <w:shd w:val="clear" w:color="auto" w:fill="auto"/>
            <w:noWrap/>
            <w:vAlign w:val="center"/>
            <w:hideMark/>
          </w:tcPr>
          <w:p w14:paraId="358E7FDB" w14:textId="10A922EF" w:rsidR="00B0684C" w:rsidRPr="001424E2" w:rsidDel="00012A89" w:rsidRDefault="00B0684C" w:rsidP="005211A7">
            <w:pPr>
              <w:spacing w:after="0" w:line="240" w:lineRule="auto"/>
              <w:jc w:val="center"/>
              <w:rPr>
                <w:del w:id="543" w:author="Stefanie Lane" w:date="2022-01-16T15:14:00Z"/>
                <w:rFonts w:ascii="Calibri" w:eastAsia="Times New Roman" w:hAnsi="Calibri" w:cs="Calibri"/>
                <w:color w:val="000000"/>
                <w:sz w:val="20"/>
                <w:szCs w:val="20"/>
              </w:rPr>
            </w:pPr>
            <w:del w:id="544" w:author="Stefanie Lane" w:date="2022-01-16T15:14:00Z">
              <w:r w:rsidRPr="001424E2" w:rsidDel="00012A89">
                <w:rPr>
                  <w:rFonts w:ascii="Calibri" w:eastAsia="Times New Roman" w:hAnsi="Calibri" w:cs="Calibri"/>
                  <w:color w:val="000000"/>
                  <w:sz w:val="20"/>
                  <w:szCs w:val="20"/>
                </w:rPr>
                <w:delText>3.1</w:delText>
              </w:r>
            </w:del>
          </w:p>
        </w:tc>
      </w:tr>
      <w:tr w:rsidR="00B0684C" w:rsidRPr="001424E2" w:rsidDel="00012A89" w14:paraId="375EADC6" w14:textId="171DC472" w:rsidTr="00353F7C">
        <w:trPr>
          <w:trHeight w:val="54"/>
          <w:del w:id="545" w:author="Stefanie Lane" w:date="2022-01-16T15:14:00Z"/>
        </w:trPr>
        <w:tc>
          <w:tcPr>
            <w:tcW w:w="2022" w:type="dxa"/>
            <w:tcBorders>
              <w:top w:val="single" w:sz="8" w:space="0" w:color="7F7F7F"/>
              <w:left w:val="nil"/>
              <w:bottom w:val="single" w:sz="8" w:space="0" w:color="7F7F7F"/>
              <w:right w:val="nil"/>
            </w:tcBorders>
            <w:shd w:val="clear" w:color="auto" w:fill="auto"/>
            <w:noWrap/>
            <w:vAlign w:val="center"/>
            <w:hideMark/>
          </w:tcPr>
          <w:p w14:paraId="42FF1922" w14:textId="79D048C4" w:rsidR="00B0684C" w:rsidRPr="001424E2" w:rsidDel="00012A89" w:rsidRDefault="00B0684C" w:rsidP="005211A7">
            <w:pPr>
              <w:spacing w:after="0" w:line="240" w:lineRule="auto"/>
              <w:jc w:val="right"/>
              <w:rPr>
                <w:del w:id="546" w:author="Stefanie Lane" w:date="2022-01-16T15:14:00Z"/>
                <w:rFonts w:ascii="Calibri" w:eastAsia="Times New Roman" w:hAnsi="Calibri" w:cs="Calibri"/>
                <w:b/>
                <w:bCs/>
                <w:color w:val="000000"/>
                <w:sz w:val="20"/>
                <w:szCs w:val="20"/>
              </w:rPr>
            </w:pPr>
            <w:del w:id="547" w:author="Stefanie Lane" w:date="2022-01-16T15:14:00Z">
              <w:r w:rsidRPr="001424E2" w:rsidDel="00012A89">
                <w:rPr>
                  <w:rFonts w:ascii="Calibri" w:eastAsia="Times New Roman" w:hAnsi="Calibri" w:cs="Calibri"/>
                  <w:b/>
                  <w:bCs/>
                  <w:color w:val="000000"/>
                  <w:sz w:val="20"/>
                  <w:szCs w:val="20"/>
                </w:rPr>
                <w:delText>2019</w:delText>
              </w:r>
            </w:del>
          </w:p>
        </w:tc>
        <w:tc>
          <w:tcPr>
            <w:tcW w:w="1664" w:type="dxa"/>
            <w:tcBorders>
              <w:top w:val="single" w:sz="8" w:space="0" w:color="7F7F7F"/>
              <w:left w:val="nil"/>
              <w:bottom w:val="single" w:sz="8" w:space="0" w:color="7F7F7F"/>
              <w:right w:val="nil"/>
            </w:tcBorders>
            <w:shd w:val="clear" w:color="auto" w:fill="auto"/>
            <w:noWrap/>
            <w:vAlign w:val="center"/>
            <w:hideMark/>
          </w:tcPr>
          <w:p w14:paraId="4F740611" w14:textId="63547778" w:rsidR="00B0684C" w:rsidRPr="001424E2" w:rsidDel="00012A89" w:rsidRDefault="00B0684C" w:rsidP="005211A7">
            <w:pPr>
              <w:spacing w:after="0" w:line="240" w:lineRule="auto"/>
              <w:jc w:val="center"/>
              <w:rPr>
                <w:del w:id="548" w:author="Stefanie Lane" w:date="2022-01-16T15:14:00Z"/>
                <w:rFonts w:ascii="Calibri" w:eastAsia="Times New Roman" w:hAnsi="Calibri" w:cs="Calibri"/>
                <w:color w:val="000000"/>
                <w:sz w:val="20"/>
                <w:szCs w:val="20"/>
              </w:rPr>
            </w:pPr>
            <w:del w:id="549" w:author="Stefanie Lane" w:date="2022-01-16T15:14:00Z">
              <w:r w:rsidRPr="001424E2" w:rsidDel="00012A89">
                <w:rPr>
                  <w:rFonts w:ascii="Calibri" w:eastAsia="Times New Roman" w:hAnsi="Calibri" w:cs="Calibri"/>
                  <w:color w:val="000000"/>
                  <w:sz w:val="20"/>
                  <w:szCs w:val="20"/>
                </w:rPr>
                <w:delText>28</w:delText>
              </w:r>
            </w:del>
          </w:p>
        </w:tc>
        <w:tc>
          <w:tcPr>
            <w:tcW w:w="1462" w:type="dxa"/>
            <w:tcBorders>
              <w:top w:val="single" w:sz="8" w:space="0" w:color="7F7F7F"/>
              <w:left w:val="nil"/>
              <w:bottom w:val="single" w:sz="8" w:space="0" w:color="7F7F7F"/>
              <w:right w:val="nil"/>
            </w:tcBorders>
            <w:shd w:val="clear" w:color="auto" w:fill="auto"/>
            <w:noWrap/>
            <w:vAlign w:val="center"/>
            <w:hideMark/>
          </w:tcPr>
          <w:p w14:paraId="3119966A" w14:textId="2EE9B828" w:rsidR="00B0684C" w:rsidRPr="001424E2" w:rsidDel="00012A89" w:rsidRDefault="00B0684C" w:rsidP="005211A7">
            <w:pPr>
              <w:spacing w:after="0" w:line="240" w:lineRule="auto"/>
              <w:jc w:val="center"/>
              <w:rPr>
                <w:del w:id="550" w:author="Stefanie Lane" w:date="2022-01-16T15:14:00Z"/>
                <w:rFonts w:ascii="Calibri" w:eastAsia="Times New Roman" w:hAnsi="Calibri" w:cs="Calibri"/>
                <w:color w:val="000000"/>
                <w:sz w:val="20"/>
                <w:szCs w:val="20"/>
              </w:rPr>
            </w:pPr>
            <w:del w:id="551" w:author="Stefanie Lane" w:date="2022-01-16T15:14:00Z">
              <w:r w:rsidRPr="001424E2" w:rsidDel="00012A89">
                <w:rPr>
                  <w:rFonts w:ascii="Calibri" w:eastAsia="Times New Roman" w:hAnsi="Calibri" w:cs="Calibri"/>
                  <w:color w:val="000000"/>
                  <w:sz w:val="20"/>
                  <w:szCs w:val="20"/>
                </w:rPr>
                <w:delText>34</w:delText>
              </w:r>
            </w:del>
          </w:p>
        </w:tc>
        <w:tc>
          <w:tcPr>
            <w:tcW w:w="522" w:type="dxa"/>
            <w:tcBorders>
              <w:top w:val="nil"/>
              <w:left w:val="nil"/>
              <w:bottom w:val="nil"/>
              <w:right w:val="nil"/>
            </w:tcBorders>
            <w:shd w:val="clear" w:color="auto" w:fill="auto"/>
            <w:noWrap/>
            <w:hideMark/>
          </w:tcPr>
          <w:p w14:paraId="3DAC2AFD" w14:textId="574A9FF6" w:rsidR="00B0684C" w:rsidRPr="001424E2" w:rsidDel="00012A89" w:rsidRDefault="00B0684C" w:rsidP="005211A7">
            <w:pPr>
              <w:spacing w:after="0" w:line="240" w:lineRule="auto"/>
              <w:jc w:val="center"/>
              <w:rPr>
                <w:del w:id="552" w:author="Stefanie Lane" w:date="2022-01-16T15:14:00Z"/>
                <w:rFonts w:ascii="Calibri" w:eastAsia="Times New Roman" w:hAnsi="Calibri" w:cs="Calibri"/>
                <w:color w:val="000000"/>
                <w:sz w:val="20"/>
                <w:szCs w:val="20"/>
              </w:rPr>
            </w:pPr>
          </w:p>
        </w:tc>
        <w:tc>
          <w:tcPr>
            <w:tcW w:w="1671" w:type="dxa"/>
            <w:tcBorders>
              <w:top w:val="single" w:sz="8" w:space="0" w:color="7F7F7F"/>
              <w:left w:val="nil"/>
              <w:bottom w:val="single" w:sz="8" w:space="0" w:color="7F7F7F"/>
              <w:right w:val="nil"/>
            </w:tcBorders>
            <w:shd w:val="clear" w:color="auto" w:fill="auto"/>
            <w:noWrap/>
            <w:vAlign w:val="center"/>
            <w:hideMark/>
          </w:tcPr>
          <w:p w14:paraId="10F9F485" w14:textId="1F539469" w:rsidR="00B0684C" w:rsidRPr="001424E2" w:rsidDel="00012A89" w:rsidRDefault="00B0684C" w:rsidP="005211A7">
            <w:pPr>
              <w:spacing w:after="0" w:line="240" w:lineRule="auto"/>
              <w:jc w:val="center"/>
              <w:rPr>
                <w:del w:id="553" w:author="Stefanie Lane" w:date="2022-01-16T15:14:00Z"/>
                <w:rFonts w:ascii="Calibri" w:eastAsia="Times New Roman" w:hAnsi="Calibri" w:cs="Calibri"/>
                <w:color w:val="000000"/>
                <w:sz w:val="20"/>
                <w:szCs w:val="20"/>
              </w:rPr>
            </w:pPr>
            <w:del w:id="554" w:author="Stefanie Lane" w:date="2022-01-16T15:14:00Z">
              <w:r w:rsidRPr="001424E2" w:rsidDel="00012A89">
                <w:rPr>
                  <w:rFonts w:ascii="Calibri" w:eastAsia="Times New Roman" w:hAnsi="Calibri" w:cs="Calibri"/>
                  <w:color w:val="000000"/>
                  <w:sz w:val="20"/>
                  <w:szCs w:val="20"/>
                </w:rPr>
                <w:delText>10.5</w:delText>
              </w:r>
            </w:del>
          </w:p>
        </w:tc>
        <w:tc>
          <w:tcPr>
            <w:tcW w:w="1671" w:type="dxa"/>
            <w:tcBorders>
              <w:top w:val="single" w:sz="8" w:space="0" w:color="7F7F7F"/>
              <w:left w:val="nil"/>
              <w:bottom w:val="single" w:sz="8" w:space="0" w:color="7F7F7F"/>
              <w:right w:val="nil"/>
            </w:tcBorders>
            <w:shd w:val="clear" w:color="auto" w:fill="auto"/>
            <w:noWrap/>
            <w:vAlign w:val="center"/>
            <w:hideMark/>
          </w:tcPr>
          <w:p w14:paraId="6026462A" w14:textId="690C4772" w:rsidR="00B0684C" w:rsidRPr="001424E2" w:rsidDel="00012A89" w:rsidRDefault="00B0684C" w:rsidP="005211A7">
            <w:pPr>
              <w:spacing w:after="0" w:line="240" w:lineRule="auto"/>
              <w:jc w:val="center"/>
              <w:rPr>
                <w:del w:id="555" w:author="Stefanie Lane" w:date="2022-01-16T15:14:00Z"/>
                <w:rFonts w:ascii="Calibri" w:eastAsia="Times New Roman" w:hAnsi="Calibri" w:cs="Calibri"/>
                <w:color w:val="000000"/>
                <w:sz w:val="20"/>
                <w:szCs w:val="20"/>
              </w:rPr>
            </w:pPr>
            <w:del w:id="556" w:author="Stefanie Lane" w:date="2022-01-16T15:14:00Z">
              <w:r w:rsidRPr="001424E2" w:rsidDel="00012A89">
                <w:rPr>
                  <w:rFonts w:ascii="Calibri" w:eastAsia="Times New Roman" w:hAnsi="Calibri" w:cs="Calibri"/>
                  <w:color w:val="000000"/>
                  <w:sz w:val="20"/>
                  <w:szCs w:val="20"/>
                </w:rPr>
                <w:delText>3.2</w:delText>
              </w:r>
            </w:del>
          </w:p>
        </w:tc>
      </w:tr>
    </w:tbl>
    <w:p w14:paraId="731B6B36" w14:textId="77777777" w:rsidR="00F2017D" w:rsidRDefault="00FE1C76" w:rsidP="00F2017D">
      <w:pPr>
        <w:keepNext/>
      </w:pPr>
      <w:r>
        <w:rPr>
          <w:noProof/>
        </w:rPr>
        <w:lastRenderedPageBreak/>
        <w:drawing>
          <wp:inline distT="0" distB="0" distL="0" distR="0" wp14:anchorId="14580129" wp14:editId="1447D3EE">
            <wp:extent cx="5943600" cy="371475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714750"/>
                    </a:xfrm>
                    <a:prstGeom prst="rect">
                      <a:avLst/>
                    </a:prstGeom>
                  </pic:spPr>
                </pic:pic>
              </a:graphicData>
            </a:graphic>
          </wp:inline>
        </w:drawing>
      </w:r>
    </w:p>
    <w:p w14:paraId="33960BA8" w14:textId="31C0EC4E" w:rsidR="00FE1C76" w:rsidRDefault="00F2017D" w:rsidP="00F2017D">
      <w:pPr>
        <w:pStyle w:val="Caption"/>
      </w:pPr>
      <w:r>
        <w:t xml:space="preserve">Figure </w:t>
      </w:r>
      <w:fldSimple w:instr=" SEQ Figure \* ARABIC ">
        <w:r w:rsidR="00B051DD">
          <w:rPr>
            <w:noProof/>
          </w:rPr>
          <w:t>2</w:t>
        </w:r>
      </w:fldSimple>
      <w:r>
        <w:t xml:space="preserve">. </w:t>
      </w:r>
      <w:r w:rsidR="00DD2FCF">
        <w:t>A</w:t>
      </w:r>
      <w:r w:rsidR="00A00E4C">
        <w:t xml:space="preserve">ssemblage </w:t>
      </w:r>
      <w:r w:rsidR="00DD2FCF">
        <w:t>diversity</w:t>
      </w:r>
      <w:r w:rsidR="00A00E4C">
        <w:t xml:space="preserve"> becomes more dissimilar over time, as shown by greater Euclidean distance between</w:t>
      </w:r>
      <w:r w:rsidR="00DD2FCF">
        <w:t xml:space="preserve"> assemblage types</w:t>
      </w:r>
      <w:r>
        <w:t xml:space="preserve">. </w:t>
      </w:r>
      <w:ins w:id="557" w:author="Stefanie Lane" w:date="2022-01-16T15:20:00Z">
        <w:r w:rsidR="00A8047C">
          <w:t>(</w:t>
        </w:r>
      </w:ins>
      <w:r>
        <w:t>Euclidean distance chosen b/c that's what original authors did. I still need to take out plot #s at leaves.</w:t>
      </w:r>
      <w:ins w:id="558" w:author="Stefanie Lane" w:date="2022-01-16T15:20:00Z">
        <w:r w:rsidR="00A8047C">
          <w:t>)</w:t>
        </w:r>
      </w:ins>
      <w:del w:id="559" w:author="Stefanie Lane" w:date="2022-01-16T15:20:00Z">
        <w:r w:rsidDel="00A8047C">
          <w:delText xml:space="preserve"> </w:delText>
        </w:r>
      </w:del>
    </w:p>
    <w:p w14:paraId="12362B32" w14:textId="683B45F8" w:rsidR="0018553F" w:rsidDel="004E2523" w:rsidRDefault="0018553F" w:rsidP="0018553F">
      <w:pPr>
        <w:keepNext/>
        <w:rPr>
          <w:del w:id="560" w:author="Stefanie Lane" w:date="2022-01-16T15:14:00Z"/>
        </w:rPr>
      </w:pPr>
      <w:del w:id="561" w:author="Stefanie Lane" w:date="2022-01-16T15:14:00Z">
        <w:r w:rsidDel="004E2523">
          <w:rPr>
            <w:noProof/>
          </w:rPr>
          <w:drawing>
            <wp:inline distT="0" distB="0" distL="0" distR="0" wp14:anchorId="71482AC1" wp14:editId="4E5619C1">
              <wp:extent cx="5115464" cy="3157693"/>
              <wp:effectExtent l="0" t="0" r="0" b="508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dner_EndemicAbund_stacked_bar.sv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9852" cy="3160401"/>
                      </a:xfrm>
                      <a:prstGeom prst="rect">
                        <a:avLst/>
                      </a:prstGeom>
                    </pic:spPr>
                  </pic:pic>
                </a:graphicData>
              </a:graphic>
            </wp:inline>
          </w:drawing>
        </w:r>
      </w:del>
    </w:p>
    <w:p w14:paraId="258DC04E" w14:textId="6BB05090" w:rsidR="0018553F" w:rsidDel="004E2523" w:rsidRDefault="0018553F" w:rsidP="0018553F">
      <w:pPr>
        <w:pStyle w:val="Caption"/>
        <w:rPr>
          <w:del w:id="562" w:author="Stefanie Lane" w:date="2022-01-16T15:14:00Z"/>
        </w:rPr>
      </w:pPr>
      <w:del w:id="563" w:author="Stefanie Lane" w:date="2022-01-16T15:14:00Z">
        <w:r w:rsidDel="004E2523">
          <w:delText xml:space="preserve">Figure </w:delText>
        </w:r>
        <w:r w:rsidR="00A34032" w:rsidDel="004E2523">
          <w:fldChar w:fldCharType="begin"/>
        </w:r>
        <w:r w:rsidR="00A34032" w:rsidDel="004E2523">
          <w:delInstrText xml:space="preserve"> SEQ Figure \* ARABIC </w:delInstrText>
        </w:r>
        <w:r w:rsidR="00A34032" w:rsidDel="004E2523">
          <w:fldChar w:fldCharType="separate"/>
        </w:r>
        <w:r w:rsidR="00B051DD" w:rsidDel="004E2523">
          <w:rPr>
            <w:noProof/>
          </w:rPr>
          <w:delText>3</w:delText>
        </w:r>
        <w:r w:rsidR="00A34032" w:rsidDel="004E2523">
          <w:rPr>
            <w:noProof/>
          </w:rPr>
          <w:fldChar w:fldCharType="end"/>
        </w:r>
        <w:r w:rsidDel="004E2523">
          <w:delText xml:space="preserve">. Fescue assemblage has greatest increase of invasive species abundance over time. Revise figure to show </w:delText>
        </w:r>
        <w:r w:rsidR="009C2620" w:rsidDel="004E2523">
          <w:delText>species gained/lost over time, and greatest shifts</w:delText>
        </w:r>
        <w:r w:rsidR="00130DE3" w:rsidDel="004E2523">
          <w:delText xml:space="preserve"> in gains/losses</w:delText>
        </w:r>
        <w:r w:rsidR="009C2620" w:rsidDel="004E2523">
          <w:delText xml:space="preserve">. Contextualize as management concern of invasive species encroachment, and potential loss of </w:delText>
        </w:r>
        <w:r w:rsidR="00FC461A" w:rsidDel="004E2523">
          <w:delText>species of conservation interest (e.g., Henderson’s checkermallow)</w:delText>
        </w:r>
      </w:del>
    </w:p>
    <w:p w14:paraId="6B0E54AC" w14:textId="1FD32B98" w:rsidR="00D81CB7" w:rsidRDefault="00D81CB7" w:rsidP="00D81CB7"/>
    <w:p w14:paraId="36087870" w14:textId="08886B48" w:rsidR="00D81CB7" w:rsidRDefault="00D81CB7" w:rsidP="00D81CB7">
      <w:pPr>
        <w:pStyle w:val="Heading1"/>
      </w:pPr>
      <w:commentRangeStart w:id="564"/>
      <w:r>
        <w:lastRenderedPageBreak/>
        <w:t>Discussion</w:t>
      </w:r>
      <w:commentRangeEnd w:id="564"/>
      <w:r w:rsidR="00CE40F0">
        <w:rPr>
          <w:rStyle w:val="CommentReference"/>
          <w:rFonts w:asciiTheme="minorHAnsi" w:eastAsiaTheme="minorHAnsi" w:hAnsiTheme="minorHAnsi" w:cstheme="minorBidi"/>
          <w:color w:val="auto"/>
        </w:rPr>
        <w:commentReference w:id="564"/>
      </w:r>
    </w:p>
    <w:p w14:paraId="2BDA0631" w14:textId="4AA250AA" w:rsidR="0099288F" w:rsidRDefault="0099288F" w:rsidP="00E93886">
      <w:pPr>
        <w:pStyle w:val="ListParagraph"/>
        <w:numPr>
          <w:ilvl w:val="0"/>
          <w:numId w:val="11"/>
        </w:numPr>
        <w:rPr>
          <w:ins w:id="565" w:author="Stefanie Lane" w:date="2022-01-16T14:24:00Z"/>
        </w:rPr>
        <w:pPrChange w:id="566" w:author="Stefanie Lane" w:date="2022-01-16T14:25:00Z">
          <w:pPr>
            <w:pStyle w:val="ListParagraph"/>
            <w:numPr>
              <w:numId w:val="4"/>
            </w:numPr>
            <w:ind w:hanging="360"/>
          </w:pPr>
        </w:pPrChange>
      </w:pPr>
      <w:ins w:id="567" w:author="Stefanie Lane" w:date="2022-01-16T14:24:00Z">
        <w:r>
          <w:t>Answer the questions</w:t>
        </w:r>
      </w:ins>
    </w:p>
    <w:p w14:paraId="7AC331DB" w14:textId="6FB4ED0B" w:rsidR="00E15E1A" w:rsidRDefault="00E15E1A" w:rsidP="00DC27A2">
      <w:pPr>
        <w:pStyle w:val="ListParagraph"/>
        <w:numPr>
          <w:ilvl w:val="1"/>
          <w:numId w:val="11"/>
        </w:numPr>
        <w:rPr>
          <w:ins w:id="568" w:author="Stefanie Lane" w:date="2022-01-16T14:24:00Z"/>
        </w:rPr>
        <w:pPrChange w:id="569" w:author="Stefanie Lane" w:date="2022-01-16T15:23:00Z">
          <w:pPr>
            <w:pStyle w:val="ListParagraph"/>
            <w:numPr>
              <w:numId w:val="4"/>
            </w:numPr>
            <w:ind w:hanging="360"/>
          </w:pPr>
        </w:pPrChange>
      </w:pPr>
      <w:ins w:id="570" w:author="Stefanie Lane" w:date="2022-01-16T14:24:00Z">
        <w:r>
          <w:t xml:space="preserve">How has stability been affected? </w:t>
        </w:r>
        <w:bookmarkStart w:id="571" w:name="_GoBack"/>
        <w:bookmarkEnd w:id="571"/>
      </w:ins>
    </w:p>
    <w:p w14:paraId="20C384B4" w14:textId="77777777" w:rsidR="00E93886" w:rsidRDefault="00E15E1A" w:rsidP="00E93886">
      <w:pPr>
        <w:pStyle w:val="ListParagraph"/>
        <w:numPr>
          <w:ilvl w:val="0"/>
          <w:numId w:val="11"/>
        </w:numPr>
        <w:rPr>
          <w:ins w:id="572" w:author="Stefanie Lane" w:date="2022-01-16T14:26:00Z"/>
        </w:rPr>
      </w:pPr>
      <w:ins w:id="573" w:author="Stefanie Lane" w:date="2022-01-16T14:25:00Z">
        <w:r>
          <w:t xml:space="preserve">What </w:t>
        </w:r>
        <w:r w:rsidR="00E93886">
          <w:t xml:space="preserve">broader </w:t>
        </w:r>
        <w:r>
          <w:t>pattern</w:t>
        </w:r>
        <w:r w:rsidR="00E93886">
          <w:t xml:space="preserve"> of change</w:t>
        </w:r>
        <w:r>
          <w:t xml:space="preserve"> has been </w:t>
        </w:r>
        <w:r w:rsidR="00E93886">
          <w:t>observed, and w</w:t>
        </w:r>
      </w:ins>
      <w:ins w:id="574" w:author="Stefanie Lane" w:date="2022-01-16T14:24:00Z">
        <w:r>
          <w:t>hat does this mean for reference conditions</w:t>
        </w:r>
      </w:ins>
      <w:ins w:id="575" w:author="Stefanie Lane" w:date="2022-01-16T14:26:00Z">
        <w:r w:rsidR="00E93886">
          <w:t>?</w:t>
        </w:r>
      </w:ins>
    </w:p>
    <w:p w14:paraId="4EA5F087" w14:textId="25B6F547" w:rsidR="0099288F" w:rsidRDefault="00E93886" w:rsidP="00E93886">
      <w:pPr>
        <w:pStyle w:val="ListParagraph"/>
        <w:numPr>
          <w:ilvl w:val="1"/>
          <w:numId w:val="11"/>
        </w:numPr>
        <w:rPr>
          <w:ins w:id="576" w:author="Stefanie Lane" w:date="2022-01-16T14:52:00Z"/>
        </w:rPr>
      </w:pPr>
      <w:ins w:id="577" w:author="Stefanie Lane" w:date="2022-01-16T14:26:00Z">
        <w:r>
          <w:t>Can this suggest species homogenization,</w:t>
        </w:r>
      </w:ins>
      <w:ins w:id="578" w:author="Stefanie Lane" w:date="2022-01-16T14:24:00Z">
        <w:r w:rsidR="00E15E1A">
          <w:t xml:space="preserve"> especially </w:t>
        </w:r>
        <w:proofErr w:type="spellStart"/>
        <w:r w:rsidR="00E15E1A">
          <w:t>wrt</w:t>
        </w:r>
        <w:proofErr w:type="spellEnd"/>
        <w:r w:rsidR="00E15E1A">
          <w:t xml:space="preserve"> </w:t>
        </w:r>
      </w:ins>
      <w:ins w:id="579" w:author="Stefanie Lane" w:date="2022-01-16T14:25:00Z">
        <w:r w:rsidR="00E15E1A">
          <w:t>invasive species</w:t>
        </w:r>
      </w:ins>
      <w:ins w:id="580" w:author="Stefanie Lane" w:date="2022-01-16T14:26:00Z">
        <w:r>
          <w:t>?</w:t>
        </w:r>
      </w:ins>
    </w:p>
    <w:p w14:paraId="65DA8B87" w14:textId="3AB5418E" w:rsidR="00C73D34" w:rsidRDefault="00C73D34" w:rsidP="00C73D34">
      <w:pPr>
        <w:pStyle w:val="ListParagraph"/>
        <w:numPr>
          <w:ilvl w:val="1"/>
          <w:numId w:val="11"/>
        </w:numPr>
        <w:rPr>
          <w:moveTo w:id="581" w:author="Stefanie Lane" w:date="2022-01-16T14:52:00Z"/>
        </w:rPr>
      </w:pPr>
      <w:moveToRangeStart w:id="582" w:author="Stefanie Lane" w:date="2022-01-16T14:52:00Z" w:name="move93237139"/>
      <w:moveTo w:id="583" w:author="Stefanie Lane" w:date="2022-01-16T14:52:00Z">
        <w:r>
          <w:t xml:space="preserve">Discuss key native species lost, with particular attention to blue-listed species such as Henderson’s </w:t>
        </w:r>
        <w:proofErr w:type="spellStart"/>
        <w:r>
          <w:t>checkermallow</w:t>
        </w:r>
        <w:proofErr w:type="spellEnd"/>
        <w:r>
          <w:t xml:space="preserve"> (</w:t>
        </w:r>
        <w:r w:rsidRPr="00FF4F6C">
          <w:rPr>
            <w:i/>
          </w:rPr>
          <w:t>Sidalcea hendersonii</w:t>
        </w:r>
        <w:r>
          <w:t>, globally nearly exclusive to the lower Fraser River Estuary</w:t>
        </w:r>
        <w:del w:id="584" w:author="Stefanie Lane" w:date="2022-01-16T14:59:00Z">
          <w:r w:rsidDel="00995248">
            <w:delText xml:space="preserve"> per</w:delText>
          </w:r>
        </w:del>
      </w:moveTo>
      <w:del w:id="585" w:author="Stefanie Lane" w:date="2022-01-16T14:59:00Z">
        <w:r w:rsidR="00995248" w:rsidDel="00995248">
          <w:fldChar w:fldCharType="begin"/>
        </w:r>
        <w:r w:rsidR="00995248" w:rsidDel="00995248">
          <w:delInstrText xml:space="preserve"> ADDIN ZOTERO_ITEM CSL_CITATION {"citationID":"4BkxA3KQ","properties":{"formattedCitation":"(Lomer, 2021)","plainCitation":"(Lomer, 2021)","noteIndex":0},"citationItems":[{"id":2298,"uris":["http://zotero.org/users/6092945/items/CRTLKLG2"],"uri":["http://zotero.org/users/6092945/items/CRTLKLG2"],"itemData":{"id":2298,"type":"chapter","container-title":"E-Flora BC: Electronic Atlas of the Flora of British Columbia [eflora.bc.ca]","event-place":"University of British Columbia, Vancouver","publisher":"Lab for Advanced Spatial Analysis, Department of Geography","publisher-place":"University of British Columbia, Vancouver","title":"Rare Plants of the Fraser Valley","URL":"https://ibis.geog.ubc.ca/biodiversity/eflora/RarePlantsoftheFraserValleyLowlandZone.html","author":[{"family":"Lomer","given":"Frank"}],"editor":[{"family":"Klinkenberg","given":"Brian"}],"accessed":{"date-parts":[["2022",1,16]]},"issued":{"date-parts":[["2021"]]}}}],"schema":"https://github.com/citation-style-language/schema/raw/master/csl-citation.json"} </w:delInstrText>
        </w:r>
        <w:r w:rsidR="00995248" w:rsidDel="00995248">
          <w:fldChar w:fldCharType="separate"/>
        </w:r>
        <w:r w:rsidR="00995248" w:rsidRPr="00995248" w:rsidDel="00995248">
          <w:rPr>
            <w:rFonts w:ascii="Calibri" w:hAnsi="Calibri" w:cs="Calibri"/>
          </w:rPr>
          <w:delText>(Lomer, 2021)</w:delText>
        </w:r>
        <w:r w:rsidR="00995248" w:rsidDel="00995248">
          <w:fldChar w:fldCharType="end"/>
        </w:r>
      </w:del>
      <w:moveTo w:id="586" w:author="Stefanie Lane" w:date="2022-01-16T14:52:00Z">
        <w:del w:id="587" w:author="Stefanie Lane" w:date="2022-01-16T14:58:00Z">
          <w:r w:rsidDel="005D7840">
            <w:delText xml:space="preserve"> Lomer, 2008</w:delText>
          </w:r>
        </w:del>
        <w:r>
          <w:t>), and pointed rush (</w:t>
        </w:r>
        <w:r w:rsidRPr="00FF4F6C">
          <w:rPr>
            <w:i/>
          </w:rPr>
          <w:t xml:space="preserve">Juncus </w:t>
        </w:r>
        <w:proofErr w:type="spellStart"/>
        <w:r w:rsidRPr="00FF4F6C">
          <w:rPr>
            <w:i/>
          </w:rPr>
          <w:t>oxymeris</w:t>
        </w:r>
        <w:proofErr w:type="spellEnd"/>
        <w:r>
          <w:t>, locally abundant but limited range within Fraser River Estuary)</w:t>
        </w:r>
      </w:moveTo>
      <w:ins w:id="588" w:author="Stefanie Lane" w:date="2022-01-16T14:59:00Z">
        <w:r w:rsidR="00995248">
          <w:t xml:space="preserve"> </w:t>
        </w:r>
        <w:r w:rsidR="00995248" w:rsidRPr="00995248">
          <w:rPr>
            <w:rFonts w:ascii="Calibri" w:hAnsi="Calibri" w:cs="Calibri"/>
          </w:rPr>
          <w:t>(</w:t>
        </w:r>
        <w:proofErr w:type="spellStart"/>
        <w:r w:rsidR="00995248" w:rsidRPr="00995248">
          <w:rPr>
            <w:rFonts w:ascii="Calibri" w:hAnsi="Calibri" w:cs="Calibri"/>
          </w:rPr>
          <w:t>Lomer</w:t>
        </w:r>
        <w:proofErr w:type="spellEnd"/>
        <w:r w:rsidR="00995248" w:rsidRPr="00995248">
          <w:rPr>
            <w:rFonts w:ascii="Calibri" w:hAnsi="Calibri" w:cs="Calibri"/>
          </w:rPr>
          <w:t>, 2021)</w:t>
        </w:r>
      </w:ins>
      <w:moveTo w:id="589" w:author="Stefanie Lane" w:date="2022-01-16T14:52:00Z">
        <w:r>
          <w:t xml:space="preserve">. </w:t>
        </w:r>
      </w:moveTo>
    </w:p>
    <w:p w14:paraId="0C27A246" w14:textId="129DFD1B" w:rsidR="00C73D34" w:rsidDel="00FC7E24" w:rsidRDefault="00C73D34" w:rsidP="00C73D34">
      <w:pPr>
        <w:pStyle w:val="ListParagraph"/>
        <w:numPr>
          <w:ilvl w:val="0"/>
          <w:numId w:val="11"/>
        </w:numPr>
        <w:rPr>
          <w:del w:id="590" w:author="Stefanie Lane" w:date="2022-01-16T14:53:00Z"/>
          <w:moveTo w:id="591" w:author="Stefanie Lane" w:date="2022-01-16T14:52:00Z"/>
        </w:rPr>
      </w:pPr>
      <w:moveTo w:id="592" w:author="Stefanie Lane" w:date="2022-01-16T14:52:00Z">
        <w:del w:id="593" w:author="Stefanie Lane" w:date="2022-01-16T14:53:00Z">
          <w:r w:rsidDel="00FC7E24">
            <w:delText xml:space="preserve">Discussion of inference limitations, and strengths of comparisons. </w:delText>
          </w:r>
        </w:del>
      </w:moveTo>
    </w:p>
    <w:p w14:paraId="287112D1" w14:textId="34BBA322" w:rsidR="00C73D34" w:rsidRDefault="00C73D34" w:rsidP="00C73D34">
      <w:pPr>
        <w:pStyle w:val="ListParagraph"/>
        <w:numPr>
          <w:ilvl w:val="0"/>
          <w:numId w:val="11"/>
        </w:numPr>
        <w:rPr>
          <w:ins w:id="594" w:author="Stefanie Lane" w:date="2022-01-16T14:52:00Z"/>
        </w:rPr>
      </w:pPr>
      <w:moveTo w:id="595" w:author="Stefanie Lane" w:date="2022-01-16T14:52:00Z">
        <w:del w:id="596" w:author="Stefanie Lane" w:date="2022-01-16T14:53:00Z">
          <w:r w:rsidDel="00FC7E24">
            <w:delText xml:space="preserve">Acknowledge transect relocation and sampling method likely alters results, however still provides a ‘snapshot’ of marsh-wide conditions along a major tidal channel. </w:delText>
          </w:r>
        </w:del>
      </w:moveTo>
      <w:ins w:id="597" w:author="Stefanie Lane" w:date="2022-01-16T14:52:00Z">
        <w:r>
          <w:t xml:space="preserve">Edaphic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 </w:t>
        </w:r>
      </w:ins>
    </w:p>
    <w:p w14:paraId="5EE23DFE" w14:textId="2EA8212D" w:rsidR="00C73D34" w:rsidRDefault="00C73D34" w:rsidP="00C73D34">
      <w:pPr>
        <w:pStyle w:val="ListParagraph"/>
        <w:numPr>
          <w:ilvl w:val="1"/>
          <w:numId w:val="11"/>
        </w:numPr>
        <w:rPr>
          <w:moveTo w:id="598" w:author="Stefanie Lane" w:date="2022-01-16T14:52:00Z"/>
        </w:rPr>
        <w:pPrChange w:id="599" w:author="Stefanie Lane" w:date="2022-01-16T14:52:00Z">
          <w:pPr>
            <w:pStyle w:val="ListParagraph"/>
            <w:numPr>
              <w:ilvl w:val="1"/>
              <w:numId w:val="11"/>
            </w:numPr>
            <w:ind w:left="1440" w:hanging="360"/>
          </w:pPr>
        </w:pPrChange>
      </w:pPr>
      <w:ins w:id="600" w:author="Stefanie Lane" w:date="2022-01-16T14:52:00Z">
        <w:r>
          <w:t>Bring in topics of sediment trapping vs. starvation, marsh subsidence. Can suggest that future studies to measure dendritic channel edge gains/losses through erosion and sedimentation rates may provide mechanistic insight to drivers of microsite edaphic conditions.</w:t>
        </w:r>
      </w:ins>
    </w:p>
    <w:p w14:paraId="549FAC15" w14:textId="77777777" w:rsidR="00FC7E24" w:rsidRDefault="00FC7E24" w:rsidP="00FC7E24">
      <w:pPr>
        <w:pStyle w:val="ListParagraph"/>
        <w:numPr>
          <w:ilvl w:val="0"/>
          <w:numId w:val="11"/>
        </w:numPr>
        <w:rPr>
          <w:ins w:id="601" w:author="Stefanie Lane" w:date="2022-01-16T14:53:00Z"/>
        </w:rPr>
      </w:pPr>
      <w:ins w:id="602" w:author="Stefanie Lane" w:date="2022-01-16T14:53:00Z">
        <w:r>
          <w:t xml:space="preserve">Discussion of inference limitations, and strengths of comparisons. </w:t>
        </w:r>
      </w:ins>
    </w:p>
    <w:p w14:paraId="27572127" w14:textId="65ADA6AB" w:rsidR="00FC7E24" w:rsidRDefault="00FC7E24" w:rsidP="00FC7E24">
      <w:pPr>
        <w:pStyle w:val="ListParagraph"/>
        <w:numPr>
          <w:ilvl w:val="1"/>
          <w:numId w:val="11"/>
        </w:numPr>
        <w:rPr>
          <w:ins w:id="603" w:author="Stefanie Lane" w:date="2022-01-16T14:53:00Z"/>
        </w:rPr>
        <w:pPrChange w:id="604" w:author="Stefanie Lane" w:date="2022-01-16T14:53:00Z">
          <w:pPr>
            <w:pStyle w:val="ListParagraph"/>
            <w:numPr>
              <w:numId w:val="11"/>
            </w:numPr>
            <w:ind w:hanging="360"/>
          </w:pPr>
        </w:pPrChange>
      </w:pPr>
      <w:ins w:id="605" w:author="Stefanie Lane" w:date="2022-01-16T14:53:00Z">
        <w:r>
          <w:t xml:space="preserve">Acknowledge transect relocation and sampling method likely alters results, however still provides a ‘snapshot’ of marsh-wide conditions along a major tidal channel. </w:t>
        </w:r>
      </w:ins>
    </w:p>
    <w:p w14:paraId="0D82EE54" w14:textId="1D6E30E9" w:rsidR="00C73D34" w:rsidRDefault="00C73D34" w:rsidP="00C73D34">
      <w:pPr>
        <w:pStyle w:val="ListParagraph"/>
        <w:numPr>
          <w:ilvl w:val="0"/>
          <w:numId w:val="11"/>
        </w:numPr>
        <w:rPr>
          <w:moveTo w:id="606" w:author="Stefanie Lane" w:date="2022-01-16T14:52:00Z"/>
        </w:rPr>
      </w:pPr>
      <w:moveTo w:id="607" w:author="Stefanie Lane" w:date="2022-01-16T14:52:00Z">
        <w:r>
          <w:t xml:space="preserve">Conservation and restoration of TFMs is a management priority (e.g., Canada’s Sea Level Rise Adaptation programs &amp; major funding given to BC SRIF/CRF for salmonid habitat). </w:t>
        </w:r>
      </w:moveTo>
    </w:p>
    <w:p w14:paraId="72FDD5F1" w14:textId="77777777" w:rsidR="00C73D34" w:rsidRDefault="00C73D34" w:rsidP="00C73D34">
      <w:pPr>
        <w:pStyle w:val="ListParagraph"/>
        <w:numPr>
          <w:ilvl w:val="1"/>
          <w:numId w:val="11"/>
        </w:numPr>
        <w:rPr>
          <w:moveTo w:id="608" w:author="Stefanie Lane" w:date="2022-01-16T14:52:00Z"/>
        </w:rPr>
      </w:pPr>
      <w:moveTo w:id="609" w:author="Stefanie Lane" w:date="2022-01-16T14:52:00Z">
        <w:r>
          <w:t xml:space="preserve">Major objectives of these programs focus on habitat creation, with success targeted on 50-100-year horizons. </w:t>
        </w:r>
      </w:moveTo>
    </w:p>
    <w:p w14:paraId="0F057F0E" w14:textId="77777777" w:rsidR="00C73D34" w:rsidRDefault="00C73D34" w:rsidP="00C73D34">
      <w:pPr>
        <w:pStyle w:val="ListParagraph"/>
        <w:numPr>
          <w:ilvl w:val="1"/>
          <w:numId w:val="11"/>
        </w:numPr>
        <w:rPr>
          <w:moveTo w:id="610" w:author="Stefanie Lane" w:date="2022-01-16T14:52:00Z"/>
        </w:rPr>
      </w:pPr>
      <w:moveTo w:id="611" w:author="Stefanie Lane" w:date="2022-01-16T14:52:00Z">
        <w:r>
          <w:t xml:space="preserve">Sites with a longer conservation history, such as the South Arm Marshes WMA are often used as ‘reference’ conditions for evaluating restoration success. </w:t>
        </w:r>
      </w:moveTo>
    </w:p>
    <w:p w14:paraId="60E80357" w14:textId="38549616" w:rsidR="00C73D34" w:rsidRDefault="00C73D34" w:rsidP="00C73D34">
      <w:pPr>
        <w:pStyle w:val="ListParagraph"/>
        <w:numPr>
          <w:ilvl w:val="1"/>
          <w:numId w:val="11"/>
        </w:numPr>
        <w:rPr>
          <w:moveTo w:id="612" w:author="Stefanie Lane" w:date="2022-01-16T14:52:00Z"/>
        </w:rPr>
      </w:pPr>
      <w:moveTo w:id="613" w:author="Stefanie Lane" w:date="2022-01-16T14:52:00Z">
        <w:r>
          <w:t xml:space="preserve">Therefore, it is important to understand what plant community stability looks like in TFMs, and whether remnant TFMs used as reference are persisting </w:t>
        </w:r>
        <w:del w:id="614" w:author="Stefanie Lane" w:date="2022-01-16T14:52:00Z">
          <w:r w:rsidDel="00C73D34">
            <w:delText xml:space="preserve">in a stable state </w:delText>
          </w:r>
        </w:del>
        <w:r>
          <w:t xml:space="preserve">over these timescales. </w:t>
        </w:r>
      </w:moveTo>
    </w:p>
    <w:moveToRangeEnd w:id="582"/>
    <w:p w14:paraId="76EC648E" w14:textId="77777777" w:rsidR="00C73D34" w:rsidRDefault="00C73D34" w:rsidP="00C73D34">
      <w:pPr>
        <w:rPr>
          <w:ins w:id="615" w:author="Stefanie Lane" w:date="2022-01-16T14:25:00Z"/>
        </w:rPr>
        <w:pPrChange w:id="616" w:author="Stefanie Lane" w:date="2022-01-16T14:52:00Z">
          <w:pPr>
            <w:pStyle w:val="ListParagraph"/>
            <w:numPr>
              <w:numId w:val="4"/>
            </w:numPr>
            <w:ind w:hanging="360"/>
          </w:pPr>
        </w:pPrChange>
      </w:pPr>
    </w:p>
    <w:p w14:paraId="519CECE6" w14:textId="61A1E75C" w:rsidR="00E15E1A" w:rsidRDefault="00E15E1A" w:rsidP="00E15E1A">
      <w:pPr>
        <w:rPr>
          <w:ins w:id="617" w:author="Stefanie Lane" w:date="2022-01-16T14:25:00Z"/>
        </w:rPr>
      </w:pPr>
    </w:p>
    <w:p w14:paraId="1B35AF9B" w14:textId="759E9875" w:rsidR="00E15E1A" w:rsidRDefault="00E15E1A" w:rsidP="00E15E1A">
      <w:pPr>
        <w:rPr>
          <w:ins w:id="618" w:author="Stefanie Lane" w:date="2022-01-16T14:25:00Z"/>
        </w:rPr>
      </w:pPr>
    </w:p>
    <w:p w14:paraId="604BC7D3" w14:textId="77777777" w:rsidR="00E15E1A" w:rsidRDefault="00E15E1A" w:rsidP="00E15E1A">
      <w:pPr>
        <w:rPr>
          <w:ins w:id="619" w:author="Stefanie Lane" w:date="2022-01-16T14:24:00Z"/>
        </w:rPr>
        <w:pPrChange w:id="620" w:author="Stefanie Lane" w:date="2022-01-16T14:25:00Z">
          <w:pPr>
            <w:pStyle w:val="ListParagraph"/>
            <w:numPr>
              <w:numId w:val="4"/>
            </w:numPr>
            <w:ind w:hanging="360"/>
          </w:pPr>
        </w:pPrChange>
      </w:pPr>
    </w:p>
    <w:p w14:paraId="74887056" w14:textId="14067783" w:rsidR="000D3031" w:rsidDel="00FC7E24" w:rsidRDefault="000D3031" w:rsidP="000D3031">
      <w:pPr>
        <w:pStyle w:val="ListParagraph"/>
        <w:numPr>
          <w:ilvl w:val="0"/>
          <w:numId w:val="4"/>
        </w:numPr>
        <w:rPr>
          <w:del w:id="621" w:author="Stefanie Lane" w:date="2022-01-16T14:53:00Z"/>
        </w:rPr>
      </w:pPr>
      <w:del w:id="622" w:author="Stefanie Lane" w:date="2022-01-16T14:53:00Z">
        <w:r w:rsidDel="00FC7E24">
          <w:delText xml:space="preserve">Answer questions/hypotheses: </w:delText>
        </w:r>
      </w:del>
    </w:p>
    <w:p w14:paraId="4D813491" w14:textId="623C83C4" w:rsidR="00D541D1" w:rsidDel="00FC7E24" w:rsidRDefault="00D541D1" w:rsidP="00D541D1">
      <w:pPr>
        <w:pStyle w:val="ListParagraph"/>
        <w:numPr>
          <w:ilvl w:val="1"/>
          <w:numId w:val="4"/>
        </w:numPr>
        <w:rPr>
          <w:del w:id="623" w:author="Stefanie Lane" w:date="2022-01-16T14:53:00Z"/>
        </w:rPr>
      </w:pPr>
      <w:del w:id="624" w:author="Stefanie Lane" w:date="2022-01-16T14:53:00Z">
        <w:r w:rsidDel="00FC7E24">
          <w:delText xml:space="preserve">(1) Key species defining TFM assemblage types have remained stable. </w:delText>
        </w:r>
        <w:r w:rsidR="00CA4346" w:rsidDel="00FC7E24">
          <w:delText xml:space="preserve">Hypothesis not rejected. </w:delText>
        </w:r>
      </w:del>
    </w:p>
    <w:p w14:paraId="4AAEA2B3" w14:textId="622F2C0B" w:rsidR="00D541D1" w:rsidDel="00FC7E24" w:rsidRDefault="00D541D1" w:rsidP="00D541D1">
      <w:pPr>
        <w:pStyle w:val="ListParagraph"/>
        <w:numPr>
          <w:ilvl w:val="1"/>
          <w:numId w:val="4"/>
        </w:numPr>
        <w:rPr>
          <w:del w:id="625" w:author="Stefanie Lane" w:date="2022-01-16T14:53:00Z"/>
        </w:rPr>
      </w:pPr>
      <w:del w:id="626" w:author="Stefanie Lane" w:date="2022-01-16T14:53:00Z">
        <w:r w:rsidDel="00FC7E24">
          <w:delText xml:space="preserve">(2) All assemblages show greater dissimilarity between assemblage types. </w:delText>
        </w:r>
        <w:r w:rsidR="00CA4346" w:rsidDel="00FC7E24">
          <w:delText>Hypothesis rejected.</w:delText>
        </w:r>
      </w:del>
    </w:p>
    <w:p w14:paraId="0C6A324B" w14:textId="191E3E01" w:rsidR="00B1370A" w:rsidDel="00FC7E24" w:rsidRDefault="00D541D1" w:rsidP="00B1370A">
      <w:pPr>
        <w:pStyle w:val="ListParagraph"/>
        <w:numPr>
          <w:ilvl w:val="1"/>
          <w:numId w:val="4"/>
        </w:numPr>
        <w:rPr>
          <w:del w:id="627" w:author="Stefanie Lane" w:date="2022-01-16T14:53:00Z"/>
        </w:rPr>
      </w:pPr>
      <w:del w:id="628" w:author="Stefanie Lane" w:date="2022-01-16T14:53:00Z">
        <w:r w:rsidDel="00FC7E24">
          <w:delText xml:space="preserve">(3) </w:delText>
        </w:r>
        <w:r w:rsidR="00B1370A" w:rsidDel="00FC7E24">
          <w:delText xml:space="preserve">Certain assemblages do not </w:delText>
        </w:r>
        <w:r w:rsidR="00C67DE7" w:rsidDel="00FC7E24">
          <w:delText>appear stable</w:delText>
        </w:r>
        <w:r w:rsidR="00B1370A" w:rsidDel="00FC7E24">
          <w:delText xml:space="preserve"> within assemblage type</w:delText>
        </w:r>
        <w:r w:rsidR="0086653A" w:rsidDel="00FC7E24">
          <w:delText>, although to varying degrees</w:delText>
        </w:r>
        <w:r w:rsidR="00B1370A" w:rsidDel="00FC7E24">
          <w:delText xml:space="preserve">: </w:delText>
        </w:r>
        <w:r w:rsidR="000D3031" w:rsidDel="00FC7E24">
          <w:delText xml:space="preserve">Fescue assemblage shows greatest change in </w:delText>
        </w:r>
        <w:r w:rsidR="000D3031" w:rsidDel="00FC7E24">
          <w:rPr>
            <w:rFonts w:cstheme="minorHAnsi"/>
          </w:rPr>
          <w:delText>α</w:delText>
        </w:r>
        <w:r w:rsidR="000D3031" w:rsidDel="00FC7E24">
          <w:delText>-</w:delText>
        </w:r>
        <w:r w:rsidR="000D3031" w:rsidRPr="000D3031" w:rsidDel="00FC7E24">
          <w:delText xml:space="preserve"> </w:delText>
        </w:r>
        <w:r w:rsidR="000D3031" w:rsidDel="00FC7E24">
          <w:delText>diversity</w:delText>
        </w:r>
        <w:r w:rsidR="00B1370A" w:rsidDel="00FC7E24">
          <w:delText>; &lt;</w:delText>
        </w:r>
        <w:r w:rsidR="00B1370A" w:rsidDel="00FC7E24">
          <w:rPr>
            <w:i/>
          </w:rPr>
          <w:delText xml:space="preserve">key result for </w:delText>
        </w:r>
        <w:r w:rsidR="00B1370A" w:rsidDel="00FC7E24">
          <w:rPr>
            <w:rFonts w:cstheme="minorHAnsi"/>
            <w:i/>
          </w:rPr>
          <w:delText>β</w:delText>
        </w:r>
        <w:r w:rsidR="00B1370A" w:rsidDel="00FC7E24">
          <w:rPr>
            <w:i/>
          </w:rPr>
          <w:delText>-diversity</w:delText>
        </w:r>
        <w:r w:rsidR="00B1370A" w:rsidDel="00FC7E24">
          <w:delText>&gt;</w:delText>
        </w:r>
        <w:r w:rsidR="000D3031" w:rsidDel="00FC7E24">
          <w:delText xml:space="preserve"> </w:delText>
        </w:r>
        <w:r w:rsidR="0086653A" w:rsidDel="00FC7E24">
          <w:delText>Hypothesis partially rejected.</w:delText>
        </w:r>
      </w:del>
    </w:p>
    <w:p w14:paraId="66BEFFD1" w14:textId="3C5360BD" w:rsidR="0086653A" w:rsidDel="00FC7E24" w:rsidRDefault="00D541D1" w:rsidP="0086653A">
      <w:pPr>
        <w:pStyle w:val="ListParagraph"/>
        <w:numPr>
          <w:ilvl w:val="1"/>
          <w:numId w:val="4"/>
        </w:numPr>
        <w:rPr>
          <w:del w:id="629" w:author="Stefanie Lane" w:date="2022-01-16T14:53:00Z"/>
        </w:rPr>
      </w:pPr>
      <w:del w:id="630" w:author="Stefanie Lane" w:date="2022-01-16T14:53:00Z">
        <w:r w:rsidDel="00FC7E24">
          <w:delText xml:space="preserve">(4) </w:delText>
        </w:r>
        <w:r w:rsidR="004C3D45" w:rsidDel="00FC7E24">
          <w:delText>Significant changes of invasive species abundance were observed in the fescue community type</w:delText>
        </w:r>
        <w:r w:rsidR="00D5322B" w:rsidDel="00FC7E24">
          <w:delText xml:space="preserve">, which showed the greatest </w:delText>
        </w:r>
        <w:r w:rsidR="00A73066" w:rsidDel="00FC7E24">
          <w:delText>species homogenization</w:delText>
        </w:r>
        <w:r w:rsidR="004C3D45" w:rsidDel="00FC7E24">
          <w:delText>; &lt;</w:delText>
        </w:r>
        <w:r w:rsidR="004C3D45" w:rsidDel="00FC7E24">
          <w:rPr>
            <w:i/>
          </w:rPr>
          <w:delText>loss of key native species abundance?</w:delText>
        </w:r>
        <w:r w:rsidR="004C3D45" w:rsidDel="00FC7E24">
          <w:delText>&gt;</w:delText>
        </w:r>
        <w:r w:rsidR="0086653A" w:rsidDel="00FC7E24">
          <w:delText xml:space="preserve"> Hypothesis not rejected. </w:delText>
        </w:r>
      </w:del>
    </w:p>
    <w:p w14:paraId="1CF19A8A" w14:textId="5392B7F8" w:rsidR="00D541D1" w:rsidDel="00FC7E24" w:rsidRDefault="00D541D1" w:rsidP="00D81CB7">
      <w:pPr>
        <w:pStyle w:val="ListParagraph"/>
        <w:numPr>
          <w:ilvl w:val="0"/>
          <w:numId w:val="3"/>
        </w:numPr>
        <w:rPr>
          <w:del w:id="631" w:author="Stefanie Lane" w:date="2022-01-16T14:53:00Z"/>
        </w:rPr>
      </w:pPr>
      <w:del w:id="632" w:author="Stefanie Lane" w:date="2022-01-16T14:53:00Z">
        <w:r w:rsidDel="00FC7E24">
          <w:delText>(1)</w:delText>
        </w:r>
        <w:r w:rsidR="0086653A" w:rsidDel="00FC7E24">
          <w:delText xml:space="preserve"> Key species that define assemblage types, and together define TFM community compositional structure, </w:delText>
        </w:r>
        <w:r w:rsidR="000B2B17" w:rsidDel="00FC7E24">
          <w:delText xml:space="preserve">have remained the same within Ladner Marsh. This indicates that overall environmental drivers of TFM ecosystem stability are largely unchanged, and functional capacity </w:delText>
        </w:r>
        <w:r w:rsidR="007F552F" w:rsidDel="00FC7E24">
          <w:delText>intact</w:delText>
        </w:r>
        <w:r w:rsidR="000B2B17" w:rsidDel="00FC7E24">
          <w:delText xml:space="preserve">. </w:delText>
        </w:r>
      </w:del>
    </w:p>
    <w:p w14:paraId="16340F34" w14:textId="063E6A94" w:rsidR="000B2B17" w:rsidDel="00FC7E24" w:rsidRDefault="00A641B0" w:rsidP="000B2B17">
      <w:pPr>
        <w:pStyle w:val="ListParagraph"/>
        <w:numPr>
          <w:ilvl w:val="1"/>
          <w:numId w:val="3"/>
        </w:numPr>
        <w:rPr>
          <w:del w:id="633" w:author="Stefanie Lane" w:date="2022-01-16T14:53:00Z"/>
        </w:rPr>
      </w:pPr>
      <w:del w:id="634" w:author="Stefanie Lane" w:date="2022-01-16T14:53:00Z">
        <w:r w:rsidDel="00FC7E24">
          <w:delText>Briefly e</w:delText>
        </w:r>
        <w:r w:rsidR="007F552F" w:rsidDel="00FC7E24">
          <w:delText>laborate on key functions, especially for sedge (</w:delText>
        </w:r>
        <w:r w:rsidR="007F552F" w:rsidDel="00FC7E24">
          <w:rPr>
            <w:i/>
          </w:rPr>
          <w:delText>Carex lyngbyei</w:delText>
        </w:r>
        <w:r w:rsidR="007F552F" w:rsidDel="00FC7E24">
          <w:delText xml:space="preserve">) as early-season juvenile fish habitat. </w:delText>
        </w:r>
      </w:del>
    </w:p>
    <w:p w14:paraId="6FD1276D" w14:textId="238B64AB" w:rsidR="00B32C11" w:rsidDel="00C73D34" w:rsidRDefault="00B32C11" w:rsidP="00C73D34">
      <w:pPr>
        <w:pStyle w:val="ListParagraph"/>
        <w:numPr>
          <w:ilvl w:val="0"/>
          <w:numId w:val="3"/>
        </w:numPr>
        <w:rPr>
          <w:del w:id="635" w:author="Stefanie Lane" w:date="2022-01-16T14:52:00Z"/>
        </w:rPr>
        <w:pPrChange w:id="636" w:author="Stefanie Lane" w:date="2022-01-16T14:52:00Z">
          <w:pPr>
            <w:pStyle w:val="ListParagraph"/>
            <w:numPr>
              <w:numId w:val="3"/>
            </w:numPr>
            <w:ind w:hanging="360"/>
          </w:pPr>
        </w:pPrChange>
      </w:pPr>
      <w:del w:id="637" w:author="Stefanie Lane" w:date="2022-01-16T14:53:00Z">
        <w:r w:rsidDel="00FC7E24">
          <w:delText xml:space="preserve">(2) </w:delText>
        </w:r>
      </w:del>
      <w:del w:id="638" w:author="Stefanie Lane" w:date="2022-01-16T14:52:00Z">
        <w:r w:rsidDel="00C73D34">
          <w:delText xml:space="preserve">Edaphic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 </w:delText>
        </w:r>
      </w:del>
    </w:p>
    <w:p w14:paraId="3A948C24" w14:textId="35A1B0BD" w:rsidR="00B32C11" w:rsidDel="00FC7E24" w:rsidRDefault="00B32C11" w:rsidP="00C73D34">
      <w:pPr>
        <w:pStyle w:val="ListParagraph"/>
        <w:numPr>
          <w:ilvl w:val="0"/>
          <w:numId w:val="3"/>
        </w:numPr>
        <w:rPr>
          <w:del w:id="639" w:author="Stefanie Lane" w:date="2022-01-16T14:53:00Z"/>
        </w:rPr>
        <w:pPrChange w:id="640" w:author="Stefanie Lane" w:date="2022-01-16T14:52:00Z">
          <w:pPr>
            <w:pStyle w:val="ListParagraph"/>
            <w:numPr>
              <w:ilvl w:val="1"/>
              <w:numId w:val="3"/>
            </w:numPr>
            <w:ind w:left="1440" w:hanging="360"/>
          </w:pPr>
        </w:pPrChange>
      </w:pPr>
      <w:del w:id="641" w:author="Stefanie Lane" w:date="2022-01-16T14:52:00Z">
        <w:r w:rsidDel="00C73D34">
          <w:delText>Bring in topics of sediment trapping vs. starvation, marsh subsidence. Can suggest that future studies to measure dendritic channel edge gains/losses through erosion and sedimentation rates may provide mechanistic insight to drivers of microsite edaphic conditions.</w:delText>
        </w:r>
      </w:del>
    </w:p>
    <w:p w14:paraId="7E012CE3" w14:textId="35E38CA7" w:rsidR="00D81CB7" w:rsidDel="00FC7E24" w:rsidRDefault="00FF4F6C" w:rsidP="00D81CB7">
      <w:pPr>
        <w:pStyle w:val="ListParagraph"/>
        <w:numPr>
          <w:ilvl w:val="0"/>
          <w:numId w:val="3"/>
        </w:numPr>
        <w:rPr>
          <w:del w:id="642" w:author="Stefanie Lane" w:date="2022-01-16T14:53:00Z"/>
        </w:rPr>
      </w:pPr>
      <w:del w:id="643" w:author="Stefanie Lane" w:date="2022-01-16T14:53:00Z">
        <w:r w:rsidDel="00FC7E24">
          <w:delText>(</w:delText>
        </w:r>
        <w:r w:rsidR="00B32C11" w:rsidDel="00FC7E24">
          <w:delText>3</w:delText>
        </w:r>
        <w:r w:rsidDel="00FC7E24">
          <w:delText xml:space="preserve">) </w:delText>
        </w:r>
        <w:r w:rsidR="00A35DB7" w:rsidDel="00FC7E24">
          <w:delText xml:space="preserve">Loss of species diversity within </w:delText>
        </w:r>
        <w:r w:rsidR="00D147AF" w:rsidDel="00FC7E24">
          <w:delText xml:space="preserve">each assemblage type may be driven by </w:delText>
        </w:r>
        <w:r w:rsidR="00F73B25" w:rsidDel="00FC7E24">
          <w:delText xml:space="preserve">loss of recruitment of new diverse individuals. Additionally, expansion of invasive species, especially in fescue group, is likely preempting space for additional diversity. </w:delText>
        </w:r>
      </w:del>
    </w:p>
    <w:p w14:paraId="0D4239A3" w14:textId="6B6BCF68" w:rsidR="0015552F" w:rsidDel="00FC7E24" w:rsidRDefault="0015552F" w:rsidP="0015552F">
      <w:pPr>
        <w:pStyle w:val="ListParagraph"/>
        <w:numPr>
          <w:ilvl w:val="1"/>
          <w:numId w:val="3"/>
        </w:numPr>
        <w:rPr>
          <w:del w:id="644" w:author="Stefanie Lane" w:date="2022-01-16T14:53:00Z"/>
        </w:rPr>
      </w:pPr>
      <w:del w:id="645" w:author="Stefanie Lane" w:date="2022-01-16T14:53:00Z">
        <w:r w:rsidDel="00FC7E24">
          <w:delText xml:space="preserve">Bring in topics of </w:delText>
        </w:r>
        <w:r w:rsidR="005F30A9" w:rsidDel="00FC7E24">
          <w:delText xml:space="preserve">challenging environment for seed recruitment, and potential required clonal expansion from higher elevations. Cite my own APPS paper (pending publication)? </w:delText>
        </w:r>
      </w:del>
    </w:p>
    <w:p w14:paraId="54180E0C" w14:textId="04714020" w:rsidR="00FF4F6C" w:rsidDel="00FC7E24" w:rsidRDefault="00B32C11" w:rsidP="00FF4F6C">
      <w:pPr>
        <w:pStyle w:val="ListParagraph"/>
        <w:numPr>
          <w:ilvl w:val="0"/>
          <w:numId w:val="3"/>
        </w:numPr>
        <w:rPr>
          <w:del w:id="646" w:author="Stefanie Lane" w:date="2022-01-16T14:53:00Z"/>
        </w:rPr>
      </w:pPr>
      <w:del w:id="647" w:author="Stefanie Lane" w:date="2022-01-16T14:53:00Z">
        <w:r w:rsidDel="00FC7E24">
          <w:delText xml:space="preserve"> </w:delText>
        </w:r>
        <w:r w:rsidR="00FF4F6C" w:rsidDel="00FC7E24">
          <w:delText>(</w:delText>
        </w:r>
        <w:r w:rsidDel="00FC7E24">
          <w:delText>4</w:delText>
        </w:r>
        <w:r w:rsidR="00FF4F6C" w:rsidDel="00FC7E24">
          <w:delText xml:space="preserve">) </w:delText>
        </w:r>
        <w:r w:rsidR="00B17DDE" w:rsidDel="00FC7E24">
          <w:delText>Invasive species of concern in the fescue assemblage are rhizomatous perennials that notoriously dominate communities, such as reed canary grass (</w:delText>
        </w:r>
        <w:r w:rsidR="00B17DDE" w:rsidDel="00FC7E24">
          <w:rPr>
            <w:i/>
          </w:rPr>
          <w:delText>Phalaris arundinaceae</w:delText>
        </w:r>
        <w:r w:rsidR="00B17DDE" w:rsidDel="00FC7E24">
          <w:delText>)</w:delText>
        </w:r>
        <w:r w:rsidR="007B643A" w:rsidDel="00FC7E24">
          <w:delText xml:space="preserve"> and purple loosestrife (</w:delText>
        </w:r>
        <w:r w:rsidR="007B643A" w:rsidDel="00FC7E24">
          <w:rPr>
            <w:i/>
          </w:rPr>
          <w:delText>Lythrum salicaria</w:delText>
        </w:r>
        <w:r w:rsidR="007B643A" w:rsidDel="00FC7E24">
          <w:delText>). Surprisingly, creeping bentgrass (</w:delText>
        </w:r>
        <w:r w:rsidR="007B643A" w:rsidDel="00FC7E24">
          <w:rPr>
            <w:i/>
          </w:rPr>
          <w:delText>Agrostis stolonifera</w:delText>
        </w:r>
        <w:r w:rsidR="007B643A" w:rsidDel="00FC7E24">
          <w:delText xml:space="preserve">) is not as dominant in this assemblage, although it is of increasing dominance in the other two assemblage types. </w:delText>
        </w:r>
      </w:del>
    </w:p>
    <w:p w14:paraId="41003BE5" w14:textId="0C16C92A" w:rsidR="00392DC9" w:rsidDel="00FC7E24" w:rsidRDefault="007B643A" w:rsidP="00392DC9">
      <w:pPr>
        <w:pStyle w:val="ListParagraph"/>
        <w:numPr>
          <w:ilvl w:val="1"/>
          <w:numId w:val="3"/>
        </w:numPr>
        <w:rPr>
          <w:del w:id="648" w:author="Stefanie Lane" w:date="2022-01-16T14:53:00Z"/>
          <w:moveFrom w:id="649" w:author="Stefanie Lane" w:date="2022-01-16T14:52:00Z"/>
        </w:rPr>
      </w:pPr>
      <w:moveFromRangeStart w:id="650" w:author="Stefanie Lane" w:date="2022-01-16T14:52:00Z" w:name="move93237139"/>
      <w:moveFrom w:id="651" w:author="Stefanie Lane" w:date="2022-01-16T14:52:00Z">
        <w:del w:id="652" w:author="Stefanie Lane" w:date="2022-01-16T14:53:00Z">
          <w:r w:rsidDel="00FC7E24">
            <w:delText>Discuss key native species lost, with particular attention to blue-listed species such as Henderson’s checkermallow (</w:delText>
          </w:r>
          <w:r w:rsidRPr="00FF4F6C" w:rsidDel="00FC7E24">
            <w:rPr>
              <w:i/>
            </w:rPr>
            <w:delText>Sidalcea hendersonii</w:delText>
          </w:r>
          <w:r w:rsidR="009E6EF0" w:rsidDel="00FC7E24">
            <w:delText>,</w:delText>
          </w:r>
          <w:r w:rsidR="00A94B74" w:rsidDel="00FC7E24">
            <w:delText xml:space="preserve"> globally</w:delText>
          </w:r>
          <w:r w:rsidR="009E6EF0" w:rsidDel="00FC7E24">
            <w:delText xml:space="preserve"> </w:delText>
          </w:r>
          <w:r w:rsidR="00A94B74" w:rsidDel="00FC7E24">
            <w:delText>nearly</w:delText>
          </w:r>
          <w:r w:rsidR="009E6EF0" w:rsidDel="00FC7E24">
            <w:delText xml:space="preserve"> exclusive</w:delText>
          </w:r>
          <w:r w:rsidR="00A94B74" w:rsidDel="00FC7E24">
            <w:delText xml:space="preserve"> to the</w:delText>
          </w:r>
          <w:r w:rsidR="009E6EF0" w:rsidDel="00FC7E24">
            <w:delText xml:space="preserve"> lower Fraser River Estuary</w:delText>
          </w:r>
          <w:r w:rsidR="00CA3FA9" w:rsidDel="00FC7E24">
            <w:delText xml:space="preserve"> per Lomer, 2008</w:delText>
          </w:r>
          <w:r w:rsidDel="00FC7E24">
            <w:delText xml:space="preserve">), and </w:delText>
          </w:r>
          <w:r w:rsidR="005B182C" w:rsidDel="00FC7E24">
            <w:delText>pointed rush (</w:delText>
          </w:r>
          <w:r w:rsidR="005B182C" w:rsidRPr="00FF4F6C" w:rsidDel="00FC7E24">
            <w:rPr>
              <w:i/>
            </w:rPr>
            <w:delText>Juncus oxymeris</w:delText>
          </w:r>
          <w:r w:rsidR="00A863CC" w:rsidDel="00FC7E24">
            <w:delText xml:space="preserve">, locally abundant but limited range within Fraser River Estuary). </w:delText>
          </w:r>
        </w:del>
      </w:moveFrom>
    </w:p>
    <w:p w14:paraId="5927B2C2" w14:textId="4FA5D7CB" w:rsidR="007D3FF6" w:rsidDel="00FC7E24" w:rsidRDefault="007D3FF6" w:rsidP="00392DC9">
      <w:pPr>
        <w:pStyle w:val="ListParagraph"/>
        <w:numPr>
          <w:ilvl w:val="0"/>
          <w:numId w:val="3"/>
        </w:numPr>
        <w:rPr>
          <w:del w:id="653" w:author="Stefanie Lane" w:date="2022-01-16T14:53:00Z"/>
          <w:moveFrom w:id="654" w:author="Stefanie Lane" w:date="2022-01-16T14:52:00Z"/>
        </w:rPr>
      </w:pPr>
      <w:moveFrom w:id="655" w:author="Stefanie Lane" w:date="2022-01-16T14:52:00Z">
        <w:del w:id="656" w:author="Stefanie Lane" w:date="2022-01-16T14:53:00Z">
          <w:r w:rsidDel="00FC7E24">
            <w:delText>Discussion of inference limitations, and strengths</w:delText>
          </w:r>
          <w:r w:rsidR="00E16842" w:rsidDel="00FC7E24">
            <w:delText xml:space="preserve"> of comparisons. </w:delText>
          </w:r>
        </w:del>
      </w:moveFrom>
    </w:p>
    <w:p w14:paraId="464F515B" w14:textId="630F19DD" w:rsidR="00E16842" w:rsidDel="00FC7E24" w:rsidRDefault="00E16842" w:rsidP="00E16842">
      <w:pPr>
        <w:pStyle w:val="ListParagraph"/>
        <w:numPr>
          <w:ilvl w:val="1"/>
          <w:numId w:val="3"/>
        </w:numPr>
        <w:rPr>
          <w:del w:id="657" w:author="Stefanie Lane" w:date="2022-01-16T14:53:00Z"/>
          <w:moveFrom w:id="658" w:author="Stefanie Lane" w:date="2022-01-16T14:52:00Z"/>
        </w:rPr>
      </w:pPr>
      <w:moveFrom w:id="659" w:author="Stefanie Lane" w:date="2022-01-16T14:52:00Z">
        <w:del w:id="660" w:author="Stefanie Lane" w:date="2022-01-16T14:53:00Z">
          <w:r w:rsidDel="00FC7E24">
            <w:lastRenderedPageBreak/>
            <w:delText xml:space="preserve">Acknowledge transect relocation and sampling method likely alters results, however </w:delText>
          </w:r>
          <w:r w:rsidR="007C4787" w:rsidDel="00FC7E24">
            <w:delText xml:space="preserve">still provides a ‘snapshot’ of marsh-wide conditions along a major tidal channel. </w:delText>
          </w:r>
        </w:del>
      </w:moveFrom>
    </w:p>
    <w:p w14:paraId="559F057D" w14:textId="4541DA7B" w:rsidR="00392DC9" w:rsidDel="00FC7E24" w:rsidRDefault="00DB370D" w:rsidP="00392DC9">
      <w:pPr>
        <w:pStyle w:val="ListParagraph"/>
        <w:numPr>
          <w:ilvl w:val="0"/>
          <w:numId w:val="3"/>
        </w:numPr>
        <w:rPr>
          <w:del w:id="661" w:author="Stefanie Lane" w:date="2022-01-16T14:53:00Z"/>
          <w:moveFrom w:id="662" w:author="Stefanie Lane" w:date="2022-01-16T14:52:00Z"/>
        </w:rPr>
      </w:pPr>
      <w:moveFrom w:id="663" w:author="Stefanie Lane" w:date="2022-01-16T14:52:00Z">
        <w:del w:id="664" w:author="Stefanie Lane" w:date="2022-01-16T14:53:00Z">
          <w:r w:rsidDel="00FC7E24">
            <w:delText>Conservation and restoration of TFMs is a management priority (e.g., Canada’s Sea Level Rise Adaptation programs &amp; major funding given to BC SRIF/CRF</w:delText>
          </w:r>
          <w:r w:rsidR="00405FBE" w:rsidDel="00FC7E24">
            <w:delText xml:space="preserve"> for salmonid habitat</w:delText>
          </w:r>
          <w:r w:rsidDel="00FC7E24">
            <w:delText xml:space="preserve">). </w:delText>
          </w:r>
        </w:del>
      </w:moveFrom>
    </w:p>
    <w:p w14:paraId="0612F20A" w14:textId="0C604B39" w:rsidR="00392DC9" w:rsidDel="00FC7E24" w:rsidRDefault="00DB370D" w:rsidP="00392DC9">
      <w:pPr>
        <w:pStyle w:val="ListParagraph"/>
        <w:numPr>
          <w:ilvl w:val="1"/>
          <w:numId w:val="3"/>
        </w:numPr>
        <w:rPr>
          <w:del w:id="665" w:author="Stefanie Lane" w:date="2022-01-16T14:53:00Z"/>
          <w:moveFrom w:id="666" w:author="Stefanie Lane" w:date="2022-01-16T14:52:00Z"/>
        </w:rPr>
      </w:pPr>
      <w:moveFrom w:id="667" w:author="Stefanie Lane" w:date="2022-01-16T14:52:00Z">
        <w:del w:id="668" w:author="Stefanie Lane" w:date="2022-01-16T14:53:00Z">
          <w:r w:rsidDel="00FC7E24">
            <w:delText xml:space="preserve">Major objectives of these programs focus on habitat creation, with success targeted on 50-100-year horizons. </w:delText>
          </w:r>
        </w:del>
      </w:moveFrom>
    </w:p>
    <w:p w14:paraId="1E1E74C7" w14:textId="5CE80685" w:rsidR="00C32D1F" w:rsidDel="00FC7E24" w:rsidRDefault="00392DC9" w:rsidP="00392DC9">
      <w:pPr>
        <w:pStyle w:val="ListParagraph"/>
        <w:numPr>
          <w:ilvl w:val="1"/>
          <w:numId w:val="3"/>
        </w:numPr>
        <w:rPr>
          <w:del w:id="669" w:author="Stefanie Lane" w:date="2022-01-16T14:53:00Z"/>
          <w:moveFrom w:id="670" w:author="Stefanie Lane" w:date="2022-01-16T14:52:00Z"/>
        </w:rPr>
      </w:pPr>
      <w:moveFrom w:id="671" w:author="Stefanie Lane" w:date="2022-01-16T14:52:00Z">
        <w:del w:id="672" w:author="Stefanie Lane" w:date="2022-01-16T14:53:00Z">
          <w:r w:rsidDel="00FC7E24">
            <w:delText xml:space="preserve">Sites with a longer conservation history, such as the South Arm Marshes WMA are often used as ‘reference’ conditions for evaluating restoration success. </w:delText>
          </w:r>
        </w:del>
      </w:moveFrom>
    </w:p>
    <w:p w14:paraId="48A1F1BF" w14:textId="2E65F0E9" w:rsidR="00392DC9" w:rsidDel="00FC7E24" w:rsidRDefault="00DB370D" w:rsidP="00392DC9">
      <w:pPr>
        <w:pStyle w:val="ListParagraph"/>
        <w:numPr>
          <w:ilvl w:val="1"/>
          <w:numId w:val="3"/>
        </w:numPr>
        <w:rPr>
          <w:del w:id="673" w:author="Stefanie Lane" w:date="2022-01-16T14:53:00Z"/>
          <w:moveFrom w:id="674" w:author="Stefanie Lane" w:date="2022-01-16T14:52:00Z"/>
        </w:rPr>
      </w:pPr>
      <w:moveFrom w:id="675" w:author="Stefanie Lane" w:date="2022-01-16T14:52:00Z">
        <w:del w:id="676" w:author="Stefanie Lane" w:date="2022-01-16T14:53:00Z">
          <w:r w:rsidDel="00FC7E24">
            <w:delText>Therefore, it is important to understand what plant community stability looks like in TFMs, and whether remnant TFMs</w:delText>
          </w:r>
          <w:r w:rsidR="00C32D1F" w:rsidDel="00FC7E24">
            <w:delText xml:space="preserve"> used as reference</w:delText>
          </w:r>
          <w:r w:rsidDel="00FC7E24">
            <w:delText xml:space="preserve"> are persisting in a stable state over these timescales. </w:delText>
          </w:r>
        </w:del>
      </w:moveFrom>
    </w:p>
    <w:moveFromRangeEnd w:id="650"/>
    <w:p w14:paraId="50D58B2A" w14:textId="6B9820A4" w:rsidR="00E67759" w:rsidDel="00FC7E24" w:rsidRDefault="00DB370D" w:rsidP="0032580F">
      <w:pPr>
        <w:pStyle w:val="ListParagraph"/>
        <w:numPr>
          <w:ilvl w:val="0"/>
          <w:numId w:val="3"/>
        </w:numPr>
        <w:rPr>
          <w:del w:id="677" w:author="Stefanie Lane" w:date="2022-01-16T14:53:00Z"/>
        </w:rPr>
      </w:pPr>
      <w:del w:id="678" w:author="Stefanie Lane" w:date="2022-01-16T14:53:00Z">
        <w:r w:rsidDel="00FC7E24">
          <w:delText xml:space="preserve">I showed that </w:delText>
        </w:r>
        <w:r w:rsidR="00A94B74" w:rsidDel="00FC7E24">
          <w:delText xml:space="preserve">plant communities are responding to </w:delText>
        </w:r>
        <w:r w:rsidR="00C32D1F" w:rsidDel="00FC7E24">
          <w:delText>environmental pressures, and baseline reference conditions are shifting to a more homogenized state within assemblage types, and more dissimilar between assemblage types.</w:delText>
        </w:r>
        <w:r w:rsidR="0032580F" w:rsidDel="00FC7E24">
          <w:delText xml:space="preserve"> &lt;</w:delText>
        </w:r>
        <w:r w:rsidR="0032580F" w:rsidDel="00FC7E24">
          <w:rPr>
            <w:i/>
          </w:rPr>
          <w:delText>summary statement regarding species gain/loss</w:delText>
        </w:r>
        <w:r w:rsidR="0032580F" w:rsidDel="00FC7E24">
          <w:delText>&gt;</w:delText>
        </w:r>
        <w:r w:rsidR="00C32D1F" w:rsidDel="00FC7E24">
          <w:delText xml:space="preserve"> </w:delText>
        </w:r>
      </w:del>
    </w:p>
    <w:p w14:paraId="0A7E5962" w14:textId="002D8797" w:rsidR="00DB370D" w:rsidDel="00FC7E24" w:rsidRDefault="00C32D1F" w:rsidP="0032580F">
      <w:pPr>
        <w:pStyle w:val="ListParagraph"/>
        <w:numPr>
          <w:ilvl w:val="0"/>
          <w:numId w:val="3"/>
        </w:numPr>
        <w:rPr>
          <w:del w:id="679" w:author="Stefanie Lane" w:date="2022-01-16T14:53:00Z"/>
        </w:rPr>
      </w:pPr>
      <w:del w:id="680" w:author="Stefanie Lane" w:date="2022-01-16T14:53:00Z">
        <w:r w:rsidDel="00FC7E24">
          <w:delText xml:space="preserve">These </w:delText>
        </w:r>
        <w:r w:rsidR="0032580F" w:rsidDel="00FC7E24">
          <w:delText xml:space="preserve">shifts over time should be of concern to managers working to conserve habitat for salmonid habitat, and to restoration practitioners using </w:delText>
        </w:r>
        <w:r w:rsidR="005622C3" w:rsidDel="00FC7E24">
          <w:delText xml:space="preserve">similar sites as thresholds for success. </w:delText>
        </w:r>
        <w:r w:rsidR="0032580F" w:rsidDel="00FC7E24">
          <w:delText xml:space="preserve"> </w:delText>
        </w:r>
      </w:del>
    </w:p>
    <w:p w14:paraId="033C2949" w14:textId="0CA28971" w:rsidR="00340BB0" w:rsidRDefault="00340BB0">
      <w:r>
        <w:br w:type="page"/>
      </w:r>
    </w:p>
    <w:p w14:paraId="527F62BB" w14:textId="1144F127" w:rsidR="00D81CB7" w:rsidRDefault="00340BB0" w:rsidP="00340BB0">
      <w:pPr>
        <w:pStyle w:val="Heading1"/>
      </w:pPr>
      <w:r>
        <w:lastRenderedPageBreak/>
        <w:t>Literature Cited</w:t>
      </w:r>
    </w:p>
    <w:p w14:paraId="1C600096" w14:textId="32E3CF24" w:rsidR="00995248" w:rsidRPr="00995248" w:rsidRDefault="00995248" w:rsidP="00995248">
      <w:pPr>
        <w:pStyle w:val="Bibliography"/>
        <w:rPr>
          <w:rFonts w:ascii="Calibri" w:hAnsi="Calibri" w:cs="Calibri"/>
        </w:rPr>
      </w:pPr>
      <w:r w:rsidRPr="00995248">
        <w:rPr>
          <w:rFonts w:ascii="Calibri" w:hAnsi="Calibri" w:cs="Calibri"/>
        </w:rPr>
        <w:t xml:space="preserve">Bai, Y., Han, X., Wu, J., Chen, Z., &amp; Li, L. (2004). Ecosystem stability and compensatory effects in the Inner Mongolia grassland. </w:t>
      </w:r>
      <w:r w:rsidRPr="00995248">
        <w:rPr>
          <w:rFonts w:ascii="Calibri" w:hAnsi="Calibri" w:cs="Calibri"/>
          <w:i/>
          <w:iCs/>
        </w:rPr>
        <w:t>Nature</w:t>
      </w:r>
      <w:r w:rsidRPr="00995248">
        <w:rPr>
          <w:rFonts w:ascii="Calibri" w:hAnsi="Calibri" w:cs="Calibri"/>
        </w:rPr>
        <w:t xml:space="preserve">, </w:t>
      </w:r>
      <w:r w:rsidRPr="00995248">
        <w:rPr>
          <w:rFonts w:ascii="Calibri" w:hAnsi="Calibri" w:cs="Calibri"/>
          <w:i/>
          <w:iCs/>
        </w:rPr>
        <w:t>431</w:t>
      </w:r>
      <w:r w:rsidRPr="00995248">
        <w:rPr>
          <w:rFonts w:ascii="Calibri" w:hAnsi="Calibri" w:cs="Calibri"/>
        </w:rPr>
        <w:t>, 181–184.</w:t>
      </w:r>
    </w:p>
    <w:p w14:paraId="2A033D7B" w14:textId="77777777" w:rsidR="00995248" w:rsidRPr="00995248" w:rsidRDefault="00995248" w:rsidP="00995248">
      <w:pPr>
        <w:pStyle w:val="Bibliography"/>
        <w:rPr>
          <w:rFonts w:ascii="Calibri" w:hAnsi="Calibri" w:cs="Calibri"/>
        </w:rPr>
      </w:pPr>
      <w:r w:rsidRPr="00995248">
        <w:rPr>
          <w:rFonts w:ascii="Calibri" w:hAnsi="Calibri" w:cs="Calibri"/>
        </w:rPr>
        <w:t xml:space="preserve">Bradfield, G. E., &amp; Porter, G. L. (1982). Vegetation structure and diversity components of a Fraser estuary tidal marsh. </w:t>
      </w:r>
      <w:r w:rsidRPr="00995248">
        <w:rPr>
          <w:rFonts w:ascii="Calibri" w:hAnsi="Calibri" w:cs="Calibri"/>
          <w:i/>
          <w:iCs/>
        </w:rPr>
        <w:t>Canadian Journal of Botany</w:t>
      </w:r>
      <w:r w:rsidRPr="00995248">
        <w:rPr>
          <w:rFonts w:ascii="Calibri" w:hAnsi="Calibri" w:cs="Calibri"/>
        </w:rPr>
        <w:t xml:space="preserve">, </w:t>
      </w:r>
      <w:r w:rsidRPr="00995248">
        <w:rPr>
          <w:rFonts w:ascii="Calibri" w:hAnsi="Calibri" w:cs="Calibri"/>
          <w:i/>
          <w:iCs/>
        </w:rPr>
        <w:t>60</w:t>
      </w:r>
      <w:r w:rsidRPr="00995248">
        <w:rPr>
          <w:rFonts w:ascii="Calibri" w:hAnsi="Calibri" w:cs="Calibri"/>
        </w:rPr>
        <w:t>, 440–451.</w:t>
      </w:r>
    </w:p>
    <w:p w14:paraId="595A59FE" w14:textId="77777777" w:rsidR="00995248" w:rsidRPr="00995248" w:rsidRDefault="00995248" w:rsidP="00995248">
      <w:pPr>
        <w:pStyle w:val="Bibliography"/>
        <w:rPr>
          <w:rFonts w:ascii="Calibri" w:hAnsi="Calibri" w:cs="Calibri"/>
        </w:rPr>
      </w:pPr>
      <w:proofErr w:type="spellStart"/>
      <w:r w:rsidRPr="00995248">
        <w:rPr>
          <w:rFonts w:ascii="Calibri" w:hAnsi="Calibri" w:cs="Calibri"/>
        </w:rPr>
        <w:t>Denoth</w:t>
      </w:r>
      <w:proofErr w:type="spellEnd"/>
      <w:r w:rsidRPr="00995248">
        <w:rPr>
          <w:rFonts w:ascii="Calibri" w:hAnsi="Calibri" w:cs="Calibri"/>
        </w:rPr>
        <w:t xml:space="preserve">, M., &amp; Myers, J. H. (2007). Competition between </w:t>
      </w:r>
      <w:proofErr w:type="spellStart"/>
      <w:r w:rsidRPr="00995248">
        <w:rPr>
          <w:rFonts w:ascii="Calibri" w:hAnsi="Calibri" w:cs="Calibri"/>
        </w:rPr>
        <w:t>Lythrum</w:t>
      </w:r>
      <w:proofErr w:type="spellEnd"/>
      <w:r w:rsidRPr="00995248">
        <w:rPr>
          <w:rFonts w:ascii="Calibri" w:hAnsi="Calibri" w:cs="Calibri"/>
        </w:rPr>
        <w:t xml:space="preserve"> </w:t>
      </w:r>
      <w:proofErr w:type="spellStart"/>
      <w:r w:rsidRPr="00995248">
        <w:rPr>
          <w:rFonts w:ascii="Calibri" w:hAnsi="Calibri" w:cs="Calibri"/>
        </w:rPr>
        <w:t>salicaria</w:t>
      </w:r>
      <w:proofErr w:type="spellEnd"/>
      <w:r w:rsidRPr="00995248">
        <w:rPr>
          <w:rFonts w:ascii="Calibri" w:hAnsi="Calibri" w:cs="Calibri"/>
        </w:rPr>
        <w:t xml:space="preserve"> and a rare species: Combining evidence from experiments and long-term monitoring. </w:t>
      </w:r>
      <w:r w:rsidRPr="00995248">
        <w:rPr>
          <w:rFonts w:ascii="Calibri" w:hAnsi="Calibri" w:cs="Calibri"/>
          <w:i/>
          <w:iCs/>
        </w:rPr>
        <w:t>Plant Ecology</w:t>
      </w:r>
      <w:r w:rsidRPr="00995248">
        <w:rPr>
          <w:rFonts w:ascii="Calibri" w:hAnsi="Calibri" w:cs="Calibri"/>
        </w:rPr>
        <w:t xml:space="preserve">, </w:t>
      </w:r>
      <w:r w:rsidRPr="00995248">
        <w:rPr>
          <w:rFonts w:ascii="Calibri" w:hAnsi="Calibri" w:cs="Calibri"/>
          <w:i/>
          <w:iCs/>
        </w:rPr>
        <w:t>191</w:t>
      </w:r>
      <w:r w:rsidRPr="00995248">
        <w:rPr>
          <w:rFonts w:ascii="Calibri" w:hAnsi="Calibri" w:cs="Calibri"/>
        </w:rPr>
        <w:t>, 153–161.</w:t>
      </w:r>
    </w:p>
    <w:p w14:paraId="7A3B5BF5" w14:textId="05B100B5" w:rsidR="00995248" w:rsidRPr="00995248" w:rsidRDefault="00995248" w:rsidP="00995248">
      <w:pPr>
        <w:pStyle w:val="Bibliography"/>
        <w:rPr>
          <w:rFonts w:ascii="Calibri" w:hAnsi="Calibri" w:cs="Calibri"/>
        </w:rPr>
      </w:pPr>
      <w:proofErr w:type="spellStart"/>
      <w:r w:rsidRPr="00995248">
        <w:rPr>
          <w:rFonts w:ascii="Calibri" w:hAnsi="Calibri" w:cs="Calibri"/>
        </w:rPr>
        <w:t>Lomer</w:t>
      </w:r>
      <w:proofErr w:type="spellEnd"/>
      <w:r w:rsidRPr="00995248">
        <w:rPr>
          <w:rFonts w:ascii="Calibri" w:hAnsi="Calibri" w:cs="Calibri"/>
        </w:rPr>
        <w:t xml:space="preserve">, F. (2021). Rare Plants of the Fraser Valley. In B. </w:t>
      </w:r>
      <w:proofErr w:type="spellStart"/>
      <w:r w:rsidRPr="00995248">
        <w:rPr>
          <w:rFonts w:ascii="Calibri" w:hAnsi="Calibri" w:cs="Calibri"/>
        </w:rPr>
        <w:t>Klinkenberg</w:t>
      </w:r>
      <w:proofErr w:type="spellEnd"/>
      <w:r w:rsidRPr="00995248">
        <w:rPr>
          <w:rFonts w:ascii="Calibri" w:hAnsi="Calibri" w:cs="Calibri"/>
        </w:rPr>
        <w:t xml:space="preserve"> (Ed.), </w:t>
      </w:r>
      <w:r w:rsidRPr="00995248">
        <w:rPr>
          <w:rFonts w:ascii="Calibri" w:hAnsi="Calibri" w:cs="Calibri"/>
          <w:i/>
          <w:iCs/>
        </w:rPr>
        <w:t>E-Flora BC: Electronic Atlas of the Flora of British Columbia [eflora.bc.ca]</w:t>
      </w:r>
      <w:r w:rsidRPr="00995248">
        <w:rPr>
          <w:rFonts w:ascii="Calibri" w:hAnsi="Calibri" w:cs="Calibri"/>
        </w:rPr>
        <w:t xml:space="preserve">. </w:t>
      </w:r>
      <w:del w:id="681" w:author="Stefanie Lane" w:date="2022-01-16T15:01:00Z">
        <w:r w:rsidRPr="00995248" w:rsidDel="00990A72">
          <w:rPr>
            <w:rFonts w:ascii="Calibri" w:hAnsi="Calibri" w:cs="Calibri"/>
          </w:rPr>
          <w:delText xml:space="preserve">University of British Columbia, </w:delText>
        </w:r>
      </w:del>
      <w:r w:rsidRPr="00995248">
        <w:rPr>
          <w:rFonts w:ascii="Calibri" w:hAnsi="Calibri" w:cs="Calibri"/>
        </w:rPr>
        <w:t>Vancouver</w:t>
      </w:r>
      <w:ins w:id="682" w:author="Stefanie Lane" w:date="2022-01-16T15:00:00Z">
        <w:r w:rsidR="00496DDE">
          <w:rPr>
            <w:rFonts w:ascii="Calibri" w:hAnsi="Calibri" w:cs="Calibri"/>
          </w:rPr>
          <w:t>, Canada</w:t>
        </w:r>
      </w:ins>
      <w:r w:rsidRPr="00995248">
        <w:rPr>
          <w:rFonts w:ascii="Calibri" w:hAnsi="Calibri" w:cs="Calibri"/>
        </w:rPr>
        <w:t>: Lab for Advanced Spatial Analysis, Department of Geography</w:t>
      </w:r>
      <w:ins w:id="683" w:author="Stefanie Lane" w:date="2022-01-16T15:01:00Z">
        <w:r w:rsidR="00990A72">
          <w:rPr>
            <w:rFonts w:ascii="Calibri" w:hAnsi="Calibri" w:cs="Calibri"/>
          </w:rPr>
          <w:t xml:space="preserve">, </w:t>
        </w:r>
        <w:r w:rsidR="00990A72" w:rsidRPr="00995248">
          <w:rPr>
            <w:rFonts w:ascii="Calibri" w:hAnsi="Calibri" w:cs="Calibri"/>
          </w:rPr>
          <w:t>University of British Columbia</w:t>
        </w:r>
      </w:ins>
      <w:r w:rsidRPr="00995248">
        <w:rPr>
          <w:rFonts w:ascii="Calibri" w:hAnsi="Calibri" w:cs="Calibri"/>
        </w:rPr>
        <w:t>.</w:t>
      </w:r>
      <w:ins w:id="684" w:author="Stefanie Lane" w:date="2022-01-16T14:59:00Z">
        <w:r w:rsidR="009B7734">
          <w:rPr>
            <w:rFonts w:ascii="Calibri" w:hAnsi="Calibri" w:cs="Calibri"/>
          </w:rPr>
          <w:t xml:space="preserve"> [Accessed January 16, 2022</w:t>
        </w:r>
        <w:r w:rsidR="006E6E32">
          <w:rPr>
            <w:rFonts w:ascii="Calibri" w:hAnsi="Calibri" w:cs="Calibri"/>
          </w:rPr>
          <w:t>]</w:t>
        </w:r>
      </w:ins>
    </w:p>
    <w:p w14:paraId="5243BB6A" w14:textId="77777777" w:rsidR="00995248" w:rsidRPr="00995248" w:rsidRDefault="00995248" w:rsidP="00995248">
      <w:pPr>
        <w:pStyle w:val="Bibliography"/>
        <w:rPr>
          <w:rFonts w:ascii="Calibri" w:hAnsi="Calibri" w:cs="Calibri"/>
        </w:rPr>
      </w:pPr>
      <w:r w:rsidRPr="00995248">
        <w:rPr>
          <w:rFonts w:ascii="Calibri" w:hAnsi="Calibri" w:cs="Calibri"/>
        </w:rPr>
        <w:t xml:space="preserve">Tilman, D., Reich, P. B., &amp; Knops, J. M. H. (2006). Biodiversity and ecosystem stability in a decade-long grassland experiment. </w:t>
      </w:r>
      <w:r w:rsidRPr="00995248">
        <w:rPr>
          <w:rFonts w:ascii="Calibri" w:hAnsi="Calibri" w:cs="Calibri"/>
          <w:i/>
          <w:iCs/>
        </w:rPr>
        <w:t>Nature</w:t>
      </w:r>
      <w:r w:rsidRPr="00995248">
        <w:rPr>
          <w:rFonts w:ascii="Calibri" w:hAnsi="Calibri" w:cs="Calibri"/>
        </w:rPr>
        <w:t xml:space="preserve">, </w:t>
      </w:r>
      <w:r w:rsidRPr="00995248">
        <w:rPr>
          <w:rFonts w:ascii="Calibri" w:hAnsi="Calibri" w:cs="Calibri"/>
          <w:i/>
          <w:iCs/>
        </w:rPr>
        <w:t>441</w:t>
      </w:r>
      <w:r w:rsidRPr="00995248">
        <w:rPr>
          <w:rFonts w:ascii="Calibri" w:hAnsi="Calibri" w:cs="Calibri"/>
        </w:rPr>
        <w:t>, 629–632.</w:t>
      </w:r>
    </w:p>
    <w:p w14:paraId="1CE4119A" w14:textId="31700E5D" w:rsidR="00340BB0" w:rsidRPr="00340BB0" w:rsidRDefault="00340BB0" w:rsidP="00340BB0"/>
    <w:sectPr w:rsidR="00340BB0" w:rsidRPr="00340BB0" w:rsidSect="000766B8">
      <w:headerReference w:type="default" r:id="rId19"/>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3" w:author="Stefanie Lane" w:date="2021-12-15T19:13:00Z" w:initials="SLL">
    <w:p w14:paraId="575EE666" w14:textId="169F1987" w:rsidR="00A34032" w:rsidRDefault="00A34032">
      <w:pPr>
        <w:pStyle w:val="CommentText"/>
      </w:pPr>
      <w:r>
        <w:rPr>
          <w:rStyle w:val="CommentReference"/>
        </w:rPr>
        <w:annotationRef/>
      </w:r>
      <w:r>
        <w:t>Or, begin with this concept and work towards species homogenization as a driver of instability?</w:t>
      </w:r>
    </w:p>
  </w:comment>
  <w:comment w:id="104" w:author="n" w:date="2021-12-16T08:34:00Z" w:initials="n">
    <w:p w14:paraId="32B015FF" w14:textId="77777777" w:rsidR="00A34032" w:rsidRDefault="00A34032">
      <w:pPr>
        <w:pStyle w:val="CommentText"/>
      </w:pPr>
      <w:r>
        <w:rPr>
          <w:rStyle w:val="CommentReference"/>
        </w:rPr>
        <w:annotationRef/>
      </w:r>
      <w:r>
        <w:t>I’m curious how strong you want to be when you place your work in this particular framework. Usually, alternative stable states take a lot of arguing – what are the processes that create and maintain them?</w:t>
      </w:r>
    </w:p>
    <w:p w14:paraId="07602BE9" w14:textId="77777777" w:rsidR="00A34032" w:rsidRDefault="00A34032">
      <w:pPr>
        <w:pStyle w:val="CommentText"/>
      </w:pPr>
    </w:p>
    <w:p w14:paraId="7179BD9B" w14:textId="77777777" w:rsidR="00A34032" w:rsidRDefault="00A34032">
      <w:pPr>
        <w:pStyle w:val="CommentText"/>
      </w:pPr>
      <w:r>
        <w:t>You could either give it a nod and suggest that it’s possible in estuarine vegetation systems, so tracking homogenization is particularly important in case regime shifts are looming</w:t>
      </w:r>
    </w:p>
    <w:p w14:paraId="5409AA14" w14:textId="77777777" w:rsidR="00A34032" w:rsidRDefault="00A34032">
      <w:pPr>
        <w:pStyle w:val="CommentText"/>
      </w:pPr>
    </w:p>
    <w:p w14:paraId="67C92676" w14:textId="77777777" w:rsidR="00A34032" w:rsidRDefault="00A34032">
      <w:pPr>
        <w:pStyle w:val="CommentText"/>
      </w:pPr>
      <w:r>
        <w:t>OR</w:t>
      </w:r>
    </w:p>
    <w:p w14:paraId="59B35E27" w14:textId="77777777" w:rsidR="00A34032" w:rsidRDefault="00A34032">
      <w:pPr>
        <w:pStyle w:val="CommentText"/>
      </w:pPr>
    </w:p>
    <w:p w14:paraId="15DA45F1" w14:textId="73C172F3" w:rsidR="00A34032" w:rsidRDefault="00A34032">
      <w:pPr>
        <w:pStyle w:val="CommentText"/>
      </w:pPr>
      <w:r>
        <w:t>You can leave into it around the ecosystem types you’ve recorded and build a chunk of your narrative around it</w:t>
      </w:r>
    </w:p>
  </w:comment>
  <w:comment w:id="126" w:author="n" w:date="2021-12-16T08:36:00Z" w:initials="n">
    <w:p w14:paraId="4B88B36B" w14:textId="77777777" w:rsidR="00A34032" w:rsidRDefault="00A34032">
      <w:pPr>
        <w:pStyle w:val="CommentText"/>
      </w:pPr>
      <w:r>
        <w:rPr>
          <w:rStyle w:val="CommentReference"/>
        </w:rPr>
        <w:annotationRef/>
      </w:r>
      <w:r>
        <w:t>We talked about stability, and now you’re going to think I’m backtracking. HOWEVER, I think you can talk about stability, or you can talk about homogenization</w:t>
      </w:r>
    </w:p>
    <w:p w14:paraId="081D80BB" w14:textId="77777777" w:rsidR="00A34032" w:rsidRDefault="00A34032">
      <w:pPr>
        <w:pStyle w:val="CommentText"/>
      </w:pPr>
    </w:p>
    <w:p w14:paraId="3744A43F" w14:textId="77777777" w:rsidR="00A34032" w:rsidRDefault="00A34032">
      <w:pPr>
        <w:pStyle w:val="CommentText"/>
      </w:pPr>
      <w:r>
        <w:t>If you talk about homogenization, I’d ditch stability and focus on resilience. However, you’ll need to have a paragraph that focuses on the effects of homogenization on resilience (and / or (and?) the effects of invasion on resilience)</w:t>
      </w:r>
    </w:p>
    <w:p w14:paraId="2CA414DC" w14:textId="77777777" w:rsidR="00A34032" w:rsidRDefault="00A34032">
      <w:pPr>
        <w:pStyle w:val="CommentText"/>
      </w:pPr>
    </w:p>
    <w:p w14:paraId="1DFA6081" w14:textId="77777777" w:rsidR="00A34032" w:rsidRDefault="00A34032">
      <w:pPr>
        <w:pStyle w:val="CommentText"/>
      </w:pPr>
      <w:r>
        <w:t>If you go that route, this might shift to:</w:t>
      </w:r>
    </w:p>
    <w:p w14:paraId="3E58AA1E" w14:textId="77777777" w:rsidR="00A34032" w:rsidRDefault="00A34032">
      <w:pPr>
        <w:pStyle w:val="CommentText"/>
      </w:pPr>
    </w:p>
    <w:p w14:paraId="676DEC12" w14:textId="62C45E03" w:rsidR="00A34032" w:rsidRDefault="00A34032" w:rsidP="00170E03">
      <w:pPr>
        <w:pStyle w:val="ListParagraph"/>
        <w:numPr>
          <w:ilvl w:val="0"/>
          <w:numId w:val="4"/>
        </w:numPr>
      </w:pPr>
      <w:r>
        <w:t>Estuaries are at the terrestrial-marine interface where cumulative hydrologic stressors have been and continue to shift due to landscape-scale changes. Thus, ecological resilience to slow changes is a primary interest in these systems.</w:t>
      </w:r>
    </w:p>
    <w:p w14:paraId="690DE3F9" w14:textId="29550976" w:rsidR="00A34032" w:rsidRDefault="00A34032">
      <w:pPr>
        <w:pStyle w:val="CommentText"/>
      </w:pPr>
    </w:p>
  </w:comment>
  <w:comment w:id="144" w:author="Stefanie Lane" w:date="2022-01-16T14:44:00Z" w:initials="SLL">
    <w:p w14:paraId="4CFDA9FC" w14:textId="698F6555" w:rsidR="00A34032" w:rsidRDefault="00A34032">
      <w:pPr>
        <w:pStyle w:val="CommentText"/>
      </w:pPr>
      <w:r>
        <w:rPr>
          <w:rStyle w:val="CommentReference"/>
        </w:rPr>
        <w:annotationRef/>
      </w:r>
      <w:r>
        <w:t xml:space="preserve">Bump to Discussion as suggested mechanism for loss of stability? I’m only interested in sedimentation b/c it’s important to the habitat, but I have no measure of change in my data. </w:t>
      </w:r>
    </w:p>
  </w:comment>
  <w:comment w:id="161" w:author="n" w:date="2021-12-16T08:39:00Z" w:initials="n">
    <w:p w14:paraId="272105CE" w14:textId="6C3BCACA" w:rsidR="00A34032" w:rsidRDefault="00A34032">
      <w:pPr>
        <w:pStyle w:val="CommentText"/>
      </w:pPr>
      <w:r>
        <w:rPr>
          <w:rStyle w:val="CommentReference"/>
        </w:rPr>
        <w:annotationRef/>
      </w:r>
      <w:r>
        <w:t xml:space="preserve">This paragraph is good. I think you need at least two theory set up paragraphs before you land here, but it’s a nice transition to estuary topics </w:t>
      </w:r>
    </w:p>
  </w:comment>
  <w:comment w:id="168" w:author="Stefanie Lane" w:date="2022-01-16T13:45:00Z" w:initials="SLL">
    <w:p w14:paraId="216262AF" w14:textId="43190EDF" w:rsidR="00A34032" w:rsidRDefault="00A34032">
      <w:pPr>
        <w:pStyle w:val="CommentText"/>
      </w:pPr>
      <w:r>
        <w:rPr>
          <w:rStyle w:val="CommentReference"/>
        </w:rPr>
        <w:annotationRef/>
      </w:r>
      <w:r>
        <w:t xml:space="preserve">Better suited to methods? </w:t>
      </w:r>
    </w:p>
  </w:comment>
  <w:comment w:id="210" w:author="n" w:date="2021-12-16T08:45:00Z" w:initials="n">
    <w:p w14:paraId="5E08543C" w14:textId="4EC2D542" w:rsidR="00A34032" w:rsidRDefault="00A34032">
      <w:pPr>
        <w:pStyle w:val="CommentText"/>
      </w:pPr>
      <w:r>
        <w:rPr>
          <w:rStyle w:val="CommentReference"/>
        </w:rPr>
        <w:annotationRef/>
      </w:r>
      <w:r>
        <w:t>Yes! I like these and think they are nice and clear!</w:t>
      </w:r>
    </w:p>
  </w:comment>
  <w:comment w:id="234" w:author="Stefanie Lane" w:date="2022-01-16T14:17:00Z" w:initials="SLL">
    <w:p w14:paraId="335D310F" w14:textId="3AF50F44" w:rsidR="00A34032" w:rsidRDefault="00A34032" w:rsidP="00151992">
      <w:pPr>
        <w:pStyle w:val="CommentText"/>
      </w:pPr>
      <w:r>
        <w:rPr>
          <w:rStyle w:val="CommentReference"/>
        </w:rPr>
        <w:annotationRef/>
      </w:r>
      <w:r>
        <w:t>How to articulate why? I want to say because of species-area relationships, but I don’t measure area; I only have total number of plots (which is increased area?) Feels silly to say ‘because there are more plots in the whole dataset, I expect there will be more diversity’</w:t>
      </w:r>
    </w:p>
  </w:comment>
  <w:comment w:id="271" w:author="Stefanie Lane" w:date="2022-01-16T13:10:00Z" w:initials="SLL">
    <w:p w14:paraId="5CEEBFF7" w14:textId="59C7279B" w:rsidR="00A34032" w:rsidRDefault="00A34032">
      <w:pPr>
        <w:pStyle w:val="CommentText"/>
      </w:pPr>
      <w:r>
        <w:rPr>
          <w:rStyle w:val="CommentReference"/>
        </w:rPr>
        <w:annotationRef/>
      </w:r>
      <w:r>
        <w:t xml:space="preserve">Rephrase these to look at community stability measures from </w:t>
      </w:r>
      <w:proofErr w:type="spellStart"/>
      <w:r>
        <w:t>codyn</w:t>
      </w:r>
      <w:proofErr w:type="spellEnd"/>
      <w:r>
        <w:t xml:space="preserve"> (turnover, temporal dynamics, community stability &amp; variance ratio. </w:t>
      </w:r>
    </w:p>
  </w:comment>
  <w:comment w:id="299" w:author="Stefanie Lane" w:date="2021-12-15T17:19:00Z" w:initials="SLL">
    <w:p w14:paraId="4552801D" w14:textId="77777777" w:rsidR="00A34032" w:rsidRDefault="00A34032" w:rsidP="000A3AB7">
      <w:pPr>
        <w:pStyle w:val="CommentText"/>
      </w:pPr>
      <w:r>
        <w:rPr>
          <w:rStyle w:val="CommentReference"/>
        </w:rPr>
        <w:annotationRef/>
      </w:r>
      <w:r>
        <w:t>How to define ‘stable’/test differences between datasets? (I thought PERMANOVA was a way to do this)</w:t>
      </w:r>
    </w:p>
  </w:comment>
  <w:comment w:id="320" w:author="Stefanie Lane" w:date="2022-01-11T17:32:00Z" w:initials="SLL">
    <w:p w14:paraId="2DF929EC" w14:textId="609BBB7B" w:rsidR="00A34032" w:rsidRDefault="00A34032">
      <w:pPr>
        <w:pStyle w:val="CommentText"/>
      </w:pPr>
      <w:r>
        <w:rPr>
          <w:rStyle w:val="CommentReference"/>
        </w:rPr>
        <w:annotationRef/>
      </w:r>
      <w:r>
        <w:t>Make a list of consistent, gained/lost, and which experienced change in frequency/# of occurrence (segregate by assemblage type)</w:t>
      </w:r>
    </w:p>
  </w:comment>
  <w:comment w:id="564" w:author="Stefanie Lane" w:date="2022-01-16T14:51:00Z" w:initials="SLL">
    <w:p w14:paraId="72DEC2D0" w14:textId="55A335E1" w:rsidR="00A34032" w:rsidRDefault="00A34032">
      <w:pPr>
        <w:pStyle w:val="CommentText"/>
      </w:pPr>
      <w:r>
        <w:rPr>
          <w:rStyle w:val="CommentReference"/>
        </w:rPr>
        <w:annotationRef/>
      </w:r>
      <w:r>
        <w:t xml:space="preserve">Key points should be reflected </w:t>
      </w:r>
      <w:proofErr w:type="spellStart"/>
      <w:proofErr w:type="gramStart"/>
      <w:r>
        <w:t>Intro:Disc</w:t>
      </w:r>
      <w:proofErr w:type="spellEnd"/>
      <w:r>
        <w:t>.</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5EE666" w15:done="0"/>
  <w15:commentEx w15:paraId="15DA45F1" w15:paraIdParent="575EE666" w15:done="0"/>
  <w15:commentEx w15:paraId="690DE3F9" w15:done="0"/>
  <w15:commentEx w15:paraId="4CFDA9FC" w15:done="0"/>
  <w15:commentEx w15:paraId="272105CE" w15:done="1"/>
  <w15:commentEx w15:paraId="216262AF" w15:done="0"/>
  <w15:commentEx w15:paraId="5E08543C" w15:done="1"/>
  <w15:commentEx w15:paraId="335D310F" w15:done="0"/>
  <w15:commentEx w15:paraId="5CEEBFF7" w15:done="0"/>
  <w15:commentEx w15:paraId="4552801D" w15:done="0"/>
  <w15:commentEx w15:paraId="2DF929EC" w15:done="0"/>
  <w15:commentEx w15:paraId="72DEC2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572A5" w16cex:dateUtc="2021-12-16T16:09:00Z"/>
  <w16cex:commentExtensible w16cex:durableId="2564BCE6" w16cex:dateUtc="2021-12-16T03:13:00Z"/>
  <w16cex:commentExtensible w16cex:durableId="2565789E" w16cex:dateUtc="2021-12-16T16:34:00Z"/>
  <w16cex:commentExtensible w16cex:durableId="2565792A" w16cex:dateUtc="2021-12-16T16:36:00Z"/>
  <w16cex:commentExtensible w16cex:durableId="256579C6" w16cex:dateUtc="2021-12-16T16:39:00Z"/>
  <w16cex:commentExtensible w16cex:durableId="25657AB1" w16cex:dateUtc="2021-12-16T16:43:00Z"/>
  <w16cex:commentExtensible w16cex:durableId="25649CDF" w16cex:dateUtc="2021-12-16T00:57:00Z"/>
  <w16cex:commentExtensible w16cex:durableId="25657915" w16cex:dateUtc="2021-12-16T16:36:00Z"/>
  <w16cex:commentExtensible w16cex:durableId="25657B44" w16cex:dateUtc="2021-12-16T16:45:00Z"/>
  <w16cex:commentExtensible w16cex:durableId="2564B0FD" w16cex:dateUtc="2021-12-16T02:22:00Z"/>
  <w16cex:commentExtensible w16cex:durableId="2564BA89" w16cex:dateUtc="2021-12-16T03:03:00Z"/>
  <w16cex:commentExtensible w16cex:durableId="2564A229" w16cex:dateUtc="2021-12-16T0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5EE666" w16cid:durableId="2564BCE6"/>
  <w16cid:commentId w16cid:paraId="15DA45F1" w16cid:durableId="2565789E"/>
  <w16cid:commentId w16cid:paraId="690DE3F9" w16cid:durableId="2565792A"/>
  <w16cid:commentId w16cid:paraId="4CFDA9FC" w16cid:durableId="258EADD8"/>
  <w16cid:commentId w16cid:paraId="272105CE" w16cid:durableId="256579C6"/>
  <w16cid:commentId w16cid:paraId="216262AF" w16cid:durableId="258E9FF1"/>
  <w16cid:commentId w16cid:paraId="5E08543C" w16cid:durableId="25657B44"/>
  <w16cid:commentId w16cid:paraId="335D310F" w16cid:durableId="258EAE6C"/>
  <w16cid:commentId w16cid:paraId="5CEEBFF7" w16cid:durableId="258E97BB"/>
  <w16cid:commentId w16cid:paraId="4552801D" w16cid:durableId="2564A229"/>
  <w16cid:commentId w16cid:paraId="2DF929EC" w16cid:durableId="25883DAC"/>
  <w16cid:commentId w16cid:paraId="72DEC2D0" w16cid:durableId="258EAF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5FA42" w14:textId="77777777" w:rsidR="00A34032" w:rsidRDefault="00A34032" w:rsidP="00BF4E75">
      <w:pPr>
        <w:spacing w:after="0" w:line="240" w:lineRule="auto"/>
      </w:pPr>
      <w:r>
        <w:separator/>
      </w:r>
    </w:p>
  </w:endnote>
  <w:endnote w:type="continuationSeparator" w:id="0">
    <w:p w14:paraId="186EB645" w14:textId="77777777" w:rsidR="00A34032" w:rsidRDefault="00A34032" w:rsidP="00BF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C4BED" w14:textId="77777777" w:rsidR="00A34032" w:rsidRDefault="00A34032" w:rsidP="00BF4E75">
      <w:pPr>
        <w:spacing w:after="0" w:line="240" w:lineRule="auto"/>
      </w:pPr>
      <w:r>
        <w:separator/>
      </w:r>
    </w:p>
  </w:footnote>
  <w:footnote w:type="continuationSeparator" w:id="0">
    <w:p w14:paraId="5A85D75F" w14:textId="77777777" w:rsidR="00A34032" w:rsidRDefault="00A34032" w:rsidP="00BF4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5E42B074" w:rsidR="00A34032" w:rsidRDefault="00A34032">
        <w:pPr>
          <w:pStyle w:val="Header"/>
          <w:jc w:val="right"/>
        </w:pPr>
        <w:r>
          <w:t xml:space="preserve">Lane, Outline: Plant community changes in Ladner Marsh,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A34032" w:rsidRDefault="00A34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F16EC2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6"/>
  </w:num>
  <w:num w:numId="4">
    <w:abstractNumId w:val="7"/>
  </w:num>
  <w:num w:numId="5">
    <w:abstractNumId w:val="11"/>
  </w:num>
  <w:num w:numId="6">
    <w:abstractNumId w:val="10"/>
  </w:num>
  <w:num w:numId="7">
    <w:abstractNumId w:val="5"/>
  </w:num>
  <w:num w:numId="8">
    <w:abstractNumId w:val="4"/>
  </w:num>
  <w:num w:numId="9">
    <w:abstractNumId w:val="8"/>
  </w:num>
  <w:num w:numId="10">
    <w:abstractNumId w:val="1"/>
  </w:num>
  <w:num w:numId="11">
    <w:abstractNumId w:val="0"/>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n">
    <w15:presenceInfo w15:providerId="Windows Live" w15:userId="81f6a45a1744a3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7C90"/>
    <w:rsid w:val="0001195D"/>
    <w:rsid w:val="00012A89"/>
    <w:rsid w:val="000169C2"/>
    <w:rsid w:val="00020056"/>
    <w:rsid w:val="00021ECF"/>
    <w:rsid w:val="00030FB9"/>
    <w:rsid w:val="0003545C"/>
    <w:rsid w:val="0003711B"/>
    <w:rsid w:val="000406CD"/>
    <w:rsid w:val="00041623"/>
    <w:rsid w:val="000431F1"/>
    <w:rsid w:val="00056084"/>
    <w:rsid w:val="00063E63"/>
    <w:rsid w:val="0006502E"/>
    <w:rsid w:val="000678E1"/>
    <w:rsid w:val="00073000"/>
    <w:rsid w:val="000766B8"/>
    <w:rsid w:val="000834F5"/>
    <w:rsid w:val="000900E9"/>
    <w:rsid w:val="000A3AB7"/>
    <w:rsid w:val="000B2B17"/>
    <w:rsid w:val="000B556F"/>
    <w:rsid w:val="000C2F44"/>
    <w:rsid w:val="000C4B24"/>
    <w:rsid w:val="000D3031"/>
    <w:rsid w:val="000E643E"/>
    <w:rsid w:val="000F4196"/>
    <w:rsid w:val="00100565"/>
    <w:rsid w:val="00114EB3"/>
    <w:rsid w:val="00122537"/>
    <w:rsid w:val="00130DE3"/>
    <w:rsid w:val="001369F0"/>
    <w:rsid w:val="00142404"/>
    <w:rsid w:val="00151992"/>
    <w:rsid w:val="0015552F"/>
    <w:rsid w:val="0015725C"/>
    <w:rsid w:val="001578C8"/>
    <w:rsid w:val="00160B87"/>
    <w:rsid w:val="00170E03"/>
    <w:rsid w:val="00177F29"/>
    <w:rsid w:val="00182C65"/>
    <w:rsid w:val="00182D7E"/>
    <w:rsid w:val="0018553F"/>
    <w:rsid w:val="00195D4F"/>
    <w:rsid w:val="001A3616"/>
    <w:rsid w:val="001B1861"/>
    <w:rsid w:val="001C04D5"/>
    <w:rsid w:val="001C64DC"/>
    <w:rsid w:val="001E072A"/>
    <w:rsid w:val="001E3C6F"/>
    <w:rsid w:val="001E5D06"/>
    <w:rsid w:val="001E759C"/>
    <w:rsid w:val="001F5545"/>
    <w:rsid w:val="001F699E"/>
    <w:rsid w:val="002117EF"/>
    <w:rsid w:val="00215C48"/>
    <w:rsid w:val="0022363E"/>
    <w:rsid w:val="00231775"/>
    <w:rsid w:val="002355AC"/>
    <w:rsid w:val="002505BD"/>
    <w:rsid w:val="00250AFD"/>
    <w:rsid w:val="00255BCB"/>
    <w:rsid w:val="0026405A"/>
    <w:rsid w:val="00281B1F"/>
    <w:rsid w:val="002979C4"/>
    <w:rsid w:val="002A5734"/>
    <w:rsid w:val="002C55D8"/>
    <w:rsid w:val="002D0C63"/>
    <w:rsid w:val="002D6004"/>
    <w:rsid w:val="002D7F1C"/>
    <w:rsid w:val="002E1C7E"/>
    <w:rsid w:val="002E39F4"/>
    <w:rsid w:val="002E43B4"/>
    <w:rsid w:val="002E58E8"/>
    <w:rsid w:val="002F27E1"/>
    <w:rsid w:val="002F3C7E"/>
    <w:rsid w:val="002F7CB6"/>
    <w:rsid w:val="003124A1"/>
    <w:rsid w:val="0031439A"/>
    <w:rsid w:val="00315C34"/>
    <w:rsid w:val="00316E6C"/>
    <w:rsid w:val="0032580F"/>
    <w:rsid w:val="00327D46"/>
    <w:rsid w:val="00336630"/>
    <w:rsid w:val="00340BB0"/>
    <w:rsid w:val="00342ABF"/>
    <w:rsid w:val="003436E0"/>
    <w:rsid w:val="00345DE4"/>
    <w:rsid w:val="00352A16"/>
    <w:rsid w:val="00353F7C"/>
    <w:rsid w:val="003554A2"/>
    <w:rsid w:val="00356FC2"/>
    <w:rsid w:val="00357A5D"/>
    <w:rsid w:val="00361ED3"/>
    <w:rsid w:val="00365200"/>
    <w:rsid w:val="00375FF5"/>
    <w:rsid w:val="00380BA0"/>
    <w:rsid w:val="00380D8E"/>
    <w:rsid w:val="00390DB5"/>
    <w:rsid w:val="00392DC9"/>
    <w:rsid w:val="003C77E5"/>
    <w:rsid w:val="003D0B07"/>
    <w:rsid w:val="003F0CC5"/>
    <w:rsid w:val="003F3F7D"/>
    <w:rsid w:val="00403637"/>
    <w:rsid w:val="0040424A"/>
    <w:rsid w:val="00405FBE"/>
    <w:rsid w:val="00415113"/>
    <w:rsid w:val="00447764"/>
    <w:rsid w:val="00453ACC"/>
    <w:rsid w:val="00496DDE"/>
    <w:rsid w:val="004A412C"/>
    <w:rsid w:val="004C3383"/>
    <w:rsid w:val="004C3D45"/>
    <w:rsid w:val="004C7DF9"/>
    <w:rsid w:val="004D7707"/>
    <w:rsid w:val="004E2523"/>
    <w:rsid w:val="00502AA6"/>
    <w:rsid w:val="00504E47"/>
    <w:rsid w:val="005211A7"/>
    <w:rsid w:val="00546478"/>
    <w:rsid w:val="00547C63"/>
    <w:rsid w:val="0055787A"/>
    <w:rsid w:val="00562266"/>
    <w:rsid w:val="005622C3"/>
    <w:rsid w:val="00566C69"/>
    <w:rsid w:val="0058398E"/>
    <w:rsid w:val="0059170F"/>
    <w:rsid w:val="00592B7A"/>
    <w:rsid w:val="005B182C"/>
    <w:rsid w:val="005B2A34"/>
    <w:rsid w:val="005B3DD8"/>
    <w:rsid w:val="005B3EAB"/>
    <w:rsid w:val="005B73D6"/>
    <w:rsid w:val="005C0700"/>
    <w:rsid w:val="005D71DC"/>
    <w:rsid w:val="005D7840"/>
    <w:rsid w:val="005E7ED4"/>
    <w:rsid w:val="005F13EF"/>
    <w:rsid w:val="005F30A9"/>
    <w:rsid w:val="005F3F8D"/>
    <w:rsid w:val="00612035"/>
    <w:rsid w:val="00613DBC"/>
    <w:rsid w:val="006144D9"/>
    <w:rsid w:val="00614712"/>
    <w:rsid w:val="00615617"/>
    <w:rsid w:val="006229F7"/>
    <w:rsid w:val="00632BF9"/>
    <w:rsid w:val="00645972"/>
    <w:rsid w:val="00653374"/>
    <w:rsid w:val="006571A8"/>
    <w:rsid w:val="00670D47"/>
    <w:rsid w:val="00675DE4"/>
    <w:rsid w:val="00682510"/>
    <w:rsid w:val="00682FC6"/>
    <w:rsid w:val="006A2027"/>
    <w:rsid w:val="006A7EBD"/>
    <w:rsid w:val="006B4D7D"/>
    <w:rsid w:val="006C27E6"/>
    <w:rsid w:val="006C5D18"/>
    <w:rsid w:val="006D1F2B"/>
    <w:rsid w:val="006E56E2"/>
    <w:rsid w:val="006E6E32"/>
    <w:rsid w:val="006F4C99"/>
    <w:rsid w:val="00704594"/>
    <w:rsid w:val="00722C6E"/>
    <w:rsid w:val="0074167B"/>
    <w:rsid w:val="00744FD6"/>
    <w:rsid w:val="007503F0"/>
    <w:rsid w:val="00755FA7"/>
    <w:rsid w:val="00764D94"/>
    <w:rsid w:val="00766A9C"/>
    <w:rsid w:val="007910C1"/>
    <w:rsid w:val="00791770"/>
    <w:rsid w:val="007A161D"/>
    <w:rsid w:val="007A295B"/>
    <w:rsid w:val="007A5AD4"/>
    <w:rsid w:val="007B5827"/>
    <w:rsid w:val="007B5EB8"/>
    <w:rsid w:val="007B643A"/>
    <w:rsid w:val="007C2518"/>
    <w:rsid w:val="007C4787"/>
    <w:rsid w:val="007C5111"/>
    <w:rsid w:val="007C65DB"/>
    <w:rsid w:val="007D1510"/>
    <w:rsid w:val="007D2223"/>
    <w:rsid w:val="007D3502"/>
    <w:rsid w:val="007D3FF6"/>
    <w:rsid w:val="007F224A"/>
    <w:rsid w:val="007F552F"/>
    <w:rsid w:val="007F75D5"/>
    <w:rsid w:val="00804535"/>
    <w:rsid w:val="008112B2"/>
    <w:rsid w:val="00826980"/>
    <w:rsid w:val="008358B4"/>
    <w:rsid w:val="00835A79"/>
    <w:rsid w:val="00841571"/>
    <w:rsid w:val="0084176A"/>
    <w:rsid w:val="00852326"/>
    <w:rsid w:val="0086653A"/>
    <w:rsid w:val="008667DB"/>
    <w:rsid w:val="008712F3"/>
    <w:rsid w:val="00872EF0"/>
    <w:rsid w:val="008871D9"/>
    <w:rsid w:val="008879FB"/>
    <w:rsid w:val="008B1E75"/>
    <w:rsid w:val="008C1ED6"/>
    <w:rsid w:val="008C76B7"/>
    <w:rsid w:val="008D1487"/>
    <w:rsid w:val="008E0C4C"/>
    <w:rsid w:val="008F15A4"/>
    <w:rsid w:val="008F774C"/>
    <w:rsid w:val="009024D3"/>
    <w:rsid w:val="00907858"/>
    <w:rsid w:val="00910BAB"/>
    <w:rsid w:val="009113BE"/>
    <w:rsid w:val="009262D8"/>
    <w:rsid w:val="009335C2"/>
    <w:rsid w:val="0093412C"/>
    <w:rsid w:val="00945595"/>
    <w:rsid w:val="009565D0"/>
    <w:rsid w:val="009575C7"/>
    <w:rsid w:val="00967664"/>
    <w:rsid w:val="00980731"/>
    <w:rsid w:val="00982B42"/>
    <w:rsid w:val="00983F18"/>
    <w:rsid w:val="00985B10"/>
    <w:rsid w:val="00990A72"/>
    <w:rsid w:val="0099288F"/>
    <w:rsid w:val="00992F14"/>
    <w:rsid w:val="00992FD9"/>
    <w:rsid w:val="00995248"/>
    <w:rsid w:val="009B46F9"/>
    <w:rsid w:val="009B5FFC"/>
    <w:rsid w:val="009B7734"/>
    <w:rsid w:val="009C2620"/>
    <w:rsid w:val="009C4C63"/>
    <w:rsid w:val="009E33B6"/>
    <w:rsid w:val="009E6EF0"/>
    <w:rsid w:val="009F7460"/>
    <w:rsid w:val="00A00E4C"/>
    <w:rsid w:val="00A1470E"/>
    <w:rsid w:val="00A171B6"/>
    <w:rsid w:val="00A21CBF"/>
    <w:rsid w:val="00A22262"/>
    <w:rsid w:val="00A300F5"/>
    <w:rsid w:val="00A34032"/>
    <w:rsid w:val="00A35DB7"/>
    <w:rsid w:val="00A414E5"/>
    <w:rsid w:val="00A5217F"/>
    <w:rsid w:val="00A5580A"/>
    <w:rsid w:val="00A56B24"/>
    <w:rsid w:val="00A641B0"/>
    <w:rsid w:val="00A66521"/>
    <w:rsid w:val="00A6698C"/>
    <w:rsid w:val="00A73066"/>
    <w:rsid w:val="00A8047C"/>
    <w:rsid w:val="00A84D3A"/>
    <w:rsid w:val="00A863CC"/>
    <w:rsid w:val="00A94B74"/>
    <w:rsid w:val="00A97D83"/>
    <w:rsid w:val="00AA00C7"/>
    <w:rsid w:val="00AA7D9E"/>
    <w:rsid w:val="00AB0911"/>
    <w:rsid w:val="00AB620B"/>
    <w:rsid w:val="00AC6FC0"/>
    <w:rsid w:val="00AD1920"/>
    <w:rsid w:val="00AE0E35"/>
    <w:rsid w:val="00AE42C1"/>
    <w:rsid w:val="00AE6672"/>
    <w:rsid w:val="00AF166C"/>
    <w:rsid w:val="00B051DD"/>
    <w:rsid w:val="00B0684C"/>
    <w:rsid w:val="00B1370A"/>
    <w:rsid w:val="00B14056"/>
    <w:rsid w:val="00B17DDE"/>
    <w:rsid w:val="00B200A5"/>
    <w:rsid w:val="00B20487"/>
    <w:rsid w:val="00B225CB"/>
    <w:rsid w:val="00B32C11"/>
    <w:rsid w:val="00B5315A"/>
    <w:rsid w:val="00B56827"/>
    <w:rsid w:val="00B57785"/>
    <w:rsid w:val="00B61B57"/>
    <w:rsid w:val="00B64E24"/>
    <w:rsid w:val="00B67ABA"/>
    <w:rsid w:val="00B86420"/>
    <w:rsid w:val="00BA207B"/>
    <w:rsid w:val="00BA2269"/>
    <w:rsid w:val="00BA22E1"/>
    <w:rsid w:val="00BD7884"/>
    <w:rsid w:val="00BF4E75"/>
    <w:rsid w:val="00C23268"/>
    <w:rsid w:val="00C26A4D"/>
    <w:rsid w:val="00C305EB"/>
    <w:rsid w:val="00C325A9"/>
    <w:rsid w:val="00C32D1F"/>
    <w:rsid w:val="00C36798"/>
    <w:rsid w:val="00C36DEA"/>
    <w:rsid w:val="00C5549B"/>
    <w:rsid w:val="00C55998"/>
    <w:rsid w:val="00C5636B"/>
    <w:rsid w:val="00C56564"/>
    <w:rsid w:val="00C67DE7"/>
    <w:rsid w:val="00C73D34"/>
    <w:rsid w:val="00C8310E"/>
    <w:rsid w:val="00C86781"/>
    <w:rsid w:val="00C925CA"/>
    <w:rsid w:val="00C938EC"/>
    <w:rsid w:val="00C94867"/>
    <w:rsid w:val="00CA1C8A"/>
    <w:rsid w:val="00CA299E"/>
    <w:rsid w:val="00CA3FA9"/>
    <w:rsid w:val="00CA4346"/>
    <w:rsid w:val="00CA530C"/>
    <w:rsid w:val="00CA7917"/>
    <w:rsid w:val="00CB18BB"/>
    <w:rsid w:val="00CB298C"/>
    <w:rsid w:val="00CC3A16"/>
    <w:rsid w:val="00CE1F44"/>
    <w:rsid w:val="00CE40F0"/>
    <w:rsid w:val="00CE440B"/>
    <w:rsid w:val="00CF3773"/>
    <w:rsid w:val="00D10058"/>
    <w:rsid w:val="00D100AD"/>
    <w:rsid w:val="00D1328A"/>
    <w:rsid w:val="00D147AF"/>
    <w:rsid w:val="00D22138"/>
    <w:rsid w:val="00D250AB"/>
    <w:rsid w:val="00D36EDD"/>
    <w:rsid w:val="00D43FBD"/>
    <w:rsid w:val="00D502A8"/>
    <w:rsid w:val="00D525E1"/>
    <w:rsid w:val="00D529B9"/>
    <w:rsid w:val="00D5322B"/>
    <w:rsid w:val="00D53476"/>
    <w:rsid w:val="00D541D1"/>
    <w:rsid w:val="00D623F0"/>
    <w:rsid w:val="00D81CB7"/>
    <w:rsid w:val="00D9113B"/>
    <w:rsid w:val="00D95917"/>
    <w:rsid w:val="00DA0E1A"/>
    <w:rsid w:val="00DB370D"/>
    <w:rsid w:val="00DB669B"/>
    <w:rsid w:val="00DC27A2"/>
    <w:rsid w:val="00DC5555"/>
    <w:rsid w:val="00DD2FCF"/>
    <w:rsid w:val="00DE607E"/>
    <w:rsid w:val="00DF05AC"/>
    <w:rsid w:val="00E00A7F"/>
    <w:rsid w:val="00E07E08"/>
    <w:rsid w:val="00E10A2E"/>
    <w:rsid w:val="00E15E1A"/>
    <w:rsid w:val="00E16842"/>
    <w:rsid w:val="00E30ACE"/>
    <w:rsid w:val="00E42512"/>
    <w:rsid w:val="00E42D7D"/>
    <w:rsid w:val="00E43ECE"/>
    <w:rsid w:val="00E600E4"/>
    <w:rsid w:val="00E61EF9"/>
    <w:rsid w:val="00E66484"/>
    <w:rsid w:val="00E67759"/>
    <w:rsid w:val="00E71AA9"/>
    <w:rsid w:val="00E73137"/>
    <w:rsid w:val="00E74143"/>
    <w:rsid w:val="00E74CB5"/>
    <w:rsid w:val="00E75976"/>
    <w:rsid w:val="00E76A6B"/>
    <w:rsid w:val="00E77D51"/>
    <w:rsid w:val="00E93886"/>
    <w:rsid w:val="00E96DED"/>
    <w:rsid w:val="00EA1201"/>
    <w:rsid w:val="00EB58B4"/>
    <w:rsid w:val="00EC318A"/>
    <w:rsid w:val="00EC35C9"/>
    <w:rsid w:val="00ED752B"/>
    <w:rsid w:val="00EE1637"/>
    <w:rsid w:val="00EE5B7B"/>
    <w:rsid w:val="00F014FE"/>
    <w:rsid w:val="00F113F5"/>
    <w:rsid w:val="00F15F7E"/>
    <w:rsid w:val="00F2017D"/>
    <w:rsid w:val="00F42870"/>
    <w:rsid w:val="00F45F29"/>
    <w:rsid w:val="00F5377C"/>
    <w:rsid w:val="00F60D2F"/>
    <w:rsid w:val="00F614F1"/>
    <w:rsid w:val="00F622F3"/>
    <w:rsid w:val="00F63A19"/>
    <w:rsid w:val="00F73B25"/>
    <w:rsid w:val="00F75B96"/>
    <w:rsid w:val="00F80438"/>
    <w:rsid w:val="00F812CC"/>
    <w:rsid w:val="00F94015"/>
    <w:rsid w:val="00FB5F66"/>
    <w:rsid w:val="00FC1CB8"/>
    <w:rsid w:val="00FC1E8E"/>
    <w:rsid w:val="00FC461A"/>
    <w:rsid w:val="00FC7E24"/>
    <w:rsid w:val="00FD3F0F"/>
    <w:rsid w:val="00FE1C76"/>
    <w:rsid w:val="00FE2BE8"/>
    <w:rsid w:val="00FE71DC"/>
    <w:rsid w:val="00FE73FB"/>
    <w:rsid w:val="00FE7CA4"/>
    <w:rsid w:val="00FF4F6C"/>
    <w:rsid w:val="00FF5C1B"/>
    <w:rsid w:val="00FF5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sv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2.png"/><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37F3B-36B3-4EC0-ACB5-9DB2DDDD50D7}">
  <ds:schemaRefs>
    <ds:schemaRef ds:uri="360018dd-41eb-4458-b1d4-4b46a95a2b02"/>
    <ds:schemaRef ds:uri="http://purl.org/dc/dcmitype/"/>
    <ds:schemaRef ds:uri="http://purl.org/dc/elements/1.1/"/>
    <ds:schemaRef ds:uri="http://purl.org/dc/terms/"/>
    <ds:schemaRef ds:uri="http://schemas.microsoft.com/office/infopath/2007/PartnerControls"/>
    <ds:schemaRef ds:uri="http://schemas.microsoft.com/office/2006/documentManagement/types"/>
    <ds:schemaRef ds:uri="8c008993-a31f-4b40-b1f3-88dd9c6e1924"/>
    <ds:schemaRef ds:uri="http://schemas.openxmlformats.org/package/2006/metadata/core-propertie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978D2F-D4F1-4ECE-9821-8D462EF50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TotalTime>
  <Pages>6</Pages>
  <Words>3957</Words>
  <Characters>22561</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39</cp:revision>
  <dcterms:created xsi:type="dcterms:W3CDTF">2022-01-12T01:12:00Z</dcterms:created>
  <dcterms:modified xsi:type="dcterms:W3CDTF">2022-01-16T23:23:00Z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zotero-version="5.0.96.3"&gt;&lt;session id="yVGvaDFo"/&gt;&lt;style id="http://www.zotero.org/styles/apa-no-doi-no-issue" locale="en-US" hasBibliography="1" bibliographyStyleHasBeenSet="1"/&gt;&lt;prefs&gt;&lt;pref name="fieldType" value="Field"/&gt;&lt;/prefs&gt;</vt:lpwstr>
  </property>
  <property fmtid="{D5CDD505-2E9C-101B-9397-08002B2CF9AE}" pid="4" name="ZOTERO_PREF_2">
    <vt:lpwstr>&lt;/data&gt;</vt:lpwstr>
  </property>
</Properties>
</file>