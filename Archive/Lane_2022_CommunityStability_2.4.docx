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15565D" w14:textId="2B091E4E" w:rsidR="0022363E" w:rsidRDefault="0022363E" w:rsidP="0022363E">
      <w:pPr>
        <w:pStyle w:val="Heading1"/>
      </w:pPr>
      <w:r>
        <w:t>Intro</w:t>
      </w:r>
      <w:r w:rsidR="00F94015">
        <w:t>duction</w:t>
      </w:r>
    </w:p>
    <w:p w14:paraId="045CBEFE" w14:textId="359E71A7" w:rsidR="00A92F9A" w:rsidRDefault="00100565" w:rsidP="005F7C5D">
      <w:pPr>
        <w:ind w:firstLine="720"/>
      </w:pPr>
      <w:r w:rsidRPr="0007225D">
        <w:t>The</w:t>
      </w:r>
      <w:r w:rsidR="00F75B96" w:rsidRPr="0007225D">
        <w:t xml:space="preserve"> </w:t>
      </w:r>
      <w:r w:rsidRPr="0007225D">
        <w:t xml:space="preserve">importance </w:t>
      </w:r>
      <w:r w:rsidR="00566C69" w:rsidRPr="0007225D">
        <w:t>of</w:t>
      </w:r>
      <w:r w:rsidR="00D10058" w:rsidRPr="0007225D">
        <w:t xml:space="preserve"> climate change</w:t>
      </w:r>
      <w:r w:rsidR="00B35CD6">
        <w:t xml:space="preserve"> </w:t>
      </w:r>
      <w:r w:rsidR="00415113" w:rsidRPr="0007225D">
        <w:t xml:space="preserve">drives </w:t>
      </w:r>
      <w:r w:rsidR="00195D4F" w:rsidRPr="0007225D">
        <w:t xml:space="preserve">a </w:t>
      </w:r>
      <w:r w:rsidR="004A412C" w:rsidRPr="0007225D">
        <w:t>need to</w:t>
      </w:r>
      <w:r w:rsidR="00D10058" w:rsidRPr="0007225D">
        <w:t xml:space="preserve"> </w:t>
      </w:r>
      <w:r w:rsidR="00B225CB" w:rsidRPr="0007225D">
        <w:t>understand</w:t>
      </w:r>
      <w:r w:rsidR="00FE71DC" w:rsidRPr="0007225D">
        <w:t xml:space="preserve"> patterns of</w:t>
      </w:r>
      <w:r w:rsidR="00C80754">
        <w:t xml:space="preserve"> ecosystem stability and</w:t>
      </w:r>
      <w:r w:rsidR="00B225CB" w:rsidRPr="0007225D">
        <w:t xml:space="preserve"> plant community</w:t>
      </w:r>
      <w:r w:rsidR="00D10058" w:rsidRPr="0007225D">
        <w:t xml:space="preserve"> </w:t>
      </w:r>
      <w:r w:rsidR="00ED752B" w:rsidRPr="0007225D">
        <w:t>compositional</w:t>
      </w:r>
      <w:r w:rsidR="00872EF0" w:rsidRPr="0007225D">
        <w:t xml:space="preserve"> cha</w:t>
      </w:r>
      <w:r w:rsidR="00872EF0" w:rsidRPr="00A40812">
        <w:t>nge</w:t>
      </w:r>
      <w:r w:rsidR="00A40812" w:rsidRPr="00A40812">
        <w:t>.</w:t>
      </w:r>
      <w:r w:rsidR="001F19B1">
        <w:t xml:space="preserve"> </w:t>
      </w:r>
      <w:r w:rsidR="004C0674">
        <w:t>C</w:t>
      </w:r>
      <w:r w:rsidR="0003545C">
        <w:t>ommunity stability</w:t>
      </w:r>
      <w:r w:rsidR="00682FC6">
        <w:t xml:space="preserve"> </w:t>
      </w:r>
      <w:r w:rsidR="002355AC">
        <w:t xml:space="preserve">can be characterized by </w:t>
      </w:r>
      <w:r w:rsidR="007C5111">
        <w:t>low variability in species or functional diversity over time</w:t>
      </w:r>
      <w:r w:rsidR="00E871F6">
        <w:t xml:space="preserve"> </w:t>
      </w:r>
      <w:r w:rsidR="00E871F6">
        <w:fldChar w:fldCharType="begin"/>
      </w:r>
      <w:r w:rsidR="00E871F6">
        <w:instrText xml:space="preserve"> ADDIN ZOTERO_ITEM CSL_CITATION {"citationID":"CGgd2Jct","properties":{"formattedCitation":"(Donohue et al., 2016)","plainCitation":"(Donohue et al., 2016)","noteIndex":0},"citationItems":[{"id":2407,"uris":["http://zotero.org/users/6092945/items/S7CCJK46"],"uri":["http://zotero.org/users/6092945/items/S7CCJK46"],"itemData":{"id":2407,"type":"article-journal","abstract":"Human actions challenge nature in many ways. Ecological responses are ineluctably complex, demanding measures that describe them succinctly. Collectively, these measures encapsulate the overall ‘stability’ of the system. Many international bodies, including the Intergovernmental Science-Policy Platform on Biodiversity and Ecosystem Services, broadly aspire to maintain or enhance ecological stability. Such bodies frequently use terms pertaining to stability that lack clear definition. Consequently, we cannot measure them and so they disconnect from a large body of theoretical and empirical understanding. We assess the scientific and policy literature and show that this disconnect is one consequence of an inconsistent and one-dimensional approach that ecologists have taken to both disturbances and stability. This has led to confused communication of the nature of stability and the level of our insight into it. Disturbances and stability are multidimensional. Our understanding of them is not. We have a remarkably poor understanding of the impacts on stability of the characteristics that define many, perhaps all, of the most important elements of global change. We provide recommendations for theoreticians, empiricists and policymakers on how to better integrate the multidimensional nature of ecological stability into their research, policies and actions.","container-title":"Ecology Letters","DOI":"10.1111/ele.12648","ISSN":"1461-0248","issue":"9","language":"en","note":"_eprint: https://onlinelibrary.wiley.com/doi/pdf/10.1111/ele.12648","page":"1172-1185","source":"Wiley Online Library","title":"Navigating the complexity of ecological stability","volume":"19","author":[{"family":"Donohue","given":"Ian"},{"family":"Hillebrand","given":"Helmut"},{"family":"Montoya","given":"José M."},{"family":"Petchey","given":"Owen L."},{"family":"Pimm","given":"Stuart L."},{"family":"Fowler","given":"Mike S."},{"family":"Healy","given":"Kevin"},{"family":"Jackson","given":"Andrew L."},{"family":"Lurgi","given":"Miguel"},{"family":"McClean","given":"Deirdre"},{"family":"O'Connor","given":"Nessa E."},{"family":"O'Gorman","given":"Eoin J."},{"family":"Yang","given":"Qiang"}],"issued":{"date-parts":[["2016"]]}}}],"schema":"https://github.com/citation-style-language/schema/raw/master/csl-citation.json"} </w:instrText>
      </w:r>
      <w:r w:rsidR="00E871F6">
        <w:fldChar w:fldCharType="separate"/>
      </w:r>
      <w:r w:rsidR="00E871F6" w:rsidRPr="00E871F6">
        <w:rPr>
          <w:rFonts w:ascii="Calibri" w:hAnsi="Calibri" w:cs="Calibri"/>
        </w:rPr>
        <w:t>(Donohue et al., 2016)</w:t>
      </w:r>
      <w:r w:rsidR="00E871F6">
        <w:fldChar w:fldCharType="end"/>
      </w:r>
      <w:r w:rsidR="00CA1C8A">
        <w:t>.</w:t>
      </w:r>
      <w:r w:rsidR="00666F91">
        <w:t xml:space="preserve"> </w:t>
      </w:r>
      <w:r w:rsidR="004C6C15">
        <w:t>Shifts in community-dominant species, loss</w:t>
      </w:r>
      <w:r w:rsidR="002A5853">
        <w:t xml:space="preserve"> of native species diversity,</w:t>
      </w:r>
      <w:r w:rsidR="00B82229">
        <w:t xml:space="preserve"> and</w:t>
      </w:r>
      <w:r w:rsidR="002A5853">
        <w:t xml:space="preserve"> </w:t>
      </w:r>
      <w:r w:rsidR="004C6C15">
        <w:t>species turnover (</w:t>
      </w:r>
      <w:r w:rsidR="00EF4732">
        <w:t>such as greater</w:t>
      </w:r>
      <w:r w:rsidR="004C6C15">
        <w:t xml:space="preserve"> abundance of invasive species)</w:t>
      </w:r>
      <w:r w:rsidR="002A5853">
        <w:t xml:space="preserve"> </w:t>
      </w:r>
      <w:r w:rsidR="00B82229">
        <w:t xml:space="preserve">may </w:t>
      </w:r>
      <w:r w:rsidR="00EF4732">
        <w:t xml:space="preserve">indicate </w:t>
      </w:r>
      <w:r w:rsidR="002A5853">
        <w:t>loss of functional redundancy</w:t>
      </w:r>
      <w:r w:rsidR="00EF4732">
        <w:t>. In turn, this may indicate</w:t>
      </w:r>
      <w:r w:rsidR="002A5853" w:rsidRPr="002D7F1C">
        <w:t xml:space="preserve"> reduced </w:t>
      </w:r>
      <w:r w:rsidR="002A5853">
        <w:t xml:space="preserve">resistance to change or resilient capacity to recover from disturbance </w:t>
      </w:r>
      <w:r w:rsidR="002A5853" w:rsidRPr="00CB298C">
        <w:rPr>
          <w:rFonts w:ascii="Calibri" w:hAnsi="Calibri" w:cs="Calibri"/>
        </w:rPr>
        <w:t>(Bai, Han, Wu, Chen, &amp; Li, 2004; Tilman, Reich, &amp; Knops, 2006)</w:t>
      </w:r>
      <w:r w:rsidR="00B82229">
        <w:t>.</w:t>
      </w:r>
      <w:r w:rsidR="00322751">
        <w:t xml:space="preserve"> Furthermore, the loss of native species </w:t>
      </w:r>
      <w:r w:rsidR="004C0674">
        <w:t xml:space="preserve">may have stronger negative </w:t>
      </w:r>
      <w:r w:rsidR="00A067F6">
        <w:t>impacts</w:t>
      </w:r>
      <w:r w:rsidR="00BA77BB">
        <w:t xml:space="preserve"> on biodiversity</w:t>
      </w:r>
      <w:r w:rsidR="004C0674">
        <w:t xml:space="preserve"> </w:t>
      </w:r>
      <w:r w:rsidR="00322751">
        <w:t xml:space="preserve">when the regional pool of potential species is reduced or environmentally </w:t>
      </w:r>
      <w:commentRangeStart w:id="0"/>
      <w:r w:rsidR="00322751">
        <w:t>constrained</w:t>
      </w:r>
      <w:commentRangeEnd w:id="0"/>
      <w:r w:rsidR="00A92F9A">
        <w:rPr>
          <w:rStyle w:val="CommentReference"/>
        </w:rPr>
        <w:commentReference w:id="0"/>
      </w:r>
      <w:r w:rsidR="00A92F9A">
        <w:t xml:space="preserve">. </w:t>
      </w:r>
      <w:r w:rsidR="00245C13">
        <w:t>Characterization of</w:t>
      </w:r>
      <w:r w:rsidR="00245C13" w:rsidRPr="006E5648">
        <w:t xml:space="preserve"> plant community changes on decadal timescales contributes to observation of meaningful long-term patterns of </w:t>
      </w:r>
      <w:r w:rsidR="00245C13">
        <w:t xml:space="preserve">compositional </w:t>
      </w:r>
      <w:r w:rsidR="00245C13" w:rsidRPr="006E5648">
        <w:t>stability</w:t>
      </w:r>
      <w:r w:rsidR="00245C13" w:rsidRPr="00A40812">
        <w:t>, a</w:t>
      </w:r>
      <w:r w:rsidR="00245C13">
        <w:t xml:space="preserve">nd is instructive </w:t>
      </w:r>
      <w:r w:rsidR="00504CB3">
        <w:t>for</w:t>
      </w:r>
      <w:r w:rsidR="00245C13">
        <w:t xml:space="preserve"> develop</w:t>
      </w:r>
      <w:r w:rsidR="00504CB3">
        <w:t>ing</w:t>
      </w:r>
      <w:r w:rsidR="00245C13">
        <w:t xml:space="preserve"> hypotheses to test drivers of disturbance, especially in dynamic landscapes</w:t>
      </w:r>
      <w:r w:rsidR="00504CB3">
        <w:t xml:space="preserve"> heavily impacted by anthropogenic activities</w:t>
      </w:r>
      <w:r w:rsidR="00245C13">
        <w:t xml:space="preserve">, such as estuaries. </w:t>
      </w:r>
      <w:r w:rsidR="00245C13">
        <w:fldChar w:fldCharType="begin"/>
      </w:r>
      <w:r w:rsidR="00245C13">
        <w:instrText xml:space="preserve"> ADDIN ZOTERO_ITEM CSL_CITATION {"citationID":"wcUImAyp","properties":{"formattedCitation":"(Ovaskainen, Rybicki, &amp; Abrego, 2019; Underwood, Chapman, &amp; Connell, 2000)","plainCitation":"(Ovaskainen, Rybicki, &amp; Abrego, 2019; Underwood, Chapman, &amp; Connell, 2000)","noteIndex":0},"citationItems":[{"id":2398,"uris":["http://zotero.org/users/6092945/items/DNQEVKEQ"],"uri":["http://zotero.org/users/6092945/items/DNQEVKEQ"],"itemData":{"id":2398,"type":"article-journal","abstract":"A key challenge for community ecology is to understand to what extent observational data can be used to infer the underlying community assembly processes. As different processes can lead to similar or even identical patterns, statistical analyses of non-manipulative observational data never yield undisputable causal inference on the underlying processes. Still, most empirical studies in community ecology are based on observational data, and hence understanding under which circumstances such data can shed light on assembly processes is a central concern for community ecologists. We simulated a spatial agent-based model that generates variation in metacommunity dynamics across multiple axes, including the four classic metacommunity paradigms as special cases. We further simulated a virtual ecologist who analysed snapshot data sampled from the simulations using eighteen output metrics derived from beta-diversity and habitat variation indices, variation partitioning and joint species distribution modelling. Our results indicated two main axes of variation in the output metrics. The first axis of variation described whether the landscape has patchy or continuous variation, and thus was essentially independent of the properties of the species community. The second axis of variation related to the level of predictability of the metacommunity. The most predictable communities were niche-based metacommunities inhabiting static landscapes with marked environmental heterogeneity, such as metacommunities following the species sorting paradigm or the mass effects paradigm. The most unpredictable communities were neutral-based metacommunities inhabiting dynamics landscapes with little spatial heterogeneity, such as metacommunities following the neutral or patch sorting paradigms. The output metrics from joint species distribution modelling yielded generally the highest resolution to disentangle among the simulated scenarios. Yet, the different types of statistical approaches utilized in this study carried complementary information, and thus our results suggest that the most comprehensive evaluation of metacommunity structure can be obtained by combining them.","container-title":"Ecography","DOI":"10.1111/ecog.04444","ISSN":"1600-0587","issue":"11","language":"en","note":"_eprint: https://onlinelibrary.wiley.com/doi/pdf/10.1111/ecog.04444","page":"1877-1886","source":"Wiley Online Library","title":"What can observational data reveal about metacommunity processes?","volume":"42","author":[{"family":"Ovaskainen","given":"Otso"},{"family":"Rybicki","given":"Joel"},{"family":"Abrego","given":"Nerea"}],"issued":{"date-parts":[["2019"]]}}},{"id":2396,"uris":["http://zotero.org/users/6092945/items/ZFCPFI46"],"uri":["http://zotero.org/users/6092945/items/ZFCPFI46"],"itemData":{"id":2396,"type":"article-journal","abstract":"Coastal marine ecology is, quite properly, increasingly focussed on experimental tests of hypotheses about processes. These are, however, done to explain observations and patterns. It is therefore appropriate to be able to publish quantitative observations to provide the context and basis for studying mechanisms and processes. Ecologists are concerned about very different types of observations. Some areas of study are still totally dependent on observational, descriptive evidence; some depend on mensurative tests of hypotheses about patterns. Tests of hypotheses about patterns are also needed to validate casual or qualitative observations. Guide-lines for what constitutes appropriate or publishable ecological descriptions are discussed here. These recognize the experimental, hypothesis-testing nature of many descriptive studies and consider the relevance of sound logic and experimental design in the planning, collection and interpretation of observations.","container-title":"Journal of Experimental Marine Biology and Ecology","DOI":"10.1016/S0022-0981(00)00181-7","ISSN":"0022-0981","issue":"1","journalAbbreviation":"Journal of Experimental Marine Biology and Ecology","language":"en","page":"97-115","source":"ScienceDirect","title":"Observations in ecology: you can’t make progress on processes without understanding the patterns","title-short":"Observations in ecology","volume":"250","author":[{"family":"Underwood","given":"A. J"},{"family":"Chapman","given":"M. G"},{"family":"Connell","given":"S. D"}],"issued":{"date-parts":[["2000",7,30]]}}}],"schema":"https://github.com/citation-style-language/schema/raw/master/csl-citation.json"} </w:instrText>
      </w:r>
      <w:r w:rsidR="00245C13">
        <w:fldChar w:fldCharType="separate"/>
      </w:r>
      <w:r w:rsidR="00245C13" w:rsidRPr="00554B0B">
        <w:rPr>
          <w:rFonts w:ascii="Calibri" w:hAnsi="Calibri" w:cs="Calibri"/>
        </w:rPr>
        <w:t>(Ovaskainen, Rybicki, &amp; Abrego, 2019; Underwood, Chapman, &amp; Connell, 2000)</w:t>
      </w:r>
      <w:r w:rsidR="00245C13">
        <w:fldChar w:fldCharType="end"/>
      </w:r>
      <w:r w:rsidR="00245C13">
        <w:t>.</w:t>
      </w:r>
    </w:p>
    <w:p w14:paraId="4F7BFC02" w14:textId="4D925D89" w:rsidR="00AA2F11" w:rsidRDefault="009113BE">
      <w:pPr>
        <w:ind w:firstLine="720"/>
      </w:pPr>
      <w:r>
        <w:t>Estuaries</w:t>
      </w:r>
      <w:r w:rsidR="00566C69">
        <w:t xml:space="preserve"> </w:t>
      </w:r>
      <w:r w:rsidR="005F3F8D">
        <w:t xml:space="preserve">are </w:t>
      </w:r>
      <w:r w:rsidR="00182C65">
        <w:t xml:space="preserve">at the terrestrial-marine interface where </w:t>
      </w:r>
      <w:r w:rsidR="003B2DDD">
        <w:t xml:space="preserve">hydrogeomorphic and </w:t>
      </w:r>
      <w:del w:id="1" w:author="Stefanie Lane" w:date="2022-03-10T15:18:00Z">
        <w:r w:rsidR="003B2DDD" w:rsidDel="00011E3D">
          <w:delText>plant community</w:delText>
        </w:r>
      </w:del>
      <w:ins w:id="2" w:author="Stefanie Lane" w:date="2022-03-10T15:18:00Z">
        <w:r w:rsidR="00011E3D">
          <w:t>ecological</w:t>
        </w:r>
      </w:ins>
      <w:r w:rsidR="003B2DDD">
        <w:t xml:space="preserve"> changes</w:t>
      </w:r>
      <w:r w:rsidR="00D00AEA">
        <w:t xml:space="preserve"> occur</w:t>
      </w:r>
      <w:r w:rsidR="003B2DDD">
        <w:t xml:space="preserve"> on annual, decadal, and millennial timescales </w:t>
      </w:r>
      <w:r w:rsidR="003B2DDD">
        <w:fldChar w:fldCharType="begin"/>
      </w:r>
      <w:r w:rsidR="00EB7D94">
        <w:instrText xml:space="preserve"> ADDIN ZOTERO_ITEM CSL_CITATION {"citationID":"OC0b1W0t","properties":{"formattedCitation":"(Pasternack, 2009)","plainCitation":"(Pasternack, 2009)","noteIndex":0},"citationItems":[{"id":396,"uris":["http://zotero.org/users/6092945/items/S2AD5CNH"],"uri":["http://zotero.org/users/6092945/items/S2AD5CNH"],"itemData":{"id":396,"type":"chapter","abstract":"Tidal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3B2DDD">
        <w:fldChar w:fldCharType="separate"/>
      </w:r>
      <w:r w:rsidR="00EB7D94" w:rsidRPr="00EB7D94">
        <w:rPr>
          <w:rFonts w:ascii="Calibri" w:hAnsi="Calibri" w:cs="Calibri"/>
        </w:rPr>
        <w:t>(Pasternack, 2009)</w:t>
      </w:r>
      <w:r w:rsidR="003B2DDD">
        <w:fldChar w:fldCharType="end"/>
      </w:r>
      <w:r w:rsidR="003B2DDD">
        <w:t>.</w:t>
      </w:r>
      <w:r w:rsidR="00D00AEA">
        <w:t xml:space="preserve"> Because these ecosystems </w:t>
      </w:r>
      <w:r w:rsidR="00C86781">
        <w:t>will experience accelerated change under sea level rise</w:t>
      </w:r>
      <w:r w:rsidR="00D00AEA">
        <w:t>, t</w:t>
      </w:r>
      <w:r w:rsidR="007F224A">
        <w:t>hese habitats are of increasing</w:t>
      </w:r>
      <w:r w:rsidR="00D00AEA">
        <w:t xml:space="preserve"> conservation</w:t>
      </w:r>
      <w:r w:rsidR="007F224A">
        <w:t xml:space="preserve"> </w:t>
      </w:r>
      <w:r w:rsidR="001369F0">
        <w:t>concern</w:t>
      </w:r>
      <w:r w:rsidR="003069B8">
        <w:t xml:space="preserve"> </w:t>
      </w:r>
      <w:r w:rsidR="003069B8">
        <w:fldChar w:fldCharType="begin"/>
      </w:r>
      <w:r w:rsidR="003069B8">
        <w:instrText xml:space="preserve"> ADDIN ZOTERO_ITEM CSL_CITATION {"citationID":"6ucwNDlj","properties":{"formattedCitation":"(Brophy et al., 2019)","plainCitation":"(Brophy et al., 2019)","noteIndex":0},"citationItems":[{"id":1683,"uris":["http://zotero.org/users/6092945/items/25EXMDUE"],"uri":["http://zotero.org/users/6092945/items/25EXMDUE"],"itemData":{"id":1683,"type":"article-journal","abstract":"Effective conservation and restoration of estuarine wetlands require accurate maps of their historical and current extent, as well as estimated losses of these valued habitats. Existing coast-wide tidal wetland mapping does not explicitly map historical tidal wetlands that are now disconnected from the tides, which represent restoration opportunities; nor does it use water level models or high-resolution elevation data (e.g. lidar) to accurately identify current tidal wetlands. To better inform estuarine conservation and restoration, we generated new maps of current and historical tidal wetlands for the entire contiguous U.S. West Coast (Washington, Oregon, and California). The new maps are based on an Elevation-Based Estuary Extent Model (EBEEM) that combines lidar digital elevation models (DEMs) and water level models to establish the maximum historical extent of tidal wetlands, representing a major step forward in mapping accuracy for restoration planning and analysis of wetland loss. Building from this new base, we also developed an indirect method for mapping tidal wetland losses, and created maps of these losses for 55 estuaries on the West Coast (representing about 97% of historical West Coast vegetated tidal wetland area). Based on these new maps, we estimated that total historical estuary area for the West Coast is approximately 735,000 hectares (including vegetated and nonvegetated areas), and that about 85% of vegetated tidal wetlands have been lost from West Coast estuaries. Losses were highest for major river deltas. The new maps will help interested groups improve action plans for estuarine wetland habitat restoration and conservation, and will also provide a better baseline for understanding and predicting future changes with projected sea level rise.","container-title":"PLOS ONE","DOI":"10.1371/journal.pone.0218558","ISSN":"1932-6203","issue":"8","journalAbbreviation":"PLOS ONE","language":"en","note":"publisher: Public Library of Science","page":"e0218558","source":"PLoS Journals","title":"Insights into estuary habitat loss in the western United States using a new method for mapping maximum extent of tidal wetlands","volume":"14","author":[{"family":"Brophy","given":"Laura S."},{"family":"Greene","given":"Correigh M."},{"family":"Hare","given":"Van C."},{"family":"Holycross","given":"Brett"},{"family":"Lanier","given":"Andy"},{"family":"Heady","given":"Walter N."},{"family":"O’Connor","given":"Kevin"},{"family":"Imaki","given":"Hiroo"},{"family":"Haddad","given":"Tanya"},{"family":"Dana","given":"Randy"}],"issued":{"date-parts":[["2019",8,14]]}}}],"schema":"https://github.com/citation-style-language/schema/raw/master/csl-citation.json"} </w:instrText>
      </w:r>
      <w:r w:rsidR="003069B8">
        <w:fldChar w:fldCharType="separate"/>
      </w:r>
      <w:r w:rsidR="003069B8" w:rsidRPr="003069B8">
        <w:rPr>
          <w:rFonts w:ascii="Calibri" w:hAnsi="Calibri" w:cs="Calibri"/>
        </w:rPr>
        <w:t>(Brophy et al., 2019)</w:t>
      </w:r>
      <w:r w:rsidR="003069B8">
        <w:fldChar w:fldCharType="end"/>
      </w:r>
      <w:r w:rsidR="00391339">
        <w:t>; u</w:t>
      </w:r>
      <w:r w:rsidR="001369F0">
        <w:t xml:space="preserve">nderstanding estuarine habitat </w:t>
      </w:r>
      <w:r w:rsidR="00EC79B9">
        <w:t xml:space="preserve">stability can inform </w:t>
      </w:r>
      <w:r w:rsidR="009565D0">
        <w:t xml:space="preserve">climate change resilience strategies. </w:t>
      </w:r>
      <w:r w:rsidR="00C8195F">
        <w:t>I</w:t>
      </w:r>
      <w:r w:rsidR="00E77D51">
        <w:t xml:space="preserve">n North America, estuaries are of </w:t>
      </w:r>
      <w:r w:rsidR="00C8195F">
        <w:t xml:space="preserve">particular </w:t>
      </w:r>
      <w:r w:rsidR="00E77D51">
        <w:t xml:space="preserve">conservation importance in the </w:t>
      </w:r>
      <w:r w:rsidR="00C8195F">
        <w:t xml:space="preserve">Pacific Northwest (PNW) </w:t>
      </w:r>
      <w:r w:rsidR="00EC79B9">
        <w:t>because</w:t>
      </w:r>
      <w:r w:rsidR="00C8195F">
        <w:t xml:space="preserve"> their </w:t>
      </w:r>
      <w:r w:rsidR="00EA78C7">
        <w:t xml:space="preserve">pathways </w:t>
      </w:r>
      <w:r w:rsidR="00563294">
        <w:t>of retreat or expansion are spatially restricted by</w:t>
      </w:r>
      <w:r w:rsidR="00C8195F">
        <w:t xml:space="preserve"> fjord</w:t>
      </w:r>
      <w:r w:rsidR="00FA12BF">
        <w:t xml:space="preserve"> </w:t>
      </w:r>
      <w:r w:rsidR="00E77D51">
        <w:t>geography</w:t>
      </w:r>
      <w:r w:rsidR="00391339">
        <w:t xml:space="preserve"> </w:t>
      </w:r>
      <w:r w:rsidR="00391339">
        <w:fldChar w:fldCharType="begin"/>
      </w:r>
      <w:r w:rsidR="00391339">
        <w:instrText xml:space="preserve"> ADDIN ZOTERO_ITEM CSL_CITATION {"citationID":"6IJBZPqY","properties":{"formattedCitation":"(Emmett et al., 2000)","plainCitation":"(Emmett et al., 2000)","noteIndex":0},"citationItems":[{"id":2178,"uris":["http://zotero.org/users/6092945/items/QRT2EL5Z"],"uri":["http://zotero.org/users/6092945/items/QRT2EL5Z"],"itemData":{"id":2178,"type":"article-journal","abstract":"West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rsidR="00391339">
        <w:fldChar w:fldCharType="separate"/>
      </w:r>
      <w:r w:rsidR="00391339" w:rsidRPr="00391339">
        <w:rPr>
          <w:rFonts w:ascii="Calibri" w:hAnsi="Calibri" w:cs="Calibri"/>
        </w:rPr>
        <w:t>(Emmett et al., 2000)</w:t>
      </w:r>
      <w:r w:rsidR="00391339">
        <w:fldChar w:fldCharType="end"/>
      </w:r>
      <w:r w:rsidR="00E77D51">
        <w:t xml:space="preserve">, </w:t>
      </w:r>
      <w:r w:rsidR="00FA12BF">
        <w:t xml:space="preserve">whereas estuaries along the Atlantic coast </w:t>
      </w:r>
      <w:r w:rsidR="00563294">
        <w:t>may</w:t>
      </w:r>
      <w:r w:rsidR="00C22C3B">
        <w:t xml:space="preserve"> spread along</w:t>
      </w:r>
      <w:r w:rsidR="00E77D51">
        <w:t xml:space="preserve"> expansive </w:t>
      </w:r>
      <w:r w:rsidR="00EE6F44">
        <w:t xml:space="preserve">coastal </w:t>
      </w:r>
      <w:r w:rsidR="00E77D51">
        <w:t>plain</w:t>
      </w:r>
      <w:r w:rsidR="00FA12BF">
        <w:t>s</w:t>
      </w:r>
      <w:r w:rsidR="00E77D51">
        <w:t xml:space="preserve">. </w:t>
      </w:r>
      <w:r w:rsidR="00FC1E8E">
        <w:t>T</w:t>
      </w:r>
      <w:r>
        <w:t xml:space="preserve">idal freshwater marshes (TFMs) are </w:t>
      </w:r>
      <w:r w:rsidR="00B67ABA">
        <w:t>the upper reaches of estuaries</w:t>
      </w:r>
      <w:r w:rsidR="009118D4">
        <w:t xml:space="preserve"> dominated by riverine </w:t>
      </w:r>
      <w:r w:rsidR="00B67ABA">
        <w:t xml:space="preserve">freshwater, </w:t>
      </w:r>
      <w:r w:rsidR="009118D4">
        <w:t xml:space="preserve">and in the PNW </w:t>
      </w:r>
      <w:r w:rsidR="00B67ABA">
        <w:t xml:space="preserve">they are </w:t>
      </w:r>
      <w:r>
        <w:t>particular</w:t>
      </w:r>
      <w:r w:rsidR="00B67ABA">
        <w:t>ly</w:t>
      </w:r>
      <w:r>
        <w:t xml:space="preserve"> importan</w:t>
      </w:r>
      <w:r w:rsidR="00B67ABA">
        <w:t>t</w:t>
      </w:r>
      <w:r>
        <w:t xml:space="preserve"> </w:t>
      </w:r>
      <w:r w:rsidR="00B67ABA">
        <w:t xml:space="preserve">as </w:t>
      </w:r>
      <w:r>
        <w:t>early transitional habitat along salinity gradient for salmonids</w:t>
      </w:r>
      <w:r w:rsidR="00A92717">
        <w:t xml:space="preserve"> </w:t>
      </w:r>
      <w:r w:rsidR="00A92717">
        <w:fldChar w:fldCharType="begin"/>
      </w:r>
      <w:r w:rsidR="00EB7D94">
        <w:instrText xml:space="preserve"> ADDIN ZOTERO_ITEM CSL_CITATION {"citationID":"xxRVfu60","properties":{"formattedCitation":"(Chalifour et al., 2019; Davis et al., 2021)","plainCitation":"(Chalifour et al., 2019; Davis et al., 2021)","noteIndex":0},"citationItems":[{"id":141,"uris":["http://zotero.org/users/6092945/items/9ERQWQD8"],"uri":["http://zotero.org/users/6092945/items/9ERQWQD8"],"itemData":{"id":141,"type":"article-journal","abstract":"Interfacing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K."}],"issued":{"date-parts":[["2019",8,29]]}}},{"id":2215,"uris":["http://zotero.org/users/6092945/items/QWEVCW9B"],"uri":["http://zotero.org/users/6092945/items/QWEVCW9B"],"itemData":{"id":2215,"type":"article-journal","abstract":"The estuarine habitat mosaic supports the reproduction, growth, and survival of resident and migratory fish species by providing a diverse portfolio of unique habitats with varying physical and biological features. Global climate change is expected to result in increasing temperatures, rising sea levels, and changes in riverine hydrology, which will have profound effects on the extent and composition of the estuarine habitat mosaic and its associated nursery quality for juvenile fish. We used a spatially explicit bioenergetics model to assess how different climate change scenarios might affect juvenile salmon growth rate potential relative to present day conditions in the Nisqually River Delta, WA, USA. The model indicated that prey-rich habitats such as emergent salt marshes and eelgrass meadows were most likely to facilitate growth, and that reductions in their areal extent and accessibility could have severe consequences for salmon. For instance, unmitigated sea-level rise halved the predicted extent of low- and high-elevation emergent salt marsh, leading to a 30% reduction in end-of-season weights. Increasing water temperatures compounded these effects during the late spring and summer such that the average daily growth rate of an individual fish decreased by an additional 5–50% when compared to the effects of sea-level rise alone. Lethal temperatures (&gt; 24 °C) were infrequently observed, but they were more likely to occur during summer low tides in the mudflat and eelgrass habitats when accessibility to prey-rich marsh was minimal, thereby limiting foraging capacity and the availability of thermal refugia. Our findings indicate that, barring the enactment of targeted management strategies, rising tidal levels and increasing ocean temperatures may reduce the quality of the estuarine habitat mosaic for out-migrating salmon and other sensitive fish species.","container-title":"Estuaries and Coasts","DOI":"10.1007/s12237-021-01003-3","ISSN":"1559-2731","journalAbbreviation":"Estuaries and Coasts","language":"en","source":"Springer Link","title":"A climate-mediated shift in the estuarine habitat mosaic limits prey availability and reduces nursery quality for juvenile salmon","URL":"https://doi.org/10.1007/s12237-021-01003-3","author":[{"family":"Davis","given":"Melanie J."},{"family":"Woo","given":"Isa"},{"family":"Ellings","given":"Christopher S."},{"family":"Hodgson","given":"Sayre"},{"family":"Beauchamp","given":"David A."},{"family":"Nakai","given":"Glynnis"},{"family":"De La Cruz","given":"Susan E. W."}],"accessed":{"date-parts":[["2021",11,24]]},"issued":{"date-parts":[["2021",10,12]]}}}],"schema":"https://github.com/citation-style-language/schema/raw/master/csl-citation.json"} </w:instrText>
      </w:r>
      <w:r w:rsidR="00A92717">
        <w:fldChar w:fldCharType="separate"/>
      </w:r>
      <w:r w:rsidR="00EB7D94" w:rsidRPr="00EB7D94">
        <w:rPr>
          <w:rFonts w:ascii="Calibri" w:hAnsi="Calibri" w:cs="Calibri"/>
        </w:rPr>
        <w:t>(Chalifour et al., 2019; Davis et al., 2021)</w:t>
      </w:r>
      <w:r w:rsidR="00A92717">
        <w:fldChar w:fldCharType="end"/>
      </w:r>
      <w:r w:rsidR="00B67ABA">
        <w:t>.</w:t>
      </w:r>
      <w:r w:rsidR="00F77621">
        <w:t xml:space="preserve"> </w:t>
      </w:r>
      <w:r w:rsidR="00AA2F11">
        <w:t>Estuary conservation efforts are intended to protect coastal municipalities and provide sufficient habitat; stability of plant communities within tidal marshes may contribute to the ability of these habitats to resist change or recover from disturbance</w:t>
      </w:r>
      <w:r w:rsidR="00A524E4">
        <w:t xml:space="preserve"> </w:t>
      </w:r>
      <w:r w:rsidR="00A524E4">
        <w:fldChar w:fldCharType="begin"/>
      </w:r>
      <w:r w:rsidR="00505257">
        <w:instrText xml:space="preserve"> ADDIN ZOTERO_ITEM CSL_CITATION {"citationID":"Qy6vrJu8","properties":{"formattedCitation":"(Holling, 1973)","plainCitation":"(Holling, 1973)","noteIndex":0},"citationItems":[{"id":1362,"uris":["http://zotero.org/users/6092945/items/J7SV7HT5"],"uri":["http://zotero.org/users/6092945/items/J7SV7HT5"],"itemData":{"id":1362,"type":"article-journal","container-title":"Annual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524E4">
        <w:fldChar w:fldCharType="separate"/>
      </w:r>
      <w:r w:rsidR="00505257" w:rsidRPr="00505257">
        <w:rPr>
          <w:rFonts w:ascii="Calibri" w:hAnsi="Calibri" w:cs="Calibri"/>
        </w:rPr>
        <w:t>(Holling, 1973)</w:t>
      </w:r>
      <w:r w:rsidR="00A524E4">
        <w:fldChar w:fldCharType="end"/>
      </w:r>
      <w:r w:rsidR="00AA2F11">
        <w:t>.</w:t>
      </w:r>
      <w:r w:rsidR="005F1C36">
        <w:t xml:space="preserve"> Loss of species diversity within these habitats reduces the available biodiversity in the regional species pool, as well as potentially reducing functional habitat value. </w:t>
      </w:r>
    </w:p>
    <w:p w14:paraId="2F12959A" w14:textId="05C232BA" w:rsidR="00E75976" w:rsidRDefault="00592C5E" w:rsidP="005F7C5D">
      <w:r>
        <w:tab/>
      </w:r>
      <w:r w:rsidR="00D529B9">
        <w:t xml:space="preserve">A challenge of </w:t>
      </w:r>
      <w:r w:rsidR="00A1470E">
        <w:t xml:space="preserve">understanding </w:t>
      </w:r>
      <w:r w:rsidR="00D529B9">
        <w:t>community stability</w:t>
      </w:r>
      <w:r>
        <w:t xml:space="preserve">, </w:t>
      </w:r>
      <w:r w:rsidR="000C7EAE">
        <w:t>including with</w:t>
      </w:r>
      <w:r>
        <w:t>in estuaries,</w:t>
      </w:r>
      <w:r w:rsidR="00D529B9">
        <w:t xml:space="preserve"> is the lack of long-term </w:t>
      </w:r>
      <w:r w:rsidR="00EC1912">
        <w:t>data</w:t>
      </w:r>
      <w:r w:rsidR="001578C8">
        <w:t xml:space="preserve">. </w:t>
      </w:r>
      <w:r w:rsidR="00E00A7F">
        <w:t xml:space="preserve">In absence of </w:t>
      </w:r>
      <w:r w:rsidR="00907858">
        <w:t>long-term</w:t>
      </w:r>
      <w:r w:rsidR="00744FD6">
        <w:t xml:space="preserve"> monitoring</w:t>
      </w:r>
      <w:r w:rsidR="00E00A7F">
        <w:t xml:space="preserve">, </w:t>
      </w:r>
      <w:r w:rsidR="004C7DF9">
        <w:t xml:space="preserve">historical datasets can provide a </w:t>
      </w:r>
      <w:r w:rsidR="00AA7D9E">
        <w:t>‘</w:t>
      </w:r>
      <w:r w:rsidR="004C7DF9">
        <w:t>snapshot</w:t>
      </w:r>
      <w:r w:rsidR="00AA7D9E">
        <w:t>’</w:t>
      </w:r>
      <w:r w:rsidR="004C7DF9">
        <w:t xml:space="preserve"> of </w:t>
      </w:r>
      <w:ins w:id="3" w:author="Stefanie Lane" w:date="2022-05-04T16:43:00Z">
        <w:r w:rsidR="00205D24">
          <w:t xml:space="preserve">species compositional </w:t>
        </w:r>
        <w:commentRangeStart w:id="4"/>
        <w:r w:rsidR="00205D24">
          <w:t>variation</w:t>
        </w:r>
        <w:commentRangeEnd w:id="4"/>
        <w:r w:rsidR="00F268FA">
          <w:rPr>
            <w:rStyle w:val="CommentReference"/>
          </w:rPr>
          <w:commentReference w:id="4"/>
        </w:r>
      </w:ins>
      <w:commentRangeStart w:id="5"/>
      <w:del w:id="6" w:author="Stefanie Lane" w:date="2022-05-04T16:43:00Z">
        <w:r w:rsidR="004C7DF9" w:rsidDel="00205D24">
          <w:delText>chang</w:delText>
        </w:r>
        <w:r w:rsidR="004C7DF9" w:rsidDel="00F268FA">
          <w:delText>es</w:delText>
        </w:r>
      </w:del>
      <w:del w:id="7" w:author="Stefanie Lane" w:date="2022-05-04T16:44:00Z">
        <w:r w:rsidR="004C7DF9" w:rsidDel="00F268FA">
          <w:delText xml:space="preserve"> </w:delText>
        </w:r>
      </w:del>
      <w:commentRangeEnd w:id="5"/>
      <w:r w:rsidR="002E4D1C">
        <w:rPr>
          <w:rStyle w:val="CommentReference"/>
        </w:rPr>
        <w:commentReference w:id="5"/>
      </w:r>
      <w:del w:id="8" w:author="Stefanie Lane" w:date="2022-05-04T16:44:00Z">
        <w:r w:rsidR="004C7DF9" w:rsidDel="00F268FA">
          <w:delText>across</w:delText>
        </w:r>
      </w:del>
      <w:ins w:id="9" w:author="Stefanie Lane" w:date="2022-05-04T16:44:00Z">
        <w:r w:rsidR="00F268FA">
          <w:t xml:space="preserve"> over</w:t>
        </w:r>
      </w:ins>
      <w:r w:rsidR="004C7DF9">
        <w:t xml:space="preserve"> time. </w:t>
      </w:r>
      <w:r w:rsidR="00F812CC">
        <w:t>One such opportunity exists in Ladner Marsh</w:t>
      </w:r>
      <w:r w:rsidR="00E75976">
        <w:t>,</w:t>
      </w:r>
      <w:r>
        <w:t xml:space="preserve"> </w:t>
      </w:r>
      <w:r w:rsidR="004834EB">
        <w:t>which is part of the South Arm Marshes</w:t>
      </w:r>
      <w:r w:rsidR="002E4E7F">
        <w:t xml:space="preserve"> (SAM)</w:t>
      </w:r>
      <w:r w:rsidR="004834EB">
        <w:t xml:space="preserve"> Wildlife Management Area (WMA) near Delta, BC, Canada (</w:t>
      </w:r>
      <w:r w:rsidR="00EA174F">
        <w:rPr>
          <w:highlight w:val="yellow"/>
        </w:rPr>
        <w:t>Figure 1</w:t>
      </w:r>
      <w:r w:rsidR="004834EB">
        <w:t>).</w:t>
      </w:r>
      <w:r w:rsidR="00EC03FB" w:rsidDel="00ED765A">
        <w:t xml:space="preserve"> </w:t>
      </w:r>
      <w:r w:rsidR="006202C7">
        <w:t xml:space="preserve">Despite </w:t>
      </w:r>
      <w:r w:rsidR="00886BE2">
        <w:t xml:space="preserve">industrialization and municipal expansion within the region, this </w:t>
      </w:r>
      <w:r w:rsidR="00102B71">
        <w:t>habitat</w:t>
      </w:r>
      <w:r w:rsidR="00886BE2">
        <w:t xml:space="preserve"> has escaped development, and to the best of the author</w:t>
      </w:r>
      <w:ins w:id="10" w:author="Stefanie Lane" w:date="2022-03-10T15:20:00Z">
        <w:r w:rsidR="00042C5A">
          <w:t>s’</w:t>
        </w:r>
      </w:ins>
      <w:del w:id="11" w:author="Stefanie Lane" w:date="2022-03-10T15:20:00Z">
        <w:r w:rsidR="00102B71" w:rsidDel="00042C5A">
          <w:delText>’s</w:delText>
        </w:r>
      </w:del>
      <w:r w:rsidR="00886BE2">
        <w:t xml:space="preserve"> knowledge has not experienced major natural disturbance in the past 50 years. </w:t>
      </w:r>
      <w:r w:rsidR="00362DA9" w:rsidRPr="00362DA9">
        <w:t xml:space="preserve">Understanding how community composition </w:t>
      </w:r>
      <w:del w:id="12" w:author="Stefanie Lane" w:date="2022-03-10T15:20:00Z">
        <w:r w:rsidR="00362DA9" w:rsidRPr="00362DA9" w:rsidDel="00321D8D">
          <w:delText xml:space="preserve">has changed </w:delText>
        </w:r>
      </w:del>
      <w:r w:rsidR="00362DA9" w:rsidRPr="00362DA9">
        <w:t>prior to and since the 1991 establishment of the WMA is important for regional land managers in evaluating benchmarks for conservation</w:t>
      </w:r>
      <w:r w:rsidR="00102B71">
        <w:t xml:space="preserve"> and </w:t>
      </w:r>
      <w:r w:rsidR="00362DA9" w:rsidRPr="00362DA9">
        <w:t xml:space="preserve">restoration targets. </w:t>
      </w:r>
      <w:r w:rsidR="0074167B">
        <w:t>Two</w:t>
      </w:r>
      <w:r w:rsidR="00645972">
        <w:t xml:space="preserve"> historical</w:t>
      </w:r>
      <w:r w:rsidR="0074167B">
        <w:t xml:space="preserve"> studies conducted in Ladner Marsh</w:t>
      </w:r>
      <w:r w:rsidR="00FE2BE8">
        <w:t xml:space="preserve"> </w:t>
      </w:r>
      <w:r w:rsidR="00FE2BE8" w:rsidRPr="002E4E7F">
        <w:rPr>
          <w:rFonts w:ascii="Calibri" w:hAnsi="Calibri" w:cs="Calibri"/>
        </w:rPr>
        <w:t>(Bradfield &amp; Porter, 1982; Denoth &amp; Myers, 2007)</w:t>
      </w:r>
      <w:r w:rsidR="0074167B">
        <w:t xml:space="preserve"> </w:t>
      </w:r>
      <w:r w:rsidR="00FE2BE8">
        <w:t>used similar methods to document</w:t>
      </w:r>
      <w:r w:rsidR="0074167B">
        <w:t xml:space="preserve"> floristic diversity</w:t>
      </w:r>
      <w:r w:rsidR="00FF5CB3">
        <w:t>.</w:t>
      </w:r>
      <w:r w:rsidR="00693FAC">
        <w:t xml:space="preserve"> </w:t>
      </w:r>
      <w:r w:rsidR="00FF5CB3">
        <w:t>Bradfield &amp; Porter</w:t>
      </w:r>
      <w:r w:rsidR="00693FAC">
        <w:t xml:space="preserve"> (1982)</w:t>
      </w:r>
      <w:r w:rsidR="00FF5CB3">
        <w:t xml:space="preserve"> identified distinct community sub-types (hereafter, “</w:t>
      </w:r>
      <w:commentRangeStart w:id="13"/>
      <w:r w:rsidR="00FF5CB3">
        <w:t>assemblages</w:t>
      </w:r>
      <w:commentRangeEnd w:id="13"/>
      <w:r w:rsidR="00331CF9">
        <w:rPr>
          <w:rStyle w:val="CommentReference"/>
        </w:rPr>
        <w:commentReference w:id="13"/>
      </w:r>
      <w:r w:rsidR="00FF5CB3">
        <w:t>”),</w:t>
      </w:r>
      <w:r w:rsidR="00693FAC">
        <w:t xml:space="preserve"> likely</w:t>
      </w:r>
      <w:r w:rsidR="00C56564">
        <w:t xml:space="preserve"> driven</w:t>
      </w:r>
      <w:r w:rsidR="00FF5CB3">
        <w:t xml:space="preserve"> by edaphic factors</w:t>
      </w:r>
      <w:r w:rsidR="00C56564">
        <w:t xml:space="preserve"> such as drainage</w:t>
      </w:r>
      <w:r w:rsidR="00FF5CB3">
        <w:t xml:space="preserve">. </w:t>
      </w:r>
      <w:r w:rsidR="0074167B">
        <w:t xml:space="preserve"> </w:t>
      </w:r>
      <w:r w:rsidR="00C56564">
        <w:t xml:space="preserve">Denoth &amp; Myers repeated the sampling to determine whether a non-native species (purple loosestrife) was displacing </w:t>
      </w:r>
      <w:r w:rsidR="00C938EC">
        <w:t>a species of concern</w:t>
      </w:r>
      <w:r w:rsidR="00CA0247">
        <w:t xml:space="preserve">, </w:t>
      </w:r>
      <w:r w:rsidR="00C938EC">
        <w:t xml:space="preserve">Henderson’s </w:t>
      </w:r>
      <w:proofErr w:type="spellStart"/>
      <w:r w:rsidR="00C938EC">
        <w:t>checkermallow</w:t>
      </w:r>
      <w:proofErr w:type="spellEnd"/>
      <w:r w:rsidR="00C938EC">
        <w:t>.</w:t>
      </w:r>
      <w:r w:rsidR="00277767">
        <w:t xml:space="preserve"> Henderson’s </w:t>
      </w:r>
      <w:proofErr w:type="spellStart"/>
      <w:r w:rsidR="00277767">
        <w:t>checkermallow</w:t>
      </w:r>
      <w:proofErr w:type="spellEnd"/>
      <w:r w:rsidR="00277767">
        <w:t xml:space="preserve"> (</w:t>
      </w:r>
      <w:r w:rsidR="00277767">
        <w:rPr>
          <w:i/>
        </w:rPr>
        <w:t xml:space="preserve">Sidalcea hendersonii </w:t>
      </w:r>
      <w:r w:rsidR="00277767">
        <w:t>S. Watson)</w:t>
      </w:r>
      <w:r w:rsidR="00CA0247">
        <w:t xml:space="preserve"> is </w:t>
      </w:r>
      <w:r w:rsidR="00277767">
        <w:t xml:space="preserve">locally abundant in this marsh, and thus stability of habitat conditions is vital for species conservation. </w:t>
      </w:r>
      <w:r w:rsidR="00C938EC">
        <w:t xml:space="preserve"> </w:t>
      </w:r>
      <w:r w:rsidR="00B14056">
        <w:t>While these studies independently characterize different community metrics, t</w:t>
      </w:r>
      <w:r w:rsidR="00C938EC">
        <w:t xml:space="preserve">hese datasets </w:t>
      </w:r>
      <w:r w:rsidR="0074167B">
        <w:t xml:space="preserve">provide the opportunity to repeat observations </w:t>
      </w:r>
      <w:r w:rsidR="00CB18BB">
        <w:t>and</w:t>
      </w:r>
      <w:r w:rsidR="0074167B">
        <w:t xml:space="preserve"> characterize long-term plant community changes</w:t>
      </w:r>
      <w:r w:rsidR="00B14056">
        <w:t xml:space="preserve"> and </w:t>
      </w:r>
      <w:r w:rsidR="006202C7">
        <w:t xml:space="preserve">habitat </w:t>
      </w:r>
      <w:r w:rsidR="00B14056">
        <w:t>stability</w:t>
      </w:r>
      <w:r w:rsidR="0074167B">
        <w:t>.</w:t>
      </w:r>
    </w:p>
    <w:p w14:paraId="4A26B4C7" w14:textId="502BFFFC" w:rsidR="007C0BCF" w:rsidRDefault="00DC5555" w:rsidP="005F7C5D">
      <w:pPr>
        <w:ind w:firstLine="720"/>
      </w:pPr>
      <w:r>
        <w:lastRenderedPageBreak/>
        <w:t xml:space="preserve">The main objective of this work is to </w:t>
      </w:r>
      <w:r w:rsidR="008358B4">
        <w:t xml:space="preserve">infer </w:t>
      </w:r>
      <w:r w:rsidR="00E42D7D">
        <w:t xml:space="preserve">stability of </w:t>
      </w:r>
      <w:r w:rsidR="009B46F9">
        <w:t xml:space="preserve">plant community </w:t>
      </w:r>
      <w:r w:rsidR="00E42D7D">
        <w:t>compositional structure</w:t>
      </w:r>
      <w:r w:rsidR="009B46F9">
        <w:t xml:space="preserve"> </w:t>
      </w:r>
      <w:r w:rsidR="00D502A8">
        <w:t xml:space="preserve">in the absence of </w:t>
      </w:r>
      <w:r w:rsidR="00C5549B">
        <w:t xml:space="preserve">large-scale or direct </w:t>
      </w:r>
      <w:r w:rsidR="00E76A6B">
        <w:t>disturbance</w:t>
      </w:r>
      <w:r w:rsidR="00D502A8">
        <w:t xml:space="preserve"> </w:t>
      </w:r>
      <w:r w:rsidR="009B46F9">
        <w:t>in a</w:t>
      </w:r>
      <w:r w:rsidR="00B86420">
        <w:t xml:space="preserve"> tidal freshwater marsh. </w:t>
      </w:r>
      <w:r w:rsidR="007A161D">
        <w:t xml:space="preserve">I used three observational datasets spanning four decades to answer the following questions: </w:t>
      </w:r>
    </w:p>
    <w:p w14:paraId="2AFD6DE8" w14:textId="4B1B6418" w:rsidR="007C0BCF" w:rsidRDefault="00537848" w:rsidP="00612ED6">
      <w:pPr>
        <w:ind w:firstLine="720"/>
      </w:pPr>
      <w:commentRangeStart w:id="14"/>
      <w:r>
        <w:t>(1)</w:t>
      </w:r>
      <w:commentRangeEnd w:id="14"/>
      <w:r w:rsidR="00E20B52">
        <w:rPr>
          <w:rStyle w:val="CommentReference"/>
        </w:rPr>
        <w:commentReference w:id="14"/>
      </w:r>
      <w:r>
        <w:t xml:space="preserve"> </w:t>
      </w:r>
      <w:commentRangeStart w:id="15"/>
      <w:r w:rsidR="00151992">
        <w:t xml:space="preserve">Are </w:t>
      </w:r>
      <w:commentRangeEnd w:id="15"/>
      <w:r w:rsidR="009F2D99">
        <w:rPr>
          <w:rStyle w:val="CommentReference"/>
        </w:rPr>
        <w:commentReference w:id="15"/>
      </w:r>
      <w:r w:rsidR="007C0BCF">
        <w:t xml:space="preserve">TFM </w:t>
      </w:r>
      <w:r w:rsidR="00151992">
        <w:t xml:space="preserve">assemblages </w:t>
      </w:r>
      <w:r w:rsidR="007C0BCF">
        <w:t>continuously</w:t>
      </w:r>
      <w:r w:rsidR="00151992">
        <w:t xml:space="preserve"> characterized by the same dominant species? In the absence of significant environmental disturbance, I expect the same species </w:t>
      </w:r>
      <w:ins w:id="16" w:author="Stefanie Lane" w:date="2022-05-04T16:48:00Z">
        <w:r w:rsidR="00F954D3">
          <w:t xml:space="preserve">composition </w:t>
        </w:r>
      </w:ins>
      <w:r w:rsidR="00151992">
        <w:t xml:space="preserve">to dominate each assemblage as identified by Bradfield &amp; Porter (1982). </w:t>
      </w:r>
    </w:p>
    <w:p w14:paraId="5B0CDEDC" w14:textId="2A8F2C5B" w:rsidR="00496BFB" w:rsidRDefault="00537848" w:rsidP="00496BFB">
      <w:pPr>
        <w:ind w:firstLine="720"/>
      </w:pPr>
      <w:r>
        <w:t>(</w:t>
      </w:r>
      <w:commentRangeStart w:id="17"/>
      <w:r>
        <w:t>2)</w:t>
      </w:r>
      <w:commentRangeEnd w:id="17"/>
      <w:r w:rsidR="0092786B">
        <w:rPr>
          <w:rStyle w:val="CommentReference"/>
        </w:rPr>
        <w:commentReference w:id="17"/>
      </w:r>
      <w:r>
        <w:t xml:space="preserve"> </w:t>
      </w:r>
      <w:commentRangeStart w:id="18"/>
      <w:r w:rsidR="00151992">
        <w:t>Is</w:t>
      </w:r>
      <w:commentRangeEnd w:id="18"/>
      <w:r w:rsidR="005F7C5D">
        <w:rPr>
          <w:rStyle w:val="CommentReference"/>
        </w:rPr>
        <w:commentReference w:id="18"/>
      </w:r>
      <w:r w:rsidR="00151992">
        <w:t xml:space="preserve"> </w:t>
      </w:r>
      <w:ins w:id="19" w:author="Stefanie Lane" w:date="2022-05-04T16:56:00Z">
        <w:r w:rsidR="00D27999">
          <w:t xml:space="preserve">total species diversity </w:t>
        </w:r>
      </w:ins>
      <w:del w:id="20" w:author="Stefanie Lane" w:date="2022-05-04T16:56:00Z">
        <w:r w:rsidR="008F096E" w:rsidDel="00D27999">
          <w:delText xml:space="preserve">species abundance </w:delText>
        </w:r>
        <w:r w:rsidR="00151992" w:rsidDel="00D27999">
          <w:delText>s</w:delText>
        </w:r>
      </w:del>
      <w:ins w:id="21" w:author="Stefanie Lane" w:date="2022-05-04T16:56:00Z">
        <w:r w:rsidR="00D27999">
          <w:t>s</w:t>
        </w:r>
      </w:ins>
      <w:r w:rsidR="00151992">
        <w:t>table within and between assemblage types over time?</w:t>
      </w:r>
      <w:r>
        <w:t xml:space="preserve"> </w:t>
      </w:r>
      <w:r w:rsidR="00151992">
        <w:t xml:space="preserve">I expect community-wide diversity to be more stable than diversity within each assemblage type. </w:t>
      </w:r>
    </w:p>
    <w:p w14:paraId="7949E8E6" w14:textId="7FCB77F0" w:rsidR="00496BFB" w:rsidRDefault="001A3ED2" w:rsidP="001A3ED2">
      <w:pPr>
        <w:pStyle w:val="ListParagraph"/>
        <w:numPr>
          <w:ilvl w:val="0"/>
          <w:numId w:val="20"/>
        </w:numPr>
      </w:pPr>
      <w:r>
        <w:t xml:space="preserve">Alt: </w:t>
      </w:r>
      <w:r w:rsidR="00AE417E">
        <w:t>does</w:t>
      </w:r>
      <w:r w:rsidR="00496BFB">
        <w:t xml:space="preserve"> </w:t>
      </w:r>
      <w:r w:rsidR="00AE417E">
        <w:t>species (composition/abundance) change significantly</w:t>
      </w:r>
      <w:r w:rsidR="007F6D5D">
        <w:t xml:space="preserve"> within each assemblage over time? (test with multivariate dispersion/PERMANOVA)</w:t>
      </w:r>
      <w:r w:rsidR="002839E8">
        <w:t xml:space="preserve"> (How to link this to </w:t>
      </w:r>
      <w:r w:rsidR="002839E8">
        <w:rPr>
          <w:i/>
        </w:rPr>
        <w:t>stability</w:t>
      </w:r>
      <w:r w:rsidR="002839E8">
        <w:t>?)</w:t>
      </w:r>
    </w:p>
    <w:p w14:paraId="640BC3CE" w14:textId="050A5C60" w:rsidR="00151992" w:rsidRDefault="0027315E" w:rsidP="005F7C5D">
      <w:pPr>
        <w:ind w:firstLine="720"/>
      </w:pPr>
      <w:r>
        <w:t xml:space="preserve"> </w:t>
      </w:r>
      <w:r w:rsidR="00537848">
        <w:t xml:space="preserve">(3) </w:t>
      </w:r>
      <w:r w:rsidR="00151992">
        <w:t xml:space="preserve">What is the </w:t>
      </w:r>
      <w:commentRangeStart w:id="22"/>
      <w:r w:rsidR="00151992">
        <w:t>total turnover</w:t>
      </w:r>
      <w:r w:rsidR="009129C1">
        <w:t xml:space="preserve"> within each assemblage</w:t>
      </w:r>
      <w:commentRangeEnd w:id="22"/>
      <w:r w:rsidR="00DD4C27">
        <w:rPr>
          <w:rStyle w:val="CommentReference"/>
        </w:rPr>
        <w:commentReference w:id="22"/>
      </w:r>
      <w:r w:rsidR="00151992">
        <w:t xml:space="preserve">, and which species gained or lost are driving changes within each assemblage?  </w:t>
      </w:r>
      <w:r w:rsidR="008A1FF7">
        <w:t xml:space="preserve">I </w:t>
      </w:r>
      <w:commentRangeStart w:id="23"/>
      <w:r w:rsidR="008A1FF7">
        <w:t xml:space="preserve">expect </w:t>
      </w:r>
      <w:commentRangeEnd w:id="23"/>
      <w:r w:rsidR="00124273">
        <w:rPr>
          <w:rStyle w:val="CommentReference"/>
        </w:rPr>
        <w:commentReference w:id="23"/>
      </w:r>
      <w:r w:rsidR="008A1FF7">
        <w:t>greater invasive species abundance</w:t>
      </w:r>
      <w:r w:rsidR="008C1ED9">
        <w:t xml:space="preserve"> (or greater number of species lost)</w:t>
      </w:r>
      <w:r w:rsidR="008A1FF7">
        <w:t xml:space="preserve"> </w:t>
      </w:r>
      <w:r w:rsidR="00B125C0">
        <w:t xml:space="preserve">will be evident in </w:t>
      </w:r>
      <w:r w:rsidR="008A1FF7">
        <w:t xml:space="preserve">assemblages that experience greater </w:t>
      </w:r>
      <w:r w:rsidR="00E76F17">
        <w:t>t</w:t>
      </w:r>
      <w:r w:rsidR="00F04B33">
        <w:t xml:space="preserve">otal </w:t>
      </w:r>
      <w:commentRangeStart w:id="24"/>
      <w:r w:rsidR="00F04B33">
        <w:t>t</w:t>
      </w:r>
      <w:r w:rsidR="00E76F17">
        <w:t>urnover</w:t>
      </w:r>
      <w:commentRangeEnd w:id="24"/>
      <w:r w:rsidR="009F2D99">
        <w:rPr>
          <w:rStyle w:val="CommentReference"/>
        </w:rPr>
        <w:commentReference w:id="24"/>
      </w:r>
      <w:r w:rsidR="008A1FF7">
        <w:t xml:space="preserve">. </w:t>
      </w:r>
    </w:p>
    <w:p w14:paraId="6DAE2DB3" w14:textId="7654557E" w:rsidR="000766B8" w:rsidRDefault="000766B8">
      <w:r>
        <w:br w:type="page"/>
      </w:r>
      <w:bookmarkStart w:id="25" w:name="_GoBack"/>
      <w:bookmarkEnd w:id="25"/>
    </w:p>
    <w:p w14:paraId="3AEE9D35" w14:textId="65D9C02B" w:rsidR="0022363E" w:rsidRDefault="0022363E" w:rsidP="006C5D18">
      <w:pPr>
        <w:pStyle w:val="Heading1"/>
      </w:pPr>
      <w:r>
        <w:lastRenderedPageBreak/>
        <w:t>Methods</w:t>
      </w:r>
    </w:p>
    <w:p w14:paraId="2040ECCE" w14:textId="39BEF74C" w:rsidR="00485A40" w:rsidRDefault="00EB5F8D" w:rsidP="005F7C5D">
      <w:pPr>
        <w:pStyle w:val="Heading2"/>
      </w:pPr>
      <w:r>
        <w:t>Physical &amp; ecological</w:t>
      </w:r>
      <w:r w:rsidRPr="005F7C5D">
        <w:t xml:space="preserve"> </w:t>
      </w:r>
      <w:r w:rsidR="006B4D7D" w:rsidRPr="005F7C5D">
        <w:t>context</w:t>
      </w:r>
    </w:p>
    <w:p w14:paraId="5D793F36" w14:textId="051C08DC" w:rsidR="001F436B" w:rsidRDefault="001F436B" w:rsidP="005F7C5D">
      <w:pPr>
        <w:ind w:firstLine="720"/>
      </w:pPr>
      <w:r>
        <w:t xml:space="preserve">The Fraser River drains the largest catchment in British Columbia, and its estuary currently spans 2814 ha, one-third of which lies within the South Arm Marshes Wildlife Management Area </w:t>
      </w:r>
      <w:r>
        <w:fldChar w:fldCharType="begin"/>
      </w:r>
      <w:r>
        <w:instrText xml:space="preserve"> ADDIN ZOTERO_ITEM CSL_CITATION {"citationID":"Co6VhsCC","properties":{"formattedCitation":"(Schaefer, 2004)","plainCitation":"(Schaefer, 2004)","noteIndex":0},"citationItems":[{"id":345,"uris":["http://zotero.org/users/6092945/items/NPJPIN3W"],"uri":["http://zotero.org/users/6092945/items/NPJPIN3W"],"itemData":{"id":345,"type":"chapter","container-title":"Fraser River Delta, British Columbia: issues of an Urban Estuary","page":"147-172","publisher":"Geological Survey of Canada, Bulletin 547","title":"Ecological setting of the Fraser River delta and its urban estuary","author":[{"family":"Schaefer","given":"V."}],"editor":[{"family":"Groulx","given":"B. J."},{"family":"Mosher","given":"D. C."},{"family":"Luternauer","given":"J. L."},{"family":"Bilderback","given":"D. E."}],"issued":{"date-parts":[["2004"]]}}}],"schema":"https://github.com/citation-style-language/schema/raw/master/csl-citation.json"} </w:instrText>
      </w:r>
      <w:r>
        <w:fldChar w:fldCharType="separate"/>
      </w:r>
      <w:r w:rsidRPr="001F436B">
        <w:rPr>
          <w:rFonts w:ascii="Calibri" w:hAnsi="Calibri" w:cs="Calibri"/>
        </w:rPr>
        <w:t>(Schaefer, 2004)</w:t>
      </w:r>
      <w:r>
        <w:fldChar w:fldCharType="end"/>
      </w:r>
      <w:r>
        <w:t xml:space="preserve"> (</w:t>
      </w:r>
      <w:r w:rsidR="00EA174F">
        <w:rPr>
          <w:highlight w:val="yellow"/>
        </w:rPr>
        <w:t>Figure 1</w:t>
      </w:r>
      <w:r>
        <w:t xml:space="preserve">). Ladner Marsh occupies </w:t>
      </w:r>
      <w:r w:rsidRPr="00631B1E">
        <w:t xml:space="preserve">approximately </w:t>
      </w:r>
      <w:r>
        <w:t>100</w:t>
      </w:r>
      <w:r w:rsidRPr="00631B1E">
        <w:t xml:space="preserve"> ha wi</w:t>
      </w:r>
      <w:r>
        <w:t>thin the South Arm Marshes, bounded to the east by municipal development and by the Fraser River along its western edge (</w:t>
      </w:r>
      <w:r w:rsidR="00EA174F">
        <w:rPr>
          <w:highlight w:val="yellow"/>
        </w:rPr>
        <w:t>Figure 1</w:t>
      </w:r>
      <w:r>
        <w:t>).</w:t>
      </w:r>
    </w:p>
    <w:p w14:paraId="4503C271" w14:textId="5C1722EC" w:rsidR="005372BF" w:rsidRDefault="00A15FE2" w:rsidP="005F7C5D">
      <w:pPr>
        <w:ind w:firstLine="720"/>
      </w:pPr>
      <w:r>
        <w:t xml:space="preserve">Species common to these habitats are generally herbaceous, and the community is largely dominated by sedges and rushes with some salinity tolerance, but a greater </w:t>
      </w:r>
      <w:r w:rsidR="00EF2E40">
        <w:t xml:space="preserve">diversity of </w:t>
      </w:r>
      <w:r>
        <w:t xml:space="preserve">broadleaf flowering </w:t>
      </w:r>
      <w:r w:rsidR="00EF2E40">
        <w:t>species (“forbs”). Forb species such as bogbean (</w:t>
      </w:r>
      <w:r w:rsidR="00EF2E40">
        <w:rPr>
          <w:i/>
        </w:rPr>
        <w:t xml:space="preserve">Menyanthes trifoliata </w:t>
      </w:r>
      <w:r w:rsidR="00EF2E40">
        <w:t xml:space="preserve">L.) are tolerant of </w:t>
      </w:r>
      <w:r w:rsidR="005E1406">
        <w:t xml:space="preserve">continuously waterlogged conditions, </w:t>
      </w:r>
      <w:r w:rsidR="00EF2E40">
        <w:t>whereas</w:t>
      </w:r>
      <w:r w:rsidR="005E1406">
        <w:t xml:space="preserve"> sedge</w:t>
      </w:r>
      <w:r w:rsidR="00821B04">
        <w:t>s (</w:t>
      </w:r>
      <w:r w:rsidR="00821B04">
        <w:rPr>
          <w:i/>
        </w:rPr>
        <w:t>Carex lyngbyei</w:t>
      </w:r>
      <w:r w:rsidR="00821B04">
        <w:t xml:space="preserve"> </w:t>
      </w:r>
      <w:proofErr w:type="spellStart"/>
      <w:r w:rsidR="00821B04">
        <w:t>Hornem</w:t>
      </w:r>
      <w:proofErr w:type="spellEnd"/>
      <w:r w:rsidR="00821B04">
        <w:t>.) are better adapted to microsites that are regularly inundated and drained.</w:t>
      </w:r>
      <w:r w:rsidR="00277767">
        <w:t xml:space="preserve"> Grass species such as non-native </w:t>
      </w:r>
      <w:r w:rsidR="009B141E">
        <w:t xml:space="preserve">tall </w:t>
      </w:r>
      <w:r w:rsidR="00277767">
        <w:t>fescue (</w:t>
      </w:r>
      <w:r w:rsidR="00277767">
        <w:rPr>
          <w:i/>
        </w:rPr>
        <w:t xml:space="preserve">Festuca </w:t>
      </w:r>
      <w:r w:rsidR="00277767" w:rsidRPr="00A11140">
        <w:rPr>
          <w:i/>
        </w:rPr>
        <w:t>arundinaceae</w:t>
      </w:r>
      <w:r w:rsidR="005F44EE">
        <w:t xml:space="preserve"> </w:t>
      </w:r>
      <w:proofErr w:type="spellStart"/>
      <w:r w:rsidR="00912C74" w:rsidRPr="00912C74">
        <w:t>Schreb</w:t>
      </w:r>
      <w:proofErr w:type="spellEnd"/>
      <w:r w:rsidR="00912C74" w:rsidRPr="00912C74">
        <w:t>.</w:t>
      </w:r>
      <w:r w:rsidR="009B141E">
        <w:t>) may prefer the most well-drained sites, although some</w:t>
      </w:r>
      <w:r w:rsidR="00A04573">
        <w:t xml:space="preserve"> non-native</w:t>
      </w:r>
      <w:r w:rsidR="009B141E">
        <w:t xml:space="preserve"> species such as reed canary grass (</w:t>
      </w:r>
      <w:r w:rsidR="009B141E" w:rsidRPr="005F7C5D">
        <w:rPr>
          <w:i/>
        </w:rPr>
        <w:t>Phalaris arundinaceae</w:t>
      </w:r>
      <w:r w:rsidR="009B141E">
        <w:t xml:space="preserve"> </w:t>
      </w:r>
      <w:r w:rsidR="00A11140">
        <w:t>L.) tolerate more saturated soils</w:t>
      </w:r>
      <w:r w:rsidR="00A04573">
        <w:t>,</w:t>
      </w:r>
      <w:r w:rsidR="005A152F">
        <w:t xml:space="preserve"> and present an invasion </w:t>
      </w:r>
      <w:r w:rsidR="00A04573">
        <w:t>threat</w:t>
      </w:r>
      <w:r w:rsidR="005A152F">
        <w:t xml:space="preserve"> in tidal wetlands </w:t>
      </w:r>
      <w:r w:rsidR="005A152F">
        <w:fldChar w:fldCharType="begin"/>
      </w:r>
      <w:r w:rsidR="005A152F">
        <w:instrText xml:space="preserve"> ADDIN ZOTERO_ITEM CSL_CITATION {"citationID":"38FrsNx6","properties":{"formattedCitation":"(Sinks, Borde, Diefenderfer, &amp; Karnezis, 2021)","plainCitation":"(Sinks, Borde, Diefenderfer, &amp; Karnezis, 2021)","noteIndex":0},"citationItems":[{"id":2371,"uris":["http://zotero.org/users/6092945/items/2KQ4T5YR"],"uri":["http://zotero.org/users/6092945/items/2KQ4T5YR"],"itemData":{"id":2371,"type":"article-journal","abstract":"Reed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P."}],"issued":{"date-parts":[["2021",8]]}}}],"schema":"https://github.com/citation-style-language/schema/raw/master/csl-citation.json"} </w:instrText>
      </w:r>
      <w:r w:rsidR="005A152F">
        <w:fldChar w:fldCharType="separate"/>
      </w:r>
      <w:r w:rsidR="005A152F" w:rsidRPr="005A152F">
        <w:rPr>
          <w:rFonts w:ascii="Calibri" w:hAnsi="Calibri" w:cs="Calibri"/>
        </w:rPr>
        <w:t>(Sinks, Borde, Diefenderfer, &amp; Karnezis, 2021)</w:t>
      </w:r>
      <w:r w:rsidR="005A152F">
        <w:fldChar w:fldCharType="end"/>
      </w:r>
      <w:r w:rsidR="00A11140">
        <w:t xml:space="preserve">. </w:t>
      </w:r>
    </w:p>
    <w:p w14:paraId="0C98E66A" w14:textId="79BE5146" w:rsidR="005372BF" w:rsidRDefault="009B4A77" w:rsidP="005372BF">
      <w:pPr>
        <w:pStyle w:val="Heading2"/>
      </w:pPr>
      <w:r>
        <w:t>Vegetation surveys</w:t>
      </w:r>
    </w:p>
    <w:p w14:paraId="1540E1A5" w14:textId="20F4B226" w:rsidR="009B4A77" w:rsidRPr="001401E6" w:rsidRDefault="009B4A77" w:rsidP="005F7C5D">
      <w:pPr>
        <w:pStyle w:val="Heading3"/>
      </w:pPr>
      <w:r>
        <w:t>1979-1999</w:t>
      </w:r>
    </w:p>
    <w:p w14:paraId="209DFDF2" w14:textId="6BD1D5ED" w:rsidR="005372BF" w:rsidRPr="009B0BA5" w:rsidRDefault="005372BF">
      <w:pPr>
        <w:ind w:firstLine="720"/>
      </w:pPr>
      <w:r>
        <w:t xml:space="preserve">Data were originally collected in 1979 as part of an observational study to characterize dominant </w:t>
      </w:r>
      <w:r w:rsidR="00E563DA">
        <w:t>assemblage</w:t>
      </w:r>
      <w:r>
        <w:t xml:space="preserve"> types </w:t>
      </w:r>
      <w:r>
        <w:fldChar w:fldCharType="begin"/>
      </w:r>
      <w:r>
        <w:instrText xml:space="preserve"> ADDIN ZOTERO_ITEM CSL_CITATION {"citationID":"DvFrgRoV","properties":{"formattedCitation":"(Bradfield &amp; Porter, 1982)","plainCitation":"(Bradfield &amp; Porter, 1982)","noteIndex":0},"citationItems":[{"id":480,"uris":["http://zotero.org/users/6092945/items/AA4XA4EZ"],"uri":["http://zotero.org/users/6092945/items/AA4XA4EZ"],"itemData":{"id":480,"type":"article-journal","abstract":"Vegetation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D752C7">
        <w:rPr>
          <w:rFonts w:ascii="Calibri" w:hAnsi="Calibri" w:cs="Calibri"/>
        </w:rPr>
        <w:t>(Bradfield &amp; Porter, 1982)</w:t>
      </w:r>
      <w:r>
        <w:fldChar w:fldCharType="end"/>
      </w:r>
      <w:r>
        <w:t xml:space="preserve">. </w:t>
      </w:r>
      <w:r w:rsidR="00E563DA">
        <w:t>Eight transects were positioned along a north-to-south gradient</w:t>
      </w:r>
      <w:r w:rsidR="00431393">
        <w:t>,</w:t>
      </w:r>
      <w:r w:rsidR="00A64503">
        <w:t xml:space="preserve"> and</w:t>
      </w:r>
      <w:r w:rsidR="00431393">
        <w:t xml:space="preserve"> </w:t>
      </w:r>
      <w:r w:rsidR="00E563DA">
        <w:t>1 m</w:t>
      </w:r>
      <w:r w:rsidR="00E563DA">
        <w:rPr>
          <w:vertAlign w:val="superscript"/>
        </w:rPr>
        <w:t>2</w:t>
      </w:r>
      <w:r w:rsidR="00E563DA">
        <w:t xml:space="preserve"> quadrats (plots) were placed </w:t>
      </w:r>
      <w:r w:rsidR="00431393">
        <w:t xml:space="preserve">in the center of </w:t>
      </w:r>
      <w:r w:rsidR="00A64503">
        <w:t xml:space="preserve">vegetation </w:t>
      </w:r>
      <w:r w:rsidR="00431393">
        <w:t xml:space="preserve">patches where species composition noticeably changed, or every 10 m along the transect, whichever distance was shorter </w:t>
      </w:r>
      <w:r w:rsidR="00E563DA">
        <w:t xml:space="preserve">(Bradfield, 2019 personal comm.). </w:t>
      </w:r>
      <w:r>
        <w:t>Cluster analysis and principal components analysis (PCA) distinguished three community associations, each dominated by a distinct species: Lyngbye’s sedge (</w:t>
      </w:r>
      <w:r>
        <w:rPr>
          <w:i/>
        </w:rPr>
        <w:t>Carex lyngbyei</w:t>
      </w:r>
      <w:r>
        <w:t xml:space="preserve"> </w:t>
      </w:r>
      <w:proofErr w:type="spellStart"/>
      <w:r>
        <w:t>Hornem</w:t>
      </w:r>
      <w:proofErr w:type="spellEnd"/>
      <w:r>
        <w:t>.), fescue (</w:t>
      </w:r>
      <w:r>
        <w:rPr>
          <w:i/>
        </w:rPr>
        <w:t>Festuca arundinaceae</w:t>
      </w:r>
      <w:r>
        <w:t xml:space="preserve"> </w:t>
      </w:r>
      <w:proofErr w:type="spellStart"/>
      <w:r>
        <w:t>Schreb</w:t>
      </w:r>
      <w:proofErr w:type="spellEnd"/>
      <w:r>
        <w:t>.), and bogbean (</w:t>
      </w:r>
      <w:r>
        <w:rPr>
          <w:i/>
        </w:rPr>
        <w:t xml:space="preserve">Menyanthes trifoliata </w:t>
      </w:r>
      <w:r>
        <w:t>L.).</w:t>
      </w:r>
      <w:r w:rsidR="00A64503">
        <w:t xml:space="preserve"> Bradfield &amp; Porter (1982) hypothesized that edaphic facto</w:t>
      </w:r>
      <w:r w:rsidR="00586B0D">
        <w:t xml:space="preserve">rs drove assemblages, such as waterlogged soils in the bogbean assemblage, or drainage along channel edges in the fescue assemblage. </w:t>
      </w:r>
    </w:p>
    <w:p w14:paraId="6823E735" w14:textId="77777777" w:rsidR="005372BF" w:rsidRDefault="005372BF" w:rsidP="005372BF">
      <w:pPr>
        <w:ind w:firstLine="720"/>
      </w:pPr>
      <w:r>
        <w:t>A subsequent survey conducted in 1999 recreated the transects and sought to place sampling plots at exact positions sampled in 1979 to test relationships between invasive purple loosestrife (</w:t>
      </w:r>
      <w:proofErr w:type="spellStart"/>
      <w:r>
        <w:rPr>
          <w:i/>
        </w:rPr>
        <w:t>Lythrum</w:t>
      </w:r>
      <w:proofErr w:type="spellEnd"/>
      <w:r>
        <w:rPr>
          <w:i/>
        </w:rPr>
        <w:t xml:space="preserve"> </w:t>
      </w:r>
      <w:proofErr w:type="spellStart"/>
      <w:r>
        <w:rPr>
          <w:i/>
        </w:rPr>
        <w:t>salicaria</w:t>
      </w:r>
      <w:proofErr w:type="spellEnd"/>
      <w:r>
        <w:t xml:space="preserve">, L.) and Henderson’s </w:t>
      </w:r>
      <w:proofErr w:type="spellStart"/>
      <w:r>
        <w:t>checkermallow</w:t>
      </w:r>
      <w:proofErr w:type="spellEnd"/>
      <w:r>
        <w:t xml:space="preserve"> (</w:t>
      </w:r>
      <w:r>
        <w:rPr>
          <w:i/>
        </w:rPr>
        <w:t xml:space="preserve">Sidalcea hendersonii </w:t>
      </w:r>
      <w:r>
        <w:t xml:space="preserve">S. Watson), which is a Blue Listed species of special concern in British Columbia </w:t>
      </w:r>
      <w:r>
        <w:fldChar w:fldCharType="begin"/>
      </w:r>
      <w:r>
        <w:instrText xml:space="preserve"> ADDIN ZOTERO_ITEM CSL_CITATION {"citationID":"BWMcZIyP","properties":{"formattedCitation":"(Denoth &amp; Myers, 2007)","plainCitation":"(Denoth &amp; Myers, 2007)","noteIndex":0},"citationItems":[{"id":225,"uris":["http://zotero.org/users/6092945/items/LSLEQYJS"],"uri":["http://zotero.org/users/6092945/items/LSLEQYJS"],"itemData":{"id":225,"type":"article-journal","abstract":"The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fldChar w:fldCharType="separate"/>
      </w:r>
      <w:r w:rsidRPr="00BA4523">
        <w:rPr>
          <w:rFonts w:ascii="Calibri" w:hAnsi="Calibri" w:cs="Calibri"/>
        </w:rPr>
        <w:t>(Denoth &amp; Myers, 2007)</w:t>
      </w:r>
      <w:r>
        <w:fldChar w:fldCharType="end"/>
      </w:r>
      <w:r>
        <w:t>. While Denoth &amp; Myers did not seek to test changes in community composition, data were collected according to the same protocols as in 1979, and the data has generously been made available for comparison. This publication will reference dates the data were collected, rather than publication dates of the preceding studies.</w:t>
      </w:r>
    </w:p>
    <w:p w14:paraId="08F3F3C7" w14:textId="626F312A" w:rsidR="005372BF" w:rsidRDefault="009B4A77" w:rsidP="009B4A77">
      <w:pPr>
        <w:pStyle w:val="Heading3"/>
      </w:pPr>
      <w:r>
        <w:t>2019</w:t>
      </w:r>
    </w:p>
    <w:p w14:paraId="1B7694BC" w14:textId="39F182BC" w:rsidR="00D4425C" w:rsidRDefault="00A5448B" w:rsidP="00D4425C">
      <w:pPr>
        <w:ind w:firstLine="720"/>
      </w:pPr>
      <w:r>
        <w:t xml:space="preserve">No permanent markers were left in Ladner Marsh, so precise transects assessed by Bradfield &amp; Porter (1982) or Denoth &amp; Myers (2007) were not identifiable in 2019. </w:t>
      </w:r>
      <w:r w:rsidR="00B832A6">
        <w:t xml:space="preserve">Transect locations were </w:t>
      </w:r>
      <w:commentRangeStart w:id="26"/>
      <w:r w:rsidR="00B832A6">
        <w:t xml:space="preserve">approximated </w:t>
      </w:r>
      <w:commentRangeEnd w:id="26"/>
      <w:r w:rsidR="00F03E48">
        <w:rPr>
          <w:rStyle w:val="CommentReference"/>
        </w:rPr>
        <w:commentReference w:id="26"/>
      </w:r>
      <w:r w:rsidR="00B832A6">
        <w:t>using spatial imagery cross-referenced with landscape features evident in Figure 1</w:t>
      </w:r>
      <w:r w:rsidR="00947182">
        <w:t xml:space="preserve"> in Bradfield &amp; Porter’s 1982 publication</w:t>
      </w:r>
      <w:r w:rsidR="00D95107">
        <w:t xml:space="preserve"> (</w:t>
      </w:r>
      <w:r w:rsidR="00D95107">
        <w:rPr>
          <w:highlight w:val="yellow"/>
        </w:rPr>
        <w:t>Figure 1)</w:t>
      </w:r>
      <w:r w:rsidR="00B832A6">
        <w:t>.</w:t>
      </w:r>
      <w:r w:rsidR="00947182">
        <w:t xml:space="preserve"> </w:t>
      </w:r>
      <w:r>
        <w:t>Transect “Q” (n = 7 plots) was omitted in 1999 and 2019 due to conversion to thick riparian forest with an understory of Himalayan blackberry (</w:t>
      </w:r>
      <w:proofErr w:type="spellStart"/>
      <w:r>
        <w:rPr>
          <w:i/>
        </w:rPr>
        <w:t>Rubus</w:t>
      </w:r>
      <w:proofErr w:type="spellEnd"/>
      <w:r>
        <w:rPr>
          <w:i/>
        </w:rPr>
        <w:t xml:space="preserve"> </w:t>
      </w:r>
      <w:proofErr w:type="spellStart"/>
      <w:r w:rsidRPr="00904BB3">
        <w:rPr>
          <w:i/>
        </w:rPr>
        <w:t>armeniacus</w:t>
      </w:r>
      <w:proofErr w:type="spellEnd"/>
      <w:r>
        <w:t xml:space="preserve">) </w:t>
      </w:r>
      <w:r w:rsidRPr="00904BB3">
        <w:t>since</w:t>
      </w:r>
      <w:r>
        <w:t xml:space="preserve"> 1979</w:t>
      </w:r>
      <w:r w:rsidR="0058125F">
        <w:t>; these plots from 1979 are not included in the present analyses</w:t>
      </w:r>
      <w:r>
        <w:t xml:space="preserve">. An additional 18 plots were </w:t>
      </w:r>
      <w:commentRangeStart w:id="27"/>
      <w:r w:rsidR="0058125F">
        <w:t>omitted</w:t>
      </w:r>
      <w:r>
        <w:t xml:space="preserve"> in 2019</w:t>
      </w:r>
      <w:commentRangeEnd w:id="27"/>
      <w:r w:rsidR="0058125F">
        <w:rPr>
          <w:rStyle w:val="CommentReference"/>
        </w:rPr>
        <w:commentReference w:id="27"/>
      </w:r>
      <w:r>
        <w:t xml:space="preserve"> due to </w:t>
      </w:r>
      <w:r w:rsidR="000D215B">
        <w:t>physical inaccessibility</w:t>
      </w:r>
      <w:r>
        <w:t>, either due to overgrowth of riparian fringe</w:t>
      </w:r>
      <w:r w:rsidR="000D215B">
        <w:t>,</w:t>
      </w:r>
      <w:r>
        <w:t xml:space="preserve"> widening of tidal channels, or </w:t>
      </w:r>
      <w:r w:rsidR="000D215B">
        <w:t>variation in transect placement</w:t>
      </w:r>
      <w:r>
        <w:t>.</w:t>
      </w:r>
      <w:r w:rsidR="00D4425C" w:rsidRPr="00D4425C">
        <w:t xml:space="preserve"> </w:t>
      </w:r>
      <w:r w:rsidR="00D4425C">
        <w:t xml:space="preserve">Despite these decisions to exclude plots, </w:t>
      </w:r>
      <w:proofErr w:type="spellStart"/>
      <w:r w:rsidR="00D4425C" w:rsidRPr="00E03D57">
        <w:rPr>
          <w:rFonts w:ascii="Calibri" w:hAnsi="Calibri" w:cs="Calibri"/>
          <w:szCs w:val="24"/>
        </w:rPr>
        <w:t>Kopecký</w:t>
      </w:r>
      <w:proofErr w:type="spellEnd"/>
      <w:r w:rsidR="00D4425C" w:rsidRPr="00E03D57">
        <w:rPr>
          <w:rFonts w:ascii="Calibri" w:hAnsi="Calibri" w:cs="Calibri"/>
          <w:szCs w:val="24"/>
        </w:rPr>
        <w:t xml:space="preserve"> &amp; </w:t>
      </w:r>
      <w:proofErr w:type="spellStart"/>
      <w:r w:rsidR="00D4425C" w:rsidRPr="00E03D57">
        <w:rPr>
          <w:rFonts w:ascii="Calibri" w:hAnsi="Calibri" w:cs="Calibri"/>
          <w:szCs w:val="24"/>
        </w:rPr>
        <w:t>Macek</w:t>
      </w:r>
      <w:proofErr w:type="spellEnd"/>
      <w:r w:rsidR="00D4425C">
        <w:t xml:space="preserve">  </w:t>
      </w:r>
      <w:r w:rsidR="00D4425C">
        <w:fldChar w:fldCharType="begin"/>
      </w:r>
      <w:r w:rsidR="00D4425C">
        <w:instrText xml:space="preserve"> ADDIN ZOTERO_ITEM CSL_CITATION {"citationID":"bSqJEZda","properties":{"formattedCitation":"(Kopeck\\uc0\\u253{} &amp; Macek, 2015)","plainCitation":"(Kopecký &amp; Macek, 2015)","dontUpdate":true,"noteIndex":0},"citationItems":[{"id":1639,"uris":["http://zotero.org/users/6092945/items/GEADUCAG"],"uri":["http://zotero.org/users/6092945/items/GEADUCAG"],"itemData":{"id":1639,"type":"article-journal","abstract":"Aim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Distributions","DOI":"https://doi.org/10.1111/ddi.12299","ISSN":"1472-4642","issue":"3","language":"en","page":"322-330","source":"Wiley Online Library","title":"Vegetation resurvey is robust to plot location uncertainty","volume":"21","author":[{"family":"Kopecký","given":"Martin"},{"family":"Macek","given":"Martin"}],"issued":{"date-parts":[["2015"]]}}}],"schema":"https://github.com/citation-style-language/schema/raw/master/csl-citation.json"} </w:instrText>
      </w:r>
      <w:r w:rsidR="00D4425C">
        <w:fldChar w:fldCharType="separate"/>
      </w:r>
      <w:r w:rsidR="00D4425C" w:rsidRPr="00E03D57">
        <w:rPr>
          <w:rFonts w:ascii="Calibri" w:hAnsi="Calibri" w:cs="Calibri"/>
          <w:szCs w:val="24"/>
        </w:rPr>
        <w:t>(2015)</w:t>
      </w:r>
      <w:r w:rsidR="00D4425C">
        <w:fldChar w:fldCharType="end"/>
      </w:r>
      <w:r w:rsidR="00D4425C">
        <w:t xml:space="preserve"> have demonstrated that uncertainty of plot location does not produce unreliable evidence of plant community changes on decadal timescales. </w:t>
      </w:r>
    </w:p>
    <w:p w14:paraId="2F34A772" w14:textId="00F8E7DB" w:rsidR="00D4425C" w:rsidRDefault="00D4425C" w:rsidP="00D4425C">
      <w:pPr>
        <w:ind w:firstLine="720"/>
      </w:pPr>
      <w:r>
        <w:lastRenderedPageBreak/>
        <w:t>Vegetation were sampled in the same manner as the 1979 survey by semi-systematically placing 1 m</w:t>
      </w:r>
      <w:r>
        <w:rPr>
          <w:vertAlign w:val="superscript"/>
        </w:rPr>
        <w:t>2</w:t>
      </w:r>
      <w:r>
        <w:t xml:space="preserve"> quadrats </w:t>
      </w:r>
      <w:r w:rsidR="009F1121">
        <w:t xml:space="preserve">(plots) </w:t>
      </w:r>
      <w:r>
        <w:t>in the center of patches where species composition changed, or every 10 m of transect length, whichever distance was shorter</w:t>
      </w:r>
      <w:r w:rsidR="00D95107">
        <w:t xml:space="preserve"> (</w:t>
      </w:r>
      <w:r w:rsidR="00D95107">
        <w:rPr>
          <w:highlight w:val="yellow"/>
        </w:rPr>
        <w:t>Figure 1)</w:t>
      </w:r>
      <w:r>
        <w:t xml:space="preserve">. Assemblage types were considered if their boundary intersected the transect tape; assemblages tangential to the survey transect (but not intersecting it) were ignored. Assemblages were defined as being dominated </w:t>
      </w:r>
      <w:r>
        <w:rPr>
          <w:u w:val="single"/>
        </w:rPr>
        <w:t>&gt;</w:t>
      </w:r>
      <w:r>
        <w:t>50% by one or two species. If no species was clearly dominant, the area was characterized as “undefined.” No areas of assemblage types were so small that the 1 m</w:t>
      </w:r>
      <w:r>
        <w:rPr>
          <w:vertAlign w:val="superscript"/>
        </w:rPr>
        <w:t>2</w:t>
      </w:r>
      <w:r>
        <w:t xml:space="preserve"> quadrat was less than 1 m from the boundary of the next assemblage. Along transects where the same assemblage reached &gt; 20 m, quadrats were sampled every 10 m to reproduce a modal distance of 10 m </w:t>
      </w:r>
      <w:r>
        <w:fldChar w:fldCharType="begin"/>
      </w:r>
      <w:r>
        <w:instrText xml:space="preserve"> ADDIN ZOTERO_ITEM CSL_CITATION {"citationID":"70T5OaXP","properties":{"formattedCitation":"(Bradfield &amp; Porter, 1982)","plainCitation":"(Bradfield &amp; Porter, 1982)","noteIndex":0},"citationItems":[{"id":480,"uris":["http://zotero.org/users/6092945/items/AA4XA4EZ"],"uri":["http://zotero.org/users/6092945/items/AA4XA4EZ"],"itemData":{"id":480,"type":"article-journal","abstract":"Vegetation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8F148C">
        <w:rPr>
          <w:rFonts w:ascii="Calibri" w:hAnsi="Calibri" w:cs="Calibri"/>
        </w:rPr>
        <w:t>(Bradfield &amp; Porter, 1982)</w:t>
      </w:r>
      <w:r>
        <w:fldChar w:fldCharType="end"/>
      </w:r>
      <w:r>
        <w:t>.</w:t>
      </w:r>
    </w:p>
    <w:p w14:paraId="12088E45" w14:textId="3FF1D4CD" w:rsidR="00D4425C" w:rsidRDefault="00D4425C" w:rsidP="00D4425C">
      <w:pPr>
        <w:ind w:firstLine="720"/>
      </w:pPr>
      <w:r>
        <w:t xml:space="preserve">Individuals were defined as “in the plot” if </w:t>
      </w:r>
      <w:r>
        <w:rPr>
          <w:u w:val="single"/>
        </w:rPr>
        <w:t>&gt;</w:t>
      </w:r>
      <w:r>
        <w:t>50% of their most basal stem originated within the plot boundary; overhanging stems were not considered. Aerial coverage was considered as percent of the quadrat occluded by foliage; rambling lianas (</w:t>
      </w:r>
      <w:r>
        <w:rPr>
          <w:i/>
        </w:rPr>
        <w:t>Lathyrus palustris</w:t>
      </w:r>
      <w:r>
        <w:t xml:space="preserve"> L.) were visually estimated as groundcover (even if climbing vertically). Percent cover of the quadrat was estimated to the nearest 1/64</w:t>
      </w:r>
      <w:r w:rsidRPr="001024C9">
        <w:rPr>
          <w:vertAlign w:val="superscript"/>
        </w:rPr>
        <w:t>th</w:t>
      </w:r>
      <w:r>
        <w:t xml:space="preserve"> m</w:t>
      </w:r>
      <w:r>
        <w:rPr>
          <w:vertAlign w:val="superscript"/>
        </w:rPr>
        <w:t>2</w:t>
      </w:r>
      <w:r>
        <w:t>, and later binned into quartile categories (</w:t>
      </w:r>
      <w:r w:rsidR="00B51030">
        <w:t>0</w:t>
      </w:r>
      <w:r w:rsidR="00FF352B">
        <w:t>%</w:t>
      </w:r>
      <w:r w:rsidR="00B51030">
        <w:t xml:space="preserve">, </w:t>
      </w:r>
      <w:r>
        <w:t>&lt; 25%, 25-50%, 50-75%, and &gt; 75%).</w:t>
      </w:r>
    </w:p>
    <w:p w14:paraId="7F0B508F" w14:textId="77777777" w:rsidR="00B40842" w:rsidRDefault="00B40842" w:rsidP="00B40842">
      <w:pPr>
        <w:pStyle w:val="Heading3"/>
      </w:pPr>
      <w:r>
        <w:t>Taxonomy</w:t>
      </w:r>
    </w:p>
    <w:p w14:paraId="294F4C93" w14:textId="31F4B8B3" w:rsidR="00485A40" w:rsidRDefault="00B40842" w:rsidP="005F7C5D">
      <w:pPr>
        <w:ind w:firstLine="720"/>
      </w:pPr>
      <w:r>
        <w:t xml:space="preserve">Observation of vascular plant species was conducted in all sampling years during early summer (approx. June-July). In all datasets, most plants were identified to species according to Hitchcock &amp; Cronquist </w:t>
      </w:r>
      <w:r>
        <w:fldChar w:fldCharType="begin"/>
      </w:r>
      <w:r w:rsidR="00262B24">
        <w:instrText xml:space="preserve"> ADDIN ZOTERO_ITEM CSL_CITATION {"citationID":"hqflzXl5","properties":{"formattedCitation":"(HItchcock &amp; Cronquist, 1973)","plainCitation":"(HItchcock &amp; Cronquist, 1973)","dontUpdate":true,"noteIndex":0},"citationItems":[{"id":344,"uris":["http://zotero.org/users/6092945/items/I3ZNS3TR"],"uri":["http://zotero.org/users/6092945/items/I3ZNS3TR"],"itemData":{"id":344,"type":"book","event-place":"Seattle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fldChar w:fldCharType="separate"/>
      </w:r>
      <w:r w:rsidRPr="00F06652">
        <w:rPr>
          <w:rFonts w:ascii="Calibri" w:hAnsi="Calibri" w:cs="Calibri"/>
        </w:rPr>
        <w:t>(1973)</w:t>
      </w:r>
      <w:r>
        <w:fldChar w:fldCharType="end"/>
      </w:r>
      <w:r>
        <w:t xml:space="preserve">, although a few were identified at higher taxonomic </w:t>
      </w:r>
      <w:r w:rsidRPr="002866B1">
        <w:t>levels</w:t>
      </w:r>
      <w:r>
        <w:t xml:space="preserve"> due to insufficient identifying characteristics</w:t>
      </w:r>
      <w:r w:rsidRPr="002866B1">
        <w:t xml:space="preserve"> (n</w:t>
      </w:r>
      <w:r>
        <w:t xml:space="preserve"> </w:t>
      </w:r>
      <w:r w:rsidRPr="002866B1">
        <w:t>=</w:t>
      </w:r>
      <w:r>
        <w:t xml:space="preserve"> </w:t>
      </w:r>
      <w:r w:rsidRPr="002866B1">
        <w:t>6 to</w:t>
      </w:r>
      <w:r>
        <w:t xml:space="preserve"> genus, n = 2 to Family; see </w:t>
      </w:r>
      <w:r w:rsidRPr="005F7C5D">
        <w:rPr>
          <w:highlight w:val="yellow"/>
        </w:rPr>
        <w:t>Supplemental</w:t>
      </w:r>
      <w:r>
        <w:t>). To account for changes in nomenclature revision over time, all datasets were harmonized to use the most recently accepted species name as reported in the PLANTS Database of the United States Department of Agriculture, Natural Resources Conservation Science [USDA NRCS (</w:t>
      </w:r>
      <w:r w:rsidR="005A13B4" w:rsidRPr="005F7C5D">
        <w:rPr>
          <w:highlight w:val="yellow"/>
        </w:rPr>
        <w:t>Supplemental</w:t>
      </w:r>
      <w:r>
        <w:t xml:space="preserve">)]. In the instance of </w:t>
      </w:r>
      <w:r>
        <w:rPr>
          <w:i/>
        </w:rPr>
        <w:t>Agrostis</w:t>
      </w:r>
      <w:r>
        <w:t xml:space="preserve"> species, the judgement to assume </w:t>
      </w:r>
      <w:r>
        <w:rPr>
          <w:i/>
        </w:rPr>
        <w:t>Agrostis alba</w:t>
      </w:r>
      <w:r>
        <w:t xml:space="preserve"> identified in 1979 and 1999 is the same as </w:t>
      </w:r>
      <w:r>
        <w:rPr>
          <w:i/>
        </w:rPr>
        <w:t>Agrostis stolonifera</w:t>
      </w:r>
      <w:r>
        <w:t xml:space="preserve"> in 2019 was made based on the likelihood that the presence of a species would not be replaced by another with similar abundance. </w:t>
      </w:r>
    </w:p>
    <w:p w14:paraId="3BFEE0A2" w14:textId="6DCE26EE" w:rsidR="00D03FB7" w:rsidRDefault="00D03FB7" w:rsidP="005F7C5D">
      <w:pPr>
        <w:pStyle w:val="Heading2"/>
      </w:pPr>
      <w:r>
        <w:t xml:space="preserve">Analyses </w:t>
      </w:r>
    </w:p>
    <w:p w14:paraId="4F033B5D" w14:textId="18B85886" w:rsidR="00557665" w:rsidRDefault="00E72813" w:rsidP="00EE00B3">
      <w:r>
        <w:t>All statistical analyses were performed in R v.4.0.2.</w:t>
      </w:r>
      <w:r w:rsidR="00165DCB">
        <w:t xml:space="preserve"> </w:t>
      </w:r>
    </w:p>
    <w:p w14:paraId="10C95044" w14:textId="254682B0" w:rsidR="00E42346" w:rsidRDefault="00B47D6F" w:rsidP="005F7C5D">
      <w:pPr>
        <w:ind w:firstLine="720"/>
      </w:pPr>
      <w:r>
        <w:t>To determine dominant community types, cluster analysis was performed for each observation year using Euclidean distance as the measure of plot dissimilarity (“stats,”</w:t>
      </w:r>
      <w:r w:rsidR="00E42346">
        <w:t xml:space="preserve"> </w:t>
      </w:r>
      <w:r w:rsidR="00E42346" w:rsidRPr="005F7C5D">
        <w:rPr>
          <w:highlight w:val="cyan"/>
        </w:rPr>
        <w:t>R Core Team</w:t>
      </w:r>
      <w:r>
        <w:t xml:space="preserve">). </w:t>
      </w:r>
      <w:r w:rsidR="00EE00B3">
        <w:t>Bray-</w:t>
      </w:r>
      <w:r w:rsidR="00887D9F">
        <w:t xml:space="preserve">Curtis distance may be </w:t>
      </w:r>
      <w:r w:rsidR="00AA19AA">
        <w:t>preferred</w:t>
      </w:r>
      <w:r w:rsidR="00887D9F">
        <w:t xml:space="preserve"> to account for species identity and</w:t>
      </w:r>
      <w:r w:rsidR="00CC5170">
        <w:t xml:space="preserve"> to</w:t>
      </w:r>
      <w:r w:rsidR="00887D9F">
        <w:t xml:space="preserve"> be less sensitive to species absence</w:t>
      </w:r>
      <w:r w:rsidR="00673CF3">
        <w:t xml:space="preserve"> </w:t>
      </w:r>
      <w:r w:rsidR="00673CF3">
        <w:fldChar w:fldCharType="begin"/>
      </w:r>
      <w:r w:rsidR="00262B24">
        <w:instrText xml:space="preserve"> ADDIN ZOTERO_ITEM CSL_CITATION {"citationID":"xBaMamih","properties":{"formattedCitation":"(Legendre &amp; Legendre, 2012)","plainCitation":"(Legendre &amp; Legendre, 2012)","noteIndex":0},"citationItems":[{"id":2359,"uris":["http://zotero.org/users/6092945/items/25ZF67S3"],"uri":["http://zotero.org/users/6092945/items/25ZF67S3"],"itemData":{"id":2359,"type":"book","edition":"3","publisher":"Elsevier","title":"Numerical Ecology","volume":"24","author":[{"family":"Legendre","given":"P."},{"family":"Legendre","given":"L."}],"issued":{"date-parts":[["2012"]]}}}],"schema":"https://github.com/citation-style-language/schema/raw/master/csl-citation.json"} </w:instrText>
      </w:r>
      <w:r w:rsidR="00673CF3">
        <w:fldChar w:fldCharType="separate"/>
      </w:r>
      <w:r w:rsidR="00262B24" w:rsidRPr="00262B24">
        <w:rPr>
          <w:rFonts w:ascii="Calibri" w:hAnsi="Calibri" w:cs="Calibri"/>
        </w:rPr>
        <w:t>(Legendre &amp; Legendre, 2012)</w:t>
      </w:r>
      <w:r w:rsidR="00673CF3">
        <w:fldChar w:fldCharType="end"/>
      </w:r>
      <w:r w:rsidR="00887D9F">
        <w:t xml:space="preserve">, </w:t>
      </w:r>
      <w:r w:rsidR="003D5257">
        <w:t xml:space="preserve">however </w:t>
      </w:r>
      <w:r w:rsidR="00262B24">
        <w:t>Euclidean distance was chosen to make direct comparisons to results produced by Bradfield &amp; Porter (1982).</w:t>
      </w:r>
      <w:r w:rsidR="00EE00B3">
        <w:t xml:space="preserve"> </w:t>
      </w:r>
      <w:r w:rsidR="00165DCB">
        <w:t>In initial analyses, both methods were used t</w:t>
      </w:r>
      <w:r w:rsidR="00262B24">
        <w:t>o confirm distance measure did not have a major effect on plot clustering</w:t>
      </w:r>
      <w:r w:rsidR="00165DCB">
        <w:t xml:space="preserve">; results are available in </w:t>
      </w:r>
      <w:r w:rsidR="00165DCB" w:rsidRPr="005F7C5D">
        <w:rPr>
          <w:highlight w:val="yellow"/>
        </w:rPr>
        <w:t>Supplemental</w:t>
      </w:r>
      <w:r w:rsidR="00165DCB">
        <w:t>.</w:t>
      </w:r>
    </w:p>
    <w:p w14:paraId="404E09C4" w14:textId="7C9D18FE" w:rsidR="00BD4A5D" w:rsidRDefault="00456B4F" w:rsidP="005F7C5D">
      <w:r>
        <w:tab/>
      </w:r>
      <w:r w:rsidR="00276B00">
        <w:t>Clusters were cut into three main groups</w:t>
      </w:r>
      <w:r w:rsidR="00BD4A5D">
        <w:t xml:space="preserve">, and </w:t>
      </w:r>
      <w:commentRangeStart w:id="28"/>
      <w:commentRangeStart w:id="29"/>
      <w:r w:rsidR="00BD4A5D">
        <w:t xml:space="preserve">plots </w:t>
      </w:r>
      <w:commentRangeEnd w:id="28"/>
      <w:r w:rsidR="00713666">
        <w:rPr>
          <w:rStyle w:val="CommentReference"/>
        </w:rPr>
        <w:commentReference w:id="28"/>
      </w:r>
      <w:commentRangeEnd w:id="29"/>
      <w:r w:rsidR="009A74F1">
        <w:rPr>
          <w:rStyle w:val="CommentReference"/>
        </w:rPr>
        <w:commentReference w:id="29"/>
      </w:r>
      <w:r w:rsidR="00BD4A5D">
        <w:t>contained within the groups were used subjected to</w:t>
      </w:r>
      <w:r w:rsidR="00BD4A5D" w:rsidRPr="00BD4A5D">
        <w:t xml:space="preserve"> </w:t>
      </w:r>
      <w:r w:rsidR="00BD4A5D">
        <w:t>species indicator analysis to determine the dominant species driving clusters (</w:t>
      </w:r>
      <w:r w:rsidR="00751C22">
        <w:t>“</w:t>
      </w:r>
      <w:proofErr w:type="spellStart"/>
      <w:r w:rsidR="00BD4A5D">
        <w:t>indicspecies</w:t>
      </w:r>
      <w:proofErr w:type="spellEnd"/>
      <w:r w:rsidR="00311779">
        <w:t>,</w:t>
      </w:r>
      <w:r w:rsidR="00751C22">
        <w:t>”</w:t>
      </w:r>
      <w:r w:rsidR="00311779">
        <w:fldChar w:fldCharType="begin"/>
      </w:r>
      <w:r w:rsidR="00554B0B">
        <w:instrText xml:space="preserve"> ADDIN ZOTERO_ITEM CSL_CITATION {"citationID":"eQAS36Sm","properties":{"formattedCitation":"(De C\\uc0\\u225{}ceres &amp; Jansen, 2016)","plainCitation":"(De Cáceres &amp; Jansen, 2016)","dontUpdate":true,"noteIndex":0},"citationItems":[{"id":2313,"uris":["http://zotero.org/users/6092945/items/X4BXN5G8"],"uri":["http://zotero.org/users/6092945/items/X4BXN5G8"],"itemData":{"id":2313,"type":"book","abstract":"Studying the statistical relationship between species and groups of\nsites","title":"indicspecies","URL":"http://r.meteo.uni.wroc.pl/web/packages/indicspecies/indicspecies.pdf","author":[{"family":"De Cáceres","given":"Miquel"},{"family":"Jansen","given":"Florian"}],"accessed":{"date-parts":[["2022",1,25]]},"issued":{"date-parts":[["2016"]]}}}],"schema":"https://github.com/citation-style-language/schema/raw/master/csl-citation.json"} </w:instrText>
      </w:r>
      <w:r w:rsidR="00311779">
        <w:fldChar w:fldCharType="separate"/>
      </w:r>
      <w:r w:rsidR="00C80B84" w:rsidRPr="002D5D96">
        <w:rPr>
          <w:rFonts w:ascii="Calibri" w:hAnsi="Calibri" w:cs="Calibri"/>
          <w:szCs w:val="24"/>
        </w:rPr>
        <w:t xml:space="preserve">De </w:t>
      </w:r>
      <w:proofErr w:type="spellStart"/>
      <w:r w:rsidR="00C80B84" w:rsidRPr="002D5D96">
        <w:rPr>
          <w:rFonts w:ascii="Calibri" w:hAnsi="Calibri" w:cs="Calibri"/>
          <w:szCs w:val="24"/>
        </w:rPr>
        <w:t>Cáceres</w:t>
      </w:r>
      <w:proofErr w:type="spellEnd"/>
      <w:r w:rsidR="00C80B84" w:rsidRPr="002D5D96">
        <w:rPr>
          <w:rFonts w:ascii="Calibri" w:hAnsi="Calibri" w:cs="Calibri"/>
          <w:szCs w:val="24"/>
        </w:rPr>
        <w:t xml:space="preserve"> &amp; Jansen, 2016)</w:t>
      </w:r>
      <w:r w:rsidR="00311779">
        <w:fldChar w:fldCharType="end"/>
      </w:r>
      <w:r w:rsidR="00BD4A5D">
        <w:t>.</w:t>
      </w:r>
      <w:r w:rsidR="00CC5170">
        <w:t xml:space="preserve"> </w:t>
      </w:r>
      <w:commentRangeStart w:id="30"/>
      <w:r w:rsidR="00B94ABA">
        <w:t xml:space="preserve">Species </w:t>
      </w:r>
      <w:commentRangeEnd w:id="30"/>
      <w:r w:rsidR="00195C88">
        <w:rPr>
          <w:rStyle w:val="CommentReference"/>
        </w:rPr>
        <w:commentReference w:id="30"/>
      </w:r>
      <w:r w:rsidR="00195C88">
        <w:t xml:space="preserve">are randomized within the cluster, and those </w:t>
      </w:r>
      <w:r w:rsidR="00B94ABA">
        <w:t xml:space="preserve">with the </w:t>
      </w:r>
      <w:r w:rsidR="00CD36F2">
        <w:t>greatest statistical</w:t>
      </w:r>
      <w:r w:rsidR="00B94ABA">
        <w:t xml:space="preserve"> </w:t>
      </w:r>
      <w:r w:rsidR="004E6247">
        <w:t xml:space="preserve">relationship between species </w:t>
      </w:r>
      <w:r w:rsidR="00CA6B33">
        <w:t>occurrence</w:t>
      </w:r>
      <w:r w:rsidR="00B94ABA">
        <w:t xml:space="preserve"> </w:t>
      </w:r>
      <w:r w:rsidR="00CD36F2">
        <w:t>with all plots</w:t>
      </w:r>
      <w:r w:rsidR="00B94ABA">
        <w:t xml:space="preserve"> </w:t>
      </w:r>
      <w:r w:rsidR="00195C88">
        <w:t xml:space="preserve">are selected as indicators for the cluster. </w:t>
      </w:r>
      <w:r w:rsidR="00B94ABA">
        <w:t xml:space="preserve"> </w:t>
      </w:r>
    </w:p>
    <w:p w14:paraId="67AF083F" w14:textId="07CF7C92" w:rsidR="009836CC" w:rsidRDefault="009836CC" w:rsidP="005F7C5D">
      <w:pPr>
        <w:ind w:firstLine="720"/>
      </w:pPr>
      <w:commentRangeStart w:id="31"/>
      <w:r>
        <w:t>Community</w:t>
      </w:r>
      <w:r w:rsidR="006F3B74">
        <w:t xml:space="preserve"> </w:t>
      </w:r>
      <w:r w:rsidR="00E944E1">
        <w:t>stability</w:t>
      </w:r>
      <w:commentRangeEnd w:id="31"/>
      <w:r w:rsidR="00B80FFC">
        <w:rPr>
          <w:rStyle w:val="CommentReference"/>
        </w:rPr>
        <w:commentReference w:id="31"/>
      </w:r>
      <w:r w:rsidR="002D5D96">
        <w:t xml:space="preserve"> </w:t>
      </w:r>
      <w:r w:rsidR="00E944E1">
        <w:t>and turnover</w:t>
      </w:r>
      <w:r w:rsidR="006F3B74">
        <w:t xml:space="preserve"> within</w:t>
      </w:r>
      <w:r w:rsidR="007945ED">
        <w:t xml:space="preserve"> and between</w:t>
      </w:r>
      <w:r w:rsidR="006F3B74">
        <w:t xml:space="preserve"> assemblage type</w:t>
      </w:r>
      <w:r w:rsidR="007945ED">
        <w:t>s</w:t>
      </w:r>
      <w:r w:rsidR="006F3B74">
        <w:t xml:space="preserve"> </w:t>
      </w:r>
      <w:r w:rsidR="007945ED">
        <w:t xml:space="preserve">were </w:t>
      </w:r>
      <w:r w:rsidR="006F3B74">
        <w:t xml:space="preserve">measured using the </w:t>
      </w:r>
      <w:r>
        <w:t>“</w:t>
      </w:r>
      <w:r w:rsidR="006F3B74">
        <w:t>codyn</w:t>
      </w:r>
      <w:r>
        <w:t>”</w:t>
      </w:r>
      <w:r w:rsidR="006F3B74">
        <w:t xml:space="preserve"> package </w:t>
      </w:r>
      <w:r w:rsidR="00191332">
        <w:fldChar w:fldCharType="begin"/>
      </w:r>
      <w:r w:rsidR="00191332">
        <w:instrText xml:space="preserve"> ADDIN ZOTERO_ITEM CSL_CITATION {"citationID":"kulPVOqi","properties":{"formattedCitation":"(Hallett et al., 2016)","plainCitation":"(Hallett et al., 2016)","noteIndex":0},"citationItems":[{"id":2295,"uris":["http://zotero.org/users/6092945/items/CURY38XB"],"uri":["http://zotero.org/users/6092945/items/CURY38XB"],"itemData":{"id":2295,"type":"article-journal","abstract":"New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191332">
        <w:fldChar w:fldCharType="separate"/>
      </w:r>
      <w:r w:rsidR="00191332" w:rsidRPr="002D5D96">
        <w:rPr>
          <w:rFonts w:ascii="Calibri" w:hAnsi="Calibri" w:cs="Calibri"/>
        </w:rPr>
        <w:t>(Hallett et al., 2016)</w:t>
      </w:r>
      <w:r w:rsidR="00191332">
        <w:fldChar w:fldCharType="end"/>
      </w:r>
      <w:r w:rsidR="006F3B74">
        <w:t xml:space="preserve">. </w:t>
      </w:r>
      <w:r>
        <w:t xml:space="preserve">Community </w:t>
      </w:r>
      <w:r w:rsidR="00175845">
        <w:t xml:space="preserve">stability “aggregates species abundances within replicate and time period, </w:t>
      </w:r>
      <w:r w:rsidR="00175845" w:rsidRPr="000E1309">
        <w:t>and uses these values to calculate community stability as the temporal mean divided by the temporal standard deviation</w:t>
      </w:r>
      <w:r w:rsidR="00BF6BC0">
        <w:t>”</w:t>
      </w:r>
      <w:r w:rsidR="00175845" w:rsidRPr="000E1309">
        <w:t xml:space="preserve"> </w:t>
      </w:r>
      <w:r w:rsidR="00F11F03">
        <w:fldChar w:fldCharType="begin"/>
      </w:r>
      <w:r w:rsidR="00236A5C">
        <w:instrText xml:space="preserve"> ADDIN ZOTERO_ITEM CSL_CITATION {"citationID":"Yx5Mq9vi","properties":{"formattedCitation":"(Tilman, 1999)","plainCitation":"(Tilman, 1999)","noteIndex":0},"citationItems":[{"id":2304,"uris":["http://zotero.org/users/6092945/items/KNHLE8J3"],"uri":["http://zotero.org/users/6092945/items/KNHLE8J3"],"itemData":{"id":2304,"type":"article-journal","abstract":"Tilman uses theory and experiments to explore the effects of diversity on stability, productivity, and susceptibility to invasion. Biodiversity should be added to species composition, disturbance, nutrient supply, and climate as a major controller of population and ecosystem dynamics and structure.","container-title":"Ecology","ISSN":"00129658","issue":"5","language":"English","note":"number-of-pages: 20\npublisher-place: Brooklyn, United States\npublisher: Ecological Society of America","page":"1455-1474","source":"ProQuest","title":"The ecological consequences of changes in biodiversity: A search for general principles","title-short":"The ecological consequences of changes in biodiversity","volume":"80","author":[{"family":"Tilman","given":"David"}],"issued":{"date-parts":[["1999",7]]}}}],"schema":"https://github.com/citation-style-language/schema/raw/master/csl-citation.json"} </w:instrText>
      </w:r>
      <w:r w:rsidR="00F11F03">
        <w:fldChar w:fldCharType="separate"/>
      </w:r>
      <w:r w:rsidR="00236A5C" w:rsidRPr="00236A5C">
        <w:rPr>
          <w:rFonts w:ascii="Calibri" w:hAnsi="Calibri" w:cs="Calibri"/>
        </w:rPr>
        <w:t>(Tilman, 1999)</w:t>
      </w:r>
      <w:r w:rsidR="00F11F03">
        <w:fldChar w:fldCharType="end"/>
      </w:r>
      <w:r w:rsidR="00175845" w:rsidRPr="000E1309">
        <w:t>.</w:t>
      </w:r>
      <w:r w:rsidR="00556C34">
        <w:t xml:space="preserve"> </w:t>
      </w:r>
      <w:r w:rsidR="00DB21FF">
        <w:t xml:space="preserve">Total species turnover, appearances, and disappearances were calculated for each assemblage </w:t>
      </w:r>
      <w:r w:rsidR="00756082">
        <w:t xml:space="preserve">between </w:t>
      </w:r>
      <w:r w:rsidR="002066B9">
        <w:t>all</w:t>
      </w:r>
      <w:r w:rsidR="00756082">
        <w:t xml:space="preserve"> </w:t>
      </w:r>
      <w:r w:rsidR="00DB21FF">
        <w:t>timepoint</w:t>
      </w:r>
      <w:r w:rsidR="00756082">
        <w:t>s</w:t>
      </w:r>
      <w:r w:rsidR="00DB21FF">
        <w:t xml:space="preserve"> since 1979</w:t>
      </w:r>
      <w:r w:rsidR="00756082">
        <w:t xml:space="preserve">, where total turnover is a ratio of the sum of species gained and lost to the total number of species observed in both timepoints. </w:t>
      </w:r>
    </w:p>
    <w:p w14:paraId="61ED574B" w14:textId="5F2A519A" w:rsidR="00C11F92" w:rsidRDefault="00FF7E1B" w:rsidP="005F7C5D">
      <w:pPr>
        <w:ind w:firstLine="720"/>
      </w:pPr>
      <w:r>
        <w:lastRenderedPageBreak/>
        <w:t xml:space="preserve">Changes in abundance of </w:t>
      </w:r>
      <w:r w:rsidR="00D1578C">
        <w:t>s</w:t>
      </w:r>
      <w:r w:rsidR="00E944E1">
        <w:t>pecies gained or lost were visualized using rank clock plots for each assemblage type</w:t>
      </w:r>
      <w:r w:rsidR="00556C34">
        <w:t xml:space="preserve"> (“codyn,” </w:t>
      </w:r>
      <w:r w:rsidR="00556C34">
        <w:fldChar w:fldCharType="begin"/>
      </w:r>
      <w:r w:rsidR="00236A5C">
        <w:instrText xml:space="preserve"> ADDIN ZOTERO_ITEM CSL_CITATION {"citationID":"KhLgfE6J","properties":{"formattedCitation":"(Hallett et al., 2016)","plainCitation":"(Hallett et al., 2016)","dontUpdate":true,"noteIndex":0},"citationItems":[{"id":2295,"uris":["http://zotero.org/users/6092945/items/CURY38XB"],"uri":["http://zotero.org/users/6092945/items/CURY38XB"],"itemData":{"id":2295,"type":"article-journal","abstract":"New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556C34">
        <w:fldChar w:fldCharType="separate"/>
      </w:r>
      <w:r w:rsidR="00556C34" w:rsidRPr="00556C34">
        <w:rPr>
          <w:rFonts w:ascii="Calibri" w:hAnsi="Calibri" w:cs="Calibri"/>
        </w:rPr>
        <w:t>Hallett et al., 2016)</w:t>
      </w:r>
      <w:r w:rsidR="00556C34">
        <w:fldChar w:fldCharType="end"/>
      </w:r>
      <w:r w:rsidR="00E944E1">
        <w:t xml:space="preserve">. </w:t>
      </w:r>
      <w:r w:rsidR="00191332">
        <w:t xml:space="preserve">Only species significantly driving assemblage clusters, as identified by species indicator analysis, were included in the rank clock plots. </w:t>
      </w:r>
      <w:r w:rsidR="00CC1422">
        <w:t xml:space="preserve">All species cover abundance are summarized in </w:t>
      </w:r>
      <w:commentRangeStart w:id="32"/>
      <w:r w:rsidR="00CC1422" w:rsidRPr="005F7C5D">
        <w:rPr>
          <w:highlight w:val="yellow"/>
        </w:rPr>
        <w:t>Supplemental</w:t>
      </w:r>
      <w:r w:rsidR="00CC1422">
        <w:t xml:space="preserve">. </w:t>
      </w:r>
      <w:commentRangeEnd w:id="32"/>
      <w:r w:rsidR="00CC1422">
        <w:rPr>
          <w:rStyle w:val="CommentReference"/>
        </w:rPr>
        <w:commentReference w:id="32"/>
      </w:r>
    </w:p>
    <w:p w14:paraId="4E77AE69" w14:textId="77777777" w:rsidR="00464FB4" w:rsidRDefault="00464FB4" w:rsidP="00E72813">
      <w:pPr>
        <w:sectPr w:rsidR="00464FB4" w:rsidSect="00742ECA">
          <w:headerReference w:type="default" r:id="rId14"/>
          <w:pgSz w:w="12240" w:h="15840"/>
          <w:pgMar w:top="1080" w:right="1080" w:bottom="1080" w:left="1080" w:header="720" w:footer="720" w:gutter="0"/>
          <w:lnNumType w:countBy="1" w:restart="continuous"/>
          <w:cols w:space="720"/>
          <w:docGrid w:linePitch="360"/>
        </w:sectPr>
      </w:pPr>
    </w:p>
    <w:p w14:paraId="49D60543" w14:textId="665B0FBD" w:rsidR="00E72813" w:rsidRDefault="00E72813" w:rsidP="00E72813"/>
    <w:p w14:paraId="7F4BA270" w14:textId="77777777" w:rsidR="00B051DD" w:rsidRDefault="00B051DD" w:rsidP="00B051DD">
      <w:pPr>
        <w:keepNext/>
      </w:pPr>
      <w:r>
        <w:rPr>
          <w:noProof/>
        </w:rPr>
        <w:drawing>
          <wp:inline distT="0" distB="0" distL="0" distR="0" wp14:anchorId="69B97DA0" wp14:editId="227ABB1F">
            <wp:extent cx="8654903" cy="4975205"/>
            <wp:effectExtent l="19050" t="19050" r="13335"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718278" cy="5011636"/>
                    </a:xfrm>
                    <a:prstGeom prst="rect">
                      <a:avLst/>
                    </a:prstGeom>
                    <a:noFill/>
                    <a:ln w="19050">
                      <a:solidFill>
                        <a:schemeClr val="tx1"/>
                      </a:solidFill>
                    </a:ln>
                  </pic:spPr>
                </pic:pic>
              </a:graphicData>
            </a:graphic>
          </wp:inline>
        </w:drawing>
      </w:r>
    </w:p>
    <w:p w14:paraId="5A1A75BF" w14:textId="319B7BBE" w:rsidR="00B051DD" w:rsidRDefault="00B051DD" w:rsidP="00B051DD">
      <w:pPr>
        <w:pStyle w:val="Caption"/>
      </w:pPr>
      <w:commentRangeStart w:id="33"/>
      <w:r>
        <w:t xml:space="preserve">Figure </w:t>
      </w:r>
      <w:commentRangeEnd w:id="33"/>
      <w:r w:rsidR="00010D37">
        <w:rPr>
          <w:rStyle w:val="CommentReference"/>
          <w:i w:val="0"/>
          <w:iCs w:val="0"/>
          <w:color w:val="auto"/>
        </w:rPr>
        <w:commentReference w:id="33"/>
      </w:r>
      <w:r w:rsidR="00012C42">
        <w:fldChar w:fldCharType="begin"/>
      </w:r>
      <w:r w:rsidR="00012C42">
        <w:instrText xml:space="preserve"> SEQ Figure \* ARABIC </w:instrText>
      </w:r>
      <w:r w:rsidR="00012C42">
        <w:fldChar w:fldCharType="separate"/>
      </w:r>
      <w:r w:rsidR="001B46DC">
        <w:rPr>
          <w:noProof/>
        </w:rPr>
        <w:t>1</w:t>
      </w:r>
      <w:r w:rsidR="00012C42">
        <w:rPr>
          <w:noProof/>
        </w:rPr>
        <w:fldChar w:fldCharType="end"/>
      </w:r>
      <w:r>
        <w:t>. Clockwise</w:t>
      </w:r>
      <w:r w:rsidR="00DB370D">
        <w:t xml:space="preserve"> from top left</w:t>
      </w:r>
      <w:r>
        <w:t xml:space="preserve">: Geographical site context, </w:t>
      </w:r>
      <w:r>
        <w:rPr>
          <w:noProof/>
        </w:rPr>
        <w:t>transect relocation method</w:t>
      </w:r>
      <w:r w:rsidR="009E33B6">
        <w:rPr>
          <w:noProof/>
        </w:rPr>
        <w:t xml:space="preserve"> by overlaying </w:t>
      </w:r>
      <w:r w:rsidR="00AE42C1">
        <w:rPr>
          <w:noProof/>
        </w:rPr>
        <w:t xml:space="preserve">1982 publication figure onto Google Earth basemap, and </w:t>
      </w:r>
      <w:r>
        <w:rPr>
          <w:noProof/>
        </w:rPr>
        <w:t>plot sampling design.</w:t>
      </w:r>
    </w:p>
    <w:p w14:paraId="1EBD7C67" w14:textId="77777777" w:rsidR="00764D94" w:rsidRDefault="00764D94">
      <w:pPr>
        <w:rPr>
          <w:rFonts w:asciiTheme="majorHAnsi" w:eastAsiaTheme="majorEastAsia" w:hAnsiTheme="majorHAnsi" w:cstheme="majorBidi"/>
          <w:color w:val="2F5496" w:themeColor="accent1" w:themeShade="BF"/>
          <w:sz w:val="32"/>
          <w:szCs w:val="32"/>
        </w:rPr>
      </w:pPr>
      <w:r>
        <w:br w:type="page"/>
      </w:r>
    </w:p>
    <w:p w14:paraId="47C528D2" w14:textId="77777777" w:rsidR="00464FB4" w:rsidRDefault="00464FB4" w:rsidP="005209C4">
      <w:pPr>
        <w:pStyle w:val="Heading1"/>
        <w:sectPr w:rsidR="00464FB4" w:rsidSect="00464FB4">
          <w:pgSz w:w="15840" w:h="12240" w:orient="landscape"/>
          <w:pgMar w:top="1080" w:right="1080" w:bottom="1080" w:left="1080" w:header="720" w:footer="720" w:gutter="0"/>
          <w:lnNumType w:countBy="1" w:restart="continuous"/>
          <w:cols w:space="720"/>
          <w:docGrid w:linePitch="360"/>
        </w:sectPr>
      </w:pPr>
    </w:p>
    <w:p w14:paraId="36644A80" w14:textId="3AA2C0B7" w:rsidR="00EB3E1E" w:rsidRDefault="006C5D18" w:rsidP="005F7C5D">
      <w:pPr>
        <w:pStyle w:val="Heading1"/>
      </w:pPr>
      <w:r>
        <w:lastRenderedPageBreak/>
        <w:t>Results</w:t>
      </w:r>
    </w:p>
    <w:p w14:paraId="57D7656A" w14:textId="61BDD2EB" w:rsidR="008B54D6" w:rsidRDefault="00A85981" w:rsidP="005F7C5D">
      <w:pPr>
        <w:ind w:firstLine="720"/>
      </w:pPr>
      <w:r>
        <w:t>Three main a</w:t>
      </w:r>
      <w:r w:rsidR="006C3B4D">
        <w:t xml:space="preserve">ssemblages </w:t>
      </w:r>
      <w:r>
        <w:t>within Ladner Marsh can be characterized by the same dominant species</w:t>
      </w:r>
      <w:r w:rsidR="00EB3E1E">
        <w:t xml:space="preserve"> across all sampling periods</w:t>
      </w:r>
      <w:r w:rsidR="002B6766">
        <w:t xml:space="preserve">, however cluster analysis shows increasing </w:t>
      </w:r>
      <w:r w:rsidR="008B54D6">
        <w:t>dissimilarity between assemblage types over time. That is, plots are increasingly similar to each other within a given assemblage, but share fewer similarities between assemblages</w:t>
      </w:r>
      <w:r w:rsidR="005C1666">
        <w:t xml:space="preserve"> (</w:t>
      </w:r>
      <w:r w:rsidR="00363A72">
        <w:fldChar w:fldCharType="begin"/>
      </w:r>
      <w:r w:rsidR="00363A72">
        <w:instrText xml:space="preserve"> REF _Ref94197029 \h </w:instrText>
      </w:r>
      <w:r w:rsidR="00363A72">
        <w:fldChar w:fldCharType="separate"/>
      </w:r>
      <w:r w:rsidR="00363A72">
        <w:t xml:space="preserve">Figure </w:t>
      </w:r>
      <w:r w:rsidR="00363A72">
        <w:rPr>
          <w:noProof/>
        </w:rPr>
        <w:t>2</w:t>
      </w:r>
      <w:r w:rsidR="00363A72">
        <w:fldChar w:fldCharType="end"/>
      </w:r>
      <w:r w:rsidR="005C1666">
        <w:t xml:space="preserve">). </w:t>
      </w:r>
      <w:r w:rsidR="002B6766">
        <w:t>This may indicate that</w:t>
      </w:r>
      <w:r w:rsidR="00FB6AA0">
        <w:t xml:space="preserve"> a</w:t>
      </w:r>
      <w:r w:rsidR="008B54D6">
        <w:t xml:space="preserve">ssemblages are becoming </w:t>
      </w:r>
      <w:r w:rsidR="00FB6AA0">
        <w:t>homogenized</w:t>
      </w:r>
      <w:r w:rsidR="008B54D6">
        <w:t xml:space="preserve"> in terms of species similarity</w:t>
      </w:r>
      <w:r w:rsidR="009C4224">
        <w:t>, with greater</w:t>
      </w:r>
      <w:r w:rsidR="003C783A">
        <w:t xml:space="preserve"> species</w:t>
      </w:r>
      <w:r w:rsidR="009C4224">
        <w:t xml:space="preserve"> </w:t>
      </w:r>
      <w:r w:rsidR="00FB6AA0">
        <w:t>heterogeneity</w:t>
      </w:r>
      <w:r w:rsidR="009C4224">
        <w:t xml:space="preserve"> between assemblage types. </w:t>
      </w:r>
    </w:p>
    <w:p w14:paraId="0632C7A0" w14:textId="4A5163D4" w:rsidR="009D1A0A" w:rsidRDefault="008B54D6" w:rsidP="005F7C5D">
      <w:pPr>
        <w:ind w:firstLine="720"/>
      </w:pPr>
      <w:r>
        <w:t xml:space="preserve">Indicator species analysis shows that the same species are </w:t>
      </w:r>
      <w:r w:rsidR="00FB6AA0">
        <w:t>driving cluster groups</w:t>
      </w:r>
      <w:r w:rsidR="00B92DA1">
        <w:t xml:space="preserve"> across all time points, and thus </w:t>
      </w:r>
      <w:r>
        <w:t xml:space="preserve">significantly characterizing </w:t>
      </w:r>
      <w:r w:rsidR="005C1666">
        <w:t xml:space="preserve">each assemblage. However, </w:t>
      </w:r>
      <w:r w:rsidR="003C783A">
        <w:t xml:space="preserve">the other </w:t>
      </w:r>
      <w:r w:rsidR="005C1666">
        <w:t>species that significantly drive indicators of assemblages change over time (</w:t>
      </w:r>
      <w:r w:rsidR="005C1666" w:rsidRPr="005F7C5D">
        <w:rPr>
          <w:highlight w:val="yellow"/>
        </w:rPr>
        <w:t>Supplemental</w:t>
      </w:r>
      <w:r w:rsidR="005C1666">
        <w:t xml:space="preserve">). </w:t>
      </w:r>
    </w:p>
    <w:p w14:paraId="193D4DDB" w14:textId="3D8FA5D4" w:rsidR="004F31B5" w:rsidRDefault="003B6B3D" w:rsidP="005F7C5D">
      <w:pPr>
        <w:ind w:firstLine="720"/>
      </w:pPr>
      <w:r>
        <w:t>Bogbean assemblage shows the greatest stability</w:t>
      </w:r>
      <w:r w:rsidR="00771950">
        <w:t xml:space="preserve"> (7.17)</w:t>
      </w:r>
      <w:r>
        <w:t xml:space="preserve">, while </w:t>
      </w:r>
      <w:r w:rsidR="00FD7BB5">
        <w:t>Fescue</w:t>
      </w:r>
      <w:r>
        <w:t xml:space="preserve"> assemblage is the least stable</w:t>
      </w:r>
      <w:r w:rsidR="009D5862">
        <w:t xml:space="preserve"> (2.52)</w:t>
      </w:r>
      <w:r w:rsidR="008C2B2E">
        <w:t>.</w:t>
      </w:r>
      <w:r w:rsidR="009D5862">
        <w:t xml:space="preserve"> Stability of the sedge assemblage was intermediate (5.08), while the</w:t>
      </w:r>
      <w:r w:rsidR="008C2B2E">
        <w:t xml:space="preserve"> average </w:t>
      </w:r>
      <w:r w:rsidR="0045765D">
        <w:t>community</w:t>
      </w:r>
      <w:r w:rsidR="008C2B2E">
        <w:t xml:space="preserve"> stability</w:t>
      </w:r>
      <w:r w:rsidR="0045765D">
        <w:t xml:space="preserve"> </w:t>
      </w:r>
      <w:r w:rsidR="009D5862">
        <w:t xml:space="preserve">of all three assemblages was </w:t>
      </w:r>
      <w:r w:rsidR="008C2B2E">
        <w:t xml:space="preserve">lower </w:t>
      </w:r>
      <w:r w:rsidR="0045765D">
        <w:t>than</w:t>
      </w:r>
      <w:r w:rsidR="002A77CD">
        <w:t xml:space="preserve"> the Bogbean and Fescue assemblages (4.28). This may be </w:t>
      </w:r>
      <w:r w:rsidR="009C06CB">
        <w:t xml:space="preserve">due to the effect of the </w:t>
      </w:r>
      <w:r w:rsidR="00FD7BB5">
        <w:t>Fescue</w:t>
      </w:r>
      <w:r w:rsidR="009C06CB">
        <w:t xml:space="preserve"> assemblage on the overall average</w:t>
      </w:r>
      <w:r w:rsidR="002A77CD">
        <w:t>,</w:t>
      </w:r>
      <w:r w:rsidR="00A7637D">
        <w:t xml:space="preserve"> despite the occurrence of </w:t>
      </w:r>
      <w:commentRangeStart w:id="34"/>
      <w:r w:rsidR="004F31B5">
        <w:t>50% fewer plots</w:t>
      </w:r>
      <w:commentRangeEnd w:id="34"/>
      <w:r w:rsidR="00A7637D">
        <w:rPr>
          <w:rStyle w:val="CommentReference"/>
        </w:rPr>
        <w:commentReference w:id="34"/>
      </w:r>
      <w:r w:rsidR="004F31B5">
        <w:t xml:space="preserve"> clustered as Fescue in 2019 compared to 1979. </w:t>
      </w:r>
      <w:r w:rsidR="00E6327A">
        <w:t>It is important to recognize that w</w:t>
      </w:r>
      <w:r w:rsidR="00786C01">
        <w:t xml:space="preserve">ithin a single community (Ladner Marsh), different assemblage types experience different degrees of stability. </w:t>
      </w:r>
    </w:p>
    <w:p w14:paraId="3F3E7064" w14:textId="12B785ED" w:rsidR="00EC4678" w:rsidRDefault="009E3CA2" w:rsidP="005F7C5D">
      <w:pPr>
        <w:ind w:firstLine="720"/>
      </w:pPr>
      <w:r>
        <w:t>Total species turnover between 1979 and 2019 is ~</w:t>
      </w:r>
      <w:commentRangeStart w:id="35"/>
      <w:r>
        <w:t>50</w:t>
      </w:r>
      <w:commentRangeEnd w:id="35"/>
      <w:r w:rsidR="00D35CF0">
        <w:rPr>
          <w:rStyle w:val="CommentReference"/>
        </w:rPr>
        <w:commentReference w:id="35"/>
      </w:r>
      <w:r>
        <w:t>% in each assemblage</w:t>
      </w:r>
      <w:r w:rsidR="006D411C">
        <w:t xml:space="preserve"> (</w:t>
      </w:r>
      <w:r w:rsidR="009F0260">
        <w:fldChar w:fldCharType="begin"/>
      </w:r>
      <w:r w:rsidR="009F0260">
        <w:instrText xml:space="preserve"> REF _Ref94197100 \h </w:instrText>
      </w:r>
      <w:r w:rsidR="009F0260">
        <w:fldChar w:fldCharType="separate"/>
      </w:r>
      <w:r w:rsidR="009F0260">
        <w:t xml:space="preserve">Table </w:t>
      </w:r>
      <w:r w:rsidR="009F0260">
        <w:rPr>
          <w:noProof/>
        </w:rPr>
        <w:t>1</w:t>
      </w:r>
      <w:r w:rsidR="009F0260">
        <w:fldChar w:fldCharType="end"/>
      </w:r>
      <w:r w:rsidR="006D411C">
        <w:t>).</w:t>
      </w:r>
      <w:r>
        <w:t xml:space="preserve"> </w:t>
      </w:r>
      <w:r w:rsidR="006561F0">
        <w:t>Notably, a</w:t>
      </w:r>
      <w:r w:rsidR="00D35CF0">
        <w:t xml:space="preserve">ll assemblage types had </w:t>
      </w:r>
      <w:r w:rsidR="009F650B">
        <w:t>more</w:t>
      </w:r>
      <w:r w:rsidR="00D35CF0">
        <w:t xml:space="preserve"> species </w:t>
      </w:r>
      <w:r w:rsidR="009F650B">
        <w:t>disappear in 2019</w:t>
      </w:r>
      <w:r w:rsidR="00D35CF0">
        <w:t xml:space="preserve"> than </w:t>
      </w:r>
      <w:r w:rsidR="009F650B">
        <w:t xml:space="preserve">in 1999. </w:t>
      </w:r>
      <w:r w:rsidR="006561F0">
        <w:t>O</w:t>
      </w:r>
      <w:r w:rsidR="009F650B">
        <w:t xml:space="preserve">nly the </w:t>
      </w:r>
      <w:r w:rsidR="00FD7BB5">
        <w:t>Sedge</w:t>
      </w:r>
      <w:r w:rsidR="009F650B">
        <w:t xml:space="preserve"> assemblage had a </w:t>
      </w:r>
      <w:r w:rsidR="006D411C">
        <w:t xml:space="preserve">marked increase in species </w:t>
      </w:r>
      <w:r w:rsidR="006561F0">
        <w:t xml:space="preserve">appearance </w:t>
      </w:r>
      <w:r w:rsidR="006D411C">
        <w:t xml:space="preserve">(~8.5%) over 1999, while the </w:t>
      </w:r>
      <w:r w:rsidR="00FD7BB5">
        <w:t>Bogbean</w:t>
      </w:r>
      <w:r w:rsidR="006D411C">
        <w:t xml:space="preserve"> community had more species </w:t>
      </w:r>
      <w:r w:rsidR="006561F0">
        <w:t xml:space="preserve">appearance </w:t>
      </w:r>
      <w:r w:rsidR="006D411C">
        <w:t xml:space="preserve">in 1999. </w:t>
      </w:r>
      <w:r w:rsidR="006561F0">
        <w:t xml:space="preserve">The </w:t>
      </w:r>
      <w:commentRangeStart w:id="36"/>
      <w:commentRangeEnd w:id="36"/>
      <w:r w:rsidR="00EC4678">
        <w:rPr>
          <w:rStyle w:val="CommentReference"/>
        </w:rPr>
        <w:commentReference w:id="36"/>
      </w:r>
      <w:r w:rsidR="00EC4678">
        <w:t xml:space="preserve">greater rates of disappearance from the assemblages drive homogenization observed in cluster analysis. </w:t>
      </w:r>
    </w:p>
    <w:p w14:paraId="2E6CE862" w14:textId="1C8A2C0D" w:rsidR="00100D21" w:rsidRDefault="006D411C" w:rsidP="005F7C5D">
      <w:pPr>
        <w:ind w:firstLine="720"/>
      </w:pPr>
      <w:r>
        <w:t xml:space="preserve">Rank </w:t>
      </w:r>
      <w:r w:rsidR="007B5B53">
        <w:t xml:space="preserve">clock plots </w:t>
      </w:r>
      <w:r w:rsidR="00D075CE">
        <w:t>show changing dominance of select species over time (</w:t>
      </w:r>
      <w:r w:rsidR="00A36F97">
        <w:fldChar w:fldCharType="begin"/>
      </w:r>
      <w:r w:rsidR="00A36F97">
        <w:instrText xml:space="preserve"> REF _Ref94197130 \h </w:instrText>
      </w:r>
      <w:r w:rsidR="00A36F97">
        <w:fldChar w:fldCharType="separate"/>
      </w:r>
      <w:r w:rsidR="00A36F97">
        <w:t xml:space="preserve">Figure </w:t>
      </w:r>
      <w:r w:rsidR="00A36F97">
        <w:rPr>
          <w:noProof/>
        </w:rPr>
        <w:t>3</w:t>
      </w:r>
      <w:r w:rsidR="00A36F97">
        <w:fldChar w:fldCharType="end"/>
      </w:r>
      <w:r w:rsidR="00F17047">
        <w:fldChar w:fldCharType="begin"/>
      </w:r>
      <w:r w:rsidR="00F17047">
        <w:instrText xml:space="preserve"> REF _Ref94197130 \h </w:instrText>
      </w:r>
      <w:r w:rsidR="00F17047">
        <w:fldChar w:fldCharType="end"/>
      </w:r>
      <w:r w:rsidR="00D075CE">
        <w:t xml:space="preserve">). Notably, Fescue assemblage </w:t>
      </w:r>
      <w:r w:rsidR="00AC332B">
        <w:t xml:space="preserve">shows ~50% decrease in cover of characteristic species </w:t>
      </w:r>
      <w:r w:rsidR="00AC332B" w:rsidRPr="0095147C">
        <w:rPr>
          <w:i/>
        </w:rPr>
        <w:t>Festuca arundinaceae</w:t>
      </w:r>
      <w:r w:rsidR="00AC332B">
        <w:t xml:space="preserve">, while </w:t>
      </w:r>
      <w:r w:rsidR="00060358">
        <w:t xml:space="preserve">cover of </w:t>
      </w:r>
      <w:r w:rsidR="00AC332B">
        <w:t xml:space="preserve">non-native </w:t>
      </w:r>
      <w:r w:rsidR="00AC332B" w:rsidRPr="0095147C">
        <w:rPr>
          <w:i/>
        </w:rPr>
        <w:t>Phalaris arundinaceae</w:t>
      </w:r>
      <w:r w:rsidR="00AC332B">
        <w:t xml:space="preserve"> </w:t>
      </w:r>
      <w:r w:rsidR="00060358">
        <w:t xml:space="preserve">has more than doubled since 1999. </w:t>
      </w:r>
      <w:r w:rsidR="00C76D5E">
        <w:t xml:space="preserve">In the </w:t>
      </w:r>
      <w:r w:rsidR="00FD7BB5">
        <w:t>Sedge</w:t>
      </w:r>
      <w:r w:rsidR="00C76D5E">
        <w:t xml:space="preserve"> assemblage, cover abundance of </w:t>
      </w:r>
      <w:r w:rsidR="00C76D5E" w:rsidRPr="0095147C">
        <w:rPr>
          <w:i/>
        </w:rPr>
        <w:t>Agrostis stolonifera</w:t>
      </w:r>
      <w:r w:rsidR="00C76D5E">
        <w:t xml:space="preserve"> appears to have decrease by almost half, however cover of </w:t>
      </w:r>
      <w:r w:rsidR="00CE3E67">
        <w:t xml:space="preserve">assemblage-defining species </w:t>
      </w:r>
      <w:r w:rsidR="00CE3E67" w:rsidRPr="0095147C">
        <w:rPr>
          <w:i/>
        </w:rPr>
        <w:t>Carex lyngbyei</w:t>
      </w:r>
      <w:r w:rsidR="00CE3E67">
        <w:t xml:space="preserve"> has decreased by about one-third. </w:t>
      </w:r>
      <w:r w:rsidR="00124BDB">
        <w:t xml:space="preserve">Since 1979, </w:t>
      </w:r>
      <w:r w:rsidR="00014A9A">
        <w:t>native species cover (</w:t>
      </w:r>
      <w:r w:rsidR="00014A9A" w:rsidRPr="0095147C">
        <w:rPr>
          <w:i/>
        </w:rPr>
        <w:t>Equisetum fluviatile, Eleocharis palustris</w:t>
      </w:r>
      <w:r w:rsidR="00014A9A">
        <w:t>)</w:t>
      </w:r>
      <w:r w:rsidR="00124BDB">
        <w:t xml:space="preserve"> in the Bogbean assemblage</w:t>
      </w:r>
      <w:r w:rsidR="00014A9A">
        <w:t xml:space="preserve"> declines </w:t>
      </w:r>
      <w:r w:rsidR="00124BDB">
        <w:t>t</w:t>
      </w:r>
      <w:r w:rsidR="005D3606">
        <w:t>owards zero, as it</w:t>
      </w:r>
      <w:r w:rsidR="00F573EF">
        <w:t xml:space="preserve"> is </w:t>
      </w:r>
      <w:r w:rsidR="005D3606">
        <w:t xml:space="preserve">replaced in dominance by </w:t>
      </w:r>
      <w:r w:rsidR="00014A9A">
        <w:t>non-native species (</w:t>
      </w:r>
      <w:r w:rsidR="00014A9A" w:rsidRPr="0095147C">
        <w:rPr>
          <w:i/>
        </w:rPr>
        <w:t>Mentha aquatica</w:t>
      </w:r>
      <w:r w:rsidR="005D3606" w:rsidRPr="0095147C">
        <w:rPr>
          <w:i/>
        </w:rPr>
        <w:t>)</w:t>
      </w:r>
      <w:r w:rsidR="00124BDB">
        <w:t xml:space="preserve">. </w:t>
      </w:r>
    </w:p>
    <w:p w14:paraId="3D519838" w14:textId="77777777" w:rsidR="009D1A0A" w:rsidRPr="009D1A0A" w:rsidRDefault="009D1A0A" w:rsidP="009D1A0A"/>
    <w:p w14:paraId="1774FCB2" w14:textId="1EB98DC3" w:rsidR="00B61B57" w:rsidRDefault="00B61B57" w:rsidP="0066777E"/>
    <w:p w14:paraId="148443DA" w14:textId="17B64F89" w:rsidR="00C94867" w:rsidRDefault="00C94867">
      <w:pPr>
        <w:rPr>
          <w:i/>
          <w:iCs/>
          <w:color w:val="44546A" w:themeColor="text2"/>
          <w:sz w:val="18"/>
          <w:szCs w:val="18"/>
        </w:rPr>
      </w:pPr>
    </w:p>
    <w:p w14:paraId="731B6B36" w14:textId="2C22D11A" w:rsidR="00F2017D" w:rsidRDefault="00FE1C76" w:rsidP="00F2017D">
      <w:pPr>
        <w:keepNext/>
      </w:pPr>
      <w:r>
        <w:rPr>
          <w:noProof/>
        </w:rPr>
        <w:lastRenderedPageBreak/>
        <w:drawing>
          <wp:inline distT="0" distB="0" distL="0" distR="0" wp14:anchorId="14580129" wp14:editId="68891DFD">
            <wp:extent cx="5943600" cy="3669895"/>
            <wp:effectExtent l="0" t="0" r="0" b="698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69895"/>
                    </a:xfrm>
                    <a:prstGeom prst="rect">
                      <a:avLst/>
                    </a:prstGeom>
                  </pic:spPr>
                </pic:pic>
              </a:graphicData>
            </a:graphic>
          </wp:inline>
        </w:drawing>
      </w:r>
    </w:p>
    <w:p w14:paraId="33960BA8" w14:textId="2BB924C0" w:rsidR="00FE1C76" w:rsidRDefault="00F2017D" w:rsidP="00F2017D">
      <w:pPr>
        <w:pStyle w:val="Caption"/>
      </w:pPr>
      <w:bookmarkStart w:id="37" w:name="_Ref94197029"/>
      <w:commentRangeStart w:id="38"/>
      <w:r>
        <w:t xml:space="preserve">Figure </w:t>
      </w:r>
      <w:commentRangeEnd w:id="38"/>
      <w:r w:rsidR="0084145C">
        <w:rPr>
          <w:rStyle w:val="CommentReference"/>
          <w:i w:val="0"/>
          <w:iCs w:val="0"/>
          <w:color w:val="auto"/>
        </w:rPr>
        <w:commentReference w:id="38"/>
      </w:r>
      <w:r w:rsidR="00012C42">
        <w:fldChar w:fldCharType="begin"/>
      </w:r>
      <w:r w:rsidR="00012C42">
        <w:instrText xml:space="preserve"> SEQ Figure \* ARABIC </w:instrText>
      </w:r>
      <w:r w:rsidR="00012C42">
        <w:fldChar w:fldCharType="separate"/>
      </w:r>
      <w:r w:rsidR="001B46DC">
        <w:rPr>
          <w:noProof/>
        </w:rPr>
        <w:t>2</w:t>
      </w:r>
      <w:r w:rsidR="00012C42">
        <w:rPr>
          <w:noProof/>
        </w:rPr>
        <w:fldChar w:fldCharType="end"/>
      </w:r>
      <w:bookmarkEnd w:id="37"/>
      <w:r>
        <w:t xml:space="preserve">. </w:t>
      </w:r>
      <w:r w:rsidR="00DD2FCF">
        <w:t>A</w:t>
      </w:r>
      <w:r w:rsidR="00A00E4C">
        <w:t xml:space="preserve">ssemblage </w:t>
      </w:r>
      <w:r w:rsidR="00DD2FCF">
        <w:t>diversity</w:t>
      </w:r>
      <w:r w:rsidR="00A00E4C">
        <w:t xml:space="preserve"> becomes more dissimilar over time, as shown by greater Euclidean distance between</w:t>
      </w:r>
      <w:r w:rsidR="00DD2FCF">
        <w:t xml:space="preserve"> assemblage types</w:t>
      </w:r>
      <w:r>
        <w:t xml:space="preserve">. </w:t>
      </w:r>
    </w:p>
    <w:p w14:paraId="31AB93A4" w14:textId="77777777" w:rsidR="001B46DC" w:rsidRDefault="00640EC2">
      <w:pPr>
        <w:keepNext/>
        <w:rPr>
          <w:ins w:id="39" w:author="Stefanie Lane" w:date="2022-03-08T12:07:00Z"/>
        </w:rPr>
        <w:pPrChange w:id="40" w:author="Stefanie Lane" w:date="2022-03-08T12:07:00Z">
          <w:pPr/>
        </w:pPrChange>
      </w:pPr>
      <w:commentRangeStart w:id="41"/>
      <w:ins w:id="42" w:author="Stefanie Lane" w:date="2022-03-08T12:06:00Z">
        <w:r>
          <w:rPr>
            <w:noProof/>
          </w:rPr>
          <w:drawing>
            <wp:inline distT="0" distB="0" distL="0" distR="0" wp14:anchorId="480A52D0" wp14:editId="4F17DB51">
              <wp:extent cx="5943600" cy="3419061"/>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dnerNMDS.svg"/>
                      <pic:cNvPicPr/>
                    </pic:nvPicPr>
                    <pic:blipFill rotWithShape="1">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b="4125"/>
                      <a:stretch/>
                    </pic:blipFill>
                    <pic:spPr bwMode="auto">
                      <a:xfrm>
                        <a:off x="0" y="0"/>
                        <a:ext cx="5943600" cy="3419061"/>
                      </a:xfrm>
                      <a:prstGeom prst="rect">
                        <a:avLst/>
                      </a:prstGeom>
                      <a:ln>
                        <a:noFill/>
                      </a:ln>
                      <a:extLst>
                        <a:ext uri="{53640926-AAD7-44D8-BBD7-CCE9431645EC}">
                          <a14:shadowObscured xmlns:a14="http://schemas.microsoft.com/office/drawing/2010/main"/>
                        </a:ext>
                      </a:extLst>
                    </pic:spPr>
                  </pic:pic>
                </a:graphicData>
              </a:graphic>
            </wp:inline>
          </w:drawing>
        </w:r>
      </w:ins>
      <w:commentRangeEnd w:id="41"/>
    </w:p>
    <w:p w14:paraId="59729636" w14:textId="297F27E7" w:rsidR="001B46DC" w:rsidRPr="00434068" w:rsidRDefault="001B46DC" w:rsidP="001B46DC">
      <w:pPr>
        <w:pStyle w:val="Caption"/>
        <w:rPr>
          <w:ins w:id="43" w:author="Stefanie Lane" w:date="2022-03-08T12:07:00Z"/>
        </w:rPr>
      </w:pPr>
      <w:ins w:id="44" w:author="Stefanie Lane" w:date="2022-03-08T12:07:00Z">
        <w:r>
          <w:t xml:space="preserve">Figure </w:t>
        </w:r>
        <w:r>
          <w:fldChar w:fldCharType="begin"/>
        </w:r>
        <w:r>
          <w:instrText xml:space="preserve"> SEQ Figure \* ARABIC </w:instrText>
        </w:r>
      </w:ins>
      <w:r>
        <w:fldChar w:fldCharType="separate"/>
      </w:r>
      <w:ins w:id="45" w:author="Stefanie Lane" w:date="2022-03-08T12:07:00Z">
        <w:r>
          <w:rPr>
            <w:noProof/>
          </w:rPr>
          <w:t>3</w:t>
        </w:r>
        <w:r>
          <w:fldChar w:fldCharType="end"/>
        </w:r>
        <w:r>
          <w:t xml:space="preserve">. </w:t>
        </w:r>
      </w:ins>
      <w:ins w:id="46" w:author="Stefanie Lane" w:date="2022-03-08T12:08:00Z">
        <w:r w:rsidR="0065175A">
          <w:t xml:space="preserve">Additional </w:t>
        </w:r>
      </w:ins>
      <w:ins w:id="47" w:author="Stefanie Lane" w:date="2022-03-08T12:07:00Z">
        <w:r>
          <w:t>NMDS</w:t>
        </w:r>
      </w:ins>
      <w:ins w:id="48" w:author="Stefanie Lane" w:date="2022-03-08T12:08:00Z">
        <w:r w:rsidR="0065175A">
          <w:t xml:space="preserve"> analysis from previous manuscript drafts illustrate</w:t>
        </w:r>
      </w:ins>
      <w:ins w:id="49" w:author="Stefanie Lane" w:date="2022-03-08T12:07:00Z">
        <w:r>
          <w:t xml:space="preserve"> composition</w:t>
        </w:r>
      </w:ins>
      <w:ins w:id="50" w:author="Stefanie Lane" w:date="2022-03-08T12:08:00Z">
        <w:r w:rsidR="0065175A">
          <w:t>al drift</w:t>
        </w:r>
      </w:ins>
      <w:ins w:id="51" w:author="Stefanie Lane" w:date="2022-03-08T12:07:00Z">
        <w:r>
          <w:t xml:space="preserve"> within each of the community types, and across time overall (stress = 0.232 with two outliers from 2019 removed). Overall, 2019 communities appear more closely related along NMDS Axis 1 than 1979 and 1999 communities. </w:t>
        </w:r>
        <w:r w:rsidRPr="00434068">
          <w:t xml:space="preserve">Analysis of Similarity (ANOSIM) across all years shows statistically significant differences (R = 0.20, a </w:t>
        </w:r>
        <w:r>
          <w:t>&lt;</w:t>
        </w:r>
        <w:r w:rsidRPr="00434068">
          <w:t xml:space="preserve"> 1e-04); PERMANOVA similarly shows significant differences between all years (F = </w:t>
        </w:r>
        <w:r>
          <w:t>22.25</w:t>
        </w:r>
        <w:r w:rsidRPr="00434068">
          <w:t>, r</w:t>
        </w:r>
        <w:r w:rsidRPr="00434068">
          <w:rPr>
            <w:vertAlign w:val="superscript"/>
          </w:rPr>
          <w:t>2</w:t>
        </w:r>
        <w:r w:rsidRPr="00434068">
          <w:t xml:space="preserve"> = 0.0</w:t>
        </w:r>
        <w:r>
          <w:t>89</w:t>
        </w:r>
        <w:r w:rsidRPr="00434068">
          <w:t>, p</w:t>
        </w:r>
        <w:r>
          <w:t xml:space="preserve"> &lt;</w:t>
        </w:r>
        <w:r w:rsidRPr="00434068">
          <w:t xml:space="preserve"> 0.001). </w:t>
        </w:r>
      </w:ins>
    </w:p>
    <w:p w14:paraId="1E4BC091" w14:textId="0DCFDE31" w:rsidR="001B46DC" w:rsidRDefault="001B46DC">
      <w:pPr>
        <w:pStyle w:val="Caption"/>
        <w:rPr>
          <w:ins w:id="52" w:author="Stefanie Lane" w:date="2022-03-08T12:07:00Z"/>
        </w:rPr>
      </w:pPr>
    </w:p>
    <w:p w14:paraId="64FE090C" w14:textId="02EBF891" w:rsidR="001B0737" w:rsidRDefault="00640EC2" w:rsidP="00D81CB7">
      <w:ins w:id="53" w:author="Stefanie Lane" w:date="2022-03-08T12:06:00Z">
        <w:r>
          <w:rPr>
            <w:rStyle w:val="CommentReference"/>
          </w:rPr>
          <w:lastRenderedPageBreak/>
          <w:commentReference w:id="41"/>
        </w:r>
      </w:ins>
    </w:p>
    <w:p w14:paraId="16CCA436" w14:textId="1C5ADD0A" w:rsidR="00BA28BB" w:rsidRDefault="00BA28BB" w:rsidP="00D81CB7"/>
    <w:p w14:paraId="6886E8B1" w14:textId="38B9391B" w:rsidR="00673842" w:rsidRDefault="00CE544C" w:rsidP="00673842">
      <w:pPr>
        <w:pStyle w:val="Caption"/>
        <w:keepNext/>
      </w:pPr>
      <w:bookmarkStart w:id="54" w:name="_Ref94197100"/>
      <w:bookmarkStart w:id="55" w:name="_Ref94197081"/>
      <w:r>
        <w:rPr>
          <w:noProof/>
        </w:rPr>
        <w:drawing>
          <wp:anchor distT="0" distB="0" distL="114300" distR="114300" simplePos="0" relativeHeight="251660288" behindDoc="0" locked="0" layoutInCell="1" allowOverlap="1" wp14:anchorId="67501CB9" wp14:editId="1EA4C16A">
            <wp:simplePos x="0" y="0"/>
            <wp:positionH relativeFrom="margin">
              <wp:align>center</wp:align>
            </wp:positionH>
            <wp:positionV relativeFrom="paragraph">
              <wp:posOffset>297180</wp:posOffset>
            </wp:positionV>
            <wp:extent cx="5800090" cy="1711325"/>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800090" cy="1711325"/>
                    </a:xfrm>
                    <a:prstGeom prst="rect">
                      <a:avLst/>
                    </a:prstGeom>
                  </pic:spPr>
                </pic:pic>
              </a:graphicData>
            </a:graphic>
          </wp:anchor>
        </w:drawing>
      </w:r>
      <w:r w:rsidR="00673842">
        <w:t xml:space="preserve">Table </w:t>
      </w:r>
      <w:r w:rsidR="00012C42">
        <w:fldChar w:fldCharType="begin"/>
      </w:r>
      <w:r w:rsidR="00012C42">
        <w:instrText xml:space="preserve"> SEQ Table \* ARABIC </w:instrText>
      </w:r>
      <w:r w:rsidR="00012C42">
        <w:fldChar w:fldCharType="separate"/>
      </w:r>
      <w:r w:rsidR="00673842">
        <w:rPr>
          <w:noProof/>
        </w:rPr>
        <w:t>1</w:t>
      </w:r>
      <w:r w:rsidR="00012C42">
        <w:rPr>
          <w:noProof/>
        </w:rPr>
        <w:fldChar w:fldCharType="end"/>
      </w:r>
      <w:bookmarkEnd w:id="54"/>
      <w:r w:rsidR="00673842">
        <w:t xml:space="preserve">. </w:t>
      </w:r>
      <w:r w:rsidR="00516504">
        <w:t xml:space="preserve">Greater </w:t>
      </w:r>
      <w:r w:rsidR="00A04088">
        <w:t>proportions</w:t>
      </w:r>
      <w:r w:rsidR="00516504">
        <w:t xml:space="preserve"> of species </w:t>
      </w:r>
      <w:r w:rsidR="00350D7F">
        <w:t xml:space="preserve">were </w:t>
      </w:r>
      <w:r w:rsidR="00516504">
        <w:t xml:space="preserve">lost </w:t>
      </w:r>
      <w:r w:rsidR="00832709">
        <w:t>from</w:t>
      </w:r>
      <w:r w:rsidR="00516504">
        <w:t xml:space="preserve"> </w:t>
      </w:r>
      <w:r w:rsidR="00350D7F">
        <w:t>all three assemblages in 2019, however more specie</w:t>
      </w:r>
      <w:r w:rsidR="00832709">
        <w:t xml:space="preserve">s were gained in 2019 than in 1999 in the </w:t>
      </w:r>
      <w:r w:rsidR="00FD7BB5">
        <w:t>Sedge</w:t>
      </w:r>
      <w:r w:rsidR="00832709">
        <w:t xml:space="preserve"> assemblage</w:t>
      </w:r>
      <w:r w:rsidR="00A057AC">
        <w:t>.</w:t>
      </w:r>
      <w:bookmarkEnd w:id="55"/>
      <w:r w:rsidR="00A057AC">
        <w:t xml:space="preserve"> </w:t>
      </w:r>
    </w:p>
    <w:p w14:paraId="389C3AD9" w14:textId="4C32875C" w:rsidR="00B112D7" w:rsidRDefault="00B112D7" w:rsidP="00D81CB7"/>
    <w:p w14:paraId="3BB9E573" w14:textId="412F1895" w:rsidR="001C33F4" w:rsidRDefault="001C33F4" w:rsidP="00CE544C"/>
    <w:p w14:paraId="4C29746C" w14:textId="4C6819F3" w:rsidR="00B112D7" w:rsidRDefault="00C661EE" w:rsidP="00D81CB7">
      <w:r>
        <w:rPr>
          <w:noProof/>
        </w:rPr>
        <w:lastRenderedPageBreak/>
        <mc:AlternateContent>
          <mc:Choice Requires="wpg">
            <w:drawing>
              <wp:anchor distT="0" distB="0" distL="114300" distR="114300" simplePos="0" relativeHeight="251658240" behindDoc="0" locked="0" layoutInCell="1" allowOverlap="1" wp14:anchorId="50B854FF" wp14:editId="6D737C31">
                <wp:simplePos x="0" y="0"/>
                <wp:positionH relativeFrom="column">
                  <wp:posOffset>5316</wp:posOffset>
                </wp:positionH>
                <wp:positionV relativeFrom="paragraph">
                  <wp:posOffset>254428</wp:posOffset>
                </wp:positionV>
                <wp:extent cx="6429375" cy="6368903"/>
                <wp:effectExtent l="0" t="0" r="9525" b="0"/>
                <wp:wrapSquare wrapText="bothSides"/>
                <wp:docPr id="12" name="Group 12"/>
                <wp:cNvGraphicFramePr/>
                <a:graphic xmlns:a="http://schemas.openxmlformats.org/drawingml/2006/main">
                  <a:graphicData uri="http://schemas.microsoft.com/office/word/2010/wordprocessingGroup">
                    <wpg:wgp>
                      <wpg:cNvGrpSpPr/>
                      <wpg:grpSpPr>
                        <a:xfrm>
                          <a:off x="0" y="0"/>
                          <a:ext cx="6429375" cy="6368903"/>
                          <a:chOff x="0" y="0"/>
                          <a:chExt cx="6429375" cy="6368903"/>
                        </a:xfrm>
                      </wpg:grpSpPr>
                      <wpg:grpSp>
                        <wpg:cNvPr id="9" name="Group 9"/>
                        <wpg:cNvGrpSpPr/>
                        <wpg:grpSpPr>
                          <a:xfrm>
                            <a:off x="0" y="0"/>
                            <a:ext cx="6235700" cy="5353050"/>
                            <a:chOff x="-1" y="0"/>
                            <a:chExt cx="6710767" cy="5762625"/>
                          </a:xfrm>
                        </wpg:grpSpPr>
                        <pic:pic xmlns:pic="http://schemas.openxmlformats.org/drawingml/2006/picture">
                          <pic:nvPicPr>
                            <pic:cNvPr id="4" name="Picture 3">
                              <a:extLst>
                                <a:ext uri="{FF2B5EF4-FFF2-40B4-BE49-F238E27FC236}">
                                  <a16:creationId xmlns:a16="http://schemas.microsoft.com/office/drawing/2014/main" id="{0987862F-5CAB-4C32-B3C1-46F5BE788A83}"/>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61925" y="19050"/>
                              <a:ext cx="2994025" cy="2847975"/>
                            </a:xfrm>
                            <a:prstGeom prst="rect">
                              <a:avLst/>
                            </a:prstGeom>
                          </pic:spPr>
                        </pic:pic>
                        <pic:pic xmlns:pic="http://schemas.openxmlformats.org/drawingml/2006/picture">
                          <pic:nvPicPr>
                            <pic:cNvPr id="14" name="Picture 2">
                              <a:extLst>
                                <a:ext uri="{FF2B5EF4-FFF2-40B4-BE49-F238E27FC236}">
                                  <a16:creationId xmlns:a16="http://schemas.microsoft.com/office/drawing/2014/main" id="{2FB7E4EE-9705-4E3E-BB25-1FFD7925CB40}"/>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3383829" y="0"/>
                              <a:ext cx="3326937" cy="2800350"/>
                            </a:xfrm>
                            <a:prstGeom prst="rect">
                              <a:avLst/>
                            </a:prstGeom>
                          </pic:spPr>
                        </pic:pic>
                        <pic:pic xmlns:pic="http://schemas.openxmlformats.org/drawingml/2006/picture">
                          <pic:nvPicPr>
                            <pic:cNvPr id="15" name="Picture 1">
                              <a:extLst>
                                <a:ext uri="{FF2B5EF4-FFF2-40B4-BE49-F238E27FC236}">
                                  <a16:creationId xmlns:a16="http://schemas.microsoft.com/office/drawing/2014/main" id="{6C354018-D0BA-46B1-812C-71383418C11E}"/>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 y="3133725"/>
                              <a:ext cx="3767875" cy="2628900"/>
                            </a:xfrm>
                            <a:prstGeom prst="rect">
                              <a:avLst/>
                            </a:prstGeom>
                          </pic:spPr>
                        </pic:pic>
                      </wpg:grpSp>
                      <wps:wsp>
                        <wps:cNvPr id="10" name="Text Box 10"/>
                        <wps:cNvSpPr txBox="1"/>
                        <wps:spPr>
                          <a:xfrm>
                            <a:off x="3552825" y="2762250"/>
                            <a:ext cx="2876550" cy="3606653"/>
                          </a:xfrm>
                          <a:prstGeom prst="rect">
                            <a:avLst/>
                          </a:prstGeom>
                          <a:solidFill>
                            <a:prstClr val="white"/>
                          </a:solidFill>
                          <a:ln>
                            <a:noFill/>
                          </a:ln>
                        </wps:spPr>
                        <wps:txbx>
                          <w:txbxContent>
                            <w:p w14:paraId="12EC2264" w14:textId="08715E27" w:rsidR="009E2364" w:rsidRDefault="009E2364" w:rsidP="006D50AD">
                              <w:pPr>
                                <w:pStyle w:val="Caption"/>
                              </w:pPr>
                              <w:bookmarkStart w:id="56" w:name="_Ref94197130"/>
                              <w:r>
                                <w:t xml:space="preserve">Figure </w:t>
                              </w:r>
                              <w:r w:rsidR="00012C42">
                                <w:fldChar w:fldCharType="begin"/>
                              </w:r>
                              <w:r w:rsidR="00012C42">
                                <w:instrText xml:space="preserve"> SEQ Figure \* ARABIC </w:instrText>
                              </w:r>
                              <w:r w:rsidR="00012C42">
                                <w:fldChar w:fldCharType="separate"/>
                              </w:r>
                              <w:ins w:id="57" w:author="Stefanie Lane" w:date="2022-03-08T12:07:00Z">
                                <w:r w:rsidR="001B46DC">
                                  <w:rPr>
                                    <w:noProof/>
                                  </w:rPr>
                                  <w:t>4</w:t>
                                </w:r>
                              </w:ins>
                              <w:del w:id="58" w:author="Stefanie Lane" w:date="2022-03-08T12:07:00Z">
                                <w:r w:rsidDel="001B46DC">
                                  <w:rPr>
                                    <w:noProof/>
                                  </w:rPr>
                                  <w:delText>3</w:delText>
                                </w:r>
                              </w:del>
                              <w:r w:rsidR="00012C42">
                                <w:rPr>
                                  <w:noProof/>
                                </w:rPr>
                                <w:fldChar w:fldCharType="end"/>
                              </w:r>
                              <w:bookmarkEnd w:id="56"/>
                              <w:r>
                                <w:t>.</w:t>
                              </w:r>
                              <w:r w:rsidRPr="006D50AD">
                                <w:rPr>
                                  <w:i w:val="0"/>
                                  <w:iCs w:val="0"/>
                                  <w:color w:val="auto"/>
                                  <w:sz w:val="22"/>
                                  <w:szCs w:val="22"/>
                                </w:rPr>
                                <w:t xml:space="preserve"> </w:t>
                              </w:r>
                              <w:r w:rsidRPr="006D50AD">
                                <w:t>Rank abundance clocks</w:t>
                              </w:r>
                              <w:r>
                                <w:t xml:space="preserve"> visualize the changing abundance (y-axis values) of a given species from center of the plot (0) along a radius extending from the center. Oldest timepoints are in the 12 o’clock position, and observation timepoints proceed clockwise, ending at the 11:59 position. </w:t>
                              </w:r>
                              <w:r w:rsidRPr="006D50AD">
                                <w:t xml:space="preserve"> </w:t>
                              </w:r>
                              <w:r>
                                <w:t xml:space="preserve">Clockwise from lower left: </w:t>
                              </w:r>
                            </w:p>
                            <w:p w14:paraId="3F78DFF2" w14:textId="5E394B05" w:rsidR="009E2364" w:rsidRPr="00A65C46" w:rsidRDefault="009E2364" w:rsidP="00A65C46">
                              <w:pPr>
                                <w:pStyle w:val="Caption"/>
                                <w:rPr>
                                  <w:noProof/>
                                </w:rPr>
                              </w:pPr>
                              <w:r w:rsidRPr="006D50AD">
                                <w:t xml:space="preserve">Bogbean assemblage is consistently dominated by </w:t>
                              </w:r>
                              <w:r w:rsidRPr="002B346B">
                                <w:rPr>
                                  <w:i w:val="0"/>
                                </w:rPr>
                                <w:t>Menyanthes trifoliata</w:t>
                              </w:r>
                              <w:r w:rsidRPr="006D50AD">
                                <w:t xml:space="preserve">, however non-native </w:t>
                              </w:r>
                              <w:r w:rsidRPr="002B346B">
                                <w:rPr>
                                  <w:i w:val="0"/>
                                </w:rPr>
                                <w:t>Mentha aquatica</w:t>
                              </w:r>
                              <w:r w:rsidRPr="006D50AD">
                                <w:t xml:space="preserve"> becomes increasingly dominant while dominance of </w:t>
                              </w:r>
                              <w:r w:rsidRPr="002B346B">
                                <w:rPr>
                                  <w:i w:val="0"/>
                                </w:rPr>
                                <w:t>Equisetum fluviatile</w:t>
                              </w:r>
                              <w:r w:rsidRPr="006D50AD">
                                <w:t xml:space="preserve"> decreases.</w:t>
                              </w:r>
                            </w:p>
                            <w:p w14:paraId="2169B658" w14:textId="77777777" w:rsidR="009E2364" w:rsidRDefault="009E2364" w:rsidP="006D50AD">
                              <w:pPr>
                                <w:pStyle w:val="Caption"/>
                              </w:pPr>
                              <w:r w:rsidRPr="006D50AD">
                                <w:t xml:space="preserve">In the </w:t>
                              </w:r>
                              <w:r>
                                <w:t>Sedge</w:t>
                              </w:r>
                              <w:r w:rsidRPr="006D50AD">
                                <w:t xml:space="preserve"> assemblage, </w:t>
                              </w:r>
                              <w:r w:rsidRPr="00330735">
                                <w:rPr>
                                  <w:i w:val="0"/>
                                </w:rPr>
                                <w:t>Carex lyngbyei</w:t>
                              </w:r>
                              <w:r w:rsidRPr="006D50AD">
                                <w:t xml:space="preserve"> becomes less dominant over time, while dominance of non-native species </w:t>
                              </w:r>
                              <w:r w:rsidRPr="002B346B">
                                <w:rPr>
                                  <w:i w:val="0"/>
                                </w:rPr>
                                <w:t>Agrostis stolonifera</w:t>
                              </w:r>
                              <w:r w:rsidRPr="006D50AD">
                                <w:t xml:space="preserve"> remains nearly constant. </w:t>
                              </w:r>
                            </w:p>
                            <w:p w14:paraId="5D27DD7D" w14:textId="77777777" w:rsidR="009E2364" w:rsidRDefault="009E2364" w:rsidP="006D50AD">
                              <w:pPr>
                                <w:pStyle w:val="Caption"/>
                              </w:pPr>
                              <w:r w:rsidRPr="006D50AD">
                                <w:t xml:space="preserve">Fescue assemblage is consistently occupied by </w:t>
                              </w:r>
                              <w:r w:rsidRPr="00330735">
                                <w:rPr>
                                  <w:i w:val="0"/>
                                </w:rPr>
                                <w:t>Agrostis stolonifera</w:t>
                              </w:r>
                              <w:r>
                                <w:rPr>
                                  <w:i w:val="0"/>
                                </w:rPr>
                                <w:t xml:space="preserve">, </w:t>
                              </w:r>
                              <w:r>
                                <w:t xml:space="preserve">while </w:t>
                              </w:r>
                              <w:r>
                                <w:rPr>
                                  <w:i w:val="0"/>
                                </w:rPr>
                                <w:t xml:space="preserve">Festuca arundinaceae </w:t>
                              </w:r>
                              <w:r>
                                <w:t xml:space="preserve">is gradually replaced by </w:t>
                              </w:r>
                              <w:r>
                                <w:rPr>
                                  <w:i w:val="0"/>
                                </w:rPr>
                                <w:t>Phalaris arundinaceae</w:t>
                              </w:r>
                              <w:r>
                                <w:t xml:space="preserve"> in overall dominance</w:t>
                              </w:r>
                              <w:r w:rsidRPr="006D50AD">
                                <w:t xml:space="preserve">; apparent loss of </w:t>
                              </w:r>
                              <w:r w:rsidRPr="00330735">
                                <w:rPr>
                                  <w:i w:val="0"/>
                                </w:rPr>
                                <w:t>Poa palustris</w:t>
                              </w:r>
                              <w:r w:rsidRPr="006D50AD">
                                <w:t xml:space="preserve"> may be due to misattribution of the species to </w:t>
                              </w:r>
                              <w:r w:rsidRPr="002B346B">
                                <w:rPr>
                                  <w:i w:val="0"/>
                                </w:rPr>
                                <w:t>Agrostis stolonifera</w:t>
                              </w:r>
                              <w:r>
                                <w:rPr>
                                  <w:i w:val="0"/>
                                </w:rPr>
                                <w:t>.</w:t>
                              </w:r>
                              <w:r w:rsidRPr="006D50AD">
                                <w:t xml:space="preserve"> Phalaris arundinaceae dominates Fescue assemblage after 1999.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0B854FF" id="Group 12" o:spid="_x0000_s1026" style="position:absolute;margin-left:.4pt;margin-top:20.05pt;width:506.25pt;height:501.5pt;z-index:251658240;mso-height-relative:margin" coordsize="64293,63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">
                <v:group id="Group 9" o:spid="_x0000_s1027" style="position:absolute;width:62357;height:53530" coordorigin="" coordsize="67107,5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1619;top:190;width:29940;height:28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">
                    <v:imagedata r:id="rId23" o:title=""/>
                  </v:shape>
                  <v:shape id="Picture 2" o:spid="_x0000_s1029" type="#_x0000_t75" style="position:absolute;left:33838;width:33269;height:28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">
                    <v:imagedata r:id="rId24" o:title=""/>
                  </v:shape>
                  <v:shape id="Picture 1" o:spid="_x0000_s1030" type="#_x0000_t75" style="position:absolute;top:31337;width:37678;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">
                    <v:imagedata r:id="rId25" o:title=""/>
                  </v:shape>
                </v:group>
                <v:shapetype id="_x0000_t202" coordsize="21600,21600" o:spt="202" path="m,l,21600r21600,l21600,xe">
                  <v:stroke joinstyle="miter"/>
                  <v:path gradientshapeok="t" o:connecttype="rect"/>
                </v:shapetype>
                <v:shape id="Text Box 10" o:spid="_x0000_s1031" type="#_x0000_t202" style="position:absolute;left:35528;top:27622;width:28765;height:36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2EC2264" w14:textId="08715E27" w:rsidR="009E2364" w:rsidRDefault="009E2364" w:rsidP="006D50AD">
                        <w:pPr>
                          <w:pStyle w:val="Caption"/>
                        </w:pPr>
                        <w:bookmarkStart w:id="59" w:name="_Ref94197130"/>
                        <w:r>
                          <w:t xml:space="preserve">Figure </w:t>
                        </w:r>
                        <w:r w:rsidR="00012C42">
                          <w:fldChar w:fldCharType="begin"/>
                        </w:r>
                        <w:r w:rsidR="00012C42">
                          <w:instrText xml:space="preserve"> SEQ Figure \* ARABIC </w:instrText>
                        </w:r>
                        <w:r w:rsidR="00012C42">
                          <w:fldChar w:fldCharType="separate"/>
                        </w:r>
                        <w:ins w:id="60" w:author="Stefanie Lane" w:date="2022-03-08T12:07:00Z">
                          <w:r w:rsidR="001B46DC">
                            <w:rPr>
                              <w:noProof/>
                            </w:rPr>
                            <w:t>4</w:t>
                          </w:r>
                        </w:ins>
                        <w:del w:id="61" w:author="Stefanie Lane" w:date="2022-03-08T12:07:00Z">
                          <w:r w:rsidDel="001B46DC">
                            <w:rPr>
                              <w:noProof/>
                            </w:rPr>
                            <w:delText>3</w:delText>
                          </w:r>
                        </w:del>
                        <w:r w:rsidR="00012C42">
                          <w:rPr>
                            <w:noProof/>
                          </w:rPr>
                          <w:fldChar w:fldCharType="end"/>
                        </w:r>
                        <w:bookmarkEnd w:id="59"/>
                        <w:r>
                          <w:t>.</w:t>
                        </w:r>
                        <w:r w:rsidRPr="006D50AD">
                          <w:rPr>
                            <w:i w:val="0"/>
                            <w:iCs w:val="0"/>
                            <w:color w:val="auto"/>
                            <w:sz w:val="22"/>
                            <w:szCs w:val="22"/>
                          </w:rPr>
                          <w:t xml:space="preserve"> </w:t>
                        </w:r>
                        <w:r w:rsidRPr="006D50AD">
                          <w:t>Rank abundance clocks</w:t>
                        </w:r>
                        <w:r>
                          <w:t xml:space="preserve"> visualize the changing abundance (y-axis values) of a given species from center of the plot (0) along a radius extending from the center. Oldest timepoints are in the 12 o’clock position, and observation timepoints proceed clockwise, ending at the 11:59 position. </w:t>
                        </w:r>
                        <w:r w:rsidRPr="006D50AD">
                          <w:t xml:space="preserve"> </w:t>
                        </w:r>
                        <w:r>
                          <w:t xml:space="preserve">Clockwise from lower left: </w:t>
                        </w:r>
                      </w:p>
                      <w:p w14:paraId="3F78DFF2" w14:textId="5E394B05" w:rsidR="009E2364" w:rsidRPr="00A65C46" w:rsidRDefault="009E2364" w:rsidP="00A65C46">
                        <w:pPr>
                          <w:pStyle w:val="Caption"/>
                          <w:rPr>
                            <w:noProof/>
                          </w:rPr>
                        </w:pPr>
                        <w:r w:rsidRPr="006D50AD">
                          <w:t xml:space="preserve">Bogbean assemblage is consistently dominated by </w:t>
                        </w:r>
                        <w:r w:rsidRPr="002B346B">
                          <w:rPr>
                            <w:i w:val="0"/>
                          </w:rPr>
                          <w:t>Menyanthes trifoliata</w:t>
                        </w:r>
                        <w:r w:rsidRPr="006D50AD">
                          <w:t xml:space="preserve">, however non-native </w:t>
                        </w:r>
                        <w:r w:rsidRPr="002B346B">
                          <w:rPr>
                            <w:i w:val="0"/>
                          </w:rPr>
                          <w:t>Mentha aquatica</w:t>
                        </w:r>
                        <w:r w:rsidRPr="006D50AD">
                          <w:t xml:space="preserve"> becomes increasingly dominant while dominance of </w:t>
                        </w:r>
                        <w:r w:rsidRPr="002B346B">
                          <w:rPr>
                            <w:i w:val="0"/>
                          </w:rPr>
                          <w:t>Equisetum fluviatile</w:t>
                        </w:r>
                        <w:r w:rsidRPr="006D50AD">
                          <w:t xml:space="preserve"> decreases.</w:t>
                        </w:r>
                      </w:p>
                      <w:p w14:paraId="2169B658" w14:textId="77777777" w:rsidR="009E2364" w:rsidRDefault="009E2364" w:rsidP="006D50AD">
                        <w:pPr>
                          <w:pStyle w:val="Caption"/>
                        </w:pPr>
                        <w:r w:rsidRPr="006D50AD">
                          <w:t xml:space="preserve">In the </w:t>
                        </w:r>
                        <w:r>
                          <w:t>Sedge</w:t>
                        </w:r>
                        <w:r w:rsidRPr="006D50AD">
                          <w:t xml:space="preserve"> assemblage, </w:t>
                        </w:r>
                        <w:r w:rsidRPr="00330735">
                          <w:rPr>
                            <w:i w:val="0"/>
                          </w:rPr>
                          <w:t>Carex lyngbyei</w:t>
                        </w:r>
                        <w:r w:rsidRPr="006D50AD">
                          <w:t xml:space="preserve"> becomes less dominant over time, while dominance of non-native species </w:t>
                        </w:r>
                        <w:r w:rsidRPr="002B346B">
                          <w:rPr>
                            <w:i w:val="0"/>
                          </w:rPr>
                          <w:t>Agrostis stolonifera</w:t>
                        </w:r>
                        <w:r w:rsidRPr="006D50AD">
                          <w:t xml:space="preserve"> remains nearly constant. </w:t>
                        </w:r>
                      </w:p>
                      <w:p w14:paraId="5D27DD7D" w14:textId="77777777" w:rsidR="009E2364" w:rsidRDefault="009E2364" w:rsidP="006D50AD">
                        <w:pPr>
                          <w:pStyle w:val="Caption"/>
                        </w:pPr>
                        <w:r w:rsidRPr="006D50AD">
                          <w:t xml:space="preserve">Fescue assemblage is consistently occupied by </w:t>
                        </w:r>
                        <w:r w:rsidRPr="00330735">
                          <w:rPr>
                            <w:i w:val="0"/>
                          </w:rPr>
                          <w:t>Agrostis stolonifera</w:t>
                        </w:r>
                        <w:r>
                          <w:rPr>
                            <w:i w:val="0"/>
                          </w:rPr>
                          <w:t xml:space="preserve">, </w:t>
                        </w:r>
                        <w:r>
                          <w:t xml:space="preserve">while </w:t>
                        </w:r>
                        <w:r>
                          <w:rPr>
                            <w:i w:val="0"/>
                          </w:rPr>
                          <w:t xml:space="preserve">Festuca arundinaceae </w:t>
                        </w:r>
                        <w:r>
                          <w:t xml:space="preserve">is gradually replaced by </w:t>
                        </w:r>
                        <w:r>
                          <w:rPr>
                            <w:i w:val="0"/>
                          </w:rPr>
                          <w:t>Phalaris arundinaceae</w:t>
                        </w:r>
                        <w:r>
                          <w:t xml:space="preserve"> in overall dominance</w:t>
                        </w:r>
                        <w:r w:rsidRPr="006D50AD">
                          <w:t xml:space="preserve">; apparent loss of </w:t>
                        </w:r>
                        <w:r w:rsidRPr="00330735">
                          <w:rPr>
                            <w:i w:val="0"/>
                          </w:rPr>
                          <w:t>Poa palustris</w:t>
                        </w:r>
                        <w:r w:rsidRPr="006D50AD">
                          <w:t xml:space="preserve"> may be due to misattribution of the species to </w:t>
                        </w:r>
                        <w:r w:rsidRPr="002B346B">
                          <w:rPr>
                            <w:i w:val="0"/>
                          </w:rPr>
                          <w:t>Agrostis stolonifera</w:t>
                        </w:r>
                        <w:r>
                          <w:rPr>
                            <w:i w:val="0"/>
                          </w:rPr>
                          <w:t>.</w:t>
                        </w:r>
                        <w:r w:rsidRPr="006D50AD">
                          <w:t xml:space="preserve"> Phalaris arundinaceae dominates Fescue assemblage after 1999. </w:t>
                        </w:r>
                      </w:p>
                    </w:txbxContent>
                  </v:textbox>
                </v:shape>
                <w10:wrap type="square"/>
              </v:group>
            </w:pict>
          </mc:Fallback>
        </mc:AlternateContent>
      </w:r>
      <w:commentRangeStart w:id="62"/>
      <w:commentRangeEnd w:id="62"/>
      <w:r w:rsidR="000D0EFF">
        <w:rPr>
          <w:rStyle w:val="CommentReference"/>
        </w:rPr>
        <w:commentReference w:id="62"/>
      </w:r>
    </w:p>
    <w:p w14:paraId="13DD43C5" w14:textId="6E771163" w:rsidR="00B112D7" w:rsidRDefault="00B112D7" w:rsidP="00D81CB7"/>
    <w:p w14:paraId="0896A70D" w14:textId="77777777" w:rsidR="00183E18" w:rsidRDefault="00183E18">
      <w:pPr>
        <w:rPr>
          <w:rFonts w:asciiTheme="majorHAnsi" w:eastAsiaTheme="majorEastAsia" w:hAnsiTheme="majorHAnsi" w:cstheme="majorBidi"/>
          <w:color w:val="2F5496" w:themeColor="accent1" w:themeShade="BF"/>
          <w:sz w:val="32"/>
          <w:szCs w:val="32"/>
        </w:rPr>
      </w:pPr>
      <w:r>
        <w:br w:type="page"/>
      </w:r>
    </w:p>
    <w:p w14:paraId="36087870" w14:textId="25855EE8" w:rsidR="00D81CB7" w:rsidRDefault="00D81CB7" w:rsidP="00D81CB7">
      <w:pPr>
        <w:pStyle w:val="Heading1"/>
      </w:pPr>
      <w:r>
        <w:lastRenderedPageBreak/>
        <w:t>Discussion</w:t>
      </w:r>
    </w:p>
    <w:p w14:paraId="27BEA2A0" w14:textId="47641A71" w:rsidR="005A45E0" w:rsidRDefault="003A3518" w:rsidP="005F7C5D">
      <w:r>
        <w:tab/>
      </w:r>
      <w:r w:rsidR="005A45E0">
        <w:t xml:space="preserve">In this study I </w:t>
      </w:r>
      <w:r w:rsidR="00C03394">
        <w:t xml:space="preserve">wanted to identify whether assemblages may be characterized by the same dominant species over time, whether species abundance was stable within and between assemblage types, and </w:t>
      </w:r>
      <w:r w:rsidR="00F22952">
        <w:t>whether turnover may be driven by increasing invasive species abundance</w:t>
      </w:r>
      <w:r w:rsidR="002C3C8D">
        <w:t>.</w:t>
      </w:r>
      <w:r>
        <w:t xml:space="preserve"> </w:t>
      </w:r>
      <w:r w:rsidR="00F22952">
        <w:t>I found t</w:t>
      </w:r>
      <w:r w:rsidR="005A45E0">
        <w:t xml:space="preserve">he three main assemblages have consistently been defined by the same species over the past 40 years, supporting my expectation that </w:t>
      </w:r>
      <w:r w:rsidR="004215E5">
        <w:t>these characteristic</w:t>
      </w:r>
      <w:r w:rsidR="005A45E0">
        <w:t xml:space="preserve"> species should not change in the absence of significant environmental disturbance.</w:t>
      </w:r>
    </w:p>
    <w:p w14:paraId="63CAD1F9" w14:textId="0734FACA" w:rsidR="005E629B" w:rsidRDefault="00F22952" w:rsidP="005F7C5D">
      <w:pPr>
        <w:ind w:firstLine="720"/>
      </w:pPr>
      <w:r>
        <w:t xml:space="preserve">Species abundance </w:t>
      </w:r>
      <w:r w:rsidR="009A70CC">
        <w:t>was</w:t>
      </w:r>
      <w:r w:rsidR="00D95CDE">
        <w:t xml:space="preserve"> most</w:t>
      </w:r>
      <w:r w:rsidR="009A70CC">
        <w:t xml:space="preserve"> stable in the Bogbean and Sedge assemblages, but not in the Fescue assemblage. Contrary to my expectation, the average community-wide stability was not greater than each assemblage individually.</w:t>
      </w:r>
      <w:r w:rsidR="00DE3CCB">
        <w:t xml:space="preserve"> </w:t>
      </w:r>
      <w:r w:rsidR="009F2497">
        <w:t>Instability of Fescue assemblage points to potential loss of resilience, and</w:t>
      </w:r>
      <w:r w:rsidR="00D8669D">
        <w:t xml:space="preserve"> may be most prone to invasion</w:t>
      </w:r>
      <w:r w:rsidR="00843FAB">
        <w:t>. However,</w:t>
      </w:r>
      <w:r w:rsidR="00F436E7">
        <w:t xml:space="preserve"> increased abundance of non-native species does not indicate instability. A</w:t>
      </w:r>
      <w:r w:rsidR="000425A4">
        <w:t>lthough</w:t>
      </w:r>
      <w:r w:rsidR="00D8669D">
        <w:t xml:space="preserve"> </w:t>
      </w:r>
      <w:r w:rsidR="00F436E7">
        <w:t xml:space="preserve">the </w:t>
      </w:r>
      <w:r w:rsidR="00D8669D">
        <w:t xml:space="preserve">Bogbean assemblage </w:t>
      </w:r>
      <w:r w:rsidR="000425A4">
        <w:t xml:space="preserve">has a high abundance of non-native </w:t>
      </w:r>
      <w:r w:rsidR="000425A4" w:rsidRPr="0043333B">
        <w:rPr>
          <w:i/>
        </w:rPr>
        <w:t>Mentha aquatica</w:t>
      </w:r>
      <w:r w:rsidR="000425A4">
        <w:t xml:space="preserve"> cover, </w:t>
      </w:r>
      <w:r w:rsidR="00F436E7">
        <w:t xml:space="preserve">it also had the highest stability. </w:t>
      </w:r>
      <w:r w:rsidR="0043333B">
        <w:t>T</w:t>
      </w:r>
      <w:r w:rsidR="000425A4">
        <w:t xml:space="preserve">his may indicate </w:t>
      </w:r>
      <w:r w:rsidR="0043333B">
        <w:t xml:space="preserve">lower </w:t>
      </w:r>
      <w:r w:rsidR="000425A4">
        <w:t>potential for new species to become established</w:t>
      </w:r>
      <w:r w:rsidR="0043333B">
        <w:t xml:space="preserve"> due to </w:t>
      </w:r>
      <w:r w:rsidR="00843FAB">
        <w:t>rhizomatous cover of</w:t>
      </w:r>
      <w:r w:rsidR="0043333B">
        <w:t xml:space="preserve"> dominant species </w:t>
      </w:r>
      <w:r w:rsidR="0043333B" w:rsidRPr="0043333B">
        <w:rPr>
          <w:i/>
        </w:rPr>
        <w:t xml:space="preserve">Menyanthes trifoliata </w:t>
      </w:r>
      <w:r w:rsidR="0043333B">
        <w:t>and</w:t>
      </w:r>
      <w:r w:rsidR="00843FAB">
        <w:t xml:space="preserve"> </w:t>
      </w:r>
      <w:r w:rsidR="00843FAB" w:rsidRPr="0043333B">
        <w:rPr>
          <w:i/>
        </w:rPr>
        <w:t>Mentha aquatica</w:t>
      </w:r>
      <w:r w:rsidR="0043333B">
        <w:t xml:space="preserve"> precluding </w:t>
      </w:r>
      <w:r w:rsidR="00D95CDE">
        <w:t>establishment of new species.</w:t>
      </w:r>
    </w:p>
    <w:p w14:paraId="15EDA52C" w14:textId="7C2B1A46" w:rsidR="00853200" w:rsidRDefault="00EA13DD" w:rsidP="005F7C5D">
      <w:pPr>
        <w:ind w:firstLine="720"/>
      </w:pPr>
      <w:r>
        <w:t>T</w:t>
      </w:r>
      <w:r w:rsidR="006F225A">
        <w:t xml:space="preserve">otal </w:t>
      </w:r>
      <w:commentRangeStart w:id="63"/>
      <w:r w:rsidR="006F225A">
        <w:t>t</w:t>
      </w:r>
      <w:r>
        <w:t xml:space="preserve">urnover </w:t>
      </w:r>
      <w:commentRangeEnd w:id="63"/>
      <w:r w:rsidR="000C13F0">
        <w:rPr>
          <w:rStyle w:val="CommentReference"/>
        </w:rPr>
        <w:commentReference w:id="63"/>
      </w:r>
      <w:r>
        <w:t xml:space="preserve">was higher in 2019 than 1999, </w:t>
      </w:r>
      <w:r w:rsidR="006F225A">
        <w:t xml:space="preserve">and only the Sedge assemblage gained more species in 2019 than in 1999. </w:t>
      </w:r>
      <w:r>
        <w:t xml:space="preserve"> However, greater rates of species lost are concerning for total biodiversity of the habitat.</w:t>
      </w:r>
      <w:r w:rsidR="00993730">
        <w:t xml:space="preserve"> This is especially evident by e</w:t>
      </w:r>
      <w:r w:rsidR="00232AF1">
        <w:t>ncroachment of invasive species in the Fescue and Bogbean assemblages</w:t>
      </w:r>
      <w:r w:rsidR="009A68C5">
        <w:t>.</w:t>
      </w:r>
      <w:r w:rsidR="00993730">
        <w:t xml:space="preserve"> </w:t>
      </w:r>
      <w:r w:rsidR="00232AF1">
        <w:t xml:space="preserve">The Fescue assemblage has historically been defined by a non-native species, however abundance of </w:t>
      </w:r>
      <w:r w:rsidR="00232AF1" w:rsidRPr="00993730">
        <w:rPr>
          <w:i/>
        </w:rPr>
        <w:t xml:space="preserve">Festuca arundinaceae </w:t>
      </w:r>
      <w:r w:rsidR="00232AF1">
        <w:t xml:space="preserve">is being overtaken by </w:t>
      </w:r>
      <w:r w:rsidR="00232AF1" w:rsidRPr="00993730">
        <w:rPr>
          <w:i/>
        </w:rPr>
        <w:t>Phalaris arundinaceae</w:t>
      </w:r>
      <w:r w:rsidR="00232AF1">
        <w:t xml:space="preserve">, or reed canary grass (RCG). </w:t>
      </w:r>
      <w:r w:rsidR="00993730">
        <w:t>This presents a m</w:t>
      </w:r>
      <w:r w:rsidR="00232AF1">
        <w:t>anagement concern</w:t>
      </w:r>
      <w:r w:rsidR="00993730">
        <w:t xml:space="preserve"> for </w:t>
      </w:r>
      <w:r w:rsidR="00A812C3">
        <w:t>Ladner Marsh</w:t>
      </w:r>
      <w:r w:rsidR="00232AF1">
        <w:t xml:space="preserve">, as </w:t>
      </w:r>
      <w:r w:rsidR="00A812C3">
        <w:t xml:space="preserve">RCG </w:t>
      </w:r>
      <w:r w:rsidR="00232AF1">
        <w:t xml:space="preserve">can be a monoculture-forming species, </w:t>
      </w:r>
      <w:r w:rsidR="005D63D3">
        <w:t xml:space="preserve">further reducing species diversity within the community. Similarly, the Bogbean assemblage is increasingly dominated by non-native </w:t>
      </w:r>
      <w:r w:rsidR="005D63D3">
        <w:rPr>
          <w:i/>
        </w:rPr>
        <w:t>Mentha aquatica</w:t>
      </w:r>
      <w:r w:rsidR="005D63D3">
        <w:t xml:space="preserve">. While this may have some pollinator value, its </w:t>
      </w:r>
      <w:r w:rsidR="005E629B">
        <w:t xml:space="preserve">vigorous </w:t>
      </w:r>
      <w:r w:rsidR="005D63D3">
        <w:t xml:space="preserve">rhizomatous spreading habit and dense canopy may </w:t>
      </w:r>
      <w:r w:rsidR="005E629B">
        <w:t xml:space="preserve">be driving the decline of other native species. </w:t>
      </w:r>
      <w:r w:rsidR="00827EE2">
        <w:t>Higher t</w:t>
      </w:r>
      <w:commentRangeStart w:id="64"/>
      <w:r w:rsidR="00827EE2">
        <w:t>urnover</w:t>
      </w:r>
      <w:commentRangeEnd w:id="64"/>
      <w:r w:rsidR="00827EE2">
        <w:rPr>
          <w:rStyle w:val="CommentReference"/>
        </w:rPr>
        <w:commentReference w:id="64"/>
      </w:r>
      <w:r w:rsidR="00827EE2">
        <w:t xml:space="preserve">, especially greater rates of species disappearance since 1999, indicates loss of biodiversity, which may indicate loss of functional traits and greater susceptibility to invasive species (Tilman, 1999).  </w:t>
      </w:r>
      <w:r w:rsidR="009A68C5">
        <w:t xml:space="preserve">Increasing abundance of non-native species, paired with cluster analysis showing greater similarity within plots of each assemblage, supports my expectation that </w:t>
      </w:r>
      <w:r w:rsidR="00853200">
        <w:t xml:space="preserve">homogenization of species composition is being driven by proliferation of non-native species. </w:t>
      </w:r>
    </w:p>
    <w:p w14:paraId="6AD16E34" w14:textId="265AFF9A" w:rsidR="00623488" w:rsidRDefault="003A3518" w:rsidP="003F3E2D">
      <w:r>
        <w:tab/>
      </w:r>
      <w:r w:rsidR="00451D10">
        <w:t xml:space="preserve">Maintaining these transitional </w:t>
      </w:r>
      <w:r>
        <w:t xml:space="preserve">estuarine </w:t>
      </w:r>
      <w:r w:rsidR="00451D10">
        <w:t xml:space="preserve">habitats is important for salmon population stability. Therefore, importance of </w:t>
      </w:r>
      <w:r w:rsidR="004313B8">
        <w:t>conservation and restoration</w:t>
      </w:r>
      <w:r w:rsidR="00140BDF">
        <w:t xml:space="preserve"> projects will lik</w:t>
      </w:r>
      <w:r w:rsidR="00451D10">
        <w:t xml:space="preserve">ely increase as sea levels rise. Understanding </w:t>
      </w:r>
      <w:r w:rsidR="00715E10">
        <w:t>historical</w:t>
      </w:r>
      <w:r w:rsidR="00D1108B">
        <w:t xml:space="preserve"> trends in</w:t>
      </w:r>
      <w:r w:rsidR="00451D10">
        <w:t xml:space="preserve"> </w:t>
      </w:r>
      <w:r w:rsidR="00074139">
        <w:t xml:space="preserve">species composition and assemblage heterogeneity </w:t>
      </w:r>
      <w:r w:rsidR="00715E10">
        <w:t>is critical for defining measures of success</w:t>
      </w:r>
      <w:r w:rsidR="004313B8">
        <w:t xml:space="preserve"> in restoration projects,</w:t>
      </w:r>
      <w:r w:rsidR="00715E10">
        <w:t xml:space="preserve"> and for conserving ecological processes</w:t>
      </w:r>
      <w:r w:rsidR="004313B8">
        <w:t xml:space="preserve"> that have yet to be identified. </w:t>
      </w:r>
      <w:r w:rsidR="00D1108B">
        <w:t xml:space="preserve">In the absence of </w:t>
      </w:r>
      <w:r w:rsidR="009D132B">
        <w:t>ideal</w:t>
      </w:r>
      <w:r w:rsidR="00FD41DF">
        <w:t xml:space="preserve"> reference conditions, u</w:t>
      </w:r>
      <w:r w:rsidR="004313B8">
        <w:t>se of historical datasets</w:t>
      </w:r>
      <w:r w:rsidR="00623488">
        <w:t xml:space="preserve"> to define target conditions may be </w:t>
      </w:r>
      <w:r w:rsidR="00FD41DF">
        <w:t>used in place of or in addition to</w:t>
      </w:r>
      <w:r w:rsidR="00623488">
        <w:t xml:space="preserve"> current-day assessments of community composition</w:t>
      </w:r>
      <w:r w:rsidR="00FD41DF">
        <w:t xml:space="preserve"> to determine ecologically meaningful benchmarks. </w:t>
      </w:r>
      <w:r w:rsidR="003F3E2D">
        <w:t xml:space="preserve">Using </w:t>
      </w:r>
      <w:r w:rsidR="00FD41DF">
        <w:t>historical conditions</w:t>
      </w:r>
      <w:r w:rsidR="003F3E2D">
        <w:t xml:space="preserve"> can provide greater understanding of </w:t>
      </w:r>
      <w:r w:rsidR="00623488">
        <w:t>species diversity with respect to functional redundancy, as th</w:t>
      </w:r>
      <w:r w:rsidR="00E60FB9">
        <w:t xml:space="preserve">ese community attributes relate to resistance to disturbance and resilience. </w:t>
      </w:r>
    </w:p>
    <w:p w14:paraId="6B2D3678" w14:textId="2814A078" w:rsidR="00B142F5" w:rsidRDefault="00B142F5" w:rsidP="005F7C5D">
      <w:pPr>
        <w:pStyle w:val="Heading2"/>
      </w:pPr>
      <w:r>
        <w:t>Study limitations</w:t>
      </w:r>
    </w:p>
    <w:p w14:paraId="568EA03E" w14:textId="42280A9D" w:rsidR="00B24004" w:rsidRDefault="00A11AF9" w:rsidP="005F7C5D">
      <w:pPr>
        <w:ind w:firstLine="720"/>
      </w:pPr>
      <w:r>
        <w:t>T</w:t>
      </w:r>
      <w:r w:rsidR="00793D97">
        <w:t xml:space="preserve">hese data do </w:t>
      </w:r>
      <w:r w:rsidR="00FD40DC">
        <w:t xml:space="preserve">not show variation in population dynamics over time, thus inferences of </w:t>
      </w:r>
      <w:r>
        <w:t xml:space="preserve">interannual </w:t>
      </w:r>
      <w:r w:rsidR="00FD40DC">
        <w:t xml:space="preserve">trends in species gained/lost cannot be explicitly made. However, this snapshot is useful for observing coarse patterns of species shifts, and can be used to refine future questions such as identifying which assemblages may have greater turnover variability. </w:t>
      </w:r>
      <w:r w:rsidR="00793D97">
        <w:t xml:space="preserve">Additionally, because permanent transects were not </w:t>
      </w:r>
      <w:r w:rsidR="00076FA5">
        <w:t xml:space="preserve">used, </w:t>
      </w:r>
      <w:r w:rsidR="00793D97">
        <w:t>transect relocation and sampling method likely alters results</w:t>
      </w:r>
      <w:r w:rsidR="00076FA5">
        <w:t xml:space="preserve">. </w:t>
      </w:r>
      <w:r w:rsidR="00B24004">
        <w:t xml:space="preserve">Plots were subjectively placed based on perceived changes in species composition, or every 10 m when no change was discernable. This means that assemblages characterized by key species, such as the </w:t>
      </w:r>
      <w:commentRangeStart w:id="65"/>
      <w:r w:rsidR="00B24004">
        <w:t xml:space="preserve">Fescue </w:t>
      </w:r>
      <w:commentRangeEnd w:id="65"/>
      <w:r w:rsidR="00076FA5">
        <w:rPr>
          <w:rStyle w:val="CommentReference"/>
        </w:rPr>
        <w:commentReference w:id="65"/>
      </w:r>
      <w:r w:rsidR="00B24004">
        <w:t xml:space="preserve">group, should be proportionately represented in the data. If plots were laid strictly at </w:t>
      </w:r>
      <w:r w:rsidR="00B24004">
        <w:lastRenderedPageBreak/>
        <w:t xml:space="preserve">the same distance along the tape (as was done in 1999), proportional representation of assemblages may be skewed depending on spatial shifts. </w:t>
      </w:r>
    </w:p>
    <w:p w14:paraId="287112D1" w14:textId="0A42280F" w:rsidR="00C73D34" w:rsidRDefault="0029656F" w:rsidP="00A11AF9">
      <w:r>
        <w:t>m</w:t>
      </w:r>
      <w:r w:rsidR="00B24004">
        <w:t xml:space="preserve">echanistic processes to explain </w:t>
      </w:r>
      <w:r w:rsidR="00954FB4">
        <w:t>changes in species composition or site factors were not tested. However, likely driving factors can be inferred to generate new tests of mechanistic changes in in community stability. Specifically: e</w:t>
      </w:r>
      <w:r w:rsidR="00C73D34">
        <w:t>daphic factors may be driving species selection by adaptation to saturation or drainage between assemblage patches, more strictly partitioning the diversity of species that can occupy an assemblage. Additionally, recruitment of new diverse individuals into the assemblage may be limited</w:t>
      </w:r>
      <w:r w:rsidR="001A0EA3">
        <w:t xml:space="preserve"> due to dispersal or recruitment limitation</w:t>
      </w:r>
      <w:r w:rsidR="00C73D34">
        <w:t xml:space="preserve">. </w:t>
      </w:r>
    </w:p>
    <w:p w14:paraId="58F75E11" w14:textId="4873E60B" w:rsidR="00B142F5" w:rsidRDefault="00B142F5" w:rsidP="005F7C5D">
      <w:pPr>
        <w:pStyle w:val="Heading2"/>
      </w:pPr>
      <w:r>
        <w:t>Potential mechanisms</w:t>
      </w:r>
    </w:p>
    <w:p w14:paraId="12F7B9B9" w14:textId="588F2911" w:rsidR="00810720" w:rsidRDefault="00AA74D5" w:rsidP="005F7C5D">
      <w:pPr>
        <w:ind w:firstLine="720"/>
      </w:pPr>
      <w:r>
        <w:t xml:space="preserve">A key abiotic driver </w:t>
      </w:r>
      <w:r w:rsidR="00C56866">
        <w:t>of tidal marsh development</w:t>
      </w:r>
      <w:r>
        <w:t xml:space="preserve"> include</w:t>
      </w:r>
      <w:r w:rsidR="00C56866">
        <w:t>s</w:t>
      </w:r>
      <w:r>
        <w:t xml:space="preserve"> sediment</w:t>
      </w:r>
      <w:r w:rsidR="00FC7C7B">
        <w:t xml:space="preserve"> deposition </w:t>
      </w:r>
      <w:r>
        <w:t xml:space="preserve">that allows plant communities to compensate for changing inundation rates due to sea level rise </w:t>
      </w:r>
      <w:r>
        <w:fldChar w:fldCharType="begin"/>
      </w:r>
      <w:r>
        <w:instrText xml:space="preserve"> ADDIN ZOTERO_ITEM CSL_CITATION {"citationID":"yJqjcYax","properties":{"formattedCitation":"(Marijnissen, Kok, Kroeze, &amp; van Loon-Steensma, 2020)","plainCitation":"(Marijnissen, Kok, Kroeze, &amp; van Loon-Steensma, 2020)","dontUpdate":true,"noteIndex":0},"citationItems":[{"id":102,"uris":["http://zotero.org/users/6092945/items/PYLYV238"],"uri":["http://zotero.org/users/6092945/items/PYLYV238"],"itemData":{"id":102,"type":"article-journal","abstract":"Integrating natural components in flood defence infrastructure can add resilience to sea-level rise. Natural foreshores can keep pace with sea-level rise by accumulating sediment and attenuate waves before reaching the adjacent flood defences. In this study we address how natural foreshores affect the future need for dike heightening. A simplified model of vertical marsh accretion was combined with a wave model and a probabilistic evaluation of dike failure by overtopping. The sensitivity of a marsh-dike system was evaluated in relation to a combination of processes: (1) sea-level rise, (2) changes in sediment concentration, (3) a retreat of the marsh edge, and (4) compaction of the marsh. Results indicate that foreshore processes considerably affect the need for dike heightening in the future. At a low sea-level rise rate, the marshes can accrete such that dike heightening is partially mitigated. But with sea-level rise accelerating, a threshold is reached where dike heightening needs to compensate for the loss of marshes, and for increasing water levels. The level of the threshold depends mostly on the delivery of sediment and degree of compaction on the marsh; with sufficient width of the marsh, lateral erosion only has a minor effect. The study shows how processes and practices that hamper or enhance marsh development today exacerbate or alleviate the challenge of flood protection posed by accelerated sea-level rise.","container-title":"Journal of Marine Science and Engineering","DOI":"10.3390/jmse8010042","issue":"1","language":"en","page":"42","source":"www.mdpi.com","title":"The Sensitivity of a Dike-Marsh System to Sea-Level Rise—A Model-Based Exploration","volume":"8","author":[{"family":"Marijnissen","given":"Richard"},{"family":"Kok","given":"Matthijs"},{"family":"Kroeze","given":"Carolien"},{"family":"Loon-Steensma","given":"Jantsje","non-dropping-particle":"van"}],"issued":{"date-parts":[["2020",1]]}}}],"schema":"https://github.com/citation-style-language/schema/raw/master/csl-citation.json"} </w:instrText>
      </w:r>
      <w:r>
        <w:fldChar w:fldCharType="separate"/>
      </w:r>
      <w:r w:rsidRPr="00F431E3">
        <w:rPr>
          <w:rFonts w:ascii="Calibri" w:hAnsi="Calibri" w:cs="Calibri"/>
        </w:rPr>
        <w:t xml:space="preserve">(Marijnissen, </w:t>
      </w:r>
      <w:r>
        <w:rPr>
          <w:rFonts w:ascii="Calibri" w:hAnsi="Calibri" w:cs="Calibri"/>
        </w:rPr>
        <w:t>et al.</w:t>
      </w:r>
      <w:r w:rsidRPr="00F431E3">
        <w:rPr>
          <w:rFonts w:ascii="Calibri" w:hAnsi="Calibri" w:cs="Calibri"/>
        </w:rPr>
        <w:t>, 2020)</w:t>
      </w:r>
      <w:r>
        <w:fldChar w:fldCharType="end"/>
      </w:r>
      <w:r>
        <w:t xml:space="preserve">. Sediment delivered by river transport is trapped by vegetation, creating a feedback loop of rising tidal marsh platforms, increased vegetation growth, and increased sediment trapping capacity </w:t>
      </w:r>
      <w:r>
        <w:fldChar w:fldCharType="begin"/>
      </w:r>
      <w:r>
        <w:instrText xml:space="preserve"> ADDIN ZOTERO_ITEM CSL_CITATION {"citationID":"p7oUpuHN","properties":{"formattedCitation":"(Corenblit et al., 2015; Peteet et al., 2018)","plainCitation":"(Corenblit et al., 2015; Peteet et al., 2018)","noteIndex":0},"citationItems":[{"id":248,"uris":["http://zotero.org/users/6092945/items/RW6P9677"],"uri":["http://zotero.org/users/6092945/items/RW6P9677"],"itemData":{"id":248,"type":"article-journal","abstract":"Aim Within fluvial and coastal ecosystems world-wide, flows of water, wind and sediment generate a shifting landscape mosaic composed of bare substrate and pioneer and mature vegetation successional stages. Pioneer plant species that colonize these ecosystems at the land–water interface have developed specific traits in response to environmental constraints (response traits) and are able to modify habitat conditions by modulating geomorphic processes (effect traits). Changes in the geomorphic environment under the control of engineer plants often feed back to organism traits (feedback traits), and thereby ecosystem functioning, leading to eco-evolutionary dynamics. Here we explain the joint foundations of fluvial and coastal ecosystems according to feedback between plants and the geomorphic environment. Location Dynamic fluvial and coastal ecosystems world-wide. Method Drawing from a pre-existing model of ‘fluvial biogeomorphic succession’, we propose a conceptual framework showing that fluvial and coastal ‘biogeomorphic ecosystems’ are functionally similar due to eco-evolutionary feedbacks between plants and geomorphology. Results The relationships between plant traits and their geomorphic environments within different fluvial and coastal biogeomorphic ecosystems are identified and classified within a framework of biogeomorphic functional similarity according to three criteria: (1) pioneer plants develop specific responses to the geomorphic environment; (2) engineer plants modulate the geomorphic environment; (3) geomorphic changes under biotic control within biogeomorphic ecosystems feed back to organisms. Main conclusions The conceptual framework of functional similarity proposed here will improve our capacity to analyse, compare, manage and restore fluvial and coastal biogeomorphic ecosystems world-wide by using the same protocols based on the three criteria and four phases of the biogeomorphic succession model.","container-title":"Global Ecology and Biogeography","DOI":"10.1111/geb.12373","ISSN":"1466-8238","issue":"12","language":"en","page":"1363-1376","source":"Wiley Online Library","title":"Engineer pioneer plants respond to and affect geomorphic constraints similarly along water–terrestrial interfaces world-wide","volume":"24","author":[{"family":"Corenblit","given":"Dov"},{"family":"Baas","given":"Andreas"},{"family":"Balke","given":"Thorsten"},{"family":"Bouma","given":"Tjeerd"},{"family":"Fromard","given":"François"},{"family":"Garófano‐Gómez","given":"Virginia"},{"family":"González","given":"Eduardo"},{"family":"Gurnell","given":"Angela M."},{"family":"Hortobágyi","given":"Borbála"},{"family":"Julien","given":"Frédéric"},{"family":"Kim","given":"Daehyun"},{"family":"Lambs","given":"Luc"},{"family":"Stallins","given":"J. Anthony"},{"family":"Steiger","given":"Johannes"},{"family":"Tabacchi","given":"Eric"},{"family":"Walcker","given":"Romain"}],"issued":{"date-parts":[["2015"]]}}},{"id":464,"uris":["http://zotero.org/users/6092945/items/84RI2WFG"],"uri":["http://zotero.org/users/6092945/items/84RI2WFG"],"itemData":{"id":464,"type":"article-journal","abstract":"New York City (NYC) is representative of many vulnerable coastal urban populations, infrastructures, and economies threatened by global sea level rise. The steady loss of marshes in NYC’s Jamaica Bay is typical of many urban estuaries worldwide. Essential to the restoration and preservation of these key wetlands is an understanding of their sedimentation. Here we present a reconstruction of the history of mineral and organic sediment fluxes in Jamaica Bay marshes over three centuries, using a combination of density measurements and a detailed accretion model. Accretion rate is calculated using historical land use and pollution markers, through a wide variety of sediment core analyses including geochemical, isotopic, and paleobotanical analyses. We find that, since 1800 CE, urban development dramatically reduced the input of marsh-stabilizing mineral sediment. However, as mineral flux decreased, organic matter flux increased. While this organic accumulation increase allowed vertical accumulation to outpace sea level, reduced mineral content causes structural weakness and edge failure. Marsh integrity now requires mineral sediment addition to both marshes and subsurface channels and borrow pits, a solution applicable to drowning estuaries worldwide. Integration of marsh mineral/organic accretion history with modeling provides parameters for marsh preservation at specific locales with sea level rise.","container-title":"Proceedings of the National Academy of Sciences","DOI":"10.1073/pnas.1715392115","ISSN":"0027-8424, 1091-6490","issue":"41","journalAbbreviation":"PNAS","language":"en","note":"publisher: National Academy of Sciences\nsection: Physical Sciences\nPMID: 30249641","page":"10281-10286","source":"www.pnas.org","title":"Sediment starvation destroys New York City marshes’ resistance to sea level rise","volume":"115","author":[{"family":"Peteet","given":"Dorothy M."},{"family":"Nichols","given":"Jonathan"},{"family":"Kenna","given":"Timothy"},{"family":"Chang","given":"Clara"},{"family":"Browne","given":"James"},{"family":"Reza","given":"Mohammad"},{"family":"Kovari","given":"Stephen"},{"family":"Liberman","given":"Louisa"},{"family":"Stern-Protz","given":"Stephanie"}],"issued":{"date-parts":[["2018",10,9]]}}}],"schema":"https://github.com/citation-style-language/schema/raw/master/csl-citation.json"} </w:instrText>
      </w:r>
      <w:r>
        <w:fldChar w:fldCharType="separate"/>
      </w:r>
      <w:r w:rsidRPr="00F3106E">
        <w:rPr>
          <w:rFonts w:ascii="Calibri" w:hAnsi="Calibri" w:cs="Calibri"/>
        </w:rPr>
        <w:t>(Corenblit et al., 2015; Peteet et al., 2018)</w:t>
      </w:r>
      <w:r>
        <w:fldChar w:fldCharType="end"/>
      </w:r>
      <w:r>
        <w:t xml:space="preserve">. </w:t>
      </w:r>
      <w:r w:rsidR="000F3F96">
        <w:t xml:space="preserve">Sediment starvation in the marsh may be contributing to landform subsidence and/or loss of sediment accretion. </w:t>
      </w:r>
      <w:r w:rsidR="00D74EE0">
        <w:t xml:space="preserve">Loss of sediment within the Lower Fraser River reaches is driven by a combination of factors, such as increased impervious cover and channel dredging. </w:t>
      </w:r>
      <w:r w:rsidR="005E4258">
        <w:t>Disentangling</w:t>
      </w:r>
      <w:r w:rsidR="00D74EE0">
        <w:t xml:space="preserve"> explicit causes for loss of sediment</w:t>
      </w:r>
      <w:r w:rsidR="005E4258">
        <w:t xml:space="preserve"> would be difficult, however long-term monitoring of sediment accretion and changes in elevation using a total GPS station would identify which process is</w:t>
      </w:r>
      <w:r w:rsidR="00880A48">
        <w:t xml:space="preserve"> </w:t>
      </w:r>
      <w:r w:rsidR="0020507B">
        <w:t>occurring</w:t>
      </w:r>
      <w:r w:rsidR="005E4258">
        <w:t>.</w:t>
      </w:r>
      <w:r w:rsidR="00D74EE0">
        <w:t xml:space="preserve"> </w:t>
      </w:r>
      <w:r w:rsidR="000F3F96">
        <w:t xml:space="preserve">Effects from either of these processes would lead to more saturated patches within the marsh, which would drive prevalence of Bogbean assemblage. </w:t>
      </w:r>
      <w:r w:rsidR="0029656F">
        <w:t xml:space="preserve">Because </w:t>
      </w:r>
      <w:r w:rsidR="000F3F96">
        <w:t xml:space="preserve">Bogbean was the only assemblage with greater number of plots identified by cluster analysis in 2019, </w:t>
      </w:r>
      <w:r w:rsidR="0029656F">
        <w:t xml:space="preserve">this suggests </w:t>
      </w:r>
      <w:r w:rsidR="000F3F96">
        <w:t xml:space="preserve">that marsh-wide prevalence of this assemblage could be increasing. </w:t>
      </w:r>
      <w:r w:rsidR="0029656F">
        <w:t>E</w:t>
      </w:r>
      <w:r w:rsidR="008246B7">
        <w:t xml:space="preserve">daphic shifts may also be driving homogenization and disappearance of species </w:t>
      </w:r>
      <w:r w:rsidR="002A3848">
        <w:t>across all</w:t>
      </w:r>
      <w:r w:rsidR="008246B7">
        <w:t xml:space="preserve"> assemblages, as fewer species are able to tolerate increasingly saturated conditions. </w:t>
      </w:r>
      <w:r w:rsidR="000F3F96">
        <w:t xml:space="preserve"> </w:t>
      </w:r>
    </w:p>
    <w:p w14:paraId="3CCB2F74" w14:textId="2165FD3E" w:rsidR="00AA24C1" w:rsidRDefault="00B142F5" w:rsidP="005F7C5D">
      <w:r>
        <w:tab/>
      </w:r>
      <w:r w:rsidR="00E1495F">
        <w:t>Recruitment of new species is dependent on many factors. Regional pools of propagules</w:t>
      </w:r>
      <w:r w:rsidR="00D57B41">
        <w:t xml:space="preserve"> (seeds, clonal fragments)</w:t>
      </w:r>
      <w:r w:rsidR="00E1495F">
        <w:t xml:space="preserve"> are required to disperse into a site</w:t>
      </w:r>
      <w:r w:rsidR="00D57B41">
        <w:t>, and suitable conditions must exist to recruit the propagules into the population</w:t>
      </w:r>
      <w:r w:rsidR="00E1495F">
        <w:t xml:space="preserve">. </w:t>
      </w:r>
      <w:r w:rsidR="00D57B41">
        <w:t xml:space="preserve">If remnant habitats such as Ladner Marsh are becoming more homogenous, species diversity is being lost from the dispersal network. </w:t>
      </w:r>
      <w:r w:rsidR="00AA24C1">
        <w:t xml:space="preserve">If edaphic processes are limiting the habitat heterogeneity and </w:t>
      </w:r>
      <w:r w:rsidR="00CB1338">
        <w:t xml:space="preserve">conditions sufficient for propagule grounding and recruitment into the community, then </w:t>
      </w:r>
      <w:r w:rsidR="00DD287F">
        <w:t xml:space="preserve">diverse species composition is not possible, even if propagules are present. </w:t>
      </w:r>
    </w:p>
    <w:p w14:paraId="3A479FCB" w14:textId="1D6863E5" w:rsidR="004D0D10" w:rsidRDefault="00B142F5" w:rsidP="005F7C5D">
      <w:pPr>
        <w:pStyle w:val="Heading2"/>
      </w:pPr>
      <w:r>
        <w:t>Broader impacts &amp; recommendations</w:t>
      </w:r>
    </w:p>
    <w:p w14:paraId="297E46DF" w14:textId="6F3D141E" w:rsidR="004D0D10" w:rsidRDefault="004D0D10" w:rsidP="005F7C5D">
      <w:pPr>
        <w:ind w:firstLine="720"/>
      </w:pPr>
      <w:r>
        <w:t xml:space="preserve">Management initiatives such as Canada’s Coastal Restoration Fund or British Columbia’s Salmon Restoration and Innovation Fund or Sea Level Rise Adaptation programs target successes on </w:t>
      </w:r>
      <w:proofErr w:type="gramStart"/>
      <w:r>
        <w:t>50-100 year</w:t>
      </w:r>
      <w:proofErr w:type="gramEnd"/>
      <w:r>
        <w:t xml:space="preserve"> horizons</w:t>
      </w:r>
      <w:r w:rsidR="00AA74D5">
        <w:t>. U</w:t>
      </w:r>
      <w:r>
        <w:t xml:space="preserve">nderstanding what </w:t>
      </w:r>
      <w:r w:rsidR="009D132B">
        <w:t>community stability looks like</w:t>
      </w:r>
      <w:r>
        <w:t xml:space="preserve"> within this timescale is </w:t>
      </w:r>
      <w:r w:rsidR="009D132B">
        <w:t>useful</w:t>
      </w:r>
      <w:r>
        <w:t xml:space="preserve"> to agency managers wanting to maintain or create shoreline communities for immediate habitat conservation or floodwater protection initiatives. </w:t>
      </w:r>
    </w:p>
    <w:p w14:paraId="117067AE" w14:textId="3E810745" w:rsidR="00161052" w:rsidRDefault="00F754EB" w:rsidP="005F7C5D">
      <w:pPr>
        <w:ind w:firstLine="720"/>
      </w:pPr>
      <w:r>
        <w:t>In the absence</w:t>
      </w:r>
      <w:r w:rsidR="00687A8E">
        <w:t xml:space="preserve"> of ideal reference conditions, s</w:t>
      </w:r>
      <w:r w:rsidR="00161052">
        <w:t xml:space="preserve">ites with a longer conservation history, such as the South Arm Marshes WMA </w:t>
      </w:r>
      <w:r>
        <w:t>may be</w:t>
      </w:r>
      <w:r w:rsidR="00161052">
        <w:t xml:space="preserve"> used as ‘reference’ conditions for evaluating restoration success. </w:t>
      </w:r>
      <w:r w:rsidR="00687A8E">
        <w:t xml:space="preserve">Before selecting </w:t>
      </w:r>
      <w:r w:rsidR="00A4417A">
        <w:t xml:space="preserve">sites to use as benchmarks, it is important to understand rates of change within the site, and </w:t>
      </w:r>
      <w:r w:rsidR="00161052">
        <w:t>whether</w:t>
      </w:r>
      <w:r w:rsidR="00A4417A">
        <w:t xml:space="preserve"> sites</w:t>
      </w:r>
      <w:r w:rsidR="00161052">
        <w:t xml:space="preserve"> are persisting over </w:t>
      </w:r>
      <w:r w:rsidR="00A4417A">
        <w:t>decadal</w:t>
      </w:r>
      <w:r w:rsidR="00161052">
        <w:t xml:space="preserve"> timescales.</w:t>
      </w:r>
      <w:r w:rsidR="009243D5">
        <w:t xml:space="preserve"> Relatively undisturbed sites may be the best extant examples of expected ecological conditions. Wherever these sites exist, land managers should prioritize monitoring to preserve </w:t>
      </w:r>
      <w:r w:rsidR="00297FBE">
        <w:t xml:space="preserve">reference to historical conditions, and establish mechanistic explanations for changes over time. </w:t>
      </w:r>
    </w:p>
    <w:p w14:paraId="604BC7D3" w14:textId="77777777" w:rsidR="00E15E1A" w:rsidRDefault="00E15E1A" w:rsidP="0066777E"/>
    <w:p w14:paraId="15780FA7" w14:textId="77777777" w:rsidR="00C71566" w:rsidRDefault="00C71566" w:rsidP="00C71566">
      <w:pPr>
        <w:pStyle w:val="Heading1"/>
      </w:pPr>
      <w:r>
        <w:lastRenderedPageBreak/>
        <w:t>Acknowledgements</w:t>
      </w:r>
    </w:p>
    <w:p w14:paraId="033C2949" w14:textId="23D6E49E" w:rsidR="00340BB0" w:rsidRDefault="00C71566" w:rsidP="00C71566">
      <w:r>
        <w:t xml:space="preserve">The author would like to thank </w:t>
      </w:r>
      <w:commentRangeStart w:id="66"/>
      <w:r>
        <w:t>G. Bradfield, G. Porter, M. Denoth, and J. Myers for sharing existing datasets;</w:t>
      </w:r>
      <w:commentRangeEnd w:id="66"/>
      <w:r w:rsidR="004E41B7">
        <w:rPr>
          <w:rStyle w:val="CommentReference"/>
        </w:rPr>
        <w:commentReference w:id="66"/>
      </w:r>
      <w:r>
        <w:t xml:space="preserve"> Z. Davis for providing R programming advice; P. Roper for field assistance; B. </w:t>
      </w:r>
      <w:proofErr w:type="spellStart"/>
      <w:r>
        <w:t>Staines</w:t>
      </w:r>
      <w:proofErr w:type="spellEnd"/>
      <w:r>
        <w:t xml:space="preserve"> </w:t>
      </w:r>
      <w:r w:rsidRPr="00853903">
        <w:t xml:space="preserve">(Ladner </w:t>
      </w:r>
      <w:proofErr w:type="spellStart"/>
      <w:r w:rsidRPr="00853903">
        <w:t>Harbour</w:t>
      </w:r>
      <w:proofErr w:type="spellEnd"/>
      <w:r w:rsidRPr="00853903">
        <w:t xml:space="preserve"> Authority) for providing watercraft </w:t>
      </w:r>
      <w:r>
        <w:t>use</w:t>
      </w:r>
      <w:r w:rsidRPr="00853903">
        <w:t>.</w:t>
      </w:r>
      <w:r>
        <w:t xml:space="preserve"> </w:t>
      </w:r>
      <w:r w:rsidRPr="009454D9">
        <w:rPr>
          <w:rFonts w:cstheme="minorHAnsi"/>
        </w:rPr>
        <w:t xml:space="preserve">Support was provided by </w:t>
      </w:r>
      <w:r w:rsidRPr="009454D9">
        <w:rPr>
          <w:rFonts w:cstheme="minorHAnsi"/>
          <w:iCs/>
        </w:rPr>
        <w:t>Natural Sciences and Engineering Research Council</w:t>
      </w:r>
      <w:r w:rsidRPr="009454D9">
        <w:rPr>
          <w:rFonts w:cstheme="minorHAnsi"/>
        </w:rPr>
        <w:t xml:space="preserve"> of Canada Discovery Grant RGPIN-2018-03838, and research access was granted by The Ministry of Forests, Lands, Natural Resource Operations and Rural Development. </w:t>
      </w:r>
    </w:p>
    <w:p w14:paraId="412BAA96" w14:textId="77777777" w:rsidR="00C71566" w:rsidRDefault="00C71566">
      <w:pPr>
        <w:rPr>
          <w:rFonts w:asciiTheme="majorHAnsi" w:eastAsiaTheme="majorEastAsia" w:hAnsiTheme="majorHAnsi" w:cstheme="majorBidi"/>
          <w:color w:val="2F5496" w:themeColor="accent1" w:themeShade="BF"/>
          <w:sz w:val="32"/>
          <w:szCs w:val="32"/>
        </w:rPr>
      </w:pPr>
      <w:r>
        <w:br w:type="page"/>
      </w:r>
    </w:p>
    <w:p w14:paraId="527F62BB" w14:textId="05AFB7D2" w:rsidR="00D81CB7" w:rsidRDefault="00340BB0" w:rsidP="00340BB0">
      <w:pPr>
        <w:pStyle w:val="Heading1"/>
      </w:pPr>
      <w:r>
        <w:lastRenderedPageBreak/>
        <w:t>Literature Cited</w:t>
      </w:r>
    </w:p>
    <w:p w14:paraId="15D2BFBB" w14:textId="77777777" w:rsidR="00E871F6" w:rsidRPr="00E871F6" w:rsidRDefault="00E8167E" w:rsidP="00E871F6">
      <w:pPr>
        <w:pStyle w:val="Bibliography"/>
        <w:rPr>
          <w:rFonts w:ascii="Calibri" w:hAnsi="Calibri" w:cs="Calibri"/>
        </w:rPr>
      </w:pPr>
      <w:r>
        <w:rPr>
          <w:rFonts w:ascii="Calibri" w:hAnsi="Calibri" w:cs="Calibri"/>
        </w:rPr>
        <w:fldChar w:fldCharType="begin"/>
      </w:r>
      <w:r>
        <w:rPr>
          <w:rFonts w:ascii="Calibri" w:hAnsi="Calibri" w:cs="Calibri"/>
        </w:rPr>
        <w:instrText xml:space="preserve"> ADDIN ZOTERO_BIBL {"uncited":[],"omitted":[],"custom":[]} CSL_BIBLIOGRAPHY </w:instrText>
      </w:r>
      <w:r>
        <w:rPr>
          <w:rFonts w:ascii="Calibri" w:hAnsi="Calibri" w:cs="Calibri"/>
        </w:rPr>
        <w:fldChar w:fldCharType="separate"/>
      </w:r>
      <w:r w:rsidR="00E871F6" w:rsidRPr="00E871F6">
        <w:rPr>
          <w:rFonts w:ascii="Calibri" w:hAnsi="Calibri" w:cs="Calibri"/>
        </w:rPr>
        <w:t xml:space="preserve">Bradfield, G. E., &amp; Porter, G. L. (1982). Vegetation structure and diversity components of a Fraser estuary tidal marsh. </w:t>
      </w:r>
      <w:r w:rsidR="00E871F6" w:rsidRPr="00E871F6">
        <w:rPr>
          <w:rFonts w:ascii="Calibri" w:hAnsi="Calibri" w:cs="Calibri"/>
          <w:i/>
          <w:iCs/>
        </w:rPr>
        <w:t>Canadian Journal of Botany</w:t>
      </w:r>
      <w:r w:rsidR="00E871F6" w:rsidRPr="00E871F6">
        <w:rPr>
          <w:rFonts w:ascii="Calibri" w:hAnsi="Calibri" w:cs="Calibri"/>
        </w:rPr>
        <w:t xml:space="preserve">, </w:t>
      </w:r>
      <w:r w:rsidR="00E871F6" w:rsidRPr="00E871F6">
        <w:rPr>
          <w:rFonts w:ascii="Calibri" w:hAnsi="Calibri" w:cs="Calibri"/>
          <w:i/>
          <w:iCs/>
        </w:rPr>
        <w:t>60</w:t>
      </w:r>
      <w:r w:rsidR="00E871F6" w:rsidRPr="00E871F6">
        <w:rPr>
          <w:rFonts w:ascii="Calibri" w:hAnsi="Calibri" w:cs="Calibri"/>
        </w:rPr>
        <w:t>, 440–451.</w:t>
      </w:r>
    </w:p>
    <w:p w14:paraId="51122540" w14:textId="77777777" w:rsidR="00E871F6" w:rsidRPr="00E871F6" w:rsidRDefault="00E871F6" w:rsidP="00E871F6">
      <w:pPr>
        <w:pStyle w:val="Bibliography"/>
        <w:rPr>
          <w:rFonts w:ascii="Calibri" w:hAnsi="Calibri" w:cs="Calibri"/>
        </w:rPr>
      </w:pPr>
      <w:r w:rsidRPr="00E871F6">
        <w:rPr>
          <w:rFonts w:ascii="Calibri" w:hAnsi="Calibri" w:cs="Calibri"/>
        </w:rPr>
        <w:t xml:space="preserve">Brophy, L. S., Greene, C. M., Hare, V. C., Holycross, B., Lanier, A., Heady, W. N., … Dana, R. (2019). Insights into estuary habitat loss in the western United States using a new method for mapping maximum extent of tidal wetlands. </w:t>
      </w:r>
      <w:r w:rsidRPr="00E871F6">
        <w:rPr>
          <w:rFonts w:ascii="Calibri" w:hAnsi="Calibri" w:cs="Calibri"/>
          <w:i/>
          <w:iCs/>
        </w:rPr>
        <w:t>PLOS ONE</w:t>
      </w:r>
      <w:r w:rsidRPr="00E871F6">
        <w:rPr>
          <w:rFonts w:ascii="Calibri" w:hAnsi="Calibri" w:cs="Calibri"/>
        </w:rPr>
        <w:t xml:space="preserve">, </w:t>
      </w:r>
      <w:r w:rsidRPr="00E871F6">
        <w:rPr>
          <w:rFonts w:ascii="Calibri" w:hAnsi="Calibri" w:cs="Calibri"/>
          <w:i/>
          <w:iCs/>
        </w:rPr>
        <w:t>14</w:t>
      </w:r>
      <w:r w:rsidRPr="00E871F6">
        <w:rPr>
          <w:rFonts w:ascii="Calibri" w:hAnsi="Calibri" w:cs="Calibri"/>
        </w:rPr>
        <w:t>, e0218558.</w:t>
      </w:r>
    </w:p>
    <w:p w14:paraId="402BEA8E" w14:textId="77777777" w:rsidR="00E871F6" w:rsidRPr="00E871F6" w:rsidRDefault="00E871F6" w:rsidP="00E871F6">
      <w:pPr>
        <w:pStyle w:val="Bibliography"/>
        <w:rPr>
          <w:rFonts w:ascii="Calibri" w:hAnsi="Calibri" w:cs="Calibri"/>
        </w:rPr>
      </w:pPr>
      <w:r w:rsidRPr="00E871F6">
        <w:rPr>
          <w:rFonts w:ascii="Calibri" w:hAnsi="Calibri" w:cs="Calibri"/>
        </w:rPr>
        <w:t xml:space="preserve">Chalifour, L., Scott, D. C., MacDuffee, M., Iacarella, J. C., Martin, T. G., &amp; Baum, J. K. (2019). Habitat use by juvenile salmon, other migratory fish, and resident fish species underscores the importance of estuarine habitat mosaics. </w:t>
      </w:r>
      <w:r w:rsidRPr="00E871F6">
        <w:rPr>
          <w:rFonts w:ascii="Calibri" w:hAnsi="Calibri" w:cs="Calibri"/>
          <w:i/>
          <w:iCs/>
        </w:rPr>
        <w:t>Marine Ecology Progress Series</w:t>
      </w:r>
      <w:r w:rsidRPr="00E871F6">
        <w:rPr>
          <w:rFonts w:ascii="Calibri" w:hAnsi="Calibri" w:cs="Calibri"/>
        </w:rPr>
        <w:t xml:space="preserve">, </w:t>
      </w:r>
      <w:r w:rsidRPr="00E871F6">
        <w:rPr>
          <w:rFonts w:ascii="Calibri" w:hAnsi="Calibri" w:cs="Calibri"/>
          <w:i/>
          <w:iCs/>
        </w:rPr>
        <w:t>625</w:t>
      </w:r>
      <w:r w:rsidRPr="00E871F6">
        <w:rPr>
          <w:rFonts w:ascii="Calibri" w:hAnsi="Calibri" w:cs="Calibri"/>
        </w:rPr>
        <w:t>, 145–162.</w:t>
      </w:r>
    </w:p>
    <w:p w14:paraId="6FD22F69" w14:textId="77777777" w:rsidR="00E871F6" w:rsidRPr="00E871F6" w:rsidRDefault="00E871F6" w:rsidP="00E871F6">
      <w:pPr>
        <w:pStyle w:val="Bibliography"/>
        <w:rPr>
          <w:rFonts w:ascii="Calibri" w:hAnsi="Calibri" w:cs="Calibri"/>
        </w:rPr>
      </w:pPr>
      <w:r w:rsidRPr="00E871F6">
        <w:rPr>
          <w:rFonts w:ascii="Calibri" w:hAnsi="Calibri" w:cs="Calibri"/>
        </w:rPr>
        <w:t xml:space="preserve">Corenblit, D., Baas, A., Balke, T., Bouma, T., Fromard, F., Garófano‐Gómez, V., … Walcker, R. (2015). Engineer pioneer plants respond to and affect geomorphic constraints similarly along water–terrestrial interfaces world-wide. </w:t>
      </w:r>
      <w:r w:rsidRPr="00E871F6">
        <w:rPr>
          <w:rFonts w:ascii="Calibri" w:hAnsi="Calibri" w:cs="Calibri"/>
          <w:i/>
          <w:iCs/>
        </w:rPr>
        <w:t>Global Ecology and Biogeography</w:t>
      </w:r>
      <w:r w:rsidRPr="00E871F6">
        <w:rPr>
          <w:rFonts w:ascii="Calibri" w:hAnsi="Calibri" w:cs="Calibri"/>
        </w:rPr>
        <w:t xml:space="preserve">, </w:t>
      </w:r>
      <w:r w:rsidRPr="00E871F6">
        <w:rPr>
          <w:rFonts w:ascii="Calibri" w:hAnsi="Calibri" w:cs="Calibri"/>
          <w:i/>
          <w:iCs/>
        </w:rPr>
        <w:t>24</w:t>
      </w:r>
      <w:r w:rsidRPr="00E871F6">
        <w:rPr>
          <w:rFonts w:ascii="Calibri" w:hAnsi="Calibri" w:cs="Calibri"/>
        </w:rPr>
        <w:t>, 1363–1376.</w:t>
      </w:r>
    </w:p>
    <w:p w14:paraId="6D71C993" w14:textId="77777777" w:rsidR="00E871F6" w:rsidRPr="00E871F6" w:rsidRDefault="00E871F6" w:rsidP="00E871F6">
      <w:pPr>
        <w:pStyle w:val="Bibliography"/>
        <w:rPr>
          <w:rFonts w:ascii="Calibri" w:hAnsi="Calibri" w:cs="Calibri"/>
        </w:rPr>
      </w:pPr>
      <w:r w:rsidRPr="00E871F6">
        <w:rPr>
          <w:rFonts w:ascii="Calibri" w:hAnsi="Calibri" w:cs="Calibri"/>
        </w:rPr>
        <w:t xml:space="preserve">Davis, M. J., Woo, I., Ellings, C. S., Hodgson, S., Beauchamp, D. A., Nakai, G., &amp; De La Cruz, S. E. W. (2021). A climate-mediated shift in the estuarine habitat mosaic limits prey availability and reduces nursery quality for juvenile salmon. </w:t>
      </w:r>
      <w:r w:rsidRPr="00E871F6">
        <w:rPr>
          <w:rFonts w:ascii="Calibri" w:hAnsi="Calibri" w:cs="Calibri"/>
          <w:i/>
          <w:iCs/>
        </w:rPr>
        <w:t>Estuaries and Coasts</w:t>
      </w:r>
      <w:r w:rsidRPr="00E871F6">
        <w:rPr>
          <w:rFonts w:ascii="Calibri" w:hAnsi="Calibri" w:cs="Calibri"/>
        </w:rPr>
        <w:t>. https://doi.org/10.1007/s12237-021-01003-3</w:t>
      </w:r>
    </w:p>
    <w:p w14:paraId="414F051D" w14:textId="77777777" w:rsidR="00E871F6" w:rsidRPr="00E871F6" w:rsidRDefault="00E871F6" w:rsidP="00E871F6">
      <w:pPr>
        <w:pStyle w:val="Bibliography"/>
        <w:rPr>
          <w:rFonts w:ascii="Calibri" w:hAnsi="Calibri" w:cs="Calibri"/>
        </w:rPr>
      </w:pPr>
      <w:r w:rsidRPr="00E871F6">
        <w:rPr>
          <w:rFonts w:ascii="Calibri" w:hAnsi="Calibri" w:cs="Calibri"/>
        </w:rPr>
        <w:t xml:space="preserve">De Cáceres, M., &amp; Jansen, F. (2016). </w:t>
      </w:r>
      <w:r w:rsidRPr="00E871F6">
        <w:rPr>
          <w:rFonts w:ascii="Calibri" w:hAnsi="Calibri" w:cs="Calibri"/>
          <w:i/>
          <w:iCs/>
        </w:rPr>
        <w:t>Indicspecies</w:t>
      </w:r>
      <w:r w:rsidRPr="00E871F6">
        <w:rPr>
          <w:rFonts w:ascii="Calibri" w:hAnsi="Calibri" w:cs="Calibri"/>
        </w:rPr>
        <w:t>. Retrieved from http://r.meteo.uni.wroc.pl/web/packages/indicspecies/indicspecies.pdf</w:t>
      </w:r>
    </w:p>
    <w:p w14:paraId="0F83F4FE" w14:textId="77777777" w:rsidR="00E871F6" w:rsidRPr="00E871F6" w:rsidRDefault="00E871F6" w:rsidP="00E871F6">
      <w:pPr>
        <w:pStyle w:val="Bibliography"/>
        <w:rPr>
          <w:rFonts w:ascii="Calibri" w:hAnsi="Calibri" w:cs="Calibri"/>
        </w:rPr>
      </w:pPr>
      <w:r w:rsidRPr="00E871F6">
        <w:rPr>
          <w:rFonts w:ascii="Calibri" w:hAnsi="Calibri" w:cs="Calibri"/>
        </w:rPr>
        <w:t xml:space="preserve">Denoth, M., &amp; Myers, J. H. (2007). Competition between Lythrum salicaria and a rare species: Combining evidence from experiments and long-term monitoring. </w:t>
      </w:r>
      <w:r w:rsidRPr="00E871F6">
        <w:rPr>
          <w:rFonts w:ascii="Calibri" w:hAnsi="Calibri" w:cs="Calibri"/>
          <w:i/>
          <w:iCs/>
        </w:rPr>
        <w:t>Plant Ecology</w:t>
      </w:r>
      <w:r w:rsidRPr="00E871F6">
        <w:rPr>
          <w:rFonts w:ascii="Calibri" w:hAnsi="Calibri" w:cs="Calibri"/>
        </w:rPr>
        <w:t xml:space="preserve">, </w:t>
      </w:r>
      <w:r w:rsidRPr="00E871F6">
        <w:rPr>
          <w:rFonts w:ascii="Calibri" w:hAnsi="Calibri" w:cs="Calibri"/>
          <w:i/>
          <w:iCs/>
        </w:rPr>
        <w:t>191</w:t>
      </w:r>
      <w:r w:rsidRPr="00E871F6">
        <w:rPr>
          <w:rFonts w:ascii="Calibri" w:hAnsi="Calibri" w:cs="Calibri"/>
        </w:rPr>
        <w:t>, 153–161.</w:t>
      </w:r>
    </w:p>
    <w:p w14:paraId="545A6460" w14:textId="77777777" w:rsidR="00E871F6" w:rsidRPr="00E871F6" w:rsidRDefault="00E871F6" w:rsidP="00E871F6">
      <w:pPr>
        <w:pStyle w:val="Bibliography"/>
        <w:rPr>
          <w:rFonts w:ascii="Calibri" w:hAnsi="Calibri" w:cs="Calibri"/>
        </w:rPr>
      </w:pPr>
      <w:r w:rsidRPr="00E871F6">
        <w:rPr>
          <w:rFonts w:ascii="Calibri" w:hAnsi="Calibri" w:cs="Calibri"/>
        </w:rPr>
        <w:t xml:space="preserve">Donohue, I., Hillebrand, H., Montoya, J. M., Petchey, O. L., Pimm, S. L., Fowler, M. S., … Yang, Q. (2016). Navigating the complexity of ecological stability. </w:t>
      </w:r>
      <w:r w:rsidRPr="00E871F6">
        <w:rPr>
          <w:rFonts w:ascii="Calibri" w:hAnsi="Calibri" w:cs="Calibri"/>
          <w:i/>
          <w:iCs/>
        </w:rPr>
        <w:t>Ecology Letters</w:t>
      </w:r>
      <w:r w:rsidRPr="00E871F6">
        <w:rPr>
          <w:rFonts w:ascii="Calibri" w:hAnsi="Calibri" w:cs="Calibri"/>
        </w:rPr>
        <w:t xml:space="preserve">, </w:t>
      </w:r>
      <w:r w:rsidRPr="00E871F6">
        <w:rPr>
          <w:rFonts w:ascii="Calibri" w:hAnsi="Calibri" w:cs="Calibri"/>
          <w:i/>
          <w:iCs/>
        </w:rPr>
        <w:t>19</w:t>
      </w:r>
      <w:r w:rsidRPr="00E871F6">
        <w:rPr>
          <w:rFonts w:ascii="Calibri" w:hAnsi="Calibri" w:cs="Calibri"/>
        </w:rPr>
        <w:t>, 1172–1185.</w:t>
      </w:r>
    </w:p>
    <w:p w14:paraId="2AC9A83E" w14:textId="77777777" w:rsidR="00E871F6" w:rsidRPr="00E871F6" w:rsidRDefault="00E871F6" w:rsidP="00E871F6">
      <w:pPr>
        <w:pStyle w:val="Bibliography"/>
        <w:rPr>
          <w:rFonts w:ascii="Calibri" w:hAnsi="Calibri" w:cs="Calibri"/>
        </w:rPr>
      </w:pPr>
      <w:r w:rsidRPr="00E871F6">
        <w:rPr>
          <w:rFonts w:ascii="Calibri" w:hAnsi="Calibri" w:cs="Calibri"/>
        </w:rPr>
        <w:t xml:space="preserve">Emmett, R., Llansó, R., Newton, J., Thom, R., Hornberger, M., Morgan, C., … Fishman, P. (2000). Geographic signatures of North American West Coast estuaries. </w:t>
      </w:r>
      <w:r w:rsidRPr="00E871F6">
        <w:rPr>
          <w:rFonts w:ascii="Calibri" w:hAnsi="Calibri" w:cs="Calibri"/>
          <w:i/>
          <w:iCs/>
        </w:rPr>
        <w:t>Estuaries</w:t>
      </w:r>
      <w:r w:rsidRPr="00E871F6">
        <w:rPr>
          <w:rFonts w:ascii="Calibri" w:hAnsi="Calibri" w:cs="Calibri"/>
        </w:rPr>
        <w:t xml:space="preserve">, </w:t>
      </w:r>
      <w:r w:rsidRPr="00E871F6">
        <w:rPr>
          <w:rFonts w:ascii="Calibri" w:hAnsi="Calibri" w:cs="Calibri"/>
          <w:i/>
          <w:iCs/>
        </w:rPr>
        <w:t>23</w:t>
      </w:r>
      <w:r w:rsidRPr="00E871F6">
        <w:rPr>
          <w:rFonts w:ascii="Calibri" w:hAnsi="Calibri" w:cs="Calibri"/>
        </w:rPr>
        <w:t>, 765–792.</w:t>
      </w:r>
    </w:p>
    <w:p w14:paraId="1548258C" w14:textId="77777777" w:rsidR="00E871F6" w:rsidRPr="00E871F6" w:rsidRDefault="00E871F6" w:rsidP="00E871F6">
      <w:pPr>
        <w:pStyle w:val="Bibliography"/>
        <w:rPr>
          <w:rFonts w:ascii="Calibri" w:hAnsi="Calibri" w:cs="Calibri"/>
        </w:rPr>
      </w:pPr>
      <w:r w:rsidRPr="00E871F6">
        <w:rPr>
          <w:rFonts w:ascii="Calibri" w:hAnsi="Calibri" w:cs="Calibri"/>
        </w:rPr>
        <w:t xml:space="preserve">Hallett, L. M., Jones, S. K., MacDonald, A. A. M., Jones, M. B., Flynn, D. F. B., Ripplinger, J., … Collins, S. L. (2016). codyn: An r package of community dynamics metrics. </w:t>
      </w:r>
      <w:r w:rsidRPr="00E871F6">
        <w:rPr>
          <w:rFonts w:ascii="Calibri" w:hAnsi="Calibri" w:cs="Calibri"/>
          <w:i/>
          <w:iCs/>
        </w:rPr>
        <w:t>Methods in Ecology and Evolution</w:t>
      </w:r>
      <w:r w:rsidRPr="00E871F6">
        <w:rPr>
          <w:rFonts w:ascii="Calibri" w:hAnsi="Calibri" w:cs="Calibri"/>
        </w:rPr>
        <w:t xml:space="preserve">, </w:t>
      </w:r>
      <w:r w:rsidRPr="00E871F6">
        <w:rPr>
          <w:rFonts w:ascii="Calibri" w:hAnsi="Calibri" w:cs="Calibri"/>
          <w:i/>
          <w:iCs/>
        </w:rPr>
        <w:t>7</w:t>
      </w:r>
      <w:r w:rsidRPr="00E871F6">
        <w:rPr>
          <w:rFonts w:ascii="Calibri" w:hAnsi="Calibri" w:cs="Calibri"/>
        </w:rPr>
        <w:t>, 1146–1151.</w:t>
      </w:r>
    </w:p>
    <w:p w14:paraId="0BD5293B" w14:textId="77777777" w:rsidR="00E871F6" w:rsidRPr="00E871F6" w:rsidRDefault="00E871F6" w:rsidP="00E871F6">
      <w:pPr>
        <w:pStyle w:val="Bibliography"/>
        <w:rPr>
          <w:rFonts w:ascii="Calibri" w:hAnsi="Calibri" w:cs="Calibri"/>
        </w:rPr>
      </w:pPr>
      <w:r w:rsidRPr="00E871F6">
        <w:rPr>
          <w:rFonts w:ascii="Calibri" w:hAnsi="Calibri" w:cs="Calibri"/>
        </w:rPr>
        <w:lastRenderedPageBreak/>
        <w:t xml:space="preserve">Hitchcock, C. L., &amp; Cronquist, A. (1973). </w:t>
      </w:r>
      <w:r w:rsidRPr="00E871F6">
        <w:rPr>
          <w:rFonts w:ascii="Calibri" w:hAnsi="Calibri" w:cs="Calibri"/>
          <w:i/>
          <w:iCs/>
        </w:rPr>
        <w:t>Flora of the Pacific Northwest, an illustrated manual</w:t>
      </w:r>
      <w:r w:rsidRPr="00E871F6">
        <w:rPr>
          <w:rFonts w:ascii="Calibri" w:hAnsi="Calibri" w:cs="Calibri"/>
        </w:rPr>
        <w:t>. Seattle and London: University of Washington Press.</w:t>
      </w:r>
    </w:p>
    <w:p w14:paraId="0B9B66D9" w14:textId="77777777" w:rsidR="00E871F6" w:rsidRPr="00E871F6" w:rsidRDefault="00E871F6" w:rsidP="00E871F6">
      <w:pPr>
        <w:pStyle w:val="Bibliography"/>
        <w:rPr>
          <w:rFonts w:ascii="Calibri" w:hAnsi="Calibri" w:cs="Calibri"/>
        </w:rPr>
      </w:pPr>
      <w:r w:rsidRPr="00E871F6">
        <w:rPr>
          <w:rFonts w:ascii="Calibri" w:hAnsi="Calibri" w:cs="Calibri"/>
        </w:rPr>
        <w:t xml:space="preserve">Holling, C. S. (1973). Resilience and Stability of Ecological Systems. </w:t>
      </w:r>
      <w:r w:rsidRPr="00E871F6">
        <w:rPr>
          <w:rFonts w:ascii="Calibri" w:hAnsi="Calibri" w:cs="Calibri"/>
          <w:i/>
          <w:iCs/>
        </w:rPr>
        <w:t>Annual Review of Ecology and Systematics</w:t>
      </w:r>
      <w:r w:rsidRPr="00E871F6">
        <w:rPr>
          <w:rFonts w:ascii="Calibri" w:hAnsi="Calibri" w:cs="Calibri"/>
        </w:rPr>
        <w:t xml:space="preserve">, </w:t>
      </w:r>
      <w:r w:rsidRPr="00E871F6">
        <w:rPr>
          <w:rFonts w:ascii="Calibri" w:hAnsi="Calibri" w:cs="Calibri"/>
          <w:i/>
          <w:iCs/>
        </w:rPr>
        <w:t>4</w:t>
      </w:r>
      <w:r w:rsidRPr="00E871F6">
        <w:rPr>
          <w:rFonts w:ascii="Calibri" w:hAnsi="Calibri" w:cs="Calibri"/>
        </w:rPr>
        <w:t>, 1–23.</w:t>
      </w:r>
    </w:p>
    <w:p w14:paraId="63C53EF7" w14:textId="77777777" w:rsidR="00E871F6" w:rsidRPr="00E871F6" w:rsidRDefault="00E871F6" w:rsidP="00E871F6">
      <w:pPr>
        <w:pStyle w:val="Bibliography"/>
        <w:rPr>
          <w:rFonts w:ascii="Calibri" w:hAnsi="Calibri" w:cs="Calibri"/>
        </w:rPr>
      </w:pPr>
      <w:r w:rsidRPr="00E871F6">
        <w:rPr>
          <w:rFonts w:ascii="Calibri" w:hAnsi="Calibri" w:cs="Calibri"/>
        </w:rPr>
        <w:t xml:space="preserve">Kopecký, M., &amp; Macek, M. (2015). Vegetation resurvey is robust to plot location uncertainty. </w:t>
      </w:r>
      <w:r w:rsidRPr="00E871F6">
        <w:rPr>
          <w:rFonts w:ascii="Calibri" w:hAnsi="Calibri" w:cs="Calibri"/>
          <w:i/>
          <w:iCs/>
        </w:rPr>
        <w:t>Diversity and Distributions</w:t>
      </w:r>
      <w:r w:rsidRPr="00E871F6">
        <w:rPr>
          <w:rFonts w:ascii="Calibri" w:hAnsi="Calibri" w:cs="Calibri"/>
        </w:rPr>
        <w:t xml:space="preserve">, </w:t>
      </w:r>
      <w:r w:rsidRPr="00E871F6">
        <w:rPr>
          <w:rFonts w:ascii="Calibri" w:hAnsi="Calibri" w:cs="Calibri"/>
          <w:i/>
          <w:iCs/>
        </w:rPr>
        <w:t>21</w:t>
      </w:r>
      <w:r w:rsidRPr="00E871F6">
        <w:rPr>
          <w:rFonts w:ascii="Calibri" w:hAnsi="Calibri" w:cs="Calibri"/>
        </w:rPr>
        <w:t>, 322–330.</w:t>
      </w:r>
    </w:p>
    <w:p w14:paraId="210D630C" w14:textId="77777777" w:rsidR="00E871F6" w:rsidRPr="00E871F6" w:rsidRDefault="00E871F6" w:rsidP="00E871F6">
      <w:pPr>
        <w:pStyle w:val="Bibliography"/>
        <w:rPr>
          <w:rFonts w:ascii="Calibri" w:hAnsi="Calibri" w:cs="Calibri"/>
        </w:rPr>
      </w:pPr>
      <w:r w:rsidRPr="00E871F6">
        <w:rPr>
          <w:rFonts w:ascii="Calibri" w:hAnsi="Calibri" w:cs="Calibri"/>
        </w:rPr>
        <w:t xml:space="preserve">Legendre, P., &amp; Legendre, L. (2012). </w:t>
      </w:r>
      <w:r w:rsidRPr="00E871F6">
        <w:rPr>
          <w:rFonts w:ascii="Calibri" w:hAnsi="Calibri" w:cs="Calibri"/>
          <w:i/>
          <w:iCs/>
        </w:rPr>
        <w:t>Numerical Ecology</w:t>
      </w:r>
      <w:r w:rsidRPr="00E871F6">
        <w:rPr>
          <w:rFonts w:ascii="Calibri" w:hAnsi="Calibri" w:cs="Calibri"/>
        </w:rPr>
        <w:t xml:space="preserve"> (3rd ed., Vol. 24). Elsevier.</w:t>
      </w:r>
    </w:p>
    <w:p w14:paraId="199D8A9E" w14:textId="77777777" w:rsidR="00E871F6" w:rsidRPr="00E871F6" w:rsidRDefault="00E871F6" w:rsidP="00E871F6">
      <w:pPr>
        <w:pStyle w:val="Bibliography"/>
        <w:rPr>
          <w:rFonts w:ascii="Calibri" w:hAnsi="Calibri" w:cs="Calibri"/>
        </w:rPr>
      </w:pPr>
      <w:r w:rsidRPr="00E871F6">
        <w:rPr>
          <w:rFonts w:ascii="Calibri" w:hAnsi="Calibri" w:cs="Calibri"/>
        </w:rPr>
        <w:t xml:space="preserve">Marijnissen, R., Kok, M., Kroeze, C., &amp; van Loon-Steensma, J. (2020). The Sensitivity of a Dike-Marsh System to Sea-Level Rise—A Model-Based Exploration. </w:t>
      </w:r>
      <w:r w:rsidRPr="00E871F6">
        <w:rPr>
          <w:rFonts w:ascii="Calibri" w:hAnsi="Calibri" w:cs="Calibri"/>
          <w:i/>
          <w:iCs/>
        </w:rPr>
        <w:t>Journal of Marine Science and Engineering</w:t>
      </w:r>
      <w:r w:rsidRPr="00E871F6">
        <w:rPr>
          <w:rFonts w:ascii="Calibri" w:hAnsi="Calibri" w:cs="Calibri"/>
        </w:rPr>
        <w:t xml:space="preserve">, </w:t>
      </w:r>
      <w:r w:rsidRPr="00E871F6">
        <w:rPr>
          <w:rFonts w:ascii="Calibri" w:hAnsi="Calibri" w:cs="Calibri"/>
          <w:i/>
          <w:iCs/>
        </w:rPr>
        <w:t>8</w:t>
      </w:r>
      <w:r w:rsidRPr="00E871F6">
        <w:rPr>
          <w:rFonts w:ascii="Calibri" w:hAnsi="Calibri" w:cs="Calibri"/>
        </w:rPr>
        <w:t>, 42.</w:t>
      </w:r>
    </w:p>
    <w:p w14:paraId="4BDB9F46" w14:textId="77777777" w:rsidR="00E871F6" w:rsidRPr="00E871F6" w:rsidRDefault="00E871F6" w:rsidP="00E871F6">
      <w:pPr>
        <w:pStyle w:val="Bibliography"/>
        <w:rPr>
          <w:rFonts w:ascii="Calibri" w:hAnsi="Calibri" w:cs="Calibri"/>
        </w:rPr>
      </w:pPr>
      <w:r w:rsidRPr="00E871F6">
        <w:rPr>
          <w:rFonts w:ascii="Calibri" w:hAnsi="Calibri" w:cs="Calibri"/>
        </w:rPr>
        <w:t xml:space="preserve">Ovaskainen, O., Rybicki, J., &amp; Abrego, N. (2019). What can observational data reveal about metacommunity processes? </w:t>
      </w:r>
      <w:r w:rsidRPr="00E871F6">
        <w:rPr>
          <w:rFonts w:ascii="Calibri" w:hAnsi="Calibri" w:cs="Calibri"/>
          <w:i/>
          <w:iCs/>
        </w:rPr>
        <w:t>Ecography</w:t>
      </w:r>
      <w:r w:rsidRPr="00E871F6">
        <w:rPr>
          <w:rFonts w:ascii="Calibri" w:hAnsi="Calibri" w:cs="Calibri"/>
        </w:rPr>
        <w:t xml:space="preserve">, </w:t>
      </w:r>
      <w:r w:rsidRPr="00E871F6">
        <w:rPr>
          <w:rFonts w:ascii="Calibri" w:hAnsi="Calibri" w:cs="Calibri"/>
          <w:i/>
          <w:iCs/>
        </w:rPr>
        <w:t>42</w:t>
      </w:r>
      <w:r w:rsidRPr="00E871F6">
        <w:rPr>
          <w:rFonts w:ascii="Calibri" w:hAnsi="Calibri" w:cs="Calibri"/>
        </w:rPr>
        <w:t>, 1877–1886.</w:t>
      </w:r>
    </w:p>
    <w:p w14:paraId="437A0C08" w14:textId="77777777" w:rsidR="00E871F6" w:rsidRPr="00E871F6" w:rsidRDefault="00E871F6" w:rsidP="00E871F6">
      <w:pPr>
        <w:pStyle w:val="Bibliography"/>
        <w:rPr>
          <w:rFonts w:ascii="Calibri" w:hAnsi="Calibri" w:cs="Calibri"/>
        </w:rPr>
      </w:pPr>
      <w:r w:rsidRPr="00E871F6">
        <w:rPr>
          <w:rFonts w:ascii="Calibri" w:hAnsi="Calibri" w:cs="Calibri"/>
        </w:rPr>
        <w:t xml:space="preserve">Pasternack, G. B. (2009). Chapter 3. Hydrogeomorphology and sedimentation in tidal freshwater wetlands. In A. Barendregt, D. F. Whigham, &amp; A. H. Baldwin (Eds.), </w:t>
      </w:r>
      <w:r w:rsidRPr="00E871F6">
        <w:rPr>
          <w:rFonts w:ascii="Calibri" w:hAnsi="Calibri" w:cs="Calibri"/>
          <w:i/>
          <w:iCs/>
        </w:rPr>
        <w:t>Tidal Freshwater Wetlands</w:t>
      </w:r>
      <w:r w:rsidRPr="00E871F6">
        <w:rPr>
          <w:rFonts w:ascii="Calibri" w:hAnsi="Calibri" w:cs="Calibri"/>
        </w:rPr>
        <w:t xml:space="preserve"> (pp. 31–40). Leiden, The Netherlands: Backhuys Publishers.</w:t>
      </w:r>
    </w:p>
    <w:p w14:paraId="3C2C7350" w14:textId="77777777" w:rsidR="00E871F6" w:rsidRPr="00E871F6" w:rsidRDefault="00E871F6" w:rsidP="00E871F6">
      <w:pPr>
        <w:pStyle w:val="Bibliography"/>
        <w:rPr>
          <w:rFonts w:ascii="Calibri" w:hAnsi="Calibri" w:cs="Calibri"/>
        </w:rPr>
      </w:pPr>
      <w:r w:rsidRPr="00E871F6">
        <w:rPr>
          <w:rFonts w:ascii="Calibri" w:hAnsi="Calibri" w:cs="Calibri"/>
        </w:rPr>
        <w:t xml:space="preserve">Peteet, D. M., Nichols, J., Kenna, T., Chang, C., Browne, J., Reza, M., … Stern-Protz, S. (2018). Sediment starvation destroys New York City marshes’ resistance to sea level rise. </w:t>
      </w:r>
      <w:r w:rsidRPr="00E871F6">
        <w:rPr>
          <w:rFonts w:ascii="Calibri" w:hAnsi="Calibri" w:cs="Calibri"/>
          <w:i/>
          <w:iCs/>
        </w:rPr>
        <w:t>Proceedings of the National Academy of Sciences</w:t>
      </w:r>
      <w:r w:rsidRPr="00E871F6">
        <w:rPr>
          <w:rFonts w:ascii="Calibri" w:hAnsi="Calibri" w:cs="Calibri"/>
        </w:rPr>
        <w:t xml:space="preserve">, </w:t>
      </w:r>
      <w:r w:rsidRPr="00E871F6">
        <w:rPr>
          <w:rFonts w:ascii="Calibri" w:hAnsi="Calibri" w:cs="Calibri"/>
          <w:i/>
          <w:iCs/>
        </w:rPr>
        <w:t>115</w:t>
      </w:r>
      <w:r w:rsidRPr="00E871F6">
        <w:rPr>
          <w:rFonts w:ascii="Calibri" w:hAnsi="Calibri" w:cs="Calibri"/>
        </w:rPr>
        <w:t>, 10281–10286.</w:t>
      </w:r>
    </w:p>
    <w:p w14:paraId="105086D4" w14:textId="77777777" w:rsidR="00E871F6" w:rsidRPr="00E871F6" w:rsidRDefault="00E871F6" w:rsidP="00E871F6">
      <w:pPr>
        <w:pStyle w:val="Bibliography"/>
        <w:rPr>
          <w:rFonts w:ascii="Calibri" w:hAnsi="Calibri" w:cs="Calibri"/>
        </w:rPr>
      </w:pPr>
      <w:r w:rsidRPr="00E871F6">
        <w:rPr>
          <w:rFonts w:ascii="Calibri" w:hAnsi="Calibri" w:cs="Calibri"/>
        </w:rPr>
        <w:t xml:space="preserve">Schaefer, V. (2004). Ecological setting of the Fraser River delta and its urban estuary. In B. J. Groulx, D. C. Mosher, J. L. Luternauer, &amp; D. E. Bilderback (Eds.), </w:t>
      </w:r>
      <w:r w:rsidRPr="00E871F6">
        <w:rPr>
          <w:rFonts w:ascii="Calibri" w:hAnsi="Calibri" w:cs="Calibri"/>
          <w:i/>
          <w:iCs/>
        </w:rPr>
        <w:t>Fraser River Delta, British Columbia: Issues of an Urban Estuary</w:t>
      </w:r>
      <w:r w:rsidRPr="00E871F6">
        <w:rPr>
          <w:rFonts w:ascii="Calibri" w:hAnsi="Calibri" w:cs="Calibri"/>
        </w:rPr>
        <w:t xml:space="preserve"> (pp. 147–172). Geological Survey of Canada, Bulletin 547.</w:t>
      </w:r>
    </w:p>
    <w:p w14:paraId="7C51206B" w14:textId="77777777" w:rsidR="00E871F6" w:rsidRPr="00E871F6" w:rsidRDefault="00E871F6" w:rsidP="00E871F6">
      <w:pPr>
        <w:pStyle w:val="Bibliography"/>
        <w:rPr>
          <w:rFonts w:ascii="Calibri" w:hAnsi="Calibri" w:cs="Calibri"/>
        </w:rPr>
      </w:pPr>
      <w:r w:rsidRPr="00E871F6">
        <w:rPr>
          <w:rFonts w:ascii="Calibri" w:hAnsi="Calibri" w:cs="Calibri"/>
        </w:rPr>
        <w:t xml:space="preserve">Sinks, I. A., Borde, A. B., Diefenderfer, H. L., &amp; Karnezis, J. P. (2021). Assessment of Methods to Control Invasive Reed Canarygrass (Phalaris arundinacea) in Tidal Freshwater Wetlands. </w:t>
      </w:r>
      <w:r w:rsidRPr="00E871F6">
        <w:rPr>
          <w:rFonts w:ascii="Calibri" w:hAnsi="Calibri" w:cs="Calibri"/>
          <w:i/>
          <w:iCs/>
        </w:rPr>
        <w:t>Natural Areas Journal</w:t>
      </w:r>
      <w:r w:rsidRPr="00E871F6">
        <w:rPr>
          <w:rFonts w:ascii="Calibri" w:hAnsi="Calibri" w:cs="Calibri"/>
        </w:rPr>
        <w:t xml:space="preserve">, </w:t>
      </w:r>
      <w:r w:rsidRPr="00E871F6">
        <w:rPr>
          <w:rFonts w:ascii="Calibri" w:hAnsi="Calibri" w:cs="Calibri"/>
          <w:i/>
          <w:iCs/>
        </w:rPr>
        <w:t>41</w:t>
      </w:r>
      <w:r w:rsidRPr="00E871F6">
        <w:rPr>
          <w:rFonts w:ascii="Calibri" w:hAnsi="Calibri" w:cs="Calibri"/>
        </w:rPr>
        <w:t>, 172–185.</w:t>
      </w:r>
    </w:p>
    <w:p w14:paraId="4F55ABEC" w14:textId="77777777" w:rsidR="00E871F6" w:rsidRPr="00E871F6" w:rsidRDefault="00E871F6" w:rsidP="00E871F6">
      <w:pPr>
        <w:pStyle w:val="Bibliography"/>
        <w:rPr>
          <w:rFonts w:ascii="Calibri" w:hAnsi="Calibri" w:cs="Calibri"/>
        </w:rPr>
      </w:pPr>
      <w:r w:rsidRPr="00E871F6">
        <w:rPr>
          <w:rFonts w:ascii="Calibri" w:hAnsi="Calibri" w:cs="Calibri"/>
        </w:rPr>
        <w:t xml:space="preserve">Tilman, D. (1999). The ecological consequences of changes in biodiversity: A search for general principles. </w:t>
      </w:r>
      <w:r w:rsidRPr="00E871F6">
        <w:rPr>
          <w:rFonts w:ascii="Calibri" w:hAnsi="Calibri" w:cs="Calibri"/>
          <w:i/>
          <w:iCs/>
        </w:rPr>
        <w:t>Ecology</w:t>
      </w:r>
      <w:r w:rsidRPr="00E871F6">
        <w:rPr>
          <w:rFonts w:ascii="Calibri" w:hAnsi="Calibri" w:cs="Calibri"/>
        </w:rPr>
        <w:t xml:space="preserve">, </w:t>
      </w:r>
      <w:r w:rsidRPr="00E871F6">
        <w:rPr>
          <w:rFonts w:ascii="Calibri" w:hAnsi="Calibri" w:cs="Calibri"/>
          <w:i/>
          <w:iCs/>
        </w:rPr>
        <w:t>80</w:t>
      </w:r>
      <w:r w:rsidRPr="00E871F6">
        <w:rPr>
          <w:rFonts w:ascii="Calibri" w:hAnsi="Calibri" w:cs="Calibri"/>
        </w:rPr>
        <w:t>, 1455–1474.</w:t>
      </w:r>
    </w:p>
    <w:p w14:paraId="24B14ABD" w14:textId="77777777" w:rsidR="00E871F6" w:rsidRPr="00E871F6" w:rsidRDefault="00E871F6" w:rsidP="00E871F6">
      <w:pPr>
        <w:pStyle w:val="Bibliography"/>
        <w:rPr>
          <w:rFonts w:ascii="Calibri" w:hAnsi="Calibri" w:cs="Calibri"/>
        </w:rPr>
      </w:pPr>
      <w:r w:rsidRPr="00E871F6">
        <w:rPr>
          <w:rFonts w:ascii="Calibri" w:hAnsi="Calibri" w:cs="Calibri"/>
        </w:rPr>
        <w:lastRenderedPageBreak/>
        <w:t xml:space="preserve">Underwood, A. J., Chapman, M. G., &amp; Connell, S. D. (2000). Observations in ecology: You can’t make progress on processes without understanding the patterns. </w:t>
      </w:r>
      <w:r w:rsidRPr="00E871F6">
        <w:rPr>
          <w:rFonts w:ascii="Calibri" w:hAnsi="Calibri" w:cs="Calibri"/>
          <w:i/>
          <w:iCs/>
        </w:rPr>
        <w:t>Journal of Experimental Marine Biology and Ecology</w:t>
      </w:r>
      <w:r w:rsidRPr="00E871F6">
        <w:rPr>
          <w:rFonts w:ascii="Calibri" w:hAnsi="Calibri" w:cs="Calibri"/>
        </w:rPr>
        <w:t xml:space="preserve">, </w:t>
      </w:r>
      <w:r w:rsidRPr="00E871F6">
        <w:rPr>
          <w:rFonts w:ascii="Calibri" w:hAnsi="Calibri" w:cs="Calibri"/>
          <w:i/>
          <w:iCs/>
        </w:rPr>
        <w:t>250</w:t>
      </w:r>
      <w:r w:rsidRPr="00E871F6">
        <w:rPr>
          <w:rFonts w:ascii="Calibri" w:hAnsi="Calibri" w:cs="Calibri"/>
        </w:rPr>
        <w:t>, 97–115.</w:t>
      </w:r>
    </w:p>
    <w:p w14:paraId="1CE4119A" w14:textId="040597A1" w:rsidR="00340BB0" w:rsidRDefault="00E8167E" w:rsidP="00340BB0">
      <w:r>
        <w:rPr>
          <w:rFonts w:ascii="Calibri" w:hAnsi="Calibri" w:cs="Calibri"/>
        </w:rPr>
        <w:fldChar w:fldCharType="end"/>
      </w:r>
    </w:p>
    <w:p w14:paraId="63C82C9E" w14:textId="1164A7A8" w:rsidR="007D7FC0" w:rsidRDefault="007D7FC0" w:rsidP="00340BB0"/>
    <w:p w14:paraId="7DD2B655" w14:textId="6596A3DF" w:rsidR="007D7FC0" w:rsidRDefault="007D7FC0"/>
    <w:p w14:paraId="6A634515" w14:textId="67309B79" w:rsidR="007D7FC0" w:rsidRDefault="007D7FC0" w:rsidP="007D7FC0">
      <w:pPr>
        <w:pStyle w:val="Heading1"/>
      </w:pPr>
      <w:r>
        <w:t>Supplemental</w:t>
      </w:r>
    </w:p>
    <w:p w14:paraId="4EC95476" w14:textId="1CBA151A" w:rsidR="00F222C0" w:rsidRDefault="00F222C0" w:rsidP="00F222C0"/>
    <w:p w14:paraId="29C83EF1" w14:textId="02237BBF" w:rsidR="00F222C0" w:rsidRDefault="00F222C0" w:rsidP="00F222C0"/>
    <w:p w14:paraId="264EF9D9" w14:textId="71523B94" w:rsidR="00F222C0" w:rsidRDefault="00F222C0" w:rsidP="00F222C0">
      <w:pPr>
        <w:pStyle w:val="Caption"/>
        <w:keepNext/>
      </w:pPr>
      <w:r>
        <w:t xml:space="preserve">Table </w:t>
      </w:r>
      <w:r w:rsidR="00012C42">
        <w:fldChar w:fldCharType="begin"/>
      </w:r>
      <w:r w:rsidR="00012C42">
        <w:instrText xml:space="preserve"> SEQ Table \* ARABIC </w:instrText>
      </w:r>
      <w:r w:rsidR="00012C42">
        <w:fldChar w:fldCharType="separate"/>
      </w:r>
      <w:r w:rsidR="00673842">
        <w:rPr>
          <w:noProof/>
        </w:rPr>
        <w:t>2</w:t>
      </w:r>
      <w:r w:rsidR="00012C42">
        <w:rPr>
          <w:noProof/>
        </w:rPr>
        <w:fldChar w:fldCharType="end"/>
      </w:r>
      <w:r>
        <w:t>. Species indicator analysis identifies the same dominant species in each assemblage type (</w:t>
      </w:r>
      <w:r w:rsidR="00FD7BB5">
        <w:t>Sedge</w:t>
      </w:r>
      <w:r>
        <w:t xml:space="preserve">, </w:t>
      </w:r>
      <w:r w:rsidR="00FD7BB5">
        <w:t>Fescue</w:t>
      </w:r>
      <w:r>
        <w:t xml:space="preserve">, </w:t>
      </w:r>
      <w:r w:rsidR="00FD7BB5">
        <w:t>Bogbean</w:t>
      </w:r>
      <w:r>
        <w:t xml:space="preserve">) as significantly driving clustering of assemblages over time. </w:t>
      </w:r>
    </w:p>
    <w:p w14:paraId="5BB20118" w14:textId="626E0FEE" w:rsidR="00F222C0" w:rsidRPr="00F222C0" w:rsidRDefault="0074150F" w:rsidP="00F222C0">
      <w:r>
        <w:rPr>
          <w:noProof/>
        </w:rPr>
        <mc:AlternateContent>
          <mc:Choice Requires="wps">
            <w:drawing>
              <wp:anchor distT="0" distB="0" distL="114300" distR="114300" simplePos="0" relativeHeight="251679744" behindDoc="0" locked="0" layoutInCell="1" allowOverlap="1" wp14:anchorId="334B632C" wp14:editId="649F32CD">
                <wp:simplePos x="0" y="0"/>
                <wp:positionH relativeFrom="column">
                  <wp:posOffset>19050</wp:posOffset>
                </wp:positionH>
                <wp:positionV relativeFrom="paragraph">
                  <wp:posOffset>2414270</wp:posOffset>
                </wp:positionV>
                <wp:extent cx="600075" cy="333375"/>
                <wp:effectExtent l="19050" t="19050" r="28575" b="28575"/>
                <wp:wrapNone/>
                <wp:docPr id="7" name="Rectangle 7"/>
                <wp:cNvGraphicFramePr/>
                <a:graphic xmlns:a="http://schemas.openxmlformats.org/drawingml/2006/main">
                  <a:graphicData uri="http://schemas.microsoft.com/office/word/2010/wordprocessingShape">
                    <wps:wsp>
                      <wps:cNvSpPr/>
                      <wps:spPr>
                        <a:xfrm>
                          <a:off x="0" y="0"/>
                          <a:ext cx="600075" cy="33337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0C8415" id="Rectangle 7" o:spid="_x0000_s1026" style="position:absolute;margin-left:1.5pt;margin-top:190.1pt;width:47.25pt;height:26.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" filled="f" strokecolor="#4472c4 [3204]" strokeweight="3pt"/>
            </w:pict>
          </mc:Fallback>
        </mc:AlternateContent>
      </w:r>
      <w:r>
        <w:rPr>
          <w:noProof/>
        </w:rPr>
        <mc:AlternateContent>
          <mc:Choice Requires="wps">
            <w:drawing>
              <wp:anchor distT="0" distB="0" distL="114300" distR="114300" simplePos="0" relativeHeight="251678720" behindDoc="0" locked="0" layoutInCell="1" allowOverlap="1" wp14:anchorId="7454C52A" wp14:editId="4A6CD63D">
                <wp:simplePos x="0" y="0"/>
                <wp:positionH relativeFrom="column">
                  <wp:posOffset>38100</wp:posOffset>
                </wp:positionH>
                <wp:positionV relativeFrom="paragraph">
                  <wp:posOffset>1252220</wp:posOffset>
                </wp:positionV>
                <wp:extent cx="600075" cy="333375"/>
                <wp:effectExtent l="19050" t="19050" r="28575" b="28575"/>
                <wp:wrapNone/>
                <wp:docPr id="6" name="Rectangle 6"/>
                <wp:cNvGraphicFramePr/>
                <a:graphic xmlns:a="http://schemas.openxmlformats.org/drawingml/2006/main">
                  <a:graphicData uri="http://schemas.microsoft.com/office/word/2010/wordprocessingShape">
                    <wps:wsp>
                      <wps:cNvSpPr/>
                      <wps:spPr>
                        <a:xfrm>
                          <a:off x="0" y="0"/>
                          <a:ext cx="600075" cy="333375"/>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A3A904" id="Rectangle 6" o:spid="_x0000_s1026" style="position:absolute;margin-left:3pt;margin-top:98.6pt;width:47.25pt;height:26.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" filled="f" strokecolor="#ffc000 [3207]" strokeweight="3pt"/>
            </w:pict>
          </mc:Fallback>
        </mc:AlternateContent>
      </w:r>
      <w:r>
        <w:rPr>
          <w:noProof/>
        </w:rPr>
        <mc:AlternateContent>
          <mc:Choice Requires="wps">
            <w:drawing>
              <wp:anchor distT="0" distB="0" distL="114300" distR="114300" simplePos="0" relativeHeight="251677696" behindDoc="0" locked="0" layoutInCell="1" allowOverlap="1" wp14:anchorId="6CE0D2B0" wp14:editId="4C63ADFD">
                <wp:simplePos x="0" y="0"/>
                <wp:positionH relativeFrom="column">
                  <wp:posOffset>28575</wp:posOffset>
                </wp:positionH>
                <wp:positionV relativeFrom="paragraph">
                  <wp:posOffset>499745</wp:posOffset>
                </wp:positionV>
                <wp:extent cx="600075" cy="333375"/>
                <wp:effectExtent l="19050" t="19050" r="28575" b="28575"/>
                <wp:wrapNone/>
                <wp:docPr id="1" name="Rectangle 1"/>
                <wp:cNvGraphicFramePr/>
                <a:graphic xmlns:a="http://schemas.openxmlformats.org/drawingml/2006/main">
                  <a:graphicData uri="http://schemas.microsoft.com/office/word/2010/wordprocessingShape">
                    <wps:wsp>
                      <wps:cNvSpPr/>
                      <wps:spPr>
                        <a:xfrm>
                          <a:off x="0" y="0"/>
                          <a:ext cx="600075" cy="333375"/>
                        </a:xfrm>
                        <a:prstGeom prst="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292A68" id="Rectangle 1" o:spid="_x0000_s1026" style="position:absolute;margin-left:2.25pt;margin-top:39.35pt;width:47.25pt;height:26.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" filled="f" strokecolor="#70ad47 [3209]" strokeweight="3pt"/>
            </w:pict>
          </mc:Fallback>
        </mc:AlternateContent>
      </w:r>
      <w:r w:rsidR="00F222C0" w:rsidRPr="004120DE">
        <w:rPr>
          <w:noProof/>
        </w:rPr>
        <w:drawing>
          <wp:inline distT="0" distB="0" distL="0" distR="0" wp14:anchorId="0BEBB714" wp14:editId="271695DC">
            <wp:extent cx="6400800" cy="3169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6400800" cy="3169365"/>
                    </a:xfrm>
                    <a:prstGeom prst="rect">
                      <a:avLst/>
                    </a:prstGeom>
                    <a:noFill/>
                    <a:ln>
                      <a:noFill/>
                    </a:ln>
                  </pic:spPr>
                </pic:pic>
              </a:graphicData>
            </a:graphic>
          </wp:inline>
        </w:drawing>
      </w:r>
    </w:p>
    <w:sectPr w:rsidR="00F222C0" w:rsidRPr="00F222C0" w:rsidSect="000D7921">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tefanie Lane" w:date="2022-02-07T16:17:00Z" w:initials="SLL">
    <w:p w14:paraId="3F589F4B" w14:textId="1A6D50F5" w:rsidR="009E2364" w:rsidRDefault="009E2364">
      <w:pPr>
        <w:pStyle w:val="CommentText"/>
      </w:pPr>
      <w:r>
        <w:rPr>
          <w:rStyle w:val="CommentReference"/>
        </w:rPr>
        <w:annotationRef/>
      </w:r>
      <w:r>
        <w:t>Needs citations</w:t>
      </w:r>
    </w:p>
  </w:comment>
  <w:comment w:id="4" w:author="Stefanie Lane" w:date="2022-05-04T16:43:00Z" w:initials="SLL">
    <w:p w14:paraId="0D01CEC5" w14:textId="34F08B77" w:rsidR="00F268FA" w:rsidRDefault="00F268FA">
      <w:pPr>
        <w:pStyle w:val="CommentText"/>
      </w:pPr>
      <w:r>
        <w:rPr>
          <w:rStyle w:val="CommentReference"/>
        </w:rPr>
        <w:annotationRef/>
      </w:r>
      <w:r>
        <w:t xml:space="preserve"> Relate to stability: if stability = low variability, then low beta-div = greater stability)</w:t>
      </w:r>
      <w:r w:rsidR="00A572EA">
        <w:t>. *need citation to support this</w:t>
      </w:r>
    </w:p>
  </w:comment>
  <w:comment w:id="5" w:author="Stefanie Lane" w:date="2022-02-17T19:07:00Z" w:initials="SLL">
    <w:p w14:paraId="697CCC2C" w14:textId="5443F13C" w:rsidR="009E2364" w:rsidRDefault="009E2364">
      <w:pPr>
        <w:pStyle w:val="CommentText"/>
      </w:pPr>
      <w:r>
        <w:rPr>
          <w:rStyle w:val="CommentReference"/>
        </w:rPr>
        <w:annotationRef/>
      </w:r>
      <w:r>
        <w:t xml:space="preserve">Need to indicate what changes: beta-diversity </w:t>
      </w:r>
      <w:proofErr w:type="gramStart"/>
      <w:r>
        <w:t>( =</w:t>
      </w:r>
      <w:proofErr w:type="gramEnd"/>
      <w:r>
        <w:t xml:space="preserve"> variability in species composition). Relate to stability: if stability = low variability, then low beta-div = greater stability)</w:t>
      </w:r>
    </w:p>
  </w:comment>
  <w:comment w:id="13" w:author="Stefanie Lane" w:date="2022-02-17T17:38:00Z" w:initials="SLL">
    <w:p w14:paraId="6A1A069D" w14:textId="0B4567D0" w:rsidR="009E2364" w:rsidRDefault="009E2364">
      <w:pPr>
        <w:pStyle w:val="CommentText"/>
      </w:pPr>
      <w:r>
        <w:rPr>
          <w:rStyle w:val="CommentReference"/>
        </w:rPr>
        <w:annotationRef/>
      </w:r>
      <w:r>
        <w:t>Should I use the term ‘sub-community’ to be consistent with terms in the 1982 (original) study?</w:t>
      </w:r>
    </w:p>
  </w:comment>
  <w:comment w:id="14" w:author="Stefanie Lane" w:date="2022-03-01T11:45:00Z" w:initials="SLL">
    <w:p w14:paraId="253B136F" w14:textId="37CDF689" w:rsidR="009E2364" w:rsidRDefault="009E2364">
      <w:pPr>
        <w:pStyle w:val="CommentText"/>
      </w:pPr>
      <w:r>
        <w:rPr>
          <w:rStyle w:val="CommentReference"/>
        </w:rPr>
        <w:annotationRef/>
      </w:r>
      <w:r>
        <w:t>Results: cluster analysis (Euclidean distance used in original study - compare/state differences between bray-</w:t>
      </w:r>
      <w:proofErr w:type="spellStart"/>
      <w:r>
        <w:t>curtis</w:t>
      </w:r>
      <w:proofErr w:type="spellEnd"/>
      <w:r>
        <w:t xml:space="preserve"> and Euclidean distance). Pair with: indicator species analysis to show species driving 3 main cluster groups. Optional: shifts in composition over time may be shown by NMDS (however, environmental drivers are unknown). </w:t>
      </w:r>
    </w:p>
  </w:comment>
  <w:comment w:id="15" w:author="n" w:date="2022-03-04T10:46:00Z" w:initials="n">
    <w:p w14:paraId="46825078" w14:textId="146A344A" w:rsidR="009F2D99" w:rsidRDefault="009F2D99">
      <w:pPr>
        <w:pStyle w:val="CommentText"/>
      </w:pPr>
      <w:r>
        <w:rPr>
          <w:rStyle w:val="CommentReference"/>
        </w:rPr>
        <w:annotationRef/>
      </w:r>
      <w:r>
        <w:t>You might be able to bump composition into this question, and leave the next for diversity (see my comment below)</w:t>
      </w:r>
    </w:p>
  </w:comment>
  <w:comment w:id="17" w:author="Stefanie Lane" w:date="2022-03-01T11:46:00Z" w:initials="SLL">
    <w:p w14:paraId="79B52467" w14:textId="15D7B119" w:rsidR="009E2364" w:rsidRDefault="009E2364">
      <w:pPr>
        <w:pStyle w:val="CommentText"/>
      </w:pPr>
      <w:r>
        <w:rPr>
          <w:rStyle w:val="CommentReference"/>
        </w:rPr>
        <w:annotationRef/>
      </w:r>
      <w:r>
        <w:t xml:space="preserve">Results: show with either </w:t>
      </w:r>
      <w:proofErr w:type="spellStart"/>
      <w:r>
        <w:t>community_stability</w:t>
      </w:r>
      <w:proofErr w:type="spellEnd"/>
      <w:r>
        <w:t xml:space="preserve"> (codyn), beta-diversity, OR multivariate dispersion. All three return a relative magnitude that can only be compared within this study.  </w:t>
      </w:r>
    </w:p>
    <w:p w14:paraId="60CF9D0F" w14:textId="77777777" w:rsidR="009E2364" w:rsidRDefault="009E2364">
      <w:pPr>
        <w:pStyle w:val="CommentText"/>
      </w:pPr>
    </w:p>
    <w:p w14:paraId="0633E6DC" w14:textId="7F572BB1" w:rsidR="009E2364" w:rsidRDefault="009E2364">
      <w:pPr>
        <w:pStyle w:val="CommentText"/>
      </w:pPr>
      <w:r>
        <w:t xml:space="preserve">Caveat: are the assemblage types independent? If all assemblages are within the same ecosystem/ community, can tests be applied to individual assemblage (patch) types? Or: should stability only be applied between years? </w:t>
      </w:r>
    </w:p>
  </w:comment>
  <w:comment w:id="18" w:author="n" w:date="2022-03-04T10:43:00Z" w:initials="n">
    <w:p w14:paraId="1B4A3B04" w14:textId="6F7639EA" w:rsidR="005F7C5D" w:rsidRDefault="005F7C5D">
      <w:pPr>
        <w:pStyle w:val="CommentText"/>
      </w:pPr>
      <w:r>
        <w:rPr>
          <w:rStyle w:val="CommentReference"/>
        </w:rPr>
        <w:annotationRef/>
      </w:r>
      <w:r>
        <w:t>Species abundance</w:t>
      </w:r>
      <w:r w:rsidR="009F2D99">
        <w:t>, composition,</w:t>
      </w:r>
      <w:r>
        <w:t xml:space="preserve"> and diversity are different, so this is a bit of a muddle.</w:t>
      </w:r>
    </w:p>
    <w:p w14:paraId="0D1DF0BC" w14:textId="77777777" w:rsidR="005F7C5D" w:rsidRDefault="005F7C5D">
      <w:pPr>
        <w:pStyle w:val="CommentText"/>
      </w:pPr>
    </w:p>
    <w:p w14:paraId="139E0D4F" w14:textId="77777777" w:rsidR="005F7C5D" w:rsidRDefault="009F2D99">
      <w:pPr>
        <w:pStyle w:val="CommentText"/>
      </w:pPr>
      <w:r>
        <w:t xml:space="preserve">Particularly since you open with a discussion of diversity and functional redundancy, maybe focus this on diversity – alpha, beta, and gamma, </w:t>
      </w:r>
      <w:r>
        <w:rPr>
          <w:i/>
          <w:iCs/>
        </w:rPr>
        <w:t>i.e.</w:t>
      </w:r>
      <w:r>
        <w:t xml:space="preserve"> total within assemblage, beta across the assemblages, and then the full community (they don’t need to be expressed as alpha, beta, and gamma).</w:t>
      </w:r>
    </w:p>
    <w:p w14:paraId="36132837" w14:textId="77777777" w:rsidR="009F2D99" w:rsidRDefault="009F2D99">
      <w:pPr>
        <w:pStyle w:val="CommentText"/>
      </w:pPr>
    </w:p>
    <w:p w14:paraId="620FC0C7" w14:textId="12F4247F" w:rsidR="009F2D99" w:rsidRPr="009F2D99" w:rsidRDefault="009F2D99">
      <w:pPr>
        <w:pStyle w:val="CommentText"/>
      </w:pPr>
      <w:r>
        <w:t>Then in your discussion, where there has been reduced diversity, if there are ways to point at which species have been lost and not replaced and link it back to structure or function, that will tie things together nicely.</w:t>
      </w:r>
    </w:p>
  </w:comment>
  <w:comment w:id="22" w:author="Stefanie Lane" w:date="2022-03-01T12:07:00Z" w:initials="SLL">
    <w:p w14:paraId="2C31C95B" w14:textId="641C529F" w:rsidR="009E2364" w:rsidRDefault="009E2364">
      <w:pPr>
        <w:pStyle w:val="CommentText"/>
      </w:pPr>
      <w:r>
        <w:rPr>
          <w:rStyle w:val="CommentReference"/>
        </w:rPr>
        <w:annotationRef/>
      </w:r>
      <w:r w:rsidR="001A74A2">
        <w:t>How to</w:t>
      </w:r>
      <w:r w:rsidR="00CE3FEC">
        <w:t xml:space="preserve"> account</w:t>
      </w:r>
      <w:r>
        <w:t xml:space="preserve"> for movement of species from one assemblage type to another, and that turnover would need to be only between years (not distinguishing assemblage types)</w:t>
      </w:r>
    </w:p>
  </w:comment>
  <w:comment w:id="23" w:author="Stefanie Lane" w:date="2022-02-07T17:53:00Z" w:initials="SLL">
    <w:p w14:paraId="5116E480" w14:textId="01E95EFB" w:rsidR="009E2364" w:rsidRDefault="009E2364">
      <w:pPr>
        <w:pStyle w:val="CommentText"/>
      </w:pPr>
      <w:r>
        <w:rPr>
          <w:rStyle w:val="CommentReference"/>
        </w:rPr>
        <w:annotationRef/>
      </w:r>
      <w:r>
        <w:t xml:space="preserve"> I expect that displacement by increasing abundance of invasive species over time would result in greater number of species lost (and fewer species gained), and thus greater rates of turnover</w:t>
      </w:r>
    </w:p>
  </w:comment>
  <w:comment w:id="24" w:author="n" w:date="2022-03-04T10:47:00Z" w:initials="n">
    <w:p w14:paraId="27F8589C" w14:textId="538E9598" w:rsidR="009F2D99" w:rsidRDefault="009F2D99">
      <w:pPr>
        <w:pStyle w:val="CommentText"/>
      </w:pPr>
      <w:r>
        <w:rPr>
          <w:rStyle w:val="CommentReference"/>
        </w:rPr>
        <w:annotationRef/>
      </w:r>
      <w:r>
        <w:t xml:space="preserve">This analysis will really help speak to whether redundancy might be shifting. I don’t think you need to state it here; that might oversell it. However, you can use this </w:t>
      </w:r>
      <w:proofErr w:type="spellStart"/>
      <w:r>
        <w:t>srategically</w:t>
      </w:r>
      <w:proofErr w:type="spellEnd"/>
      <w:r>
        <w:t xml:space="preserve"> in your discussion</w:t>
      </w:r>
    </w:p>
  </w:comment>
  <w:comment w:id="26" w:author="Stefanie Lane" w:date="2022-02-07T18:57:00Z" w:initials="SLL">
    <w:p w14:paraId="717DDD63" w14:textId="0046250D" w:rsidR="009E2364" w:rsidRDefault="009E2364">
      <w:pPr>
        <w:pStyle w:val="CommentText"/>
      </w:pPr>
      <w:r>
        <w:rPr>
          <w:rStyle w:val="CommentReference"/>
        </w:rPr>
        <w:annotationRef/>
      </w:r>
      <w:r>
        <w:t>Need to state an estimate of precision</w:t>
      </w:r>
    </w:p>
  </w:comment>
  <w:comment w:id="27" w:author="Stefanie Lane" w:date="2022-02-07T17:39:00Z" w:initials="SLL">
    <w:p w14:paraId="64ADE1BB" w14:textId="5DF822D7" w:rsidR="009E2364" w:rsidRDefault="009E2364">
      <w:pPr>
        <w:pStyle w:val="CommentText"/>
      </w:pPr>
      <w:r>
        <w:rPr>
          <w:rStyle w:val="CommentReference"/>
        </w:rPr>
        <w:annotationRef/>
      </w:r>
      <w:r>
        <w:t>Include which in supplemental table; include column explaining omission reason</w:t>
      </w:r>
    </w:p>
  </w:comment>
  <w:comment w:id="28" w:author="Stefanie Lane" w:date="2022-02-07T18:16:00Z" w:initials="SLL">
    <w:p w14:paraId="3D6EAE9D" w14:textId="13F17ED0" w:rsidR="009E2364" w:rsidRDefault="009E2364">
      <w:pPr>
        <w:pStyle w:val="CommentText"/>
      </w:pPr>
      <w:r>
        <w:rPr>
          <w:rStyle w:val="CommentReference"/>
        </w:rPr>
        <w:annotationRef/>
      </w:r>
      <w:r>
        <w:t xml:space="preserve">Major concern: how/should I be standardizing the number of plots per assemblage type? </w:t>
      </w:r>
    </w:p>
    <w:p w14:paraId="329AAFFB" w14:textId="526CBA77" w:rsidR="009E2364" w:rsidRDefault="009E2364">
      <w:pPr>
        <w:pStyle w:val="CommentText"/>
      </w:pPr>
    </w:p>
    <w:p w14:paraId="178910FC" w14:textId="36E312C0" w:rsidR="009E2364" w:rsidRDefault="009E2364">
      <w:pPr>
        <w:pStyle w:val="CommentText"/>
      </w:pPr>
      <w:r>
        <w:t>Overall, fescue group far more prevalent in previous years: how do I ensure fair comparison, or discuss frequency in 2019?</w:t>
      </w:r>
    </w:p>
  </w:comment>
  <w:comment w:id="29" w:author="Stefanie Lane" w:date="2022-02-07T18:18:00Z" w:initials="SLL">
    <w:p w14:paraId="1ED60392" w14:textId="5376DBC3" w:rsidR="009E2364" w:rsidRDefault="009E2364">
      <w:pPr>
        <w:pStyle w:val="CommentText"/>
      </w:pPr>
      <w:r>
        <w:rPr>
          <w:rStyle w:val="CommentReference"/>
        </w:rPr>
        <w:annotationRef/>
      </w:r>
      <w:r>
        <w:t>Nancy’s suggestion: test influence of losing plots by randomly selecting a subset of plots within an assemblage, and rerun subsets of analysis to see if there’s a difference in outcome. This can be included as a Supplement to substantiate the analyses presented</w:t>
      </w:r>
    </w:p>
  </w:comment>
  <w:comment w:id="30" w:author="Stefanie Lane" w:date="2022-02-07T19:56:00Z" w:initials="SLL">
    <w:p w14:paraId="3A407921" w14:textId="00088A7F" w:rsidR="009E2364" w:rsidRDefault="009E2364">
      <w:pPr>
        <w:pStyle w:val="CommentText"/>
      </w:pPr>
      <w:r>
        <w:rPr>
          <w:rStyle w:val="CommentReference"/>
        </w:rPr>
        <w:annotationRef/>
      </w:r>
      <w:r>
        <w:t xml:space="preserve">Confirm this is an accurate explanation of </w:t>
      </w:r>
      <w:proofErr w:type="spellStart"/>
      <w:r>
        <w:t>multipatt</w:t>
      </w:r>
      <w:proofErr w:type="spellEnd"/>
      <w:r>
        <w:t xml:space="preserve"> function: </w:t>
      </w:r>
      <w:r w:rsidRPr="00195C88">
        <w:t>https://cran.r-project.org/web/packages/indicspecies/indicspecies.pdf</w:t>
      </w:r>
    </w:p>
  </w:comment>
  <w:comment w:id="31" w:author="Stefanie Lane" w:date="2022-02-09T02:40:00Z" w:initials="SLL">
    <w:p w14:paraId="0900CC39" w14:textId="77777777" w:rsidR="009E2364" w:rsidRDefault="009E2364">
      <w:pPr>
        <w:pStyle w:val="CommentText"/>
      </w:pPr>
      <w:r>
        <w:rPr>
          <w:rStyle w:val="CommentReference"/>
        </w:rPr>
        <w:annotationRef/>
      </w:r>
      <w:r>
        <w:t xml:space="preserve">If using beta diversity, see Price et al, 2020, Landscape Ecol. for discussion of relationship to biotic homogenization, and use of </w:t>
      </w:r>
      <w:proofErr w:type="spellStart"/>
      <w:r>
        <w:t>permdisp</w:t>
      </w:r>
      <w:proofErr w:type="spellEnd"/>
      <w:r>
        <w:t>/ANOVA/</w:t>
      </w:r>
      <w:proofErr w:type="spellStart"/>
      <w:r>
        <w:t>PCoA</w:t>
      </w:r>
      <w:proofErr w:type="spellEnd"/>
      <w:r>
        <w:t xml:space="preserve">. </w:t>
      </w:r>
    </w:p>
    <w:p w14:paraId="378F1D3C" w14:textId="77777777" w:rsidR="009E2364" w:rsidRDefault="009E2364">
      <w:pPr>
        <w:pStyle w:val="CommentText"/>
      </w:pPr>
    </w:p>
    <w:p w14:paraId="7EF1CDBA" w14:textId="7AE664E7" w:rsidR="009E2364" w:rsidRDefault="009E2364">
      <w:pPr>
        <w:pStyle w:val="CommentText"/>
      </w:pPr>
      <w:r>
        <w:t>BUT: are assemblages independent? Can I use assemblage as the grouping factor?</w:t>
      </w:r>
    </w:p>
  </w:comment>
  <w:comment w:id="32" w:author="Stefanie Lane" w:date="2022-01-27T17:28:00Z" w:initials="SLL">
    <w:p w14:paraId="39EBAFC5" w14:textId="73858C4F" w:rsidR="009E2364" w:rsidRDefault="009E2364">
      <w:pPr>
        <w:pStyle w:val="CommentText"/>
      </w:pPr>
      <w:r>
        <w:rPr>
          <w:rStyle w:val="CommentReference"/>
        </w:rPr>
        <w:annotationRef/>
      </w:r>
      <w:r>
        <w:t xml:space="preserve"> Include </w:t>
      </w:r>
      <w:r w:rsidR="00682F61">
        <w:t>n</w:t>
      </w:r>
      <w:r>
        <w:t xml:space="preserve"> plots, </w:t>
      </w:r>
      <w:r w:rsidR="00682F61">
        <w:t>n</w:t>
      </w:r>
      <w:r>
        <w:t xml:space="preserve"> species, which species, cover abundance</w:t>
      </w:r>
    </w:p>
  </w:comment>
  <w:comment w:id="33" w:author="Stefanie Lane" w:date="2022-02-07T21:36:00Z" w:initials="SLL">
    <w:p w14:paraId="2E207000" w14:textId="1444242E" w:rsidR="009E2364" w:rsidRDefault="009E2364">
      <w:pPr>
        <w:pStyle w:val="CommentText"/>
      </w:pPr>
      <w:r>
        <w:rPr>
          <w:rStyle w:val="CommentReference"/>
        </w:rPr>
        <w:annotationRef/>
      </w:r>
      <w:r>
        <w:t xml:space="preserve">Placeholder. I want the regional context figure to be bigger, and probably a separate figure from the transect schematics. </w:t>
      </w:r>
    </w:p>
  </w:comment>
  <w:comment w:id="34" w:author="Stefanie Lane" w:date="2022-02-07T19:05:00Z" w:initials="SLL">
    <w:p w14:paraId="2166AF96" w14:textId="3233CFDC" w:rsidR="009E2364" w:rsidRDefault="009E2364">
      <w:pPr>
        <w:pStyle w:val="CommentText"/>
      </w:pPr>
      <w:r>
        <w:rPr>
          <w:rStyle w:val="CommentReference"/>
        </w:rPr>
        <w:annotationRef/>
      </w:r>
      <w:r>
        <w:t>Is it appropriate to mention this influence here, or save all interpretation of plot influence for the Discussion?</w:t>
      </w:r>
    </w:p>
  </w:comment>
  <w:comment w:id="35" w:author="Stefanie Lane" w:date="2022-01-25T16:08:00Z" w:initials="SLL">
    <w:p w14:paraId="65625B5B" w14:textId="1B0AB732" w:rsidR="009E2364" w:rsidRDefault="009E2364">
      <w:pPr>
        <w:pStyle w:val="CommentText"/>
      </w:pPr>
      <w:r>
        <w:rPr>
          <w:rStyle w:val="CommentReference"/>
        </w:rPr>
        <w:annotationRef/>
      </w:r>
      <w:r>
        <w:t>Need to confirm if this is the correct way to present values if measure is a proportion of (gain + loss/total)</w:t>
      </w:r>
    </w:p>
  </w:comment>
  <w:comment w:id="36" w:author="Stefanie Lane" w:date="2022-01-27T16:09:00Z" w:initials="SLL">
    <w:p w14:paraId="528FAD8F" w14:textId="0FE62B7F" w:rsidR="009E2364" w:rsidRDefault="009E2364" w:rsidP="000E4F3A">
      <w:pPr>
        <w:pStyle w:val="CommentText"/>
      </w:pPr>
      <w:r>
        <w:rPr>
          <w:rStyle w:val="CommentReference"/>
        </w:rPr>
        <w:annotationRef/>
      </w:r>
      <w:r>
        <w:t xml:space="preserve">Should show </w:t>
      </w:r>
      <w:r>
        <w:rPr>
          <w:i/>
        </w:rPr>
        <w:t>which</w:t>
      </w:r>
      <w:r>
        <w:t xml:space="preserve"> species lost? Generate table, include as Supplement</w:t>
      </w:r>
    </w:p>
  </w:comment>
  <w:comment w:id="38" w:author="Stefanie Lane" w:date="2022-02-07T20:59:00Z" w:initials="SLL">
    <w:p w14:paraId="412A7B43" w14:textId="49C44AFD" w:rsidR="009E2364" w:rsidRDefault="009E2364">
      <w:pPr>
        <w:pStyle w:val="CommentText"/>
      </w:pPr>
      <w:r>
        <w:rPr>
          <w:rStyle w:val="CommentReference"/>
        </w:rPr>
        <w:annotationRef/>
      </w:r>
      <w:r>
        <w:t>Should I consider adding in the NMDS plots? I’m not sure whether it will visualize new/different information.</w:t>
      </w:r>
    </w:p>
  </w:comment>
  <w:comment w:id="41" w:author="Stefanie Lane" w:date="2022-03-08T12:06:00Z" w:initials="SLL">
    <w:p w14:paraId="7AA8F4A0" w14:textId="1CFB7A2D" w:rsidR="00640EC2" w:rsidRDefault="00640EC2">
      <w:pPr>
        <w:pStyle w:val="CommentText"/>
      </w:pPr>
      <w:r>
        <w:rPr>
          <w:rStyle w:val="CommentReference"/>
        </w:rPr>
        <w:annotationRef/>
      </w:r>
      <w:r w:rsidR="001B46DC">
        <w:t>Analyses from prior versions included this plot showing compositional shifts over time</w:t>
      </w:r>
      <w:r w:rsidR="0065175A">
        <w:t xml:space="preserve"> (not written in to Methods/Results in this draft)</w:t>
      </w:r>
      <w:r w:rsidR="001B46DC">
        <w:t xml:space="preserve">. </w:t>
      </w:r>
      <w:r w:rsidR="0065175A">
        <w:t xml:space="preserve">I had also tried to use ANOSIM and PERMANOVA to demonstrate statistically significant shifts in composition. However, I am uncertain whether these are ecologically meaningful measurements. </w:t>
      </w:r>
    </w:p>
  </w:comment>
  <w:comment w:id="62" w:author="Stefanie Lane" w:date="2022-02-02T09:26:00Z" w:initials="SLL">
    <w:p w14:paraId="6764C290" w14:textId="7EBCD26D" w:rsidR="009E2364" w:rsidRDefault="009E2364">
      <w:pPr>
        <w:pStyle w:val="CommentText"/>
      </w:pPr>
      <w:r>
        <w:rPr>
          <w:rStyle w:val="CommentReference"/>
        </w:rPr>
        <w:annotationRef/>
      </w:r>
      <w:r>
        <w:t>I’m concerned that Poa palustris may have been misidentified between 1999 &amp; 2019. I may resolve by combining the two species (which will change all analyses), and/or refining all plots to show a reduced number of species of interest</w:t>
      </w:r>
    </w:p>
  </w:comment>
  <w:comment w:id="63" w:author="Stefanie Lane" w:date="2022-03-10T16:38:00Z" w:initials="SLL">
    <w:p w14:paraId="1B505545" w14:textId="08D27D31" w:rsidR="000C13F0" w:rsidRDefault="000C13F0">
      <w:pPr>
        <w:pStyle w:val="CommentText"/>
      </w:pPr>
      <w:r>
        <w:rPr>
          <w:rStyle w:val="CommentReference"/>
        </w:rPr>
        <w:annotationRef/>
      </w:r>
      <w:r>
        <w:t xml:space="preserve">Per NAS, questions from v. 2.3: use [turnover] to help speak to whether redundancy might be shifting. I don’t think you need to state it here; that might oversell it. However, you can use this </w:t>
      </w:r>
      <w:proofErr w:type="spellStart"/>
      <w:r>
        <w:t>srategically</w:t>
      </w:r>
      <w:proofErr w:type="spellEnd"/>
      <w:r>
        <w:t xml:space="preserve"> in your discussion</w:t>
      </w:r>
    </w:p>
  </w:comment>
  <w:comment w:id="64" w:author="Stefanie Lane" w:date="2022-01-27T16:13:00Z" w:initials="SLL">
    <w:p w14:paraId="394674D0" w14:textId="77777777" w:rsidR="009E2364" w:rsidRDefault="009E2364" w:rsidP="00827EE2">
      <w:pPr>
        <w:pStyle w:val="CommentText"/>
      </w:pPr>
      <w:r>
        <w:rPr>
          <w:rStyle w:val="CommentReference"/>
        </w:rPr>
        <w:annotationRef/>
      </w:r>
      <w:r>
        <w:t xml:space="preserve">See also: Yuan et al., 2016, </w:t>
      </w:r>
      <w:proofErr w:type="spellStart"/>
      <w:r>
        <w:t>wrt</w:t>
      </w:r>
      <w:proofErr w:type="spellEnd"/>
      <w:r>
        <w:t xml:space="preserve"> spatial vs. temporal turnover</w:t>
      </w:r>
    </w:p>
  </w:comment>
  <w:comment w:id="65" w:author="Stefanie Lane" w:date="2022-02-07T19:38:00Z" w:initials="SLL">
    <w:p w14:paraId="3C4823D5" w14:textId="3ADD2E59" w:rsidR="009E2364" w:rsidRDefault="009E2364">
      <w:pPr>
        <w:pStyle w:val="CommentText"/>
      </w:pPr>
      <w:r>
        <w:rPr>
          <w:rStyle w:val="CommentReference"/>
        </w:rPr>
        <w:annotationRef/>
      </w:r>
      <w:r>
        <w:t xml:space="preserve">I still need to explain the impacts of 50% fewer plots in 2019. I’m uncertain how to explain this clearly. </w:t>
      </w:r>
    </w:p>
  </w:comment>
  <w:comment w:id="66" w:author="Stefanie Lane" w:date="2022-02-07T18:56:00Z" w:initials="SLL">
    <w:p w14:paraId="491B3DC8" w14:textId="16E491EC" w:rsidR="009E2364" w:rsidRDefault="009E2364">
      <w:pPr>
        <w:pStyle w:val="CommentText"/>
      </w:pPr>
      <w:r>
        <w:rPr>
          <w:rStyle w:val="CommentReference"/>
        </w:rPr>
        <w:annotationRef/>
      </w:r>
      <w:r>
        <w:t>Remove if/when co-authors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589F4B" w15:done="0"/>
  <w15:commentEx w15:paraId="0D01CEC5" w15:done="0"/>
  <w15:commentEx w15:paraId="697CCC2C" w15:done="0"/>
  <w15:commentEx w15:paraId="6A1A069D" w15:done="0"/>
  <w15:commentEx w15:paraId="253B136F" w15:done="0"/>
  <w15:commentEx w15:paraId="46825078" w15:done="0"/>
  <w15:commentEx w15:paraId="0633E6DC" w15:done="0"/>
  <w15:commentEx w15:paraId="620FC0C7" w15:done="0"/>
  <w15:commentEx w15:paraId="2C31C95B" w15:done="0"/>
  <w15:commentEx w15:paraId="5116E480" w15:done="0"/>
  <w15:commentEx w15:paraId="27F8589C" w15:done="0"/>
  <w15:commentEx w15:paraId="717DDD63" w15:done="0"/>
  <w15:commentEx w15:paraId="64ADE1BB" w15:done="0"/>
  <w15:commentEx w15:paraId="178910FC" w15:done="0"/>
  <w15:commentEx w15:paraId="1ED60392" w15:paraIdParent="178910FC" w15:done="0"/>
  <w15:commentEx w15:paraId="3A407921" w15:done="0"/>
  <w15:commentEx w15:paraId="7EF1CDBA" w15:done="0"/>
  <w15:commentEx w15:paraId="39EBAFC5" w15:done="0"/>
  <w15:commentEx w15:paraId="2E207000" w15:done="0"/>
  <w15:commentEx w15:paraId="2166AF96" w15:done="0"/>
  <w15:commentEx w15:paraId="65625B5B" w15:done="0"/>
  <w15:commentEx w15:paraId="528FAD8F" w15:done="0"/>
  <w15:commentEx w15:paraId="412A7B43" w15:done="0"/>
  <w15:commentEx w15:paraId="7AA8F4A0" w15:done="0"/>
  <w15:commentEx w15:paraId="6764C290" w15:done="0"/>
  <w15:commentEx w15:paraId="1B505545" w15:done="0"/>
  <w15:commentEx w15:paraId="394674D0" w15:done="0"/>
  <w15:commentEx w15:paraId="3C4823D5" w15:done="0"/>
  <w15:commentEx w15:paraId="491B3DC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BC4AA" w16cex:dateUtc="2022-02-08T00:17:00Z"/>
  <w16cex:commentExtensible w16cex:durableId="25B91B77" w16cex:dateUtc="2022-02-18T03:07:00Z"/>
  <w16cex:commentExtensible w16cex:durableId="25B9067C" w16cex:dateUtc="2022-02-18T01:38:00Z"/>
  <w16cex:commentExtensible w16cex:durableId="25C88864" w16cex:dateUtc="2022-03-01T19:56:00Z"/>
  <w16cex:commentExtensible w16cex:durableId="25C885CB" w16cex:dateUtc="2022-03-01T19:45:00Z"/>
  <w16cex:commentExtensible w16cex:durableId="25CC6C8C" w16cex:dateUtc="2022-03-04T18:46:00Z"/>
  <w16cex:commentExtensible w16cex:durableId="25C8861B" w16cex:dateUtc="2022-03-01T19:46:00Z"/>
  <w16cex:commentExtensible w16cex:durableId="25CC6BD0" w16cex:dateUtc="2022-03-04T18:43:00Z"/>
  <w16cex:commentExtensible w16cex:durableId="25ABD02F" w16cex:dateUtc="2022-02-08T01:06:00Z"/>
  <w16cex:commentExtensible w16cex:durableId="25C88AB2" w16cex:dateUtc="2022-03-01T20:06:00Z"/>
  <w16cex:commentExtensible w16cex:durableId="25C88B0C" w16cex:dateUtc="2022-03-01T20:07:00Z"/>
  <w16cex:commentExtensible w16cex:durableId="25ABDB2C" w16cex:dateUtc="2022-02-08T01:53:00Z"/>
  <w16cex:commentExtensible w16cex:durableId="25CC6CAF" w16cex:dateUtc="2022-03-04T18:47:00Z"/>
  <w16cex:commentExtensible w16cex:durableId="25ABE9FD" w16cex:dateUtc="2022-02-08T02:57:00Z"/>
  <w16cex:commentExtensible w16cex:durableId="25ABD7B9" w16cex:dateUtc="2022-02-08T01:39:00Z"/>
  <w16cex:commentExtensible w16cex:durableId="25ABE09B" w16cex:dateUtc="2022-02-08T02:16:00Z"/>
  <w16cex:commentExtensible w16cex:durableId="25ABE0DB" w16cex:dateUtc="2022-02-08T02:18:00Z"/>
  <w16cex:commentExtensible w16cex:durableId="25ABF7E7" w16cex:dateUtc="2022-02-08T03:56:00Z"/>
  <w16cex:commentExtensible w16cex:durableId="25ADA800" w16cex:dateUtc="2022-02-09T10:40:00Z"/>
  <w16cex:commentExtensible w16cex:durableId="259D54DB" w16cex:dateUtc="2022-01-28T01:28:00Z"/>
  <w16cex:commentExtensible w16cex:durableId="25AC0F5C" w16cex:dateUtc="2022-02-08T05:36:00Z"/>
  <w16cex:commentExtensible w16cex:durableId="25ABEBF4" w16cex:dateUtc="2022-02-08T03:05:00Z"/>
  <w16cex:commentExtensible w16cex:durableId="259A9F10" w16cex:dateUtc="2022-01-26T00:08:00Z"/>
  <w16cex:commentExtensible w16cex:durableId="259D422D" w16cex:dateUtc="2022-01-28T00:09:00Z"/>
  <w16cex:commentExtensible w16cex:durableId="25AC06BE" w16cex:dateUtc="2022-02-08T04:59:00Z"/>
  <w16cex:commentExtensible w16cex:durableId="25CC6AD2" w16cex:dateUtc="2022-02-02T17:26:00Z"/>
  <w16cex:commentExtensible w16cex:durableId="25ABF242" w16cex:dateUtc="2022-01-28T00:13:00Z"/>
  <w16cex:commentExtensible w16cex:durableId="25ABF3B0" w16cex:dateUtc="2022-02-08T03:38:00Z"/>
  <w16cex:commentExtensible w16cex:durableId="25ABE9CD" w16cex:dateUtc="2022-02-08T02: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589F4B" w16cid:durableId="25ABC4AA"/>
  <w16cid:commentId w16cid:paraId="0D01CEC5" w16cid:durableId="261D2BC3"/>
  <w16cid:commentId w16cid:paraId="697CCC2C" w16cid:durableId="25B91B77"/>
  <w16cid:commentId w16cid:paraId="6A1A069D" w16cid:durableId="25B9067C"/>
  <w16cid:commentId w16cid:paraId="253B136F" w16cid:durableId="25C885CB"/>
  <w16cid:commentId w16cid:paraId="46825078" w16cid:durableId="25CC6C8C"/>
  <w16cid:commentId w16cid:paraId="0633E6DC" w16cid:durableId="25C8861B"/>
  <w16cid:commentId w16cid:paraId="620FC0C7" w16cid:durableId="25CC6BD0"/>
  <w16cid:commentId w16cid:paraId="2C31C95B" w16cid:durableId="25C88B0C"/>
  <w16cid:commentId w16cid:paraId="5116E480" w16cid:durableId="25ABDB2C"/>
  <w16cid:commentId w16cid:paraId="27F8589C" w16cid:durableId="25CC6CAF"/>
  <w16cid:commentId w16cid:paraId="717DDD63" w16cid:durableId="25ABE9FD"/>
  <w16cid:commentId w16cid:paraId="64ADE1BB" w16cid:durableId="25ABD7B9"/>
  <w16cid:commentId w16cid:paraId="178910FC" w16cid:durableId="25ABE09B"/>
  <w16cid:commentId w16cid:paraId="1ED60392" w16cid:durableId="25ABE0DB"/>
  <w16cid:commentId w16cid:paraId="3A407921" w16cid:durableId="25ABF7E7"/>
  <w16cid:commentId w16cid:paraId="7EF1CDBA" w16cid:durableId="25ADA800"/>
  <w16cid:commentId w16cid:paraId="39EBAFC5" w16cid:durableId="259D54DB"/>
  <w16cid:commentId w16cid:paraId="2E207000" w16cid:durableId="25AC0F5C"/>
  <w16cid:commentId w16cid:paraId="2166AF96" w16cid:durableId="25ABEBF4"/>
  <w16cid:commentId w16cid:paraId="65625B5B" w16cid:durableId="259A9F10"/>
  <w16cid:commentId w16cid:paraId="528FAD8F" w16cid:durableId="259D422D"/>
  <w16cid:commentId w16cid:paraId="412A7B43" w16cid:durableId="25AC06BE"/>
  <w16cid:commentId w16cid:paraId="7AA8F4A0" w16cid:durableId="25D1C52F"/>
  <w16cid:commentId w16cid:paraId="6764C290" w16cid:durableId="25CC6AD2"/>
  <w16cid:commentId w16cid:paraId="1B505545" w16cid:durableId="25D4A804"/>
  <w16cid:commentId w16cid:paraId="394674D0" w16cid:durableId="25ABF242"/>
  <w16cid:commentId w16cid:paraId="3C4823D5" w16cid:durableId="25ABF3B0"/>
  <w16cid:commentId w16cid:paraId="491B3DC8" w16cid:durableId="25ABE9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7D276A" w14:textId="77777777" w:rsidR="00BB43F1" w:rsidRDefault="00BB43F1" w:rsidP="00BF4E75">
      <w:pPr>
        <w:spacing w:after="0" w:line="240" w:lineRule="auto"/>
      </w:pPr>
      <w:r>
        <w:separator/>
      </w:r>
    </w:p>
  </w:endnote>
  <w:endnote w:type="continuationSeparator" w:id="0">
    <w:p w14:paraId="208CBE00" w14:textId="77777777" w:rsidR="00BB43F1" w:rsidRDefault="00BB43F1" w:rsidP="00BF4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DEC61E" w14:textId="77777777" w:rsidR="00BB43F1" w:rsidRDefault="00BB43F1" w:rsidP="00BF4E75">
      <w:pPr>
        <w:spacing w:after="0" w:line="240" w:lineRule="auto"/>
      </w:pPr>
      <w:r>
        <w:separator/>
      </w:r>
    </w:p>
  </w:footnote>
  <w:footnote w:type="continuationSeparator" w:id="0">
    <w:p w14:paraId="7D110FB0" w14:textId="77777777" w:rsidR="00BB43F1" w:rsidRDefault="00BB43F1" w:rsidP="00BF4E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5818"/>
      <w:docPartObj>
        <w:docPartGallery w:val="Page Numbers (Top of Page)"/>
        <w:docPartUnique/>
      </w:docPartObj>
    </w:sdtPr>
    <w:sdtEndPr>
      <w:rPr>
        <w:noProof/>
      </w:rPr>
    </w:sdtEndPr>
    <w:sdtContent>
      <w:p w14:paraId="7C2A62D9" w14:textId="2BBD0AC5" w:rsidR="009E2364" w:rsidRDefault="009E2364">
        <w:pPr>
          <w:pStyle w:val="Header"/>
          <w:jc w:val="right"/>
        </w:pPr>
        <w:r>
          <w:t xml:space="preserve">Lane, 2022. Plant community stability in Ladner Marsh, pg.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9E2364" w:rsidRDefault="009E23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8"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A7024B"/>
    <w:multiLevelType w:val="hybridMultilevel"/>
    <w:tmpl w:val="6CFA4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3"/>
  </w:num>
  <w:num w:numId="3">
    <w:abstractNumId w:val="9"/>
  </w:num>
  <w:num w:numId="4">
    <w:abstractNumId w:val="12"/>
  </w:num>
  <w:num w:numId="5">
    <w:abstractNumId w:val="19"/>
  </w:num>
  <w:num w:numId="6">
    <w:abstractNumId w:val="18"/>
  </w:num>
  <w:num w:numId="7">
    <w:abstractNumId w:val="6"/>
  </w:num>
  <w:num w:numId="8">
    <w:abstractNumId w:val="5"/>
  </w:num>
  <w:num w:numId="9">
    <w:abstractNumId w:val="14"/>
  </w:num>
  <w:num w:numId="10">
    <w:abstractNumId w:val="1"/>
  </w:num>
  <w:num w:numId="11">
    <w:abstractNumId w:val="0"/>
  </w:num>
  <w:num w:numId="12">
    <w:abstractNumId w:val="2"/>
  </w:num>
  <w:num w:numId="13">
    <w:abstractNumId w:val="8"/>
  </w:num>
  <w:num w:numId="14">
    <w:abstractNumId w:val="16"/>
  </w:num>
  <w:num w:numId="15">
    <w:abstractNumId w:val="4"/>
  </w:num>
  <w:num w:numId="16">
    <w:abstractNumId w:val="11"/>
  </w:num>
  <w:num w:numId="17">
    <w:abstractNumId w:val="17"/>
  </w:num>
  <w:num w:numId="18">
    <w:abstractNumId w:val="13"/>
  </w:num>
  <w:num w:numId="19">
    <w:abstractNumId w:val="7"/>
  </w:num>
  <w:num w:numId="2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ie Lane">
    <w15:presenceInfo w15:providerId="None" w15:userId="Stefanie Lane"/>
  </w15:person>
  <w15:person w15:author="n">
    <w15:presenceInfo w15:providerId="Windows Live" w15:userId="81f6a45a1744a3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7C90"/>
    <w:rsid w:val="00010D37"/>
    <w:rsid w:val="0001195D"/>
    <w:rsid w:val="00011E3D"/>
    <w:rsid w:val="00012A89"/>
    <w:rsid w:val="00012C42"/>
    <w:rsid w:val="000146C2"/>
    <w:rsid w:val="00014A9A"/>
    <w:rsid w:val="000169C2"/>
    <w:rsid w:val="00020056"/>
    <w:rsid w:val="00021ECF"/>
    <w:rsid w:val="0003077F"/>
    <w:rsid w:val="00030FB9"/>
    <w:rsid w:val="0003526B"/>
    <w:rsid w:val="0003545C"/>
    <w:rsid w:val="0003711B"/>
    <w:rsid w:val="000406CD"/>
    <w:rsid w:val="00041623"/>
    <w:rsid w:val="000425A4"/>
    <w:rsid w:val="00042C5A"/>
    <w:rsid w:val="000431F1"/>
    <w:rsid w:val="00045C36"/>
    <w:rsid w:val="00050718"/>
    <w:rsid w:val="00056084"/>
    <w:rsid w:val="00057D4B"/>
    <w:rsid w:val="00060358"/>
    <w:rsid w:val="00060AB7"/>
    <w:rsid w:val="00061706"/>
    <w:rsid w:val="00063E63"/>
    <w:rsid w:val="0006408D"/>
    <w:rsid w:val="000648CF"/>
    <w:rsid w:val="0006502E"/>
    <w:rsid w:val="00066EFD"/>
    <w:rsid w:val="000678E1"/>
    <w:rsid w:val="000710F5"/>
    <w:rsid w:val="0007225D"/>
    <w:rsid w:val="00073000"/>
    <w:rsid w:val="00074139"/>
    <w:rsid w:val="000766B8"/>
    <w:rsid w:val="00076FA5"/>
    <w:rsid w:val="000832A2"/>
    <w:rsid w:val="000834F5"/>
    <w:rsid w:val="00085CD4"/>
    <w:rsid w:val="000900E9"/>
    <w:rsid w:val="000A3AB7"/>
    <w:rsid w:val="000B2B17"/>
    <w:rsid w:val="000B37AD"/>
    <w:rsid w:val="000B556F"/>
    <w:rsid w:val="000B6922"/>
    <w:rsid w:val="000C13F0"/>
    <w:rsid w:val="000C2F44"/>
    <w:rsid w:val="000C3F87"/>
    <w:rsid w:val="000C4B24"/>
    <w:rsid w:val="000C7EAE"/>
    <w:rsid w:val="000C7F52"/>
    <w:rsid w:val="000D0AF3"/>
    <w:rsid w:val="000D0EFF"/>
    <w:rsid w:val="000D1B5F"/>
    <w:rsid w:val="000D215B"/>
    <w:rsid w:val="000D3031"/>
    <w:rsid w:val="000D33FC"/>
    <w:rsid w:val="000D4503"/>
    <w:rsid w:val="000D7921"/>
    <w:rsid w:val="000E1309"/>
    <w:rsid w:val="000E4F3A"/>
    <w:rsid w:val="000E643E"/>
    <w:rsid w:val="000F08CD"/>
    <w:rsid w:val="000F0F9A"/>
    <w:rsid w:val="000F0FB8"/>
    <w:rsid w:val="000F3F96"/>
    <w:rsid w:val="000F4196"/>
    <w:rsid w:val="000F6CCA"/>
    <w:rsid w:val="00100565"/>
    <w:rsid w:val="00100D21"/>
    <w:rsid w:val="00102B71"/>
    <w:rsid w:val="0010340E"/>
    <w:rsid w:val="001042B3"/>
    <w:rsid w:val="00110DE4"/>
    <w:rsid w:val="001148DE"/>
    <w:rsid w:val="00114EB3"/>
    <w:rsid w:val="00116D28"/>
    <w:rsid w:val="0012104D"/>
    <w:rsid w:val="00122537"/>
    <w:rsid w:val="00124273"/>
    <w:rsid w:val="00124BDB"/>
    <w:rsid w:val="001307AD"/>
    <w:rsid w:val="00130DE3"/>
    <w:rsid w:val="001369F0"/>
    <w:rsid w:val="00137DE2"/>
    <w:rsid w:val="001401E6"/>
    <w:rsid w:val="00140BDF"/>
    <w:rsid w:val="00142404"/>
    <w:rsid w:val="00145842"/>
    <w:rsid w:val="00151992"/>
    <w:rsid w:val="0015552F"/>
    <w:rsid w:val="0015725C"/>
    <w:rsid w:val="001578C8"/>
    <w:rsid w:val="00160B87"/>
    <w:rsid w:val="00161052"/>
    <w:rsid w:val="0016265B"/>
    <w:rsid w:val="00165DCB"/>
    <w:rsid w:val="00170E03"/>
    <w:rsid w:val="00171408"/>
    <w:rsid w:val="00175845"/>
    <w:rsid w:val="00175D27"/>
    <w:rsid w:val="00177A8E"/>
    <w:rsid w:val="00177F29"/>
    <w:rsid w:val="00182C65"/>
    <w:rsid w:val="00182D7E"/>
    <w:rsid w:val="00183E18"/>
    <w:rsid w:val="00184440"/>
    <w:rsid w:val="0018553F"/>
    <w:rsid w:val="00185AB9"/>
    <w:rsid w:val="00191332"/>
    <w:rsid w:val="00191909"/>
    <w:rsid w:val="00191A59"/>
    <w:rsid w:val="00193021"/>
    <w:rsid w:val="00195C88"/>
    <w:rsid w:val="00195D4F"/>
    <w:rsid w:val="001A0EA3"/>
    <w:rsid w:val="001A3616"/>
    <w:rsid w:val="001A3ED2"/>
    <w:rsid w:val="001A595A"/>
    <w:rsid w:val="001A74A2"/>
    <w:rsid w:val="001B0737"/>
    <w:rsid w:val="001B1861"/>
    <w:rsid w:val="001B3F90"/>
    <w:rsid w:val="001B46DC"/>
    <w:rsid w:val="001C04D5"/>
    <w:rsid w:val="001C33F4"/>
    <w:rsid w:val="001C4110"/>
    <w:rsid w:val="001C64DC"/>
    <w:rsid w:val="001D098D"/>
    <w:rsid w:val="001D3977"/>
    <w:rsid w:val="001E072A"/>
    <w:rsid w:val="001E210B"/>
    <w:rsid w:val="001E3C6F"/>
    <w:rsid w:val="001E5D06"/>
    <w:rsid w:val="001E6553"/>
    <w:rsid w:val="001E759C"/>
    <w:rsid w:val="001F19B1"/>
    <w:rsid w:val="001F436B"/>
    <w:rsid w:val="001F5545"/>
    <w:rsid w:val="001F699E"/>
    <w:rsid w:val="001F6AC9"/>
    <w:rsid w:val="0020507B"/>
    <w:rsid w:val="00205444"/>
    <w:rsid w:val="00205D24"/>
    <w:rsid w:val="002066B9"/>
    <w:rsid w:val="002117EF"/>
    <w:rsid w:val="00215C48"/>
    <w:rsid w:val="0022363E"/>
    <w:rsid w:val="00231775"/>
    <w:rsid w:val="00232AF1"/>
    <w:rsid w:val="002355AC"/>
    <w:rsid w:val="00235C27"/>
    <w:rsid w:val="00236A5C"/>
    <w:rsid w:val="0023791D"/>
    <w:rsid w:val="0024305C"/>
    <w:rsid w:val="00245C13"/>
    <w:rsid w:val="002501CE"/>
    <w:rsid w:val="002505BD"/>
    <w:rsid w:val="00250AFD"/>
    <w:rsid w:val="00251F2D"/>
    <w:rsid w:val="002532A3"/>
    <w:rsid w:val="00255BCB"/>
    <w:rsid w:val="00260E9B"/>
    <w:rsid w:val="002613DE"/>
    <w:rsid w:val="00262B24"/>
    <w:rsid w:val="0026405A"/>
    <w:rsid w:val="00265374"/>
    <w:rsid w:val="0027315E"/>
    <w:rsid w:val="00276B00"/>
    <w:rsid w:val="00277767"/>
    <w:rsid w:val="00281B1F"/>
    <w:rsid w:val="002839E8"/>
    <w:rsid w:val="002853ED"/>
    <w:rsid w:val="0029101D"/>
    <w:rsid w:val="00291286"/>
    <w:rsid w:val="00293DD0"/>
    <w:rsid w:val="00295CCC"/>
    <w:rsid w:val="0029656F"/>
    <w:rsid w:val="002979C4"/>
    <w:rsid w:val="00297FBE"/>
    <w:rsid w:val="002A3848"/>
    <w:rsid w:val="002A5220"/>
    <w:rsid w:val="002A5734"/>
    <w:rsid w:val="002A5853"/>
    <w:rsid w:val="002A77CD"/>
    <w:rsid w:val="002B0984"/>
    <w:rsid w:val="002B346B"/>
    <w:rsid w:val="002B6766"/>
    <w:rsid w:val="002B7F52"/>
    <w:rsid w:val="002C1B96"/>
    <w:rsid w:val="002C2500"/>
    <w:rsid w:val="002C3C8D"/>
    <w:rsid w:val="002C55D8"/>
    <w:rsid w:val="002D0C63"/>
    <w:rsid w:val="002D4941"/>
    <w:rsid w:val="002D5D96"/>
    <w:rsid w:val="002D6004"/>
    <w:rsid w:val="002D603D"/>
    <w:rsid w:val="002D7F1C"/>
    <w:rsid w:val="002E1C7E"/>
    <w:rsid w:val="002E39F4"/>
    <w:rsid w:val="002E43B4"/>
    <w:rsid w:val="002E4D1C"/>
    <w:rsid w:val="002E4E7F"/>
    <w:rsid w:val="002E52B1"/>
    <w:rsid w:val="002E58E8"/>
    <w:rsid w:val="002F27E1"/>
    <w:rsid w:val="002F3C7E"/>
    <w:rsid w:val="002F7CB6"/>
    <w:rsid w:val="003069B8"/>
    <w:rsid w:val="00311779"/>
    <w:rsid w:val="00311DF5"/>
    <w:rsid w:val="003124A1"/>
    <w:rsid w:val="0031439A"/>
    <w:rsid w:val="00314D54"/>
    <w:rsid w:val="00315C34"/>
    <w:rsid w:val="00316E6C"/>
    <w:rsid w:val="00321D8D"/>
    <w:rsid w:val="00322751"/>
    <w:rsid w:val="0032580F"/>
    <w:rsid w:val="00327D46"/>
    <w:rsid w:val="00330735"/>
    <w:rsid w:val="00331CF9"/>
    <w:rsid w:val="00336630"/>
    <w:rsid w:val="00340BB0"/>
    <w:rsid w:val="00340BED"/>
    <w:rsid w:val="00341EBD"/>
    <w:rsid w:val="00342ABF"/>
    <w:rsid w:val="003436E0"/>
    <w:rsid w:val="00343A98"/>
    <w:rsid w:val="00345DE4"/>
    <w:rsid w:val="00350D7F"/>
    <w:rsid w:val="00352A16"/>
    <w:rsid w:val="00353F7C"/>
    <w:rsid w:val="003554A2"/>
    <w:rsid w:val="00356FC2"/>
    <w:rsid w:val="00357A5D"/>
    <w:rsid w:val="00361ED3"/>
    <w:rsid w:val="00362708"/>
    <w:rsid w:val="00362DA9"/>
    <w:rsid w:val="00363A72"/>
    <w:rsid w:val="00365200"/>
    <w:rsid w:val="00365F91"/>
    <w:rsid w:val="00373BDC"/>
    <w:rsid w:val="00375FF5"/>
    <w:rsid w:val="00380BA0"/>
    <w:rsid w:val="00380D8E"/>
    <w:rsid w:val="003841DB"/>
    <w:rsid w:val="00390DB5"/>
    <w:rsid w:val="00391339"/>
    <w:rsid w:val="00392DC9"/>
    <w:rsid w:val="003A3518"/>
    <w:rsid w:val="003B0E2E"/>
    <w:rsid w:val="003B2DDD"/>
    <w:rsid w:val="003B6B3D"/>
    <w:rsid w:val="003C77E5"/>
    <w:rsid w:val="003C783A"/>
    <w:rsid w:val="003D0B07"/>
    <w:rsid w:val="003D15FC"/>
    <w:rsid w:val="003D30A6"/>
    <w:rsid w:val="003D5257"/>
    <w:rsid w:val="003E3BE9"/>
    <w:rsid w:val="003E5380"/>
    <w:rsid w:val="003F0CC5"/>
    <w:rsid w:val="003F0DE8"/>
    <w:rsid w:val="003F3E2D"/>
    <w:rsid w:val="003F3F7D"/>
    <w:rsid w:val="00403637"/>
    <w:rsid w:val="0040424A"/>
    <w:rsid w:val="00404CFC"/>
    <w:rsid w:val="00405FBE"/>
    <w:rsid w:val="00415113"/>
    <w:rsid w:val="004215E5"/>
    <w:rsid w:val="00421CA1"/>
    <w:rsid w:val="00431393"/>
    <w:rsid w:val="004313B8"/>
    <w:rsid w:val="0043333B"/>
    <w:rsid w:val="00443FA2"/>
    <w:rsid w:val="00447764"/>
    <w:rsid w:val="00451D10"/>
    <w:rsid w:val="00453ACC"/>
    <w:rsid w:val="00456B4F"/>
    <w:rsid w:val="0045765D"/>
    <w:rsid w:val="00463533"/>
    <w:rsid w:val="004645C0"/>
    <w:rsid w:val="00464FB4"/>
    <w:rsid w:val="00466393"/>
    <w:rsid w:val="0046752E"/>
    <w:rsid w:val="004715D9"/>
    <w:rsid w:val="004832DC"/>
    <w:rsid w:val="004834EB"/>
    <w:rsid w:val="0048459B"/>
    <w:rsid w:val="00485A40"/>
    <w:rsid w:val="00493281"/>
    <w:rsid w:val="00496BFB"/>
    <w:rsid w:val="00496DDE"/>
    <w:rsid w:val="00497451"/>
    <w:rsid w:val="004A05B5"/>
    <w:rsid w:val="004A412C"/>
    <w:rsid w:val="004C0674"/>
    <w:rsid w:val="004C3383"/>
    <w:rsid w:val="004C3D45"/>
    <w:rsid w:val="004C58D7"/>
    <w:rsid w:val="004C6C15"/>
    <w:rsid w:val="004C7DF9"/>
    <w:rsid w:val="004D0D10"/>
    <w:rsid w:val="004D7707"/>
    <w:rsid w:val="004E2523"/>
    <w:rsid w:val="004E41B7"/>
    <w:rsid w:val="004E4FD4"/>
    <w:rsid w:val="004E6247"/>
    <w:rsid w:val="004F31B5"/>
    <w:rsid w:val="004F5D7D"/>
    <w:rsid w:val="00502AA6"/>
    <w:rsid w:val="00504CB3"/>
    <w:rsid w:val="00504E47"/>
    <w:rsid w:val="00505257"/>
    <w:rsid w:val="00514DA9"/>
    <w:rsid w:val="00516504"/>
    <w:rsid w:val="00516E54"/>
    <w:rsid w:val="005209C4"/>
    <w:rsid w:val="005211A7"/>
    <w:rsid w:val="005314CF"/>
    <w:rsid w:val="005317D4"/>
    <w:rsid w:val="00532682"/>
    <w:rsid w:val="005372BF"/>
    <w:rsid w:val="00537848"/>
    <w:rsid w:val="00546478"/>
    <w:rsid w:val="00547C63"/>
    <w:rsid w:val="00552E8C"/>
    <w:rsid w:val="00554B0B"/>
    <w:rsid w:val="00556C34"/>
    <w:rsid w:val="00557665"/>
    <w:rsid w:val="0055787A"/>
    <w:rsid w:val="00562266"/>
    <w:rsid w:val="005622C3"/>
    <w:rsid w:val="00563294"/>
    <w:rsid w:val="00566C69"/>
    <w:rsid w:val="0058125F"/>
    <w:rsid w:val="0058243F"/>
    <w:rsid w:val="0058398E"/>
    <w:rsid w:val="00586761"/>
    <w:rsid w:val="005867A4"/>
    <w:rsid w:val="00586B0D"/>
    <w:rsid w:val="0059170F"/>
    <w:rsid w:val="00592A8A"/>
    <w:rsid w:val="00592B7A"/>
    <w:rsid w:val="00592C5E"/>
    <w:rsid w:val="00597434"/>
    <w:rsid w:val="00597B6A"/>
    <w:rsid w:val="005A13B4"/>
    <w:rsid w:val="005A152F"/>
    <w:rsid w:val="005A45E0"/>
    <w:rsid w:val="005A64B1"/>
    <w:rsid w:val="005B182C"/>
    <w:rsid w:val="005B2A34"/>
    <w:rsid w:val="005B3DD8"/>
    <w:rsid w:val="005B3EAB"/>
    <w:rsid w:val="005B41A4"/>
    <w:rsid w:val="005B6F7B"/>
    <w:rsid w:val="005B73D6"/>
    <w:rsid w:val="005C0700"/>
    <w:rsid w:val="005C1666"/>
    <w:rsid w:val="005C36D9"/>
    <w:rsid w:val="005D2289"/>
    <w:rsid w:val="005D3606"/>
    <w:rsid w:val="005D4914"/>
    <w:rsid w:val="005D4D22"/>
    <w:rsid w:val="005D63D3"/>
    <w:rsid w:val="005D71DC"/>
    <w:rsid w:val="005D7840"/>
    <w:rsid w:val="005E1406"/>
    <w:rsid w:val="005E1C14"/>
    <w:rsid w:val="005E3171"/>
    <w:rsid w:val="005E4258"/>
    <w:rsid w:val="005E629B"/>
    <w:rsid w:val="005E6D45"/>
    <w:rsid w:val="005E7ED4"/>
    <w:rsid w:val="005F13EF"/>
    <w:rsid w:val="005F1C36"/>
    <w:rsid w:val="005F30A9"/>
    <w:rsid w:val="005F3F8D"/>
    <w:rsid w:val="005F44EE"/>
    <w:rsid w:val="005F7C5D"/>
    <w:rsid w:val="006058F4"/>
    <w:rsid w:val="006072B1"/>
    <w:rsid w:val="00607741"/>
    <w:rsid w:val="00612035"/>
    <w:rsid w:val="00612ED6"/>
    <w:rsid w:val="00613DBC"/>
    <w:rsid w:val="006144D9"/>
    <w:rsid w:val="00614712"/>
    <w:rsid w:val="00615617"/>
    <w:rsid w:val="006202C7"/>
    <w:rsid w:val="006229F7"/>
    <w:rsid w:val="00623488"/>
    <w:rsid w:val="006236E0"/>
    <w:rsid w:val="00632BF9"/>
    <w:rsid w:val="00637D0D"/>
    <w:rsid w:val="00640EC2"/>
    <w:rsid w:val="0064149B"/>
    <w:rsid w:val="00645972"/>
    <w:rsid w:val="006509EF"/>
    <w:rsid w:val="0065175A"/>
    <w:rsid w:val="00653374"/>
    <w:rsid w:val="006561F0"/>
    <w:rsid w:val="00656568"/>
    <w:rsid w:val="006571A8"/>
    <w:rsid w:val="00660F1B"/>
    <w:rsid w:val="006634D1"/>
    <w:rsid w:val="0066549B"/>
    <w:rsid w:val="00666186"/>
    <w:rsid w:val="00666F91"/>
    <w:rsid w:val="0066777E"/>
    <w:rsid w:val="00670D47"/>
    <w:rsid w:val="00672132"/>
    <w:rsid w:val="00673842"/>
    <w:rsid w:val="00673CF3"/>
    <w:rsid w:val="00675DE4"/>
    <w:rsid w:val="00676817"/>
    <w:rsid w:val="00677BE0"/>
    <w:rsid w:val="00682510"/>
    <w:rsid w:val="00682F61"/>
    <w:rsid w:val="00682FC6"/>
    <w:rsid w:val="00686E15"/>
    <w:rsid w:val="00687A8E"/>
    <w:rsid w:val="00693FAC"/>
    <w:rsid w:val="006A1D56"/>
    <w:rsid w:val="006A2027"/>
    <w:rsid w:val="006A6238"/>
    <w:rsid w:val="006A7EBD"/>
    <w:rsid w:val="006B4D7D"/>
    <w:rsid w:val="006B67B7"/>
    <w:rsid w:val="006B7F7A"/>
    <w:rsid w:val="006C27E6"/>
    <w:rsid w:val="006C3B4D"/>
    <w:rsid w:val="006C5D18"/>
    <w:rsid w:val="006C7722"/>
    <w:rsid w:val="006C7F76"/>
    <w:rsid w:val="006D1F2B"/>
    <w:rsid w:val="006D411C"/>
    <w:rsid w:val="006D50AD"/>
    <w:rsid w:val="006E12A0"/>
    <w:rsid w:val="006E1EEE"/>
    <w:rsid w:val="006E4746"/>
    <w:rsid w:val="006E56E2"/>
    <w:rsid w:val="006E652B"/>
    <w:rsid w:val="006E6E32"/>
    <w:rsid w:val="006F0DE5"/>
    <w:rsid w:val="006F225A"/>
    <w:rsid w:val="006F3B74"/>
    <w:rsid w:val="006F3C9D"/>
    <w:rsid w:val="006F3FB8"/>
    <w:rsid w:val="006F44DC"/>
    <w:rsid w:val="006F4C99"/>
    <w:rsid w:val="006F7949"/>
    <w:rsid w:val="00704594"/>
    <w:rsid w:val="00713666"/>
    <w:rsid w:val="00715E10"/>
    <w:rsid w:val="00717B42"/>
    <w:rsid w:val="00722C6E"/>
    <w:rsid w:val="00737366"/>
    <w:rsid w:val="0074150F"/>
    <w:rsid w:val="0074167B"/>
    <w:rsid w:val="00742ECA"/>
    <w:rsid w:val="00744FD6"/>
    <w:rsid w:val="007502B6"/>
    <w:rsid w:val="007503F0"/>
    <w:rsid w:val="00751C22"/>
    <w:rsid w:val="00755FA7"/>
    <w:rsid w:val="00756082"/>
    <w:rsid w:val="007604A5"/>
    <w:rsid w:val="00764D94"/>
    <w:rsid w:val="00765E49"/>
    <w:rsid w:val="00766A9C"/>
    <w:rsid w:val="00771950"/>
    <w:rsid w:val="00786304"/>
    <w:rsid w:val="00786C01"/>
    <w:rsid w:val="007910C1"/>
    <w:rsid w:val="00791770"/>
    <w:rsid w:val="00793D97"/>
    <w:rsid w:val="007945ED"/>
    <w:rsid w:val="00794FEF"/>
    <w:rsid w:val="007A161D"/>
    <w:rsid w:val="007A295B"/>
    <w:rsid w:val="007A5AD4"/>
    <w:rsid w:val="007B5827"/>
    <w:rsid w:val="007B5B53"/>
    <w:rsid w:val="007B5EB8"/>
    <w:rsid w:val="007B643A"/>
    <w:rsid w:val="007C0BCF"/>
    <w:rsid w:val="007C216B"/>
    <w:rsid w:val="007C2518"/>
    <w:rsid w:val="007C4787"/>
    <w:rsid w:val="007C5111"/>
    <w:rsid w:val="007C65DB"/>
    <w:rsid w:val="007D1510"/>
    <w:rsid w:val="007D2223"/>
    <w:rsid w:val="007D3305"/>
    <w:rsid w:val="007D3502"/>
    <w:rsid w:val="007D3D3E"/>
    <w:rsid w:val="007D3FF6"/>
    <w:rsid w:val="007D481D"/>
    <w:rsid w:val="007D7FC0"/>
    <w:rsid w:val="007E1038"/>
    <w:rsid w:val="007E2743"/>
    <w:rsid w:val="007F224A"/>
    <w:rsid w:val="007F552F"/>
    <w:rsid w:val="007F58E7"/>
    <w:rsid w:val="007F6D5D"/>
    <w:rsid w:val="007F7457"/>
    <w:rsid w:val="007F75D5"/>
    <w:rsid w:val="00804535"/>
    <w:rsid w:val="00804ABF"/>
    <w:rsid w:val="00810720"/>
    <w:rsid w:val="008112B2"/>
    <w:rsid w:val="00821B04"/>
    <w:rsid w:val="00822A1D"/>
    <w:rsid w:val="008246B7"/>
    <w:rsid w:val="00826980"/>
    <w:rsid w:val="00827EE2"/>
    <w:rsid w:val="00832709"/>
    <w:rsid w:val="008358B4"/>
    <w:rsid w:val="00835A79"/>
    <w:rsid w:val="0084145C"/>
    <w:rsid w:val="00841571"/>
    <w:rsid w:val="0084176A"/>
    <w:rsid w:val="00843FAB"/>
    <w:rsid w:val="00852326"/>
    <w:rsid w:val="00853200"/>
    <w:rsid w:val="00861509"/>
    <w:rsid w:val="0086653A"/>
    <w:rsid w:val="008667DB"/>
    <w:rsid w:val="008712F3"/>
    <w:rsid w:val="00872B88"/>
    <w:rsid w:val="00872EF0"/>
    <w:rsid w:val="00875EE5"/>
    <w:rsid w:val="00880A48"/>
    <w:rsid w:val="00886BE2"/>
    <w:rsid w:val="008871D9"/>
    <w:rsid w:val="008879FB"/>
    <w:rsid w:val="00887D9F"/>
    <w:rsid w:val="008906A5"/>
    <w:rsid w:val="008919D3"/>
    <w:rsid w:val="008A1FF7"/>
    <w:rsid w:val="008B1E75"/>
    <w:rsid w:val="008B4342"/>
    <w:rsid w:val="008B54D6"/>
    <w:rsid w:val="008B7573"/>
    <w:rsid w:val="008C1ED6"/>
    <w:rsid w:val="008C1ED9"/>
    <w:rsid w:val="008C2B2E"/>
    <w:rsid w:val="008C76B7"/>
    <w:rsid w:val="008D1487"/>
    <w:rsid w:val="008D148B"/>
    <w:rsid w:val="008E0C4C"/>
    <w:rsid w:val="008E445C"/>
    <w:rsid w:val="008F096E"/>
    <w:rsid w:val="008F15A4"/>
    <w:rsid w:val="008F28C2"/>
    <w:rsid w:val="008F774C"/>
    <w:rsid w:val="009024D3"/>
    <w:rsid w:val="00902E6D"/>
    <w:rsid w:val="00907858"/>
    <w:rsid w:val="00910BAB"/>
    <w:rsid w:val="009113BE"/>
    <w:rsid w:val="009118D4"/>
    <w:rsid w:val="009129C1"/>
    <w:rsid w:val="00912C74"/>
    <w:rsid w:val="00915AD9"/>
    <w:rsid w:val="0091666F"/>
    <w:rsid w:val="009243D5"/>
    <w:rsid w:val="009262D8"/>
    <w:rsid w:val="009266CB"/>
    <w:rsid w:val="0092786B"/>
    <w:rsid w:val="009335C2"/>
    <w:rsid w:val="0093412C"/>
    <w:rsid w:val="00937CCB"/>
    <w:rsid w:val="00945595"/>
    <w:rsid w:val="0094616F"/>
    <w:rsid w:val="00947182"/>
    <w:rsid w:val="0095147C"/>
    <w:rsid w:val="009518AE"/>
    <w:rsid w:val="00954FB4"/>
    <w:rsid w:val="00955EA6"/>
    <w:rsid w:val="009565D0"/>
    <w:rsid w:val="009575C7"/>
    <w:rsid w:val="00967664"/>
    <w:rsid w:val="00971A0A"/>
    <w:rsid w:val="009765DE"/>
    <w:rsid w:val="00980731"/>
    <w:rsid w:val="00982B42"/>
    <w:rsid w:val="009836CC"/>
    <w:rsid w:val="00983F18"/>
    <w:rsid w:val="00985B10"/>
    <w:rsid w:val="0098703B"/>
    <w:rsid w:val="00990A72"/>
    <w:rsid w:val="0099288F"/>
    <w:rsid w:val="00992F14"/>
    <w:rsid w:val="00992FD9"/>
    <w:rsid w:val="00993730"/>
    <w:rsid w:val="00995248"/>
    <w:rsid w:val="009A68C5"/>
    <w:rsid w:val="009A70CC"/>
    <w:rsid w:val="009A74F1"/>
    <w:rsid w:val="009B141E"/>
    <w:rsid w:val="009B1BF0"/>
    <w:rsid w:val="009B4686"/>
    <w:rsid w:val="009B46F9"/>
    <w:rsid w:val="009B4A77"/>
    <w:rsid w:val="009B5FFC"/>
    <w:rsid w:val="009B7734"/>
    <w:rsid w:val="009C06CB"/>
    <w:rsid w:val="009C2620"/>
    <w:rsid w:val="009C26BA"/>
    <w:rsid w:val="009C4224"/>
    <w:rsid w:val="009C47B2"/>
    <w:rsid w:val="009C4C63"/>
    <w:rsid w:val="009D132B"/>
    <w:rsid w:val="009D1A0A"/>
    <w:rsid w:val="009D5862"/>
    <w:rsid w:val="009D5D68"/>
    <w:rsid w:val="009E2364"/>
    <w:rsid w:val="009E33B6"/>
    <w:rsid w:val="009E3CA2"/>
    <w:rsid w:val="009E6EF0"/>
    <w:rsid w:val="009F0260"/>
    <w:rsid w:val="009F1121"/>
    <w:rsid w:val="009F2497"/>
    <w:rsid w:val="009F2D99"/>
    <w:rsid w:val="009F650B"/>
    <w:rsid w:val="009F7460"/>
    <w:rsid w:val="00A00E4C"/>
    <w:rsid w:val="00A04088"/>
    <w:rsid w:val="00A04573"/>
    <w:rsid w:val="00A0546E"/>
    <w:rsid w:val="00A057AC"/>
    <w:rsid w:val="00A067F6"/>
    <w:rsid w:val="00A11140"/>
    <w:rsid w:val="00A11AF9"/>
    <w:rsid w:val="00A1470E"/>
    <w:rsid w:val="00A15AD1"/>
    <w:rsid w:val="00A15FE2"/>
    <w:rsid w:val="00A171B6"/>
    <w:rsid w:val="00A21CBF"/>
    <w:rsid w:val="00A22262"/>
    <w:rsid w:val="00A238B2"/>
    <w:rsid w:val="00A25F28"/>
    <w:rsid w:val="00A300F5"/>
    <w:rsid w:val="00A34032"/>
    <w:rsid w:val="00A35DB7"/>
    <w:rsid w:val="00A36F97"/>
    <w:rsid w:val="00A4023D"/>
    <w:rsid w:val="00A40812"/>
    <w:rsid w:val="00A414E5"/>
    <w:rsid w:val="00A41C9C"/>
    <w:rsid w:val="00A4417A"/>
    <w:rsid w:val="00A50052"/>
    <w:rsid w:val="00A516D4"/>
    <w:rsid w:val="00A51A9A"/>
    <w:rsid w:val="00A5217F"/>
    <w:rsid w:val="00A524E4"/>
    <w:rsid w:val="00A5448B"/>
    <w:rsid w:val="00A5580A"/>
    <w:rsid w:val="00A55AFE"/>
    <w:rsid w:val="00A56B24"/>
    <w:rsid w:val="00A572EA"/>
    <w:rsid w:val="00A641B0"/>
    <w:rsid w:val="00A64503"/>
    <w:rsid w:val="00A65220"/>
    <w:rsid w:val="00A65C46"/>
    <w:rsid w:val="00A66521"/>
    <w:rsid w:val="00A6698C"/>
    <w:rsid w:val="00A71890"/>
    <w:rsid w:val="00A73066"/>
    <w:rsid w:val="00A7637D"/>
    <w:rsid w:val="00A8047C"/>
    <w:rsid w:val="00A812C3"/>
    <w:rsid w:val="00A81685"/>
    <w:rsid w:val="00A83CC3"/>
    <w:rsid w:val="00A84D3A"/>
    <w:rsid w:val="00A85981"/>
    <w:rsid w:val="00A863CC"/>
    <w:rsid w:val="00A92717"/>
    <w:rsid w:val="00A92F9A"/>
    <w:rsid w:val="00A94B74"/>
    <w:rsid w:val="00A97D83"/>
    <w:rsid w:val="00AA00C7"/>
    <w:rsid w:val="00AA097D"/>
    <w:rsid w:val="00AA19AA"/>
    <w:rsid w:val="00AA24C1"/>
    <w:rsid w:val="00AA2F11"/>
    <w:rsid w:val="00AA74D5"/>
    <w:rsid w:val="00AA7D9E"/>
    <w:rsid w:val="00AB067D"/>
    <w:rsid w:val="00AB0911"/>
    <w:rsid w:val="00AB134B"/>
    <w:rsid w:val="00AB3F1F"/>
    <w:rsid w:val="00AB620B"/>
    <w:rsid w:val="00AC0554"/>
    <w:rsid w:val="00AC078D"/>
    <w:rsid w:val="00AC332B"/>
    <w:rsid w:val="00AC33B6"/>
    <w:rsid w:val="00AC6FC0"/>
    <w:rsid w:val="00AD1920"/>
    <w:rsid w:val="00AD2CF0"/>
    <w:rsid w:val="00AD317B"/>
    <w:rsid w:val="00AE0332"/>
    <w:rsid w:val="00AE0E35"/>
    <w:rsid w:val="00AE3EAA"/>
    <w:rsid w:val="00AE417E"/>
    <w:rsid w:val="00AE42C1"/>
    <w:rsid w:val="00AE6672"/>
    <w:rsid w:val="00AF166C"/>
    <w:rsid w:val="00AF617B"/>
    <w:rsid w:val="00AF6F9D"/>
    <w:rsid w:val="00B051DD"/>
    <w:rsid w:val="00B0684C"/>
    <w:rsid w:val="00B112D7"/>
    <w:rsid w:val="00B125A0"/>
    <w:rsid w:val="00B125C0"/>
    <w:rsid w:val="00B1370A"/>
    <w:rsid w:val="00B14056"/>
    <w:rsid w:val="00B142F5"/>
    <w:rsid w:val="00B17914"/>
    <w:rsid w:val="00B17DDE"/>
    <w:rsid w:val="00B200A5"/>
    <w:rsid w:val="00B20487"/>
    <w:rsid w:val="00B20FEF"/>
    <w:rsid w:val="00B225CB"/>
    <w:rsid w:val="00B23B30"/>
    <w:rsid w:val="00B24004"/>
    <w:rsid w:val="00B26ADC"/>
    <w:rsid w:val="00B272BE"/>
    <w:rsid w:val="00B32C11"/>
    <w:rsid w:val="00B35CD6"/>
    <w:rsid w:val="00B40842"/>
    <w:rsid w:val="00B41474"/>
    <w:rsid w:val="00B4575F"/>
    <w:rsid w:val="00B47D6F"/>
    <w:rsid w:val="00B51030"/>
    <w:rsid w:val="00B5315A"/>
    <w:rsid w:val="00B5422A"/>
    <w:rsid w:val="00B56827"/>
    <w:rsid w:val="00B572BF"/>
    <w:rsid w:val="00B57785"/>
    <w:rsid w:val="00B608FE"/>
    <w:rsid w:val="00B61B57"/>
    <w:rsid w:val="00B64E24"/>
    <w:rsid w:val="00B67ABA"/>
    <w:rsid w:val="00B67B9B"/>
    <w:rsid w:val="00B73BCB"/>
    <w:rsid w:val="00B73CC7"/>
    <w:rsid w:val="00B75868"/>
    <w:rsid w:val="00B80FFC"/>
    <w:rsid w:val="00B82229"/>
    <w:rsid w:val="00B832A6"/>
    <w:rsid w:val="00B86420"/>
    <w:rsid w:val="00B903C8"/>
    <w:rsid w:val="00B92DA1"/>
    <w:rsid w:val="00B94ABA"/>
    <w:rsid w:val="00B95114"/>
    <w:rsid w:val="00BA207B"/>
    <w:rsid w:val="00BA2269"/>
    <w:rsid w:val="00BA22E1"/>
    <w:rsid w:val="00BA28BB"/>
    <w:rsid w:val="00BA3B32"/>
    <w:rsid w:val="00BA77BB"/>
    <w:rsid w:val="00BA7988"/>
    <w:rsid w:val="00BB43F1"/>
    <w:rsid w:val="00BD2963"/>
    <w:rsid w:val="00BD4A5D"/>
    <w:rsid w:val="00BD7884"/>
    <w:rsid w:val="00BD7941"/>
    <w:rsid w:val="00BF33D6"/>
    <w:rsid w:val="00BF4E75"/>
    <w:rsid w:val="00BF6BC0"/>
    <w:rsid w:val="00C02E94"/>
    <w:rsid w:val="00C03394"/>
    <w:rsid w:val="00C11F92"/>
    <w:rsid w:val="00C22C3B"/>
    <w:rsid w:val="00C23268"/>
    <w:rsid w:val="00C26A4D"/>
    <w:rsid w:val="00C278BD"/>
    <w:rsid w:val="00C305EB"/>
    <w:rsid w:val="00C325A9"/>
    <w:rsid w:val="00C32D1F"/>
    <w:rsid w:val="00C3536E"/>
    <w:rsid w:val="00C36798"/>
    <w:rsid w:val="00C36DEA"/>
    <w:rsid w:val="00C41C30"/>
    <w:rsid w:val="00C45A65"/>
    <w:rsid w:val="00C5002E"/>
    <w:rsid w:val="00C5549B"/>
    <w:rsid w:val="00C55998"/>
    <w:rsid w:val="00C5636B"/>
    <w:rsid w:val="00C56564"/>
    <w:rsid w:val="00C56866"/>
    <w:rsid w:val="00C661EE"/>
    <w:rsid w:val="00C66B8E"/>
    <w:rsid w:val="00C67DE7"/>
    <w:rsid w:val="00C71566"/>
    <w:rsid w:val="00C7269E"/>
    <w:rsid w:val="00C73D34"/>
    <w:rsid w:val="00C76D5E"/>
    <w:rsid w:val="00C80754"/>
    <w:rsid w:val="00C80B84"/>
    <w:rsid w:val="00C8195F"/>
    <w:rsid w:val="00C8310E"/>
    <w:rsid w:val="00C83D32"/>
    <w:rsid w:val="00C847A1"/>
    <w:rsid w:val="00C86781"/>
    <w:rsid w:val="00C87C21"/>
    <w:rsid w:val="00C925BB"/>
    <w:rsid w:val="00C925CA"/>
    <w:rsid w:val="00C928FF"/>
    <w:rsid w:val="00C938EC"/>
    <w:rsid w:val="00C94867"/>
    <w:rsid w:val="00CA0247"/>
    <w:rsid w:val="00CA1C8A"/>
    <w:rsid w:val="00CA299E"/>
    <w:rsid w:val="00CA351E"/>
    <w:rsid w:val="00CA3FA9"/>
    <w:rsid w:val="00CA4346"/>
    <w:rsid w:val="00CA530C"/>
    <w:rsid w:val="00CA5F98"/>
    <w:rsid w:val="00CA6B33"/>
    <w:rsid w:val="00CA7917"/>
    <w:rsid w:val="00CB1338"/>
    <w:rsid w:val="00CB14D3"/>
    <w:rsid w:val="00CB18BB"/>
    <w:rsid w:val="00CB27EA"/>
    <w:rsid w:val="00CB298C"/>
    <w:rsid w:val="00CC1422"/>
    <w:rsid w:val="00CC359C"/>
    <w:rsid w:val="00CC3A16"/>
    <w:rsid w:val="00CC5170"/>
    <w:rsid w:val="00CD36F2"/>
    <w:rsid w:val="00CE0CA3"/>
    <w:rsid w:val="00CE1F44"/>
    <w:rsid w:val="00CE25CD"/>
    <w:rsid w:val="00CE3E67"/>
    <w:rsid w:val="00CE3FEC"/>
    <w:rsid w:val="00CE40F0"/>
    <w:rsid w:val="00CE440B"/>
    <w:rsid w:val="00CE544C"/>
    <w:rsid w:val="00CE7FE6"/>
    <w:rsid w:val="00CF3773"/>
    <w:rsid w:val="00CF60F3"/>
    <w:rsid w:val="00D00AEA"/>
    <w:rsid w:val="00D03FB7"/>
    <w:rsid w:val="00D04063"/>
    <w:rsid w:val="00D04E75"/>
    <w:rsid w:val="00D056C7"/>
    <w:rsid w:val="00D075CE"/>
    <w:rsid w:val="00D10058"/>
    <w:rsid w:val="00D100AD"/>
    <w:rsid w:val="00D1108B"/>
    <w:rsid w:val="00D12581"/>
    <w:rsid w:val="00D1328A"/>
    <w:rsid w:val="00D147AF"/>
    <w:rsid w:val="00D1578C"/>
    <w:rsid w:val="00D158CE"/>
    <w:rsid w:val="00D16117"/>
    <w:rsid w:val="00D22138"/>
    <w:rsid w:val="00D250AB"/>
    <w:rsid w:val="00D265CF"/>
    <w:rsid w:val="00D27999"/>
    <w:rsid w:val="00D35CF0"/>
    <w:rsid w:val="00D36EDD"/>
    <w:rsid w:val="00D43FBD"/>
    <w:rsid w:val="00D4425C"/>
    <w:rsid w:val="00D502A8"/>
    <w:rsid w:val="00D525E1"/>
    <w:rsid w:val="00D529B9"/>
    <w:rsid w:val="00D5322B"/>
    <w:rsid w:val="00D53476"/>
    <w:rsid w:val="00D541D1"/>
    <w:rsid w:val="00D570B4"/>
    <w:rsid w:val="00D57B41"/>
    <w:rsid w:val="00D623F0"/>
    <w:rsid w:val="00D74EE0"/>
    <w:rsid w:val="00D76F6F"/>
    <w:rsid w:val="00D81CB7"/>
    <w:rsid w:val="00D859E5"/>
    <w:rsid w:val="00D8669D"/>
    <w:rsid w:val="00D86CB9"/>
    <w:rsid w:val="00D9113B"/>
    <w:rsid w:val="00D9468B"/>
    <w:rsid w:val="00D95107"/>
    <w:rsid w:val="00D95917"/>
    <w:rsid w:val="00D95CDE"/>
    <w:rsid w:val="00DA0E1A"/>
    <w:rsid w:val="00DA2CBC"/>
    <w:rsid w:val="00DB21FF"/>
    <w:rsid w:val="00DB370D"/>
    <w:rsid w:val="00DB38C6"/>
    <w:rsid w:val="00DB669B"/>
    <w:rsid w:val="00DC07F3"/>
    <w:rsid w:val="00DC27A2"/>
    <w:rsid w:val="00DC5555"/>
    <w:rsid w:val="00DD287F"/>
    <w:rsid w:val="00DD2FCF"/>
    <w:rsid w:val="00DD4C27"/>
    <w:rsid w:val="00DE35CC"/>
    <w:rsid w:val="00DE3CCB"/>
    <w:rsid w:val="00DE607E"/>
    <w:rsid w:val="00DF05AC"/>
    <w:rsid w:val="00E00A7F"/>
    <w:rsid w:val="00E01C0E"/>
    <w:rsid w:val="00E06557"/>
    <w:rsid w:val="00E07755"/>
    <w:rsid w:val="00E07E08"/>
    <w:rsid w:val="00E10A2E"/>
    <w:rsid w:val="00E1495F"/>
    <w:rsid w:val="00E15471"/>
    <w:rsid w:val="00E15E1A"/>
    <w:rsid w:val="00E16842"/>
    <w:rsid w:val="00E20B52"/>
    <w:rsid w:val="00E30ACE"/>
    <w:rsid w:val="00E36358"/>
    <w:rsid w:val="00E42346"/>
    <w:rsid w:val="00E42512"/>
    <w:rsid w:val="00E42D7D"/>
    <w:rsid w:val="00E43ECE"/>
    <w:rsid w:val="00E47769"/>
    <w:rsid w:val="00E47DE5"/>
    <w:rsid w:val="00E530AC"/>
    <w:rsid w:val="00E563DA"/>
    <w:rsid w:val="00E600E4"/>
    <w:rsid w:val="00E60FB9"/>
    <w:rsid w:val="00E61EF9"/>
    <w:rsid w:val="00E6327A"/>
    <w:rsid w:val="00E65D05"/>
    <w:rsid w:val="00E66484"/>
    <w:rsid w:val="00E67759"/>
    <w:rsid w:val="00E71AA9"/>
    <w:rsid w:val="00E72813"/>
    <w:rsid w:val="00E73137"/>
    <w:rsid w:val="00E74143"/>
    <w:rsid w:val="00E74CB5"/>
    <w:rsid w:val="00E752DF"/>
    <w:rsid w:val="00E75976"/>
    <w:rsid w:val="00E76A6B"/>
    <w:rsid w:val="00E76F17"/>
    <w:rsid w:val="00E77D51"/>
    <w:rsid w:val="00E81669"/>
    <w:rsid w:val="00E8167E"/>
    <w:rsid w:val="00E853B4"/>
    <w:rsid w:val="00E871F6"/>
    <w:rsid w:val="00E93886"/>
    <w:rsid w:val="00E944E1"/>
    <w:rsid w:val="00E96DED"/>
    <w:rsid w:val="00EA1201"/>
    <w:rsid w:val="00EA13DD"/>
    <w:rsid w:val="00EA174F"/>
    <w:rsid w:val="00EA54B2"/>
    <w:rsid w:val="00EA6993"/>
    <w:rsid w:val="00EA78C7"/>
    <w:rsid w:val="00EB3E1E"/>
    <w:rsid w:val="00EB5014"/>
    <w:rsid w:val="00EB58B4"/>
    <w:rsid w:val="00EB5F8D"/>
    <w:rsid w:val="00EB7D94"/>
    <w:rsid w:val="00EC03FB"/>
    <w:rsid w:val="00EC14B7"/>
    <w:rsid w:val="00EC1912"/>
    <w:rsid w:val="00EC318A"/>
    <w:rsid w:val="00EC35C9"/>
    <w:rsid w:val="00EC4172"/>
    <w:rsid w:val="00EC4678"/>
    <w:rsid w:val="00EC5692"/>
    <w:rsid w:val="00EC79B9"/>
    <w:rsid w:val="00ED752B"/>
    <w:rsid w:val="00ED765A"/>
    <w:rsid w:val="00EE00B3"/>
    <w:rsid w:val="00EE1637"/>
    <w:rsid w:val="00EE5B7B"/>
    <w:rsid w:val="00EE6F44"/>
    <w:rsid w:val="00EE701C"/>
    <w:rsid w:val="00EF2E40"/>
    <w:rsid w:val="00EF4732"/>
    <w:rsid w:val="00F005E9"/>
    <w:rsid w:val="00F014FE"/>
    <w:rsid w:val="00F03E48"/>
    <w:rsid w:val="00F0404E"/>
    <w:rsid w:val="00F04B33"/>
    <w:rsid w:val="00F113F5"/>
    <w:rsid w:val="00F11F03"/>
    <w:rsid w:val="00F15F7E"/>
    <w:rsid w:val="00F17047"/>
    <w:rsid w:val="00F2017D"/>
    <w:rsid w:val="00F222C0"/>
    <w:rsid w:val="00F22952"/>
    <w:rsid w:val="00F25D14"/>
    <w:rsid w:val="00F268FA"/>
    <w:rsid w:val="00F315F4"/>
    <w:rsid w:val="00F35686"/>
    <w:rsid w:val="00F37EF3"/>
    <w:rsid w:val="00F42870"/>
    <w:rsid w:val="00F436E7"/>
    <w:rsid w:val="00F45D4C"/>
    <w:rsid w:val="00F45F29"/>
    <w:rsid w:val="00F46DE2"/>
    <w:rsid w:val="00F47998"/>
    <w:rsid w:val="00F47BBD"/>
    <w:rsid w:val="00F52BCC"/>
    <w:rsid w:val="00F5377C"/>
    <w:rsid w:val="00F540D9"/>
    <w:rsid w:val="00F573EF"/>
    <w:rsid w:val="00F60479"/>
    <w:rsid w:val="00F60D2F"/>
    <w:rsid w:val="00F614F1"/>
    <w:rsid w:val="00F622F3"/>
    <w:rsid w:val="00F62757"/>
    <w:rsid w:val="00F63A19"/>
    <w:rsid w:val="00F67AA2"/>
    <w:rsid w:val="00F73B25"/>
    <w:rsid w:val="00F7401C"/>
    <w:rsid w:val="00F754EB"/>
    <w:rsid w:val="00F75B96"/>
    <w:rsid w:val="00F77621"/>
    <w:rsid w:val="00F80438"/>
    <w:rsid w:val="00F812CC"/>
    <w:rsid w:val="00F9303D"/>
    <w:rsid w:val="00F94015"/>
    <w:rsid w:val="00F94B85"/>
    <w:rsid w:val="00F954D3"/>
    <w:rsid w:val="00F9702A"/>
    <w:rsid w:val="00FA12BF"/>
    <w:rsid w:val="00FA189D"/>
    <w:rsid w:val="00FB450F"/>
    <w:rsid w:val="00FB5F66"/>
    <w:rsid w:val="00FB6AA0"/>
    <w:rsid w:val="00FB7B95"/>
    <w:rsid w:val="00FC1CB8"/>
    <w:rsid w:val="00FC1E8E"/>
    <w:rsid w:val="00FC461A"/>
    <w:rsid w:val="00FC7C7B"/>
    <w:rsid w:val="00FC7E24"/>
    <w:rsid w:val="00FD3F0F"/>
    <w:rsid w:val="00FD40DC"/>
    <w:rsid w:val="00FD41DF"/>
    <w:rsid w:val="00FD6216"/>
    <w:rsid w:val="00FD7BB5"/>
    <w:rsid w:val="00FE1C76"/>
    <w:rsid w:val="00FE2BE8"/>
    <w:rsid w:val="00FE509A"/>
    <w:rsid w:val="00FE71DC"/>
    <w:rsid w:val="00FE73FB"/>
    <w:rsid w:val="00FE7CA4"/>
    <w:rsid w:val="00FF352B"/>
    <w:rsid w:val="00FF4F6C"/>
    <w:rsid w:val="00FF5C1B"/>
    <w:rsid w:val="00FF5CB3"/>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3044937">
      <w:bodyDiv w:val="1"/>
      <w:marLeft w:val="0"/>
      <w:marRight w:val="0"/>
      <w:marTop w:val="0"/>
      <w:marBottom w:val="0"/>
      <w:divBdr>
        <w:top w:val="none" w:sz="0" w:space="0" w:color="auto"/>
        <w:left w:val="none" w:sz="0" w:space="0" w:color="auto"/>
        <w:bottom w:val="none" w:sz="0" w:space="0" w:color="auto"/>
        <w:right w:val="none" w:sz="0" w:space="0" w:color="auto"/>
      </w:divBdr>
    </w:div>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sv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fontTable" Target="fontTable.xml"/><Relationship Id="rId30"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3.xml><?xml version="1.0" encoding="utf-8"?>
<ds:datastoreItem xmlns:ds="http://schemas.openxmlformats.org/officeDocument/2006/customXml" ds:itemID="{23C37F3B-36B3-4EC0-ACB5-9DB2DDDD50D7}">
  <ds:schemaRefs>
    <ds:schemaRef ds:uri="http://schemas.microsoft.com/office/2006/documentManagement/types"/>
    <ds:schemaRef ds:uri="http://purl.org/dc/terms/"/>
    <ds:schemaRef ds:uri="http://www.w3.org/XML/1998/namespace"/>
    <ds:schemaRef ds:uri="http://schemas.microsoft.com/office/2006/metadata/properties"/>
    <ds:schemaRef ds:uri="http://schemas.openxmlformats.org/package/2006/metadata/core-properties"/>
    <ds:schemaRef ds:uri="http://schemas.microsoft.com/office/infopath/2007/PartnerControls"/>
    <ds:schemaRef ds:uri="http://purl.org/dc/dcmitype/"/>
    <ds:schemaRef ds:uri="360018dd-41eb-4458-b1d4-4b46a95a2b02"/>
    <ds:schemaRef ds:uri="8c008993-a31f-4b40-b1f3-88dd9c6e1924"/>
    <ds:schemaRef ds:uri="http://purl.org/dc/elements/1.1/"/>
  </ds:schemaRefs>
</ds:datastoreItem>
</file>

<file path=customXml/itemProps4.xml><?xml version="1.0" encoding="utf-8"?>
<ds:datastoreItem xmlns:ds="http://schemas.openxmlformats.org/officeDocument/2006/customXml" ds:itemID="{17FC9D69-12E1-412A-ABEC-302F8BF33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16</Pages>
  <Words>12571</Words>
  <Characters>71659</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4</cp:revision>
  <dcterms:created xsi:type="dcterms:W3CDTF">2022-03-11T00:37:00Z</dcterms:created>
  <dcterms:modified xsi:type="dcterms:W3CDTF">2022-05-04T23:59:00Z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zotero-version="5.0.96.3"&gt;&lt;session id="otqX2lhU"/&gt;&lt;style id="http://www.zotero.org/styles/apa-no-doi-no-issue" locale="en-US" hasBibliography="1" bibliographyStyleHasBeenSet="1"/&gt;&lt;prefs&gt;&lt;pref name="fieldType" value="Field"/&gt;&lt;/prefs&gt;</vt:lpwstr>
  </property>
  <property fmtid="{D5CDD505-2E9C-101B-9397-08002B2CF9AE}" pid="4" name="ZOTERO_PREF_2">
    <vt:lpwstr>&lt;/data&gt;</vt:lpwstr>
  </property>
</Properties>
</file>