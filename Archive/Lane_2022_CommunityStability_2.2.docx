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565D" w14:textId="2B091E4E" w:rsidR="0022363E" w:rsidRDefault="0022363E" w:rsidP="0022363E">
      <w:pPr>
        <w:pStyle w:val="Heading1"/>
      </w:pPr>
      <w:r>
        <w:t>Intro</w:t>
      </w:r>
      <w:r w:rsidR="00F94015">
        <w:t>duction</w:t>
      </w:r>
    </w:p>
    <w:p w14:paraId="53DC210C" w14:textId="0C4DD901" w:rsidR="00EC4172" w:rsidDel="002D4941" w:rsidRDefault="00100565" w:rsidP="0046752E">
      <w:pPr>
        <w:ind w:firstLine="720"/>
        <w:rPr>
          <w:del w:id="0" w:author="Stefanie Lane" w:date="2022-02-07T16:18:00Z"/>
        </w:rPr>
        <w:pPrChange w:id="1" w:author="Stefanie Lane" w:date="2022-02-09T02:24:00Z">
          <w:pPr>
            <w:ind w:firstLine="720"/>
          </w:pPr>
        </w:pPrChange>
      </w:pPr>
      <w:r w:rsidRPr="0007225D">
        <w:t>The</w:t>
      </w:r>
      <w:r w:rsidR="00F75B96" w:rsidRPr="0007225D">
        <w:t xml:space="preserve"> </w:t>
      </w:r>
      <w:del w:id="2" w:author="Stefanie Lane" w:date="2022-02-07T22:05:00Z">
        <w:r w:rsidR="00F75B96" w:rsidRPr="0007225D" w:rsidDel="00B35CD6">
          <w:delText>global</w:delText>
        </w:r>
        <w:r w:rsidRPr="0007225D" w:rsidDel="00B35CD6">
          <w:delText xml:space="preserve"> </w:delText>
        </w:r>
      </w:del>
      <w:r w:rsidRPr="0007225D">
        <w:t xml:space="preserve">importance </w:t>
      </w:r>
      <w:r w:rsidR="00566C69" w:rsidRPr="0007225D">
        <w:t>of</w:t>
      </w:r>
      <w:r w:rsidR="00D10058" w:rsidRPr="0007225D">
        <w:t xml:space="preserve"> climate change</w:t>
      </w:r>
      <w:ins w:id="3" w:author="Stefanie Lane" w:date="2022-02-07T22:05:00Z">
        <w:r w:rsidR="00B35CD6">
          <w:t xml:space="preserve"> effects</w:t>
        </w:r>
      </w:ins>
      <w:r w:rsidR="00ED752B" w:rsidRPr="0007225D">
        <w:t xml:space="preserve"> </w:t>
      </w:r>
      <w:del w:id="4" w:author="Stefanie Lane" w:date="2022-02-07T16:19:00Z">
        <w:r w:rsidR="007B5EB8" w:rsidRPr="0007225D" w:rsidDel="000D33FC">
          <w:delText xml:space="preserve">impacts </w:delText>
        </w:r>
      </w:del>
      <w:ins w:id="5" w:author="Stefanie Lane" w:date="2022-02-07T16:19:00Z">
        <w:r w:rsidR="000D33FC">
          <w:t>on ecosystems</w:t>
        </w:r>
        <w:r w:rsidR="000D33FC" w:rsidRPr="0007225D">
          <w:t xml:space="preserve"> </w:t>
        </w:r>
      </w:ins>
      <w:r w:rsidR="00415113" w:rsidRPr="0007225D">
        <w:t xml:space="preserve">drives </w:t>
      </w:r>
      <w:r w:rsidR="00195D4F" w:rsidRPr="0007225D">
        <w:t xml:space="preserve">a </w:t>
      </w:r>
      <w:r w:rsidR="004A412C" w:rsidRPr="0007225D">
        <w:t>need to</w:t>
      </w:r>
      <w:r w:rsidR="00D10058" w:rsidRPr="0007225D">
        <w:t xml:space="preserve"> </w:t>
      </w:r>
      <w:r w:rsidR="00B225CB" w:rsidRPr="0007225D">
        <w:t>understand</w:t>
      </w:r>
      <w:r w:rsidR="00FE71DC" w:rsidRPr="0007225D">
        <w:t xml:space="preserve"> patterns of</w:t>
      </w:r>
      <w:r w:rsidR="00B225CB" w:rsidRPr="0007225D">
        <w:t xml:space="preserve"> plant community</w:t>
      </w:r>
      <w:r w:rsidR="00D10058" w:rsidRPr="0007225D">
        <w:t xml:space="preserve"> </w:t>
      </w:r>
      <w:r w:rsidR="00ED752B" w:rsidRPr="0007225D">
        <w:t>compositional</w:t>
      </w:r>
      <w:r w:rsidR="00872EF0" w:rsidRPr="0007225D">
        <w:t xml:space="preserve"> cha</w:t>
      </w:r>
      <w:r w:rsidR="00872EF0" w:rsidRPr="00A40812">
        <w:t>nge</w:t>
      </w:r>
      <w:del w:id="6" w:author="Stefanie Lane" w:date="2022-02-07T15:54:00Z">
        <w:r w:rsidR="00ED752B" w:rsidRPr="00A40812" w:rsidDel="00A40812">
          <w:delText xml:space="preserve">, as it pertains to understanding </w:delText>
        </w:r>
        <w:commentRangeStart w:id="7"/>
        <w:commentRangeStart w:id="8"/>
        <w:r w:rsidR="00CE1F44" w:rsidRPr="00A40812" w:rsidDel="00A40812">
          <w:delText>ecologically appropriate</w:delText>
        </w:r>
        <w:commentRangeEnd w:id="7"/>
        <w:r w:rsidR="00686E15" w:rsidRPr="00A40812" w:rsidDel="00A40812">
          <w:rPr>
            <w:rStyle w:val="CommentReference"/>
          </w:rPr>
          <w:commentReference w:id="7"/>
        </w:r>
        <w:commentRangeEnd w:id="8"/>
        <w:r w:rsidR="003D15FC" w:rsidRPr="00A40812" w:rsidDel="00A40812">
          <w:rPr>
            <w:rStyle w:val="CommentReference"/>
          </w:rPr>
          <w:commentReference w:id="8"/>
        </w:r>
        <w:r w:rsidR="00CE1F44" w:rsidRPr="00A40812" w:rsidDel="00A40812">
          <w:delText xml:space="preserve"> reference states</w:delText>
        </w:r>
        <w:r w:rsidR="00F60D2F" w:rsidRPr="00A40812" w:rsidDel="00A40812">
          <w:delText xml:space="preserve">. </w:delText>
        </w:r>
      </w:del>
      <w:ins w:id="9" w:author="Stefanie Lane" w:date="2022-02-07T15:54:00Z">
        <w:r w:rsidR="00A40812" w:rsidRPr="00A40812">
          <w:t>.</w:t>
        </w:r>
      </w:ins>
      <w:ins w:id="10" w:author="Stefanie Lane" w:date="2022-02-07T20:34:00Z">
        <w:r w:rsidR="001F19B1">
          <w:t xml:space="preserve"> Characterization of</w:t>
        </w:r>
      </w:ins>
      <w:ins w:id="11" w:author="Stefanie Lane" w:date="2022-02-07T15:54:00Z">
        <w:r w:rsidR="00A40812" w:rsidRPr="00A40812">
          <w:rPr>
            <w:rPrChange w:id="12" w:author="Stefanie Lane" w:date="2022-02-07T15:54:00Z">
              <w:rPr>
                <w:highlight w:val="yellow"/>
              </w:rPr>
            </w:rPrChange>
          </w:rPr>
          <w:t xml:space="preserve"> plant community changes on decadal timescales contributes to observation of meaningful long-term patterns of </w:t>
        </w:r>
      </w:ins>
      <w:ins w:id="13" w:author="Stefanie Lane" w:date="2022-02-07T15:55:00Z">
        <w:r w:rsidR="0098703B">
          <w:t xml:space="preserve">compositional </w:t>
        </w:r>
      </w:ins>
      <w:ins w:id="14" w:author="Stefanie Lane" w:date="2022-02-07T15:54:00Z">
        <w:r w:rsidR="00A40812" w:rsidRPr="00A40812">
          <w:rPr>
            <w:rPrChange w:id="15" w:author="Stefanie Lane" w:date="2022-02-07T15:54:00Z">
              <w:rPr>
                <w:highlight w:val="yellow"/>
              </w:rPr>
            </w:rPrChange>
          </w:rPr>
          <w:t>stability</w:t>
        </w:r>
        <w:r w:rsidR="00A40812" w:rsidRPr="00A40812">
          <w:t>, a</w:t>
        </w:r>
        <w:r w:rsidR="00A40812">
          <w:t>nd is instructive to form inferences about drivers of community stability or change over time.</w:t>
        </w:r>
      </w:ins>
      <w:ins w:id="16" w:author="Stefanie Lane" w:date="2022-02-07T15:55:00Z">
        <w:r w:rsidR="0098703B">
          <w:t xml:space="preserve"> </w:t>
        </w:r>
      </w:ins>
    </w:p>
    <w:p w14:paraId="253FFE63" w14:textId="25715E28" w:rsidR="00A414E5" w:rsidRPr="0007225D" w:rsidDel="00191A59" w:rsidRDefault="004E4FD4" w:rsidP="0046752E">
      <w:pPr>
        <w:ind w:firstLine="720"/>
        <w:rPr>
          <w:del w:id="17" w:author="Stefanie Lane" w:date="2022-02-07T15:59:00Z"/>
        </w:rPr>
        <w:pPrChange w:id="18" w:author="Stefanie Lane" w:date="2022-02-09T02:24:00Z">
          <w:pPr>
            <w:pStyle w:val="ListParagraph"/>
            <w:numPr>
              <w:ilvl w:val="1"/>
              <w:numId w:val="4"/>
            </w:numPr>
            <w:ind w:left="1440" w:hanging="360"/>
          </w:pPr>
        </w:pPrChange>
      </w:pPr>
      <w:del w:id="19" w:author="Stefanie Lane" w:date="2022-02-07T15:59:00Z">
        <w:r w:rsidRPr="0007225D" w:rsidDel="00191A59">
          <w:delText>Descriptive stud</w:delText>
        </w:r>
        <w:r w:rsidR="00592A8A" w:rsidDel="00191A59">
          <w:delText>ies</w:delText>
        </w:r>
        <w:r w:rsidRPr="0007225D" w:rsidDel="00191A59">
          <w:delText xml:space="preserve"> of decadal changes in </w:delText>
        </w:r>
        <w:r w:rsidR="002853ED" w:rsidDel="00191A59">
          <w:delText>patch-scale plant community compositional stability are useful to indicate persistence of reference-quality habitat.</w:delText>
        </w:r>
      </w:del>
      <w:ins w:id="20" w:author="Stefanie Lane" w:date="2022-02-07T16:19:00Z">
        <w:r w:rsidR="004C0674">
          <w:t>C</w:t>
        </w:r>
      </w:ins>
    </w:p>
    <w:p w14:paraId="258848C2" w14:textId="3D949370" w:rsidR="0003545C" w:rsidDel="00666F91" w:rsidRDefault="000C2F44" w:rsidP="0046752E">
      <w:pPr>
        <w:ind w:firstLine="720"/>
        <w:rPr>
          <w:del w:id="21" w:author="Stefanie Lane" w:date="2022-02-07T16:01:00Z"/>
        </w:rPr>
        <w:pPrChange w:id="22" w:author="Stefanie Lane" w:date="2022-02-09T02:24:00Z">
          <w:pPr>
            <w:pStyle w:val="ListParagraph"/>
            <w:numPr>
              <w:numId w:val="4"/>
            </w:numPr>
            <w:ind w:hanging="360"/>
          </w:pPr>
        </w:pPrChange>
      </w:pPr>
      <w:del w:id="23" w:author="Stefanie Lane" w:date="2022-02-07T16:19:00Z">
        <w:r w:rsidDel="004C0674">
          <w:delText>C</w:delText>
        </w:r>
      </w:del>
      <w:r w:rsidR="0003545C">
        <w:t>ommunity stability</w:t>
      </w:r>
      <w:r w:rsidR="00682FC6">
        <w:t xml:space="preserve"> </w:t>
      </w:r>
      <w:r w:rsidR="002355AC">
        <w:t xml:space="preserve">can be characterized by </w:t>
      </w:r>
      <w:r w:rsidR="007C5111">
        <w:t>low variability in species or functional diversity over time</w:t>
      </w:r>
      <w:r w:rsidR="00CA1C8A">
        <w:t>.</w:t>
      </w:r>
      <w:ins w:id="24" w:author="Stefanie Lane" w:date="2022-02-07T16:01:00Z">
        <w:r w:rsidR="00666F91">
          <w:t xml:space="preserve"> </w:t>
        </w:r>
      </w:ins>
      <w:del w:id="25" w:author="Stefanie Lane" w:date="2022-02-07T16:01:00Z">
        <w:r w:rsidR="00CA1C8A" w:rsidDel="00666F91">
          <w:delText xml:space="preserve"> </w:delText>
        </w:r>
      </w:del>
    </w:p>
    <w:p w14:paraId="22C9FB12" w14:textId="0DDFFB4F" w:rsidR="004832DC" w:rsidDel="00666F91" w:rsidRDefault="002853ED" w:rsidP="0046752E">
      <w:pPr>
        <w:ind w:firstLine="720"/>
        <w:rPr>
          <w:del w:id="26" w:author="Stefanie Lane" w:date="2022-02-07T16:01:00Z"/>
        </w:rPr>
        <w:pPrChange w:id="27" w:author="Stefanie Lane" w:date="2022-02-09T02:24:00Z">
          <w:pPr>
            <w:pStyle w:val="ListParagraph"/>
            <w:numPr>
              <w:ilvl w:val="1"/>
              <w:numId w:val="4"/>
            </w:numPr>
            <w:ind w:left="1440" w:hanging="360"/>
          </w:pPr>
        </w:pPrChange>
      </w:pPr>
      <w:del w:id="28" w:author="Stefanie Lane" w:date="2022-02-07T16:01:00Z">
        <w:r w:rsidDel="00666F91">
          <w:delText xml:space="preserve">Changes in </w:delText>
        </w:r>
        <w:r w:rsidR="004832DC" w:rsidRPr="0007225D" w:rsidDel="00666F91">
          <w:delText xml:space="preserve">community-dominant species, native plant species diversity, and species turnover </w:delText>
        </w:r>
        <w:r w:rsidDel="00666F91">
          <w:delText xml:space="preserve">are important </w:delText>
        </w:r>
        <w:r w:rsidR="004832DC" w:rsidDel="00666F91">
          <w:delText xml:space="preserve">because </w:delText>
        </w:r>
        <w:r w:rsidR="004832DC" w:rsidRPr="0007225D" w:rsidDel="00666F91">
          <w:delText>conservation of native species drives redundancy, and create</w:delText>
        </w:r>
        <w:r w:rsidR="004832DC" w:rsidDel="00666F91">
          <w:delText>s</w:delText>
        </w:r>
        <w:r w:rsidR="004832DC" w:rsidRPr="0007225D" w:rsidDel="00666F91">
          <w:delText xml:space="preserve"> functional stability</w:delText>
        </w:r>
        <w:r w:rsidR="004832DC" w:rsidDel="00666F91">
          <w:delText xml:space="preserve"> in plant communities</w:delText>
        </w:r>
        <w:r w:rsidR="004832DC" w:rsidRPr="0007225D" w:rsidDel="00666F91">
          <w:delText>.</w:delText>
        </w:r>
      </w:del>
    </w:p>
    <w:p w14:paraId="06E8E77C" w14:textId="0B025690" w:rsidR="00B82229" w:rsidDel="00F35686" w:rsidRDefault="004C6C15" w:rsidP="0046752E">
      <w:pPr>
        <w:ind w:firstLine="720"/>
        <w:rPr>
          <w:del w:id="29" w:author="Stefanie Lane" w:date="2022-02-07T16:21:00Z"/>
        </w:rPr>
        <w:pPrChange w:id="30" w:author="Stefanie Lane" w:date="2022-02-09T02:24:00Z">
          <w:pPr>
            <w:pStyle w:val="ListParagraph"/>
            <w:numPr>
              <w:ilvl w:val="1"/>
              <w:numId w:val="4"/>
            </w:numPr>
            <w:ind w:left="1440" w:hanging="360"/>
          </w:pPr>
        </w:pPrChange>
      </w:pPr>
      <w:r>
        <w:t>Shifts in community-dominant species, loss</w:t>
      </w:r>
      <w:r w:rsidR="002A5853">
        <w:t xml:space="preserve"> of native species diversity,</w:t>
      </w:r>
      <w:r w:rsidR="00B82229">
        <w:t xml:space="preserve"> and</w:t>
      </w:r>
      <w:r w:rsidR="002A5853">
        <w:t xml:space="preserve"> </w:t>
      </w:r>
      <w:r>
        <w:t>species turnover (</w:t>
      </w:r>
      <w:r w:rsidR="00EF4732">
        <w:t>such as greater</w:t>
      </w:r>
      <w:r>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ins w:id="31" w:author="Stefanie Lane" w:date="2022-02-07T16:17:00Z">
        <w:r w:rsidR="00322751">
          <w:t xml:space="preserve"> Furthermore, the loss of native species </w:t>
        </w:r>
      </w:ins>
      <w:ins w:id="32" w:author="Stefanie Lane" w:date="2022-02-07T16:20:00Z">
        <w:r w:rsidR="004C0674">
          <w:t xml:space="preserve">may have stronger negative </w:t>
        </w:r>
      </w:ins>
      <w:ins w:id="33" w:author="Stefanie Lane" w:date="2022-02-07T18:22:00Z">
        <w:r w:rsidR="00A067F6">
          <w:t>impacts</w:t>
        </w:r>
        <w:r w:rsidR="00BA77BB">
          <w:t xml:space="preserve"> on biodiversity</w:t>
        </w:r>
      </w:ins>
      <w:ins w:id="34" w:author="Stefanie Lane" w:date="2022-02-07T16:20:00Z">
        <w:r w:rsidR="004C0674">
          <w:t xml:space="preserve"> </w:t>
        </w:r>
      </w:ins>
      <w:ins w:id="35" w:author="Stefanie Lane" w:date="2022-02-07T16:17:00Z">
        <w:r w:rsidR="00322751">
          <w:t xml:space="preserve">when the regional pool of potential species is reduced or environmentally </w:t>
        </w:r>
        <w:commentRangeStart w:id="36"/>
        <w:r w:rsidR="00322751">
          <w:t>constrained</w:t>
        </w:r>
        <w:commentRangeEnd w:id="36"/>
        <w:r w:rsidR="00A92F9A">
          <w:rPr>
            <w:rStyle w:val="CommentReference"/>
          </w:rPr>
          <w:commentReference w:id="36"/>
        </w:r>
        <w:r w:rsidR="00A92F9A">
          <w:t xml:space="preserve">. </w:t>
        </w:r>
      </w:ins>
      <w:ins w:id="37" w:author="Stefanie Lane" w:date="2022-02-09T02:12:00Z">
        <w:r w:rsidR="00B75868">
          <w:t>T</w:t>
        </w:r>
      </w:ins>
      <w:ins w:id="38" w:author="Stefanie Lane" w:date="2022-02-09T02:13:00Z">
        <w:r w:rsidR="00B75868">
          <w:t>ogether, t</w:t>
        </w:r>
      </w:ins>
      <w:ins w:id="39" w:author="Stefanie Lane" w:date="2022-02-09T02:12:00Z">
        <w:r w:rsidR="00B75868">
          <w:t xml:space="preserve">hese inferences may be of particular importance to sites that are used as </w:t>
        </w:r>
        <w:commentRangeStart w:id="40"/>
        <w:r w:rsidR="00B75868">
          <w:t>ecological benchmarks for restoration targets</w:t>
        </w:r>
        <w:commentRangeEnd w:id="40"/>
        <w:r w:rsidR="00B75868">
          <w:rPr>
            <w:rStyle w:val="CommentReference"/>
          </w:rPr>
          <w:commentReference w:id="40"/>
        </w:r>
        <w:r w:rsidR="00B75868">
          <w:t>.</w:t>
        </w:r>
      </w:ins>
    </w:p>
    <w:p w14:paraId="742BC63A" w14:textId="6D6A0CDA" w:rsidR="002A5853" w:rsidDel="004C0674" w:rsidRDefault="00B82229" w:rsidP="0046752E">
      <w:pPr>
        <w:ind w:firstLine="720"/>
        <w:rPr>
          <w:del w:id="41" w:author="Stefanie Lane" w:date="2022-02-07T16:20:00Z"/>
        </w:rPr>
        <w:pPrChange w:id="42" w:author="Stefanie Lane" w:date="2022-02-09T02:24:00Z">
          <w:pPr>
            <w:pStyle w:val="ListParagraph"/>
            <w:numPr>
              <w:ilvl w:val="2"/>
              <w:numId w:val="4"/>
            </w:numPr>
            <w:ind w:left="2160" w:hanging="360"/>
          </w:pPr>
        </w:pPrChange>
      </w:pPr>
      <w:del w:id="43" w:author="Stefanie Lane" w:date="2022-02-07T16:20:00Z">
        <w:r w:rsidDel="004C0674">
          <w:delText>T</w:delText>
        </w:r>
        <w:r w:rsidR="002A5853" w:rsidRPr="00021ECF" w:rsidDel="004C0674">
          <w:delText xml:space="preserve">hus use of </w:delText>
        </w:r>
        <w:r w:rsidDel="004C0674">
          <w:delText>a</w:delText>
        </w:r>
        <w:r w:rsidR="002A5853" w:rsidRPr="00021ECF" w:rsidDel="004C0674">
          <w:delText xml:space="preserve"> site </w:delText>
        </w:r>
        <w:r w:rsidDel="004C0674">
          <w:delText>which has undergone these changes as</w:delText>
        </w:r>
        <w:r w:rsidR="002A5853" w:rsidRPr="00021ECF" w:rsidDel="004C0674">
          <w:delText xml:space="preserve"> an historical reference would be flawed.</w:delText>
        </w:r>
      </w:del>
    </w:p>
    <w:p w14:paraId="37190F1F" w14:textId="4106ED34" w:rsidR="002A5853" w:rsidDel="00F35686" w:rsidRDefault="007604A5" w:rsidP="0046752E">
      <w:pPr>
        <w:ind w:firstLine="720"/>
        <w:rPr>
          <w:del w:id="44" w:author="Stefanie Lane" w:date="2022-02-07T16:20:00Z"/>
        </w:rPr>
        <w:pPrChange w:id="45" w:author="Stefanie Lane" w:date="2022-02-09T02:24:00Z">
          <w:pPr>
            <w:pStyle w:val="ListParagraph"/>
            <w:numPr>
              <w:ilvl w:val="2"/>
              <w:numId w:val="4"/>
            </w:numPr>
            <w:ind w:left="2160" w:hanging="360"/>
          </w:pPr>
        </w:pPrChange>
      </w:pPr>
      <w:del w:id="46" w:author="Stefanie Lane" w:date="2022-02-07T16:17:00Z">
        <w:r w:rsidDel="00322751">
          <w:delText xml:space="preserve">Furthermore: loss of </w:delText>
        </w:r>
        <w:r w:rsidR="00175D27" w:rsidDel="00322751">
          <w:delText xml:space="preserve">native species is especially important when the regional pool of potential species is </w:delText>
        </w:r>
        <w:r w:rsidR="006E12A0" w:rsidDel="00322751">
          <w:delText xml:space="preserve">reduced or </w:delText>
        </w:r>
        <w:r w:rsidR="00175D27" w:rsidDel="00322751">
          <w:delText>environmentally constrained (*need references)</w:delText>
        </w:r>
      </w:del>
      <w:del w:id="47" w:author="Stefanie Lane" w:date="2022-02-07T16:20:00Z">
        <w:r w:rsidR="00175D27" w:rsidDel="00F35686">
          <w:delText xml:space="preserve">. </w:delText>
        </w:r>
      </w:del>
    </w:p>
    <w:p w14:paraId="045CBEFE" w14:textId="77777777" w:rsidR="00A92F9A" w:rsidRDefault="00A92F9A" w:rsidP="0046752E">
      <w:pPr>
        <w:ind w:firstLine="720"/>
        <w:rPr>
          <w:ins w:id="48" w:author="Stefanie Lane" w:date="2022-02-07T16:18:00Z"/>
        </w:rPr>
        <w:pPrChange w:id="49" w:author="Stefanie Lane" w:date="2022-02-09T02:24:00Z">
          <w:pPr>
            <w:pStyle w:val="ListParagraph"/>
            <w:numPr>
              <w:numId w:val="4"/>
            </w:numPr>
            <w:ind w:hanging="360"/>
          </w:pPr>
        </w:pPrChange>
      </w:pPr>
    </w:p>
    <w:p w14:paraId="19235624" w14:textId="3F595108" w:rsidR="00A21CBF" w:rsidDel="003B0E2E" w:rsidRDefault="009113BE" w:rsidP="00D570B4">
      <w:pPr>
        <w:ind w:firstLine="720"/>
        <w:rPr>
          <w:del w:id="50" w:author="Stefanie Lane" w:date="2022-02-07T16:24:00Z"/>
        </w:rPr>
        <w:pPrChange w:id="51" w:author="Stefanie Lane" w:date="2022-02-09T02:13:00Z">
          <w:pPr>
            <w:ind w:firstLine="720"/>
          </w:pPr>
        </w:pPrChange>
      </w:pPr>
      <w:r>
        <w:t>Estuaries</w:t>
      </w:r>
      <w:r w:rsidR="00566C69">
        <w:t xml:space="preserve"> </w:t>
      </w:r>
      <w:r w:rsidR="005F3F8D">
        <w:t xml:space="preserve">are </w:t>
      </w:r>
      <w:r w:rsidR="00182C65">
        <w:t xml:space="preserve">at the terrestrial-marine interface where </w:t>
      </w:r>
      <w:del w:id="52" w:author="Stefanie Lane" w:date="2022-02-07T16:23:00Z">
        <w:r w:rsidR="005F3F8D" w:rsidDel="002E52B1">
          <w:delText xml:space="preserve">cumulative </w:delText>
        </w:r>
      </w:del>
      <w:del w:id="53" w:author="Stefanie Lane" w:date="2022-02-07T16:35:00Z">
        <w:r w:rsidR="00A21CBF" w:rsidDel="003B2DDD">
          <w:delText xml:space="preserve">environmental and anthropogenic </w:delText>
        </w:r>
        <w:r w:rsidR="005F3F8D" w:rsidDel="003B2DDD">
          <w:delText>stressors</w:delText>
        </w:r>
        <w:r w:rsidR="00E600E4" w:rsidDel="003B2DDD">
          <w:delText xml:space="preserve"> </w:delText>
        </w:r>
      </w:del>
      <w:del w:id="54" w:author="Stefanie Lane" w:date="2022-02-07T16:23:00Z">
        <w:r w:rsidR="00E600E4" w:rsidDel="002E52B1">
          <w:delText xml:space="preserve">have </w:delText>
        </w:r>
        <w:r w:rsidR="006A2027" w:rsidDel="002E52B1">
          <w:delText>s</w:delText>
        </w:r>
        <w:r w:rsidR="00E600E4" w:rsidDel="002E52B1">
          <w:delText>hift</w:delText>
        </w:r>
        <w:r w:rsidR="006A2027" w:rsidDel="002E52B1">
          <w:delText>ed</w:delText>
        </w:r>
        <w:r w:rsidR="00E600E4" w:rsidDel="002E52B1">
          <w:delText xml:space="preserve"> due to</w:delText>
        </w:r>
      </w:del>
      <w:del w:id="55" w:author="Stefanie Lane" w:date="2022-02-07T16:35:00Z">
        <w:r w:rsidR="00E600E4" w:rsidDel="003B2DDD">
          <w:delText xml:space="preserve"> landscape-scale changes</w:delText>
        </w:r>
      </w:del>
      <w:ins w:id="56" w:author="Stefanie Lane" w:date="2022-02-07T16:34:00Z">
        <w:r w:rsidR="003B2DDD">
          <w:t>hydrogeomorphic and plant community changes</w:t>
        </w:r>
      </w:ins>
      <w:ins w:id="57" w:author="Stefanie Lane" w:date="2022-02-07T16:35:00Z">
        <w:r w:rsidR="00D00AEA">
          <w:t xml:space="preserve"> occur</w:t>
        </w:r>
      </w:ins>
      <w:ins w:id="58" w:author="Stefanie Lane" w:date="2022-02-07T16:34:00Z">
        <w:r w:rsidR="003B2DDD">
          <w:t xml:space="preserve"> on annual, decadal, and millennial timescales </w:t>
        </w:r>
        <w:r w:rsidR="003B2DDD">
          <w:fldChar w:fldCharType="begin"/>
        </w:r>
      </w:ins>
      <w:r w:rsidR="00EB7D94">
        <w:instrText xml:space="preserve"> ADDIN ZOTERO_ITEM CSL_CITATION {"citationID":"OC0b1W0t","properties":{"formattedCitation":"(Pasternack, 2009)","plainCitation":"(Pasternack, 2009)","noteIndex":0},"citationItems":[{"id":396,"uris":["http://zotero.org/users/6092945/items/S2AD5CNH"],"uri":["http://zotero.org/users/6092945/items/S2AD5CNH"],"itemData":{"id":396,"type":"chapter","abstract":"Tidal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ins w:id="59" w:author="Stefanie Lane" w:date="2022-02-07T16:34:00Z">
        <w:r w:rsidR="003B2DDD">
          <w:fldChar w:fldCharType="separate"/>
        </w:r>
      </w:ins>
      <w:r w:rsidR="00EB7D94" w:rsidRPr="00EB7D94">
        <w:rPr>
          <w:rFonts w:ascii="Calibri" w:hAnsi="Calibri" w:cs="Calibri"/>
        </w:rPr>
        <w:t>(Pasternack, 2009)</w:t>
      </w:r>
      <w:ins w:id="60" w:author="Stefanie Lane" w:date="2022-02-07T16:34:00Z">
        <w:r w:rsidR="003B2DDD">
          <w:fldChar w:fldCharType="end"/>
        </w:r>
        <w:r w:rsidR="003B2DDD">
          <w:t>.</w:t>
        </w:r>
      </w:ins>
      <w:ins w:id="61" w:author="Stefanie Lane" w:date="2022-02-07T16:35:00Z">
        <w:r w:rsidR="00D00AEA">
          <w:t xml:space="preserve"> Because these ecosystems </w:t>
        </w:r>
      </w:ins>
      <w:del w:id="62" w:author="Stefanie Lane" w:date="2022-02-07T16:35:00Z">
        <w:r w:rsidR="006A2027" w:rsidDel="00D00AEA">
          <w:delText xml:space="preserve">, and </w:delText>
        </w:r>
        <w:r w:rsidR="00C86781" w:rsidDel="00D00AEA">
          <w:delText xml:space="preserve">ecosystems </w:delText>
        </w:r>
      </w:del>
      <w:r w:rsidR="00C86781">
        <w:t>will experience accelerated change under sea level rise</w:t>
      </w:r>
      <w:ins w:id="63" w:author="Stefanie Lane" w:date="2022-02-07T16:35:00Z">
        <w:r w:rsidR="00D00AEA">
          <w:t>, t</w:t>
        </w:r>
      </w:ins>
      <w:del w:id="64" w:author="Stefanie Lane" w:date="2022-02-07T16:35:00Z">
        <w:r w:rsidR="00E600E4" w:rsidDel="00D00AEA">
          <w:delText>.</w:delText>
        </w:r>
        <w:r w:rsidR="00E43ECE" w:rsidDel="00D00AEA">
          <w:delText xml:space="preserve"> </w:delText>
        </w:r>
        <w:r w:rsidR="007F224A" w:rsidDel="00D00AEA">
          <w:delText>T</w:delText>
        </w:r>
      </w:del>
      <w:r w:rsidR="007F224A">
        <w:t>hese habitats are of increasing</w:t>
      </w:r>
      <w:ins w:id="65" w:author="Stefanie Lane" w:date="2022-02-07T16:36:00Z">
        <w:r w:rsidR="00D00AEA">
          <w:t xml:space="preserve"> conservation</w:t>
        </w:r>
      </w:ins>
      <w:r w:rsidR="007F224A">
        <w:t xml:space="preserve"> </w:t>
      </w:r>
      <w:r w:rsidR="001369F0">
        <w:t>concern</w:t>
      </w:r>
      <w:ins w:id="66" w:author="Stefanie Lane" w:date="2022-02-07T20:39:00Z">
        <w:r w:rsidR="003069B8">
          <w:t xml:space="preserve"> </w:t>
        </w:r>
      </w:ins>
      <w:r w:rsidR="003069B8">
        <w:fldChar w:fldCharType="begin"/>
      </w:r>
      <w:r w:rsidR="003069B8">
        <w:instrText xml:space="preserve"> ADDIN ZOTERO_ITEM CSL_CITATION {"citationID":"6ucwNDlj","properties":{"formattedCitation":"(Brophy et al., 2019)","plainCitation":"(Brophy et al., 2019)","noteIndex":0},"citationItems":[{"id":1683,"uris":["http://zotero.org/users/6092945/items/25EXMDUE"],"uri":["http://zotero.org/users/6092945/items/25EXMDUE"],"itemData":{"id":1683,"type":"article-journal","abstract":"Effective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ins w:id="67" w:author="Stefanie Lane" w:date="2022-02-07T20:35:00Z">
        <w:r w:rsidR="00391339">
          <w:t>; u</w:t>
        </w:r>
      </w:ins>
      <w:del w:id="68" w:author="Stefanie Lane" w:date="2022-02-07T16:36:00Z">
        <w:r w:rsidR="001369F0" w:rsidDel="00B73BCB">
          <w:delText xml:space="preserve"> for ecosystem service value, and</w:delText>
        </w:r>
      </w:del>
      <w:del w:id="69" w:author="Stefanie Lane" w:date="2022-02-07T20:35:00Z">
        <w:r w:rsidR="001369F0" w:rsidDel="00391339">
          <w:delText xml:space="preserve"> u</w:delText>
        </w:r>
      </w:del>
      <w:r w:rsidR="001369F0">
        <w:t xml:space="preserve">nderstanding </w:t>
      </w:r>
      <w:del w:id="70" w:author="Stefanie Lane" w:date="2022-02-07T16:37:00Z">
        <w:r w:rsidR="001369F0" w:rsidRPr="00B73BCB" w:rsidDel="00EC79B9">
          <w:rPr>
            <w:strike/>
            <w:rPrChange w:id="71" w:author="Stefanie Lane" w:date="2022-02-07T16:36:00Z">
              <w:rPr/>
            </w:rPrChange>
          </w:rPr>
          <w:delText xml:space="preserve">how to maintain or facilitate creation of </w:delText>
        </w:r>
      </w:del>
      <w:r w:rsidR="001369F0">
        <w:t xml:space="preserve">estuarine habitat </w:t>
      </w:r>
      <w:ins w:id="72" w:author="Stefanie Lane" w:date="2022-02-07T16:37:00Z">
        <w:r w:rsidR="00EC79B9">
          <w:t xml:space="preserve">stability can inform </w:t>
        </w:r>
      </w:ins>
      <w:del w:id="73" w:author="Stefanie Lane" w:date="2022-02-07T16:37:00Z">
        <w:r w:rsidR="001369F0" w:rsidDel="00EC79B9">
          <w:delText xml:space="preserve">is a major objective of </w:delText>
        </w:r>
      </w:del>
      <w:r w:rsidR="009565D0">
        <w:t xml:space="preserve">climate change resilience strategies. </w:t>
      </w:r>
    </w:p>
    <w:p w14:paraId="74BBB929" w14:textId="368F135F" w:rsidR="00E77D51" w:rsidDel="002D4941" w:rsidRDefault="00E77D51" w:rsidP="00D570B4">
      <w:pPr>
        <w:ind w:firstLine="720"/>
        <w:rPr>
          <w:del w:id="74" w:author="Stefanie Lane" w:date="2022-02-07T16:30:00Z"/>
        </w:rPr>
        <w:pPrChange w:id="75" w:author="Stefanie Lane" w:date="2022-02-09T02:13:00Z">
          <w:pPr>
            <w:ind w:firstLine="720"/>
          </w:pPr>
        </w:pPrChange>
      </w:pPr>
      <w:del w:id="76" w:author="Stefanie Lane" w:date="2022-02-07T16:24:00Z">
        <w:r w:rsidDel="00C8195F">
          <w:delText>I</w:delText>
        </w:r>
      </w:del>
      <w:ins w:id="77" w:author="Stefanie Lane" w:date="2022-02-07T16:24:00Z">
        <w:r w:rsidR="00C8195F">
          <w:t>I</w:t>
        </w:r>
      </w:ins>
      <w:r>
        <w:t xml:space="preserve">n North America, estuaries are of </w:t>
      </w:r>
      <w:del w:id="78" w:author="Stefanie Lane" w:date="2022-02-07T16:24:00Z">
        <w:r w:rsidDel="00C8195F">
          <w:delText xml:space="preserve">greater </w:delText>
        </w:r>
      </w:del>
      <w:ins w:id="79" w:author="Stefanie Lane" w:date="2022-02-07T16:24:00Z">
        <w:r w:rsidR="00C8195F">
          <w:t xml:space="preserve">particular </w:t>
        </w:r>
      </w:ins>
      <w:r>
        <w:t xml:space="preserve">conservation importance in the </w:t>
      </w:r>
      <w:del w:id="80" w:author="Stefanie Lane" w:date="2022-02-07T16:24:00Z">
        <w:r w:rsidDel="00C8195F">
          <w:delText xml:space="preserve">PNW </w:delText>
        </w:r>
      </w:del>
      <w:ins w:id="81" w:author="Stefanie Lane" w:date="2022-02-07T16:24:00Z">
        <w:r w:rsidR="00C8195F">
          <w:t xml:space="preserve">Pacific Northwest (PNW) </w:t>
        </w:r>
      </w:ins>
      <w:ins w:id="82" w:author="Stefanie Lane" w:date="2022-02-07T16:38:00Z">
        <w:r w:rsidR="00EC79B9">
          <w:t>because</w:t>
        </w:r>
      </w:ins>
      <w:ins w:id="83" w:author="Stefanie Lane" w:date="2022-02-07T16:24:00Z">
        <w:r w:rsidR="00C8195F">
          <w:t xml:space="preserve"> their </w:t>
        </w:r>
      </w:ins>
      <w:ins w:id="84" w:author="Stefanie Lane" w:date="2022-02-07T22:06:00Z">
        <w:r w:rsidR="00EA78C7">
          <w:t xml:space="preserve">pathways </w:t>
        </w:r>
        <w:r w:rsidR="00563294">
          <w:t xml:space="preserve">of </w:t>
        </w:r>
      </w:ins>
      <w:ins w:id="85" w:author="Stefanie Lane" w:date="2022-02-07T22:07:00Z">
        <w:r w:rsidR="00563294">
          <w:t>retreat or expansion are spatially restricted by</w:t>
        </w:r>
      </w:ins>
      <w:ins w:id="86" w:author="Stefanie Lane" w:date="2022-02-07T16:24:00Z">
        <w:r w:rsidR="00C8195F">
          <w:t xml:space="preserve"> fjord</w:t>
        </w:r>
        <w:r w:rsidR="00FA12BF">
          <w:t xml:space="preserve"> </w:t>
        </w:r>
      </w:ins>
      <w:del w:id="87" w:author="Stefanie Lane" w:date="2022-02-07T16:24:00Z">
        <w:r w:rsidDel="00FA12BF">
          <w:delText xml:space="preserve">(limited space due to fjord </w:delText>
        </w:r>
      </w:del>
      <w:r>
        <w:t>geography</w:t>
      </w:r>
      <w:ins w:id="88" w:author="Stefanie Lane" w:date="2022-02-07T20:35:00Z">
        <w:r w:rsidR="00391339">
          <w:t xml:space="preserve"> </w:t>
        </w:r>
      </w:ins>
      <w:r w:rsidR="00391339">
        <w:fldChar w:fldCharType="begin"/>
      </w:r>
      <w:r w:rsidR="00391339">
        <w:instrText xml:space="preserve"> ADDIN ZOTERO_ITEM CSL_CITATION {"citationID":"6IJBZPqY","properties":{"formattedCitation":"(Emmett et al., 2000)","plainCitation":"(Emmett et al., 2000)","noteIndex":0},"citationItems":[{"id":2178,"uris":["http://zotero.org/users/6092945/items/QRT2EL5Z"],"uri":["http://zotero.org/users/6092945/items/QRT2EL5Z"],"itemData":{"id":2178,"type":"article-journal","abstract":"West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t xml:space="preserve">, </w:t>
      </w:r>
      <w:del w:id="89" w:author="Stefanie Lane" w:date="2022-02-07T16:25:00Z">
        <w:r w:rsidDel="00FA12BF">
          <w:delText xml:space="preserve">contrast </w:delText>
        </w:r>
      </w:del>
      <w:ins w:id="90" w:author="Stefanie Lane" w:date="2022-02-07T16:25:00Z">
        <w:r w:rsidR="00FA12BF">
          <w:t xml:space="preserve">whereas estuaries along the Atlantic coast </w:t>
        </w:r>
      </w:ins>
      <w:ins w:id="91" w:author="Stefanie Lane" w:date="2022-02-07T22:07:00Z">
        <w:r w:rsidR="00563294">
          <w:t>may</w:t>
        </w:r>
      </w:ins>
      <w:ins w:id="92" w:author="Stefanie Lane" w:date="2022-02-07T20:37:00Z">
        <w:r w:rsidR="00C22C3B">
          <w:t xml:space="preserve"> spread along</w:t>
        </w:r>
      </w:ins>
      <w:del w:id="93" w:author="Stefanie Lane" w:date="2022-02-07T16:25:00Z">
        <w:r w:rsidDel="00FA12BF">
          <w:delText>to</w:delText>
        </w:r>
      </w:del>
      <w:r>
        <w:t xml:space="preserve"> expansive </w:t>
      </w:r>
      <w:del w:id="94" w:author="Stefanie Lane" w:date="2022-02-07T20:38:00Z">
        <w:r w:rsidDel="00EE6F44">
          <w:delText xml:space="preserve">alluvial </w:delText>
        </w:r>
      </w:del>
      <w:ins w:id="95" w:author="Stefanie Lane" w:date="2022-02-07T20:38:00Z">
        <w:r w:rsidR="00EE6F44">
          <w:t xml:space="preserve">coastal </w:t>
        </w:r>
      </w:ins>
      <w:r>
        <w:t>plain</w:t>
      </w:r>
      <w:del w:id="96" w:author="Stefanie Lane" w:date="2022-02-07T16:25:00Z">
        <w:r w:rsidDel="00FA12BF">
          <w:delText>s of eastern North America)</w:delText>
        </w:r>
      </w:del>
      <w:ins w:id="97" w:author="Stefanie Lane" w:date="2022-02-07T16:25:00Z">
        <w:r w:rsidR="00FA12BF">
          <w:t>s</w:t>
        </w:r>
      </w:ins>
      <w:r>
        <w:t xml:space="preserve">. </w:t>
      </w:r>
    </w:p>
    <w:p w14:paraId="6478FF05" w14:textId="73E1B608" w:rsidR="00B67ABA" w:rsidDel="00F77621" w:rsidRDefault="00FC1E8E" w:rsidP="00D570B4">
      <w:pPr>
        <w:ind w:firstLine="720"/>
        <w:rPr>
          <w:del w:id="98" w:author="Stefanie Lane" w:date="2022-02-07T16:32:00Z"/>
        </w:rPr>
        <w:pPrChange w:id="99" w:author="Stefanie Lane" w:date="2022-02-09T02:13:00Z">
          <w:pPr>
            <w:pStyle w:val="ListParagraph"/>
            <w:numPr>
              <w:ilvl w:val="1"/>
              <w:numId w:val="4"/>
            </w:numPr>
            <w:ind w:left="1440" w:hanging="360"/>
          </w:pPr>
        </w:pPrChange>
      </w:pPr>
      <w:r>
        <w:t>T</w:t>
      </w:r>
      <w:r w:rsidR="009113BE">
        <w:t xml:space="preserve">idal freshwater marshes (TFMs) are </w:t>
      </w:r>
      <w:r w:rsidR="00B67ABA">
        <w:t>the upper reaches of estuaries</w:t>
      </w:r>
      <w:ins w:id="100" w:author="Stefanie Lane" w:date="2022-02-07T16:31:00Z">
        <w:r w:rsidR="009118D4">
          <w:t xml:space="preserve"> dominated by riverine </w:t>
        </w:r>
      </w:ins>
      <w:del w:id="101" w:author="Stefanie Lane" w:date="2022-02-07T16:31:00Z">
        <w:r w:rsidR="00B67ABA" w:rsidDel="009118D4">
          <w:delText xml:space="preserve"> where </w:delText>
        </w:r>
      </w:del>
      <w:r w:rsidR="00B67ABA">
        <w:t>freshwater</w:t>
      </w:r>
      <w:del w:id="102" w:author="Stefanie Lane" w:date="2022-02-07T16:31:00Z">
        <w:r w:rsidR="00B67ABA" w:rsidDel="009118D4">
          <w:delText xml:space="preserve"> dominates</w:delText>
        </w:r>
      </w:del>
      <w:r w:rsidR="00B67ABA">
        <w:t xml:space="preserve">, </w:t>
      </w:r>
      <w:del w:id="103" w:author="Stefanie Lane" w:date="2022-02-07T16:31:00Z">
        <w:r w:rsidR="00B67ABA" w:rsidDel="009118D4">
          <w:delText xml:space="preserve">but </w:delText>
        </w:r>
      </w:del>
      <w:ins w:id="104" w:author="Stefanie Lane" w:date="2022-02-07T16:31:00Z">
        <w:r w:rsidR="009118D4">
          <w:t>and in the P</w:t>
        </w:r>
      </w:ins>
      <w:ins w:id="105" w:author="Stefanie Lane" w:date="2022-02-07T16:32:00Z">
        <w:r w:rsidR="009118D4">
          <w:t>NW</w:t>
        </w:r>
      </w:ins>
      <w:ins w:id="106" w:author="Stefanie Lane" w:date="2022-02-07T16:31:00Z">
        <w:r w:rsidR="009118D4">
          <w:t xml:space="preserve"> </w:t>
        </w:r>
      </w:ins>
      <w:r w:rsidR="00B67ABA">
        <w:t xml:space="preserve">they are </w:t>
      </w:r>
      <w:r w:rsidR="009113BE">
        <w:t>particular</w:t>
      </w:r>
      <w:r w:rsidR="00B67ABA">
        <w:t>ly</w:t>
      </w:r>
      <w:r w:rsidR="009113BE">
        <w:t xml:space="preserve"> importan</w:t>
      </w:r>
      <w:r w:rsidR="00B67ABA">
        <w:t>t</w:t>
      </w:r>
      <w:r w:rsidR="009113BE">
        <w:t xml:space="preserve"> </w:t>
      </w:r>
      <w:r w:rsidR="00B67ABA">
        <w:t xml:space="preserve">as </w:t>
      </w:r>
      <w:r w:rsidR="009113BE">
        <w:t>early transitional habitat along salinity gradient for salmonids</w:t>
      </w:r>
      <w:ins w:id="107" w:author="Stefanie Lane" w:date="2022-02-07T20:44:00Z">
        <w:r w:rsidR="00A92717">
          <w:t xml:space="preserve"> </w:t>
        </w:r>
      </w:ins>
      <w:r w:rsidR="00A92717">
        <w:fldChar w:fldCharType="begin"/>
      </w:r>
      <w:r w:rsidR="00EB7D94">
        <w:instrText xml:space="preserve"> ADDIN ZOTERO_ITEM CSL_CITATION {"citationID":"xxRVfu60","properties":{"formattedCitation":"(Chalifour et al., 2019; Davis et al., 2021)","plainCitation":"(Chalifour et al., 2019; Davis et al., 2021)","noteIndex":0},"citationItems":[{"id":141,"uris":["http://zotero.org/users/6092945/items/9ERQWQD8"],"uri":["http://zotero.org/users/6092945/items/9ERQWQD8"],"itemData":{"id":141,"type":"article-journal","abstract":"Interfacing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K."}],"issued":{"date-parts":[["2019",8,29]]}}},{"id":2215,"uris":["http://zotero.org/users/6092945/items/QWEVCW9B"],"uri":["http://zotero.org/users/6092945/items/QWEVCW9B"],"itemData":{"id":2215,"type":"article-journal","abstract":"The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del w:id="108" w:author="Stefanie Lane" w:date="2022-02-07T16:25:00Z">
        <w:r w:rsidR="009113BE" w:rsidDel="00FA12BF">
          <w:delText>)</w:delText>
        </w:r>
      </w:del>
      <w:r w:rsidR="00B67ABA">
        <w:t>.</w:t>
      </w:r>
      <w:ins w:id="109" w:author="Stefanie Lane" w:date="2022-02-07T16:32:00Z">
        <w:r w:rsidR="00F77621">
          <w:t xml:space="preserve"> </w:t>
        </w:r>
      </w:ins>
    </w:p>
    <w:p w14:paraId="4F7BFC02" w14:textId="23C00405" w:rsidR="00AA2F11" w:rsidRDefault="00E71AA9" w:rsidP="00D570B4">
      <w:pPr>
        <w:ind w:firstLine="720"/>
        <w:rPr>
          <w:ins w:id="110" w:author="Stefanie Lane" w:date="2022-02-07T16:39:00Z"/>
        </w:rPr>
        <w:pPrChange w:id="111" w:author="Stefanie Lane" w:date="2022-02-09T02:13:00Z">
          <w:pPr>
            <w:ind w:firstLine="720"/>
          </w:pPr>
        </w:pPrChange>
      </w:pPr>
      <w:del w:id="112" w:author="Stefanie Lane" w:date="2022-02-07T16:32:00Z">
        <w:r w:rsidDel="00F77621">
          <w:delText xml:space="preserve">These reaches are </w:delText>
        </w:r>
      </w:del>
      <w:del w:id="113" w:author="Stefanie Lane" w:date="2022-02-07T16:39:00Z">
        <w:r w:rsidDel="000648CF">
          <w:delText xml:space="preserve">of high conservation and restoration interest, </w:delText>
        </w:r>
      </w:del>
      <w:del w:id="114" w:author="Stefanie Lane" w:date="2022-02-07T16:32:00Z">
        <w:r w:rsidDel="00F77621">
          <w:delText xml:space="preserve">therefore </w:delText>
        </w:r>
      </w:del>
      <w:del w:id="115" w:author="Stefanie Lane" w:date="2022-02-07T16:39:00Z">
        <w:r w:rsidDel="000648CF">
          <w:delText xml:space="preserve">understanding </w:delText>
        </w:r>
        <w:r w:rsidR="00FD6216" w:rsidDel="000648CF">
          <w:delText xml:space="preserve">changes in species composition over time </w:delText>
        </w:r>
        <w:r w:rsidDel="000648CF">
          <w:delText>is useful to conservation objectives in anticipation of</w:delText>
        </w:r>
        <w:r w:rsidR="00D525E1" w:rsidDel="000648CF">
          <w:delText xml:space="preserve"> sea level rise. </w:delText>
        </w:r>
        <w:r w:rsidR="002F3C7E" w:rsidDel="000648CF">
          <w:delText xml:space="preserve"> </w:delText>
        </w:r>
      </w:del>
      <w:ins w:id="116" w:author="Stefanie Lane" w:date="2022-02-07T16:26:00Z">
        <w:r w:rsidR="00AA2F11">
          <w:t>Estuary conservation efforts are intended to protect coastal municipalities and provide sufficient habitat; stability of plant communities within tidal marshes may contribute to the ability of these habitats to resist change or recover from disturbance</w:t>
        </w:r>
      </w:ins>
      <w:ins w:id="117" w:author="Stefanie Lane" w:date="2022-02-07T20:54:00Z">
        <w:r w:rsidR="00A524E4">
          <w:t xml:space="preserve"> </w:t>
        </w:r>
      </w:ins>
      <w:r w:rsidR="00A524E4">
        <w:fldChar w:fldCharType="begin"/>
      </w:r>
      <w:r w:rsidR="00505257">
        <w:instrText xml:space="preserve"> ADDIN ZOTERO_ITEM CSL_CITATION {"citationID":"Qy6vrJu8","properties":{"formattedCitation":"(Holling, 1973)","plainCitation":"(Holling, 1973)","noteIndex":0},"citationItems":[{"id":1362,"uris":["http://zotero.org/users/6092945/items/J7SV7HT5"],"uri":["http://zotero.org/users/6092945/items/J7SV7HT5"],"itemData":{"id":1362,"type":"article-journal","container-title":"Annual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ins w:id="118" w:author="Stefanie Lane" w:date="2022-02-07T16:26:00Z">
        <w:r w:rsidR="00AA2F11">
          <w:t>.</w:t>
        </w:r>
      </w:ins>
      <w:ins w:id="119" w:author="Stefanie Lane" w:date="2022-02-07T16:53:00Z">
        <w:r w:rsidR="005F1C36">
          <w:t xml:space="preserve"> Loss of species diversity within these habitats reduces the available biodiversity in the regional species pool, as well as potentially reducing functional h</w:t>
        </w:r>
      </w:ins>
      <w:ins w:id="120" w:author="Stefanie Lane" w:date="2022-02-07T16:54:00Z">
        <w:r w:rsidR="005F1C36">
          <w:t xml:space="preserve">abitat value. </w:t>
        </w:r>
      </w:ins>
    </w:p>
    <w:p w14:paraId="187B2565" w14:textId="2B701843" w:rsidR="000648CF" w:rsidDel="00B4575F" w:rsidRDefault="000648CF">
      <w:pPr>
        <w:ind w:firstLine="720"/>
        <w:rPr>
          <w:del w:id="121" w:author="Stefanie Lane" w:date="2022-02-07T16:51:00Z"/>
        </w:rPr>
        <w:pPrChange w:id="122" w:author="Stefanie Lane" w:date="2022-02-07T16:39:00Z">
          <w:pPr>
            <w:pStyle w:val="ListParagraph"/>
            <w:numPr>
              <w:ilvl w:val="1"/>
              <w:numId w:val="4"/>
            </w:numPr>
            <w:ind w:left="1440" w:hanging="360"/>
          </w:pPr>
        </w:pPrChange>
      </w:pPr>
    </w:p>
    <w:p w14:paraId="48224580" w14:textId="628C5499" w:rsidR="009C4C63" w:rsidDel="00485A40" w:rsidRDefault="00E71AA9" w:rsidP="00E73137">
      <w:pPr>
        <w:pStyle w:val="ListParagraph"/>
        <w:numPr>
          <w:ilvl w:val="1"/>
          <w:numId w:val="4"/>
        </w:numPr>
        <w:rPr>
          <w:moveFrom w:id="123" w:author="Stefanie Lane" w:date="2022-02-07T16:52:00Z"/>
        </w:rPr>
      </w:pPr>
      <w:moveFromRangeStart w:id="124" w:author="Stefanie Lane" w:date="2022-02-07T16:52:00Z" w:name="move95145155"/>
      <w:commentRangeStart w:id="125"/>
      <w:moveFrom w:id="126" w:author="Stefanie Lane" w:date="2022-02-07T16:52:00Z">
        <w:r w:rsidDel="00485A40">
          <w:t>Define</w:t>
        </w:r>
        <w:r w:rsidR="00357A5D" w:rsidDel="00485A40">
          <w:t xml:space="preserve"> biodiverse but</w:t>
        </w:r>
        <w:r w:rsidDel="00485A40">
          <w:t xml:space="preserve"> </w:t>
        </w:r>
        <w:commentRangeEnd w:id="125"/>
        <w:r w:rsidR="00E30ACE" w:rsidDel="00485A40">
          <w:rPr>
            <w:rStyle w:val="CommentReference"/>
          </w:rPr>
          <w:commentReference w:id="125"/>
        </w:r>
        <w:r w:rsidDel="00485A40">
          <w:t>restricted habitat types</w:t>
        </w:r>
        <w:r w:rsidR="00E30ACE" w:rsidDel="00485A40">
          <w:t xml:space="preserve"> within TFM with respect to </w:t>
        </w:r>
        <w:r w:rsidDel="00485A40">
          <w:t>g</w:t>
        </w:r>
        <w:r w:rsidR="004C7DF9" w:rsidRPr="00F812CC" w:rsidDel="00485A40">
          <w:t xml:space="preserve">eneral herbaceous structure, dominated by </w:t>
        </w:r>
        <w:r w:rsidR="00FD7BB5" w:rsidDel="00485A40">
          <w:t>Sedge</w:t>
        </w:r>
        <w:r w:rsidR="004C7DF9" w:rsidRPr="00F812CC" w:rsidDel="00485A40">
          <w:t xml:space="preserve">s/rushes with some salinity tolerance, but </w:t>
        </w:r>
        <w:r w:rsidR="00504E47" w:rsidRPr="00F812CC" w:rsidDel="00485A40">
          <w:t xml:space="preserve">with greater forb diversity unique to </w:t>
        </w:r>
        <w:r w:rsidR="004C7DF9" w:rsidRPr="00F812CC" w:rsidDel="00485A40">
          <w:t>TFMs</w:t>
        </w:r>
        <w:r w:rsidR="00504E47" w:rsidRPr="00F812CC" w:rsidDel="00485A40">
          <w:t xml:space="preserve"> that don’t occur in </w:t>
        </w:r>
        <w:r w:rsidR="00A1470E" w:rsidDel="00485A40">
          <w:t xml:space="preserve">higher salinity or </w:t>
        </w:r>
        <w:r w:rsidR="00504E47" w:rsidRPr="00F812CC" w:rsidDel="00485A40">
          <w:t>non-tidal wetlands</w:t>
        </w:r>
        <w:r w:rsidR="000431F1" w:rsidRPr="00F812CC" w:rsidDel="00485A40">
          <w:t xml:space="preserve">; </w:t>
        </w:r>
      </w:moveFrom>
    </w:p>
    <w:moveFromRangeEnd w:id="124"/>
    <w:p w14:paraId="2F00D972" w14:textId="0AE9607E" w:rsidR="004C7DF9" w:rsidRPr="00F812CC" w:rsidDel="00592C5E" w:rsidRDefault="00592C5E">
      <w:pPr>
        <w:rPr>
          <w:del w:id="127" w:author="Stefanie Lane" w:date="2022-02-07T16:54:00Z"/>
        </w:rPr>
        <w:pPrChange w:id="128" w:author="Stefanie Lane" w:date="2022-02-07T16:54:00Z">
          <w:pPr>
            <w:pStyle w:val="ListParagraph"/>
            <w:numPr>
              <w:ilvl w:val="2"/>
              <w:numId w:val="4"/>
            </w:numPr>
            <w:ind w:left="2160" w:hanging="360"/>
          </w:pPr>
        </w:pPrChange>
      </w:pPr>
      <w:ins w:id="129" w:author="Stefanie Lane" w:date="2022-02-07T16:54:00Z">
        <w:r>
          <w:tab/>
        </w:r>
      </w:ins>
      <w:del w:id="130" w:author="Stefanie Lane" w:date="2022-02-07T16:54:00Z">
        <w:r w:rsidR="009C4C63" w:rsidDel="00592C5E">
          <w:delText xml:space="preserve">Emphasize biodiversity and </w:delText>
        </w:r>
        <w:r w:rsidR="00504E47" w:rsidRPr="00F812CC" w:rsidDel="00592C5E">
          <w:delText>habitat value, and concern for species gained/lost</w:delText>
        </w:r>
        <w:r w:rsidR="000431F1" w:rsidRPr="00F812CC" w:rsidDel="00592C5E">
          <w:delText>.</w:delText>
        </w:r>
        <w:r w:rsidR="003436E0" w:rsidRPr="00F812CC" w:rsidDel="00592C5E">
          <w:delText xml:space="preserve"> </w:delText>
        </w:r>
      </w:del>
    </w:p>
    <w:p w14:paraId="795F5AED" w14:textId="747EE01F" w:rsidR="00F812CC" w:rsidDel="00592C5E" w:rsidRDefault="00D529B9">
      <w:pPr>
        <w:rPr>
          <w:del w:id="131" w:author="Stefanie Lane" w:date="2022-02-07T16:54:00Z"/>
        </w:rPr>
        <w:pPrChange w:id="132" w:author="Stefanie Lane" w:date="2022-02-07T16:54:00Z">
          <w:pPr>
            <w:pStyle w:val="ListParagraph"/>
            <w:numPr>
              <w:numId w:val="4"/>
            </w:numPr>
            <w:ind w:hanging="360"/>
          </w:pPr>
        </w:pPrChange>
      </w:pPr>
      <w:r>
        <w:t xml:space="preserve">A </w:t>
      </w:r>
      <w:del w:id="133" w:author="Stefanie Lane" w:date="2022-02-07T20:55:00Z">
        <w:r w:rsidDel="00505257">
          <w:delText xml:space="preserve">major </w:delText>
        </w:r>
      </w:del>
      <w:r>
        <w:t xml:space="preserve">challenge of </w:t>
      </w:r>
      <w:r w:rsidR="00A1470E">
        <w:t xml:space="preserve">understanding </w:t>
      </w:r>
      <w:r>
        <w:t>community stability</w:t>
      </w:r>
      <w:ins w:id="134" w:author="Stefanie Lane" w:date="2022-02-07T16:54:00Z">
        <w:r w:rsidR="00592C5E">
          <w:t xml:space="preserve">, </w:t>
        </w:r>
      </w:ins>
      <w:ins w:id="135" w:author="Stefanie Lane" w:date="2022-02-07T18:24:00Z">
        <w:r w:rsidR="000C7EAE">
          <w:t>including with</w:t>
        </w:r>
      </w:ins>
      <w:ins w:id="136" w:author="Stefanie Lane" w:date="2022-02-07T16:54:00Z">
        <w:r w:rsidR="00592C5E">
          <w:t>in estuaries,</w:t>
        </w:r>
      </w:ins>
      <w:r>
        <w:t xml:space="preserve"> is the lack of long-term </w:t>
      </w:r>
      <w:del w:id="137" w:author="Stefanie Lane" w:date="2022-02-07T17:51:00Z">
        <w:r w:rsidR="001578C8" w:rsidDel="00EC1912">
          <w:delText>monitoring</w:delText>
        </w:r>
      </w:del>
      <w:ins w:id="138" w:author="Stefanie Lane" w:date="2022-02-07T17:51:00Z">
        <w:r w:rsidR="00EC1912">
          <w:t>data</w:t>
        </w:r>
      </w:ins>
      <w:r w:rsidR="001578C8">
        <w:t xml:space="preserve">. </w:t>
      </w:r>
      <w:r w:rsidR="00E00A7F">
        <w:t xml:space="preserve">In absence of </w:t>
      </w:r>
      <w:r w:rsidR="00907858">
        <w:t>long-term</w:t>
      </w:r>
      <w:r w:rsidR="00744FD6">
        <w:t xml:space="preserve"> monitoring</w:t>
      </w:r>
      <w:r w:rsidR="00E00A7F">
        <w:t xml:space="preserve">, </w:t>
      </w:r>
      <w:del w:id="139" w:author="Stefanie Lane" w:date="2022-02-07T17:51:00Z">
        <w:r w:rsidR="00E00A7F" w:rsidDel="00EC1912">
          <w:delText>using</w:delText>
        </w:r>
        <w:r w:rsidR="00907858" w:rsidDel="00EC1912">
          <w:delText xml:space="preserve"> </w:delText>
        </w:r>
      </w:del>
      <w:r w:rsidR="004C7DF9">
        <w:t xml:space="preserve">historical datasets can provide a </w:t>
      </w:r>
      <w:r w:rsidR="00AA7D9E">
        <w:t>‘</w:t>
      </w:r>
      <w:r w:rsidR="004C7DF9">
        <w:t>snapshot</w:t>
      </w:r>
      <w:r w:rsidR="00AA7D9E">
        <w:t>’</w:t>
      </w:r>
      <w:r w:rsidR="004C7DF9">
        <w:t xml:space="preserve"> of changes across time. </w:t>
      </w:r>
    </w:p>
    <w:p w14:paraId="03897D37" w14:textId="447FC132" w:rsidR="00F812CC" w:rsidDel="00362DA9" w:rsidRDefault="00F812CC" w:rsidP="00EC03FB">
      <w:pPr>
        <w:rPr>
          <w:del w:id="140" w:author="Stefanie Lane" w:date="2022-02-07T16:57:00Z"/>
        </w:rPr>
      </w:pPr>
      <w:r>
        <w:t>One such opportunity exists in Ladner Marsh</w:t>
      </w:r>
      <w:r w:rsidR="00E75976">
        <w:t>,</w:t>
      </w:r>
      <w:ins w:id="141" w:author="Stefanie Lane" w:date="2022-02-07T16:54:00Z">
        <w:r w:rsidR="00592C5E">
          <w:t xml:space="preserve"> </w:t>
        </w:r>
      </w:ins>
      <w:ins w:id="142" w:author="Stefanie Lane" w:date="2022-02-07T16:55:00Z">
        <w:r w:rsidR="004834EB">
          <w:t>which is part of the South Arm Marshes</w:t>
        </w:r>
      </w:ins>
      <w:ins w:id="143" w:author="Stefanie Lane" w:date="2022-02-07T16:59:00Z">
        <w:r w:rsidR="002E4E7F">
          <w:t xml:space="preserve"> (SAM)</w:t>
        </w:r>
      </w:ins>
      <w:ins w:id="144" w:author="Stefanie Lane" w:date="2022-02-07T16:55:00Z">
        <w:r w:rsidR="004834EB">
          <w:t xml:space="preserve"> Wildlife Management Area (WMA) near Delta, BC, Canada (</w:t>
        </w:r>
      </w:ins>
      <w:ins w:id="145" w:author="Stefanie Lane" w:date="2022-02-07T21:37:00Z">
        <w:r w:rsidR="00EA174F">
          <w:rPr>
            <w:highlight w:val="yellow"/>
          </w:rPr>
          <w:t>Figure 1</w:t>
        </w:r>
      </w:ins>
      <w:ins w:id="146" w:author="Stefanie Lane" w:date="2022-02-07T16:55:00Z">
        <w:r w:rsidR="004834EB">
          <w:t>).</w:t>
        </w:r>
      </w:ins>
      <w:ins w:id="147" w:author="Stefanie Lane" w:date="2022-02-07T16:57:00Z">
        <w:r w:rsidR="00EC03FB" w:rsidDel="00ED765A">
          <w:t xml:space="preserve"> </w:t>
        </w:r>
      </w:ins>
      <w:ins w:id="148" w:author="Stefanie Lane" w:date="2022-02-07T17:02:00Z">
        <w:r w:rsidR="006202C7">
          <w:t xml:space="preserve">Despite </w:t>
        </w:r>
        <w:r w:rsidR="00886BE2">
          <w:t xml:space="preserve">industrialization and municipal expansion within the region, this </w:t>
        </w:r>
      </w:ins>
      <w:ins w:id="149" w:author="Stefanie Lane" w:date="2022-02-07T17:52:00Z">
        <w:r w:rsidR="00102B71">
          <w:t>habitat</w:t>
        </w:r>
      </w:ins>
      <w:ins w:id="150" w:author="Stefanie Lane" w:date="2022-02-07T17:02:00Z">
        <w:r w:rsidR="00886BE2">
          <w:t xml:space="preserve"> has escaped development, and to the best of the author</w:t>
        </w:r>
      </w:ins>
      <w:ins w:id="151" w:author="Stefanie Lane" w:date="2022-02-07T17:52:00Z">
        <w:r w:rsidR="00102B71">
          <w:t>’s</w:t>
        </w:r>
      </w:ins>
      <w:ins w:id="152" w:author="Stefanie Lane" w:date="2022-02-07T17:02:00Z">
        <w:r w:rsidR="00886BE2">
          <w:t xml:space="preserve"> knowledge has not experienced major natural disturbance </w:t>
        </w:r>
      </w:ins>
      <w:ins w:id="153" w:author="Stefanie Lane" w:date="2022-02-07T17:03:00Z">
        <w:r w:rsidR="00886BE2">
          <w:t xml:space="preserve">in the past 50 years. </w:t>
        </w:r>
      </w:ins>
      <w:ins w:id="154" w:author="Stefanie Lane" w:date="2022-02-07T16:59:00Z">
        <w:r w:rsidR="00362DA9" w:rsidRPr="00362DA9">
          <w:t>Understanding how community composition has changed prior to and since the 1991 establishment of the WMA is important for regional land managers in evaluating benchmarks for conservation</w:t>
        </w:r>
      </w:ins>
      <w:ins w:id="155" w:author="Stefanie Lane" w:date="2022-02-07T17:52:00Z">
        <w:r w:rsidR="00102B71">
          <w:t xml:space="preserve"> and </w:t>
        </w:r>
      </w:ins>
      <w:ins w:id="156" w:author="Stefanie Lane" w:date="2022-02-07T16:59:00Z">
        <w:r w:rsidR="00362DA9" w:rsidRPr="00362DA9">
          <w:t xml:space="preserve">restoration targets. </w:t>
        </w:r>
      </w:ins>
      <w:del w:id="157" w:author="Stefanie Lane" w:date="2022-02-07T16:56:00Z">
        <w:r w:rsidR="00E75976" w:rsidDel="00ED765A">
          <w:delText xml:space="preserve"> wh</w:delText>
        </w:r>
      </w:del>
      <w:del w:id="158" w:author="Stefanie Lane" w:date="2022-02-07T16:57:00Z">
        <w:r w:rsidR="00E75976" w:rsidDel="00ED765A">
          <w:delText xml:space="preserve">ich </w:delText>
        </w:r>
        <w:r w:rsidR="00E75976" w:rsidDel="00EC03FB">
          <w:delText>escaped development through designation as protected habitat (</w:delText>
        </w:r>
        <w:r w:rsidR="00DB370D" w:rsidDel="00EC03FB">
          <w:delText>Figure 1</w:delText>
        </w:r>
        <w:r w:rsidR="00E75976" w:rsidDel="00EC03FB">
          <w:delText xml:space="preserve">). </w:delText>
        </w:r>
      </w:del>
    </w:p>
    <w:p w14:paraId="5F836C77" w14:textId="75FE35F5" w:rsidR="00B14056" w:rsidDel="002E4E7F" w:rsidRDefault="00AF166C">
      <w:pPr>
        <w:rPr>
          <w:del w:id="159" w:author="Stefanie Lane" w:date="2022-02-07T17:00:00Z"/>
        </w:rPr>
        <w:pPrChange w:id="160" w:author="Stefanie Lane" w:date="2022-02-07T17:00:00Z">
          <w:pPr>
            <w:pStyle w:val="ListParagraph"/>
            <w:numPr>
              <w:ilvl w:val="2"/>
              <w:numId w:val="4"/>
            </w:numPr>
            <w:ind w:left="2160" w:hanging="360"/>
          </w:pPr>
        </w:pPrChange>
      </w:pPr>
      <w:del w:id="161" w:author="Stefanie Lane" w:date="2022-02-07T17:00:00Z">
        <w:r w:rsidDel="002E4E7F">
          <w:delText xml:space="preserve">Portions of </w:delText>
        </w:r>
        <w:r w:rsidR="00B14056" w:rsidDel="002E4E7F">
          <w:delText xml:space="preserve">the South Arm Marshes WMA complex </w:delText>
        </w:r>
        <w:r w:rsidDel="002E4E7F">
          <w:delText xml:space="preserve">are used as reference sites for ongoing restoration projects in the Fraser River Estuary. </w:delText>
        </w:r>
      </w:del>
    </w:p>
    <w:p w14:paraId="4CA81662" w14:textId="12B9817F" w:rsidR="003E3BE9" w:rsidDel="00362DA9" w:rsidRDefault="00AF166C">
      <w:pPr>
        <w:rPr>
          <w:del w:id="162" w:author="Stefanie Lane" w:date="2022-02-07T16:59:00Z"/>
        </w:rPr>
        <w:pPrChange w:id="163" w:author="Stefanie Lane" w:date="2022-02-07T17:00:00Z">
          <w:pPr>
            <w:pStyle w:val="ListParagraph"/>
            <w:numPr>
              <w:ilvl w:val="2"/>
              <w:numId w:val="4"/>
            </w:numPr>
            <w:ind w:left="2160" w:hanging="360"/>
          </w:pPr>
        </w:pPrChange>
      </w:pPr>
      <w:del w:id="164" w:author="Stefanie Lane" w:date="2022-02-07T16:59:00Z">
        <w:r w:rsidDel="00362DA9">
          <w:delText xml:space="preserve">Understanding how </w:delText>
        </w:r>
        <w:r w:rsidR="003E3BE9" w:rsidDel="00362DA9">
          <w:delText xml:space="preserve">community composition has </w:delText>
        </w:r>
        <w:r w:rsidDel="00362DA9">
          <w:delText xml:space="preserve">changed </w:delText>
        </w:r>
        <w:r w:rsidR="00C5636B" w:rsidDel="00362DA9">
          <w:delText xml:space="preserve">prior to and </w:delText>
        </w:r>
        <w:r w:rsidDel="00362DA9">
          <w:delText xml:space="preserve">since the </w:delText>
        </w:r>
        <w:r w:rsidR="00C5636B" w:rsidDel="00362DA9">
          <w:delText xml:space="preserve">1991 </w:delText>
        </w:r>
        <w:r w:rsidDel="00362DA9">
          <w:delText xml:space="preserve">establishment of the WMA </w:delText>
        </w:r>
        <w:r w:rsidR="0007225D" w:rsidDel="00362DA9">
          <w:delText>is</w:delText>
        </w:r>
        <w:r w:rsidDel="00362DA9">
          <w:delText xml:space="preserve"> important for regional land managers in evaluating</w:delText>
        </w:r>
        <w:r w:rsidR="0007225D" w:rsidDel="00362DA9">
          <w:delText xml:space="preserve"> </w:delText>
        </w:r>
        <w:r w:rsidR="003E3BE9" w:rsidDel="00362DA9">
          <w:delText xml:space="preserve">benchmarks for conservation/restoration targets. </w:delText>
        </w:r>
      </w:del>
    </w:p>
    <w:p w14:paraId="5078FDA9" w14:textId="77777777" w:rsidR="003E3BE9" w:rsidDel="001E6553" w:rsidRDefault="003E3BE9">
      <w:pPr>
        <w:rPr>
          <w:del w:id="165" w:author="Stefanie Lane" w:date="2022-02-09T02:13:00Z"/>
        </w:rPr>
        <w:pPrChange w:id="166" w:author="Stefanie Lane" w:date="2022-02-07T17:00:00Z">
          <w:pPr>
            <w:pStyle w:val="ListParagraph"/>
            <w:ind w:left="2160"/>
          </w:pPr>
        </w:pPrChange>
      </w:pPr>
    </w:p>
    <w:p w14:paraId="24ED5A83" w14:textId="46D98669" w:rsidR="00FF5CB3" w:rsidDel="002E4E7F" w:rsidRDefault="0074167B" w:rsidP="001E6553">
      <w:pPr>
        <w:rPr>
          <w:del w:id="167" w:author="Stefanie Lane" w:date="2022-02-07T17:00:00Z"/>
        </w:rPr>
        <w:pPrChange w:id="168" w:author="Stefanie Lane" w:date="2022-02-09T02:13:00Z">
          <w:pPr>
            <w:pStyle w:val="ListParagraph"/>
            <w:numPr>
              <w:ilvl w:val="1"/>
              <w:numId w:val="4"/>
            </w:numPr>
            <w:ind w:left="1440" w:hanging="360"/>
          </w:pPr>
        </w:pPrChange>
      </w:pPr>
      <w:r>
        <w:t>Two</w:t>
      </w:r>
      <w:r w:rsidR="00645972">
        <w:t xml:space="preserve"> historical</w:t>
      </w:r>
      <w:r>
        <w:t xml:space="preserve"> studies conducted in Ladner Marsh</w:t>
      </w:r>
      <w:r w:rsidR="00FE2BE8">
        <w:t xml:space="preserve"> </w:t>
      </w:r>
      <w:r w:rsidR="00FE2BE8" w:rsidRPr="002E4E7F">
        <w:rPr>
          <w:rFonts w:ascii="Calibri" w:hAnsi="Calibri" w:cs="Calibri"/>
        </w:rPr>
        <w:t>(Bradfield &amp; Porter, 1982; Denoth &amp; Myers, 2007)</w:t>
      </w:r>
      <w:r>
        <w:t xml:space="preserve"> </w:t>
      </w:r>
      <w:r w:rsidR="00FE2BE8">
        <w:t>used similar methods to document</w:t>
      </w:r>
      <w:r>
        <w:t xml:space="preserve"> floristic diversity</w:t>
      </w:r>
      <w:r w:rsidR="00FF5CB3">
        <w:t>.</w:t>
      </w:r>
    </w:p>
    <w:p w14:paraId="2973D0E9" w14:textId="74F7667F" w:rsidR="00C938EC" w:rsidDel="006202C7" w:rsidRDefault="00693FAC" w:rsidP="001E6553">
      <w:pPr>
        <w:rPr>
          <w:del w:id="169" w:author="Stefanie Lane" w:date="2022-02-07T17:01:00Z"/>
        </w:rPr>
        <w:pPrChange w:id="170" w:author="Stefanie Lane" w:date="2022-02-09T02:13:00Z">
          <w:pPr>
            <w:pStyle w:val="ListParagraph"/>
            <w:numPr>
              <w:ilvl w:val="2"/>
              <w:numId w:val="4"/>
            </w:numPr>
            <w:ind w:left="2160" w:hanging="360"/>
          </w:pPr>
        </w:pPrChange>
      </w:pPr>
      <w:ins w:id="171" w:author="Stefanie Lane" w:date="2022-02-07T17:00:00Z">
        <w:r>
          <w:t xml:space="preserve"> </w:t>
        </w:r>
      </w:ins>
      <w:r w:rsidR="00FF5CB3">
        <w:t>Bradfield &amp; Porter</w:t>
      </w:r>
      <w:ins w:id="172" w:author="Stefanie Lane" w:date="2022-02-07T17:00:00Z">
        <w:r>
          <w:t xml:space="preserve"> (1982)</w:t>
        </w:r>
      </w:ins>
      <w:r w:rsidR="00FF5CB3">
        <w:t xml:space="preserve"> identified distinct community sub-types (hereafter, “assemblages”),</w:t>
      </w:r>
      <w:ins w:id="173" w:author="Stefanie Lane" w:date="2022-02-07T17:01:00Z">
        <w:r>
          <w:t xml:space="preserve"> likely</w:t>
        </w:r>
      </w:ins>
      <w:del w:id="174" w:author="Stefanie Lane" w:date="2022-02-07T17:01:00Z">
        <w:r w:rsidR="00FF5CB3" w:rsidDel="00693FAC">
          <w:delText xml:space="preserve"> </w:delText>
        </w:r>
        <w:r w:rsidR="00C56564" w:rsidDel="00693FAC">
          <w:delText>with niche occup</w:delText>
        </w:r>
      </w:del>
      <w:del w:id="175" w:author="Stefanie Lane" w:date="2022-02-07T17:00:00Z">
        <w:r w:rsidR="00C56564" w:rsidDel="00693FAC">
          <w:delText>ancy</w:delText>
        </w:r>
      </w:del>
      <w:r w:rsidR="00C56564">
        <w:t xml:space="preserve"> driven</w:t>
      </w:r>
      <w:r w:rsidR="00FF5CB3">
        <w:t xml:space="preserve"> by edaphic factors</w:t>
      </w:r>
      <w:r w:rsidR="00C56564">
        <w:t xml:space="preserve"> such as drainage</w:t>
      </w:r>
      <w:r w:rsidR="00FF5CB3">
        <w:t xml:space="preserve">. </w:t>
      </w:r>
      <w:r w:rsidR="0074167B">
        <w:t xml:space="preserve"> </w:t>
      </w:r>
      <w:r w:rsidR="00C56564">
        <w:t xml:space="preserve">Denoth &amp; Myers repeated the sampling to determine whether a non-native species (purple loosestrife) was displacing </w:t>
      </w:r>
      <w:r w:rsidR="00C938EC">
        <w:t>a species of concern</w:t>
      </w:r>
      <w:ins w:id="176" w:author="Stefanie Lane" w:date="2022-02-09T02:28:00Z">
        <w:r w:rsidR="00CA0247">
          <w:t xml:space="preserve">, </w:t>
        </w:r>
      </w:ins>
      <w:del w:id="177" w:author="Stefanie Lane" w:date="2022-02-09T02:28:00Z">
        <w:r w:rsidR="00C938EC" w:rsidDel="00CA0247">
          <w:delText xml:space="preserve"> (</w:delText>
        </w:r>
      </w:del>
      <w:r w:rsidR="00C938EC">
        <w:t xml:space="preserve">Henderson’s </w:t>
      </w:r>
      <w:proofErr w:type="spellStart"/>
      <w:r w:rsidR="00C938EC">
        <w:t>checkermallow</w:t>
      </w:r>
      <w:proofErr w:type="spellEnd"/>
      <w:del w:id="178" w:author="Stefanie Lane" w:date="2022-02-09T02:28:00Z">
        <w:r w:rsidR="00C938EC" w:rsidDel="00CA0247">
          <w:delText>)</w:delText>
        </w:r>
      </w:del>
      <w:r w:rsidR="00C938EC">
        <w:t>.</w:t>
      </w:r>
      <w:ins w:id="179" w:author="Stefanie Lane" w:date="2022-02-09T02:28:00Z">
        <w:r w:rsidR="00277767">
          <w:t xml:space="preserve"> Henderson’s </w:t>
        </w:r>
        <w:proofErr w:type="spellStart"/>
        <w:r w:rsidR="00277767">
          <w:t>checkermallow</w:t>
        </w:r>
        <w:proofErr w:type="spellEnd"/>
        <w:r w:rsidR="00277767">
          <w:t xml:space="preserve"> (</w:t>
        </w:r>
        <w:r w:rsidR="00277767">
          <w:rPr>
            <w:i/>
          </w:rPr>
          <w:t xml:space="preserve">Sidalcea hendersonii </w:t>
        </w:r>
        <w:r w:rsidR="00277767">
          <w:t>S. Watson)</w:t>
        </w:r>
        <w:r w:rsidR="00CA0247">
          <w:t xml:space="preserve"> is </w:t>
        </w:r>
        <w:r w:rsidR="00277767">
          <w:t xml:space="preserve">locally abundant in this marsh, and thus stability of habitat conditions is vital for species conservation. </w:t>
        </w:r>
      </w:ins>
      <w:r w:rsidR="00C938EC">
        <w:t xml:space="preserve"> </w:t>
      </w:r>
    </w:p>
    <w:p w14:paraId="2F12959A" w14:textId="46A2F122" w:rsidR="00E75976" w:rsidRDefault="00B14056" w:rsidP="001E6553">
      <w:pPr>
        <w:pPrChange w:id="180" w:author="Stefanie Lane" w:date="2022-02-09T02:13:00Z">
          <w:pPr>
            <w:pStyle w:val="ListParagraph"/>
            <w:numPr>
              <w:ilvl w:val="2"/>
              <w:numId w:val="4"/>
            </w:numPr>
            <w:ind w:left="2160" w:hanging="360"/>
          </w:pPr>
        </w:pPrChange>
      </w:pPr>
      <w:r>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t xml:space="preserve"> and </w:t>
      </w:r>
      <w:ins w:id="181" w:author="Stefanie Lane" w:date="2022-02-07T17:01:00Z">
        <w:r w:rsidR="006202C7">
          <w:t xml:space="preserve">habitat </w:t>
        </w:r>
      </w:ins>
      <w:r>
        <w:t xml:space="preserve">stability </w:t>
      </w:r>
      <w:del w:id="182" w:author="Stefanie Lane" w:date="2022-02-07T17:01:00Z">
        <w:r w:rsidDel="006202C7">
          <w:delText>of ‘reference quality’ habitat</w:delText>
        </w:r>
      </w:del>
      <w:r w:rsidR="0074167B">
        <w:t>.</w:t>
      </w:r>
    </w:p>
    <w:p w14:paraId="31E49DAF" w14:textId="2C2CB4F4" w:rsidR="00151992" w:rsidDel="007C0BCF" w:rsidRDefault="00DC5555" w:rsidP="00612ED6">
      <w:pPr>
        <w:ind w:firstLine="720"/>
        <w:rPr>
          <w:del w:id="183" w:author="Stefanie Lane" w:date="2022-02-07T17:03:00Z"/>
        </w:rPr>
      </w:pPr>
      <w:r>
        <w:lastRenderedPageBreak/>
        <w:t xml:space="preserve">The main objective of this work is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p>
    <w:p w14:paraId="4A26B4C7" w14:textId="77777777" w:rsidR="007C0BCF" w:rsidRDefault="007C0BCF" w:rsidP="00612ED6">
      <w:pPr>
        <w:ind w:firstLine="720"/>
        <w:rPr>
          <w:ins w:id="184" w:author="Stefanie Lane" w:date="2022-02-09T02:25:00Z"/>
        </w:rPr>
        <w:pPrChange w:id="185" w:author="Stefanie Lane" w:date="2022-02-09T02:24:00Z">
          <w:pPr>
            <w:pStyle w:val="ListParagraph"/>
            <w:numPr>
              <w:numId w:val="4"/>
            </w:numPr>
            <w:ind w:hanging="360"/>
          </w:pPr>
        </w:pPrChange>
      </w:pPr>
    </w:p>
    <w:p w14:paraId="4B62DDA4" w14:textId="6FF2865A" w:rsidR="00A22262" w:rsidDel="00537848" w:rsidRDefault="00537848" w:rsidP="00612ED6">
      <w:pPr>
        <w:ind w:firstLine="720"/>
        <w:rPr>
          <w:del w:id="186" w:author="Stefanie Lane" w:date="2022-02-09T02:14:00Z"/>
        </w:rPr>
        <w:pPrChange w:id="187" w:author="Stefanie Lane" w:date="2022-02-09T02:24:00Z">
          <w:pPr/>
        </w:pPrChange>
      </w:pPr>
      <w:ins w:id="188" w:author="Stefanie Lane" w:date="2022-02-09T02:14:00Z">
        <w:r>
          <w:t xml:space="preserve">(1) </w:t>
        </w:r>
      </w:ins>
    </w:p>
    <w:p w14:paraId="3BD16AFF" w14:textId="59821A4C" w:rsidR="00151992" w:rsidDel="00537848" w:rsidRDefault="00151992" w:rsidP="00612ED6">
      <w:pPr>
        <w:ind w:firstLine="720"/>
        <w:rPr>
          <w:del w:id="189" w:author="Stefanie Lane" w:date="2022-02-09T02:14:00Z"/>
        </w:rPr>
        <w:pPrChange w:id="190" w:author="Stefanie Lane" w:date="2022-02-09T02:24:00Z">
          <w:pPr>
            <w:pStyle w:val="ListParagraph"/>
            <w:numPr>
              <w:numId w:val="12"/>
            </w:numPr>
            <w:ind w:left="360" w:hanging="360"/>
          </w:pPr>
        </w:pPrChange>
      </w:pPr>
      <w:r>
        <w:t xml:space="preserve">Are </w:t>
      </w:r>
      <w:ins w:id="191" w:author="Stefanie Lane" w:date="2022-02-09T02:24:00Z">
        <w:r w:rsidR="007C0BCF">
          <w:t xml:space="preserve">TFM </w:t>
        </w:r>
      </w:ins>
      <w:r>
        <w:t xml:space="preserve">assemblages </w:t>
      </w:r>
      <w:del w:id="192" w:author="Stefanie Lane" w:date="2022-02-09T02:24:00Z">
        <w:r w:rsidDel="007C0BCF">
          <w:delText xml:space="preserve">are </w:delText>
        </w:r>
      </w:del>
      <w:del w:id="193" w:author="Stefanie Lane" w:date="2022-02-09T02:25:00Z">
        <w:r w:rsidDel="007C0BCF">
          <w:delText>still</w:delText>
        </w:r>
      </w:del>
      <w:ins w:id="194" w:author="Stefanie Lane" w:date="2022-02-09T02:25:00Z">
        <w:r w:rsidR="007C0BCF">
          <w:t>continuously</w:t>
        </w:r>
      </w:ins>
      <w:r>
        <w:t xml:space="preserve"> characterized by the same dominant species? </w:t>
      </w:r>
    </w:p>
    <w:p w14:paraId="2AFD6DE8" w14:textId="77777777" w:rsidR="007C0BCF" w:rsidRDefault="00151992" w:rsidP="00612ED6">
      <w:pPr>
        <w:ind w:firstLine="720"/>
        <w:rPr>
          <w:ins w:id="195" w:author="Stefanie Lane" w:date="2022-02-09T02:25:00Z"/>
        </w:rPr>
      </w:pPr>
      <w:r>
        <w:t xml:space="preserve">In the absence of significant environmental disturbance, I expect the same species to dominate each assemblage as identified by Bradfield &amp; Porter (1982). </w:t>
      </w:r>
    </w:p>
    <w:p w14:paraId="6C027A0C" w14:textId="482E158C" w:rsidR="00151992" w:rsidDel="00537848" w:rsidRDefault="00537848" w:rsidP="00612ED6">
      <w:pPr>
        <w:ind w:firstLine="720"/>
        <w:rPr>
          <w:del w:id="196" w:author="Stefanie Lane" w:date="2022-02-09T02:14:00Z"/>
        </w:rPr>
        <w:pPrChange w:id="197" w:author="Stefanie Lane" w:date="2022-02-09T02:24:00Z">
          <w:pPr>
            <w:pStyle w:val="ListParagraph"/>
            <w:numPr>
              <w:ilvl w:val="1"/>
              <w:numId w:val="12"/>
            </w:numPr>
            <w:ind w:left="990" w:hanging="360"/>
          </w:pPr>
        </w:pPrChange>
      </w:pPr>
      <w:ins w:id="198" w:author="Stefanie Lane" w:date="2022-02-09T02:14:00Z">
        <w:r>
          <w:t xml:space="preserve">(2) </w:t>
        </w:r>
      </w:ins>
    </w:p>
    <w:p w14:paraId="4758C84E" w14:textId="48474012" w:rsidR="00151992" w:rsidDel="00537848" w:rsidRDefault="00151992" w:rsidP="00612ED6">
      <w:pPr>
        <w:ind w:firstLine="720"/>
        <w:rPr>
          <w:del w:id="199" w:author="Stefanie Lane" w:date="2022-02-09T02:14:00Z"/>
        </w:rPr>
        <w:pPrChange w:id="200" w:author="Stefanie Lane" w:date="2022-02-09T02:24:00Z">
          <w:pPr>
            <w:pStyle w:val="ListParagraph"/>
            <w:numPr>
              <w:numId w:val="12"/>
            </w:numPr>
            <w:ind w:left="360" w:hanging="360"/>
          </w:pPr>
        </w:pPrChange>
      </w:pPr>
      <w:commentRangeStart w:id="201"/>
      <w:r>
        <w:t>Is</w:t>
      </w:r>
      <w:commentRangeEnd w:id="201"/>
      <w:r w:rsidR="000832A2">
        <w:rPr>
          <w:rStyle w:val="CommentReference"/>
        </w:rPr>
        <w:commentReference w:id="201"/>
      </w:r>
      <w:r>
        <w:t xml:space="preserve"> </w:t>
      </w:r>
      <w:del w:id="202" w:author="Stefanie Lane" w:date="2022-02-07T19:22:00Z">
        <w:r w:rsidDel="008F096E">
          <w:delText xml:space="preserve">diversity </w:delText>
        </w:r>
      </w:del>
      <w:ins w:id="203" w:author="Stefanie Lane" w:date="2022-02-07T19:22:00Z">
        <w:r w:rsidR="008F096E">
          <w:t xml:space="preserve">species abundance </w:t>
        </w:r>
      </w:ins>
      <w:r>
        <w:t>stable within and between assemblage types over time?</w:t>
      </w:r>
      <w:ins w:id="204" w:author="Stefanie Lane" w:date="2022-02-09T02:14:00Z">
        <w:r w:rsidR="00537848">
          <w:t xml:space="preserve"> </w:t>
        </w:r>
      </w:ins>
    </w:p>
    <w:p w14:paraId="2B307165" w14:textId="77777777" w:rsidR="007C0BCF" w:rsidRDefault="00151992" w:rsidP="00612ED6">
      <w:pPr>
        <w:ind w:firstLine="720"/>
        <w:rPr>
          <w:ins w:id="205" w:author="Stefanie Lane" w:date="2022-02-09T02:25:00Z"/>
        </w:rPr>
      </w:pPr>
      <w:commentRangeStart w:id="206"/>
      <w:r>
        <w:t>I expect</w:t>
      </w:r>
      <w:commentRangeEnd w:id="206"/>
      <w:r w:rsidR="00E06557">
        <w:rPr>
          <w:rStyle w:val="CommentReference"/>
        </w:rPr>
        <w:commentReference w:id="206"/>
      </w:r>
      <w:r>
        <w:t xml:space="preserve"> community-wide diversity to be more stable than diversity within each assemblage type. </w:t>
      </w:r>
    </w:p>
    <w:p w14:paraId="340945E2" w14:textId="5A6D38FF" w:rsidR="00151992" w:rsidDel="00537848" w:rsidRDefault="00537848" w:rsidP="00612ED6">
      <w:pPr>
        <w:ind w:firstLine="720"/>
        <w:rPr>
          <w:del w:id="207" w:author="Stefanie Lane" w:date="2022-02-09T02:14:00Z"/>
        </w:rPr>
        <w:pPrChange w:id="208" w:author="Stefanie Lane" w:date="2022-02-09T02:24:00Z">
          <w:pPr>
            <w:pStyle w:val="ListParagraph"/>
            <w:numPr>
              <w:ilvl w:val="1"/>
              <w:numId w:val="12"/>
            </w:numPr>
            <w:ind w:left="990" w:hanging="360"/>
          </w:pPr>
        </w:pPrChange>
      </w:pPr>
      <w:ins w:id="209" w:author="Stefanie Lane" w:date="2022-02-09T02:14:00Z">
        <w:r>
          <w:t xml:space="preserve">(3) </w:t>
        </w:r>
      </w:ins>
    </w:p>
    <w:p w14:paraId="1601F474" w14:textId="162F3779" w:rsidR="00151992" w:rsidRPr="00494F7E" w:rsidDel="00537848" w:rsidRDefault="00151992" w:rsidP="00612ED6">
      <w:pPr>
        <w:ind w:firstLine="720"/>
        <w:rPr>
          <w:del w:id="210" w:author="Stefanie Lane" w:date="2022-02-09T02:14:00Z"/>
        </w:rPr>
        <w:pPrChange w:id="211" w:author="Stefanie Lane" w:date="2022-02-09T02:24:00Z">
          <w:pPr>
            <w:pStyle w:val="ListParagraph"/>
            <w:numPr>
              <w:numId w:val="12"/>
            </w:numPr>
            <w:ind w:left="360" w:hanging="360"/>
          </w:pPr>
        </w:pPrChange>
      </w:pPr>
      <w:r>
        <w:t>What is the total turnover</w:t>
      </w:r>
      <w:r w:rsidR="009129C1">
        <w:t xml:space="preserve"> within each assemblage</w:t>
      </w:r>
      <w:r>
        <w:t>, and which species gained or lost are driving changes within each assemblage</w:t>
      </w:r>
      <w:del w:id="212" w:author="Stefanie Lane" w:date="2022-02-07T19:23:00Z">
        <w:r w:rsidDel="008F096E">
          <w:delText>’s</w:delText>
        </w:r>
      </w:del>
      <w:del w:id="213" w:author="Stefanie Lane" w:date="2022-02-07T19:22:00Z">
        <w:r w:rsidDel="008F096E">
          <w:delText xml:space="preserve"> diversity</w:delText>
        </w:r>
      </w:del>
      <w:r>
        <w:t xml:space="preserve">?  </w:t>
      </w:r>
    </w:p>
    <w:p w14:paraId="640BC3CE" w14:textId="0B3608AE" w:rsidR="00151992" w:rsidRDefault="008A1FF7" w:rsidP="00612ED6">
      <w:pPr>
        <w:ind w:firstLine="720"/>
        <w:pPrChange w:id="214" w:author="Stefanie Lane" w:date="2022-02-09T02:24:00Z">
          <w:pPr>
            <w:pStyle w:val="ListParagraph"/>
            <w:numPr>
              <w:ilvl w:val="1"/>
              <w:numId w:val="12"/>
            </w:numPr>
            <w:ind w:left="990" w:hanging="360"/>
          </w:pPr>
        </w:pPrChange>
      </w:pPr>
      <w:r>
        <w:t xml:space="preserve">I </w:t>
      </w:r>
      <w:commentRangeStart w:id="215"/>
      <w:r>
        <w:t xml:space="preserve">expect </w:t>
      </w:r>
      <w:commentRangeEnd w:id="215"/>
      <w:r w:rsidR="00124273">
        <w:rPr>
          <w:rStyle w:val="CommentReference"/>
        </w:rPr>
        <w:commentReference w:id="215"/>
      </w:r>
      <w:r>
        <w:t>greater invasive species abundance</w:t>
      </w:r>
      <w:r w:rsidR="008C1ED9">
        <w:t xml:space="preserve"> (or greater number of species lost)</w:t>
      </w:r>
      <w:r>
        <w:t xml:space="preserve"> </w:t>
      </w:r>
      <w:del w:id="216" w:author="Stefanie Lane" w:date="2022-02-07T18:20:00Z">
        <w:r w:rsidDel="00B125C0">
          <w:delText xml:space="preserve">in </w:delText>
        </w:r>
      </w:del>
      <w:ins w:id="217" w:author="Stefanie Lane" w:date="2022-02-07T18:20:00Z">
        <w:r w:rsidR="00B125C0">
          <w:t xml:space="preserve">will be evident in </w:t>
        </w:r>
      </w:ins>
      <w:r>
        <w:t xml:space="preserve">assemblages that experience greater </w:t>
      </w:r>
      <w:r w:rsidR="00E76F17">
        <w:t>t</w:t>
      </w:r>
      <w:ins w:id="218" w:author="Stefanie Lane" w:date="2022-02-07T18:20:00Z">
        <w:r w:rsidR="00F04B33">
          <w:t>otal t</w:t>
        </w:r>
      </w:ins>
      <w:r w:rsidR="00E76F17">
        <w:t>urnover</w:t>
      </w:r>
      <w:r>
        <w:t xml:space="preserve">. </w:t>
      </w:r>
    </w:p>
    <w:p w14:paraId="6DAE2DB3" w14:textId="5FEEA5B4" w:rsidR="000766B8" w:rsidRDefault="000766B8">
      <w:pPr>
        <w:rPr>
          <w:ins w:id="219" w:author="Stefanie Lane" w:date="2022-02-09T02:32:00Z"/>
        </w:rPr>
      </w:pPr>
      <w:r>
        <w:br w:type="page"/>
      </w:r>
    </w:p>
    <w:p w14:paraId="38024BEB" w14:textId="2F3817DB" w:rsidR="001B3F90" w:rsidDel="005A152F" w:rsidRDefault="001B3F90">
      <w:pPr>
        <w:rPr>
          <w:del w:id="220" w:author="Stefanie Lane" w:date="2022-02-09T02:35:00Z"/>
          <w:rFonts w:asciiTheme="majorHAnsi" w:eastAsiaTheme="majorEastAsia" w:hAnsiTheme="majorHAnsi" w:cstheme="majorBidi"/>
          <w:color w:val="2F5496" w:themeColor="accent1" w:themeShade="BF"/>
          <w:sz w:val="32"/>
          <w:szCs w:val="32"/>
        </w:rPr>
      </w:pPr>
    </w:p>
    <w:p w14:paraId="3AEE9D35" w14:textId="65D9C02B" w:rsidR="0022363E" w:rsidRDefault="0022363E" w:rsidP="006C5D18">
      <w:pPr>
        <w:pStyle w:val="Heading1"/>
      </w:pPr>
      <w:r>
        <w:t>Methods</w:t>
      </w:r>
    </w:p>
    <w:p w14:paraId="2040ECCE" w14:textId="72C6BAB5" w:rsidR="00485A40" w:rsidRDefault="006B4D7D">
      <w:pPr>
        <w:pStyle w:val="Heading2"/>
        <w:rPr>
          <w:ins w:id="221" w:author="Stefanie Lane" w:date="2022-02-07T16:52:00Z"/>
        </w:rPr>
        <w:pPrChange w:id="222" w:author="Stefanie Lane" w:date="2022-02-07T17:19:00Z">
          <w:pPr>
            <w:pStyle w:val="ListParagraph"/>
            <w:numPr>
              <w:numId w:val="4"/>
            </w:numPr>
            <w:ind w:hanging="360"/>
          </w:pPr>
        </w:pPrChange>
      </w:pPr>
      <w:del w:id="223" w:author="Stefanie Lane" w:date="2022-02-07T18:27:00Z">
        <w:r w:rsidRPr="00485A40" w:rsidDel="00EB5F8D">
          <w:rPr>
            <w:rPrChange w:id="224" w:author="Stefanie Lane" w:date="2022-02-07T16:52:00Z">
              <w:rPr/>
            </w:rPrChange>
          </w:rPr>
          <w:delText>S</w:delText>
        </w:r>
        <w:r w:rsidRPr="00485A40" w:rsidDel="00EB5F8D">
          <w:rPr>
            <w:rPrChange w:id="225" w:author="Stefanie Lane" w:date="2022-02-07T16:52:00Z">
              <w:rPr>
                <w:highlight w:val="yellow"/>
              </w:rPr>
            </w:rPrChange>
          </w:rPr>
          <w:delText xml:space="preserve">ite </w:delText>
        </w:r>
      </w:del>
      <w:ins w:id="226" w:author="Stefanie Lane" w:date="2022-02-07T18:27:00Z">
        <w:r w:rsidR="00EB5F8D">
          <w:t>Physical &amp; ecological</w:t>
        </w:r>
        <w:r w:rsidR="00EB5F8D" w:rsidRPr="00485A40">
          <w:rPr>
            <w:rPrChange w:id="227" w:author="Stefanie Lane" w:date="2022-02-07T16:52:00Z">
              <w:rPr>
                <w:highlight w:val="yellow"/>
              </w:rPr>
            </w:rPrChange>
          </w:rPr>
          <w:t xml:space="preserve"> </w:t>
        </w:r>
      </w:ins>
      <w:r w:rsidRPr="00485A40">
        <w:rPr>
          <w:rPrChange w:id="228" w:author="Stefanie Lane" w:date="2022-02-07T16:52:00Z">
            <w:rPr>
              <w:highlight w:val="yellow"/>
            </w:rPr>
          </w:rPrChange>
        </w:rPr>
        <w:t>context</w:t>
      </w:r>
    </w:p>
    <w:p w14:paraId="5D793F36" w14:textId="051C08DC" w:rsidR="001F436B" w:rsidRDefault="001F436B">
      <w:pPr>
        <w:ind w:firstLine="720"/>
        <w:rPr>
          <w:ins w:id="229" w:author="Stefanie Lane" w:date="2022-02-07T17:20:00Z"/>
        </w:rPr>
        <w:pPrChange w:id="230" w:author="Stefanie Lane" w:date="2022-02-07T17:29:00Z">
          <w:pPr/>
        </w:pPrChange>
      </w:pPr>
      <w:ins w:id="231" w:author="Stefanie Lane" w:date="2022-02-07T17:19:00Z">
        <w:r>
          <w:t xml:space="preserve">The Fraser River drains the largest catchment in British Columbia, and its estuary currently spans 2814 ha, one-third of which lies within the South Arm Marshes Wildlife Management Area </w:t>
        </w:r>
        <w:r>
          <w:fldChar w:fldCharType="begin"/>
        </w:r>
        <w:r>
          <w:instrText xml:space="preserve"> ADDIN ZOTERO_ITEM CSL_CITATION {"citationID":"Co6VhsCC","properties":{"formattedCitation":"(Schaefer, 2004)","plainCitation":"(Schaefer, 2004)","noteIndex":0},"citationItems":[{"id":345,"uris":["http://zotero.org/users/6092945/items/NPJPIN3W"],"uri":["http://zotero.org/users/6092945/items/NPJPIN3W"],"itemData":{"id":345,"type":"chapter","container-title":"Fraser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1F436B">
          <w:rPr>
            <w:rFonts w:ascii="Calibri" w:hAnsi="Calibri" w:cs="Calibri"/>
          </w:rPr>
          <w:t>(Schaefer, 2004)</w:t>
        </w:r>
        <w:r>
          <w:fldChar w:fldCharType="end"/>
        </w:r>
        <w:r>
          <w:t xml:space="preserve"> </w:t>
        </w:r>
      </w:ins>
      <w:ins w:id="232" w:author="Stefanie Lane" w:date="2022-02-07T17:20:00Z">
        <w:r>
          <w:t>(</w:t>
        </w:r>
      </w:ins>
      <w:ins w:id="233" w:author="Stefanie Lane" w:date="2022-02-07T21:36:00Z">
        <w:r w:rsidR="00EA174F">
          <w:rPr>
            <w:highlight w:val="yellow"/>
          </w:rPr>
          <w:t xml:space="preserve">Figure </w:t>
        </w:r>
      </w:ins>
      <w:ins w:id="234" w:author="Stefanie Lane" w:date="2022-02-07T21:37:00Z">
        <w:r w:rsidR="00EA174F">
          <w:rPr>
            <w:highlight w:val="yellow"/>
          </w:rPr>
          <w:t>1</w:t>
        </w:r>
      </w:ins>
      <w:ins w:id="235" w:author="Stefanie Lane" w:date="2022-02-07T17:20:00Z">
        <w:r>
          <w:t>)</w:t>
        </w:r>
      </w:ins>
      <w:ins w:id="236" w:author="Stefanie Lane" w:date="2022-02-07T17:19:00Z">
        <w:r>
          <w:t xml:space="preserve">. Ladner Marsh occupies </w:t>
        </w:r>
        <w:r w:rsidRPr="00631B1E">
          <w:t xml:space="preserve">approximately </w:t>
        </w:r>
        <w:r>
          <w:t>100</w:t>
        </w:r>
        <w:r w:rsidRPr="00631B1E">
          <w:t xml:space="preserve"> ha wi</w:t>
        </w:r>
        <w:r>
          <w:t xml:space="preserve">thin the South Arm Marshes, bounded to the east by municipal development and by the Fraser River along its western edge </w:t>
        </w:r>
      </w:ins>
      <w:ins w:id="237" w:author="Stefanie Lane" w:date="2022-02-07T17:20:00Z">
        <w:r>
          <w:t>(</w:t>
        </w:r>
      </w:ins>
      <w:ins w:id="238" w:author="Stefanie Lane" w:date="2022-02-07T21:37:00Z">
        <w:r w:rsidR="00EA174F">
          <w:rPr>
            <w:highlight w:val="yellow"/>
          </w:rPr>
          <w:t>Figure 1</w:t>
        </w:r>
      </w:ins>
      <w:ins w:id="239" w:author="Stefanie Lane" w:date="2022-02-07T17:20:00Z">
        <w:r>
          <w:t>)</w:t>
        </w:r>
      </w:ins>
      <w:ins w:id="240" w:author="Stefanie Lane" w:date="2022-02-07T17:19:00Z">
        <w:r>
          <w:t>.</w:t>
        </w:r>
      </w:ins>
    </w:p>
    <w:p w14:paraId="0CED2266" w14:textId="0510406D" w:rsidR="00485A40" w:rsidDel="000D0AF3" w:rsidRDefault="00A15FE2">
      <w:pPr>
        <w:ind w:firstLine="720"/>
        <w:rPr>
          <w:del w:id="241" w:author="Stefanie Lane" w:date="2022-02-07T16:52:00Z"/>
        </w:rPr>
        <w:pPrChange w:id="242" w:author="Stefanie Lane" w:date="2022-02-07T18:30:00Z">
          <w:pPr/>
        </w:pPrChange>
      </w:pPr>
      <w:ins w:id="243" w:author="Stefanie Lane" w:date="2022-02-07T18:30:00Z">
        <w:r>
          <w:t>Species common to these habitats are generally herbaceous, and the community is largely dominated by sedges and rus</w:t>
        </w:r>
      </w:ins>
      <w:ins w:id="244" w:author="Stefanie Lane" w:date="2022-02-07T18:31:00Z">
        <w:r>
          <w:t xml:space="preserve">hes with some salinity tolerance, but a greater </w:t>
        </w:r>
        <w:r w:rsidR="00EF2E40">
          <w:t xml:space="preserve">diversity of </w:t>
        </w:r>
        <w:r>
          <w:t xml:space="preserve">broadleaf flowering </w:t>
        </w:r>
        <w:r w:rsidR="00EF2E40">
          <w:t>species (“forbs”). Forb species such as bogbean (</w:t>
        </w:r>
      </w:ins>
      <w:ins w:id="245" w:author="Stefanie Lane" w:date="2022-02-07T18:32:00Z">
        <w:r w:rsidR="00EF2E40">
          <w:rPr>
            <w:i/>
          </w:rPr>
          <w:t xml:space="preserve">Menyanthes trifoliata </w:t>
        </w:r>
        <w:r w:rsidR="00EF2E40">
          <w:t xml:space="preserve">L.) are tolerant of </w:t>
        </w:r>
      </w:ins>
      <w:moveToRangeStart w:id="246" w:author="Stefanie Lane" w:date="2022-02-07T16:52:00Z" w:name="move95145155"/>
      <w:moveTo w:id="247" w:author="Stefanie Lane" w:date="2022-02-07T16:52:00Z">
        <w:del w:id="248" w:author="Stefanie Lane" w:date="2022-02-07T18:31:00Z">
          <w:r w:rsidR="00485A40" w:rsidDel="00EF2E40">
            <w:delText>Define biodiverse but restricted habitat types within TFM with respect to g</w:delText>
          </w:r>
          <w:r w:rsidR="00485A40" w:rsidRPr="00F812CC" w:rsidDel="00EF2E40">
            <w:delText xml:space="preserve">eneral herbaceous structure, dominated by </w:delText>
          </w:r>
          <w:r w:rsidR="00485A40" w:rsidDel="00EF2E40">
            <w:delText>Sedge</w:delText>
          </w:r>
          <w:r w:rsidR="00485A40" w:rsidRPr="00F812CC" w:rsidDel="00EF2E40">
            <w:delText xml:space="preserve">s/rushes with some salinity tolerance, but with greater forb diversity unique to TFMs that don’t occur in </w:delText>
          </w:r>
          <w:r w:rsidR="00485A40" w:rsidDel="00EF2E40">
            <w:delText xml:space="preserve">higher salinity or </w:delText>
          </w:r>
          <w:r w:rsidR="00485A40" w:rsidRPr="00F812CC" w:rsidDel="00EF2E40">
            <w:delText>non-tidal wetlands</w:delText>
          </w:r>
        </w:del>
        <w:del w:id="249" w:author="Stefanie Lane" w:date="2022-02-07T17:22:00Z">
          <w:r w:rsidR="00485A40" w:rsidRPr="00F812CC" w:rsidDel="00404CFC">
            <w:delText xml:space="preserve">; </w:delText>
          </w:r>
        </w:del>
      </w:moveTo>
    </w:p>
    <w:p w14:paraId="4503C271" w14:textId="7E90A041" w:rsidR="005372BF" w:rsidRDefault="005E1406">
      <w:pPr>
        <w:ind w:firstLine="720"/>
        <w:rPr>
          <w:ins w:id="250" w:author="Stefanie Lane" w:date="2022-02-07T17:22:00Z"/>
        </w:rPr>
        <w:pPrChange w:id="251" w:author="Stefanie Lane" w:date="2022-02-07T18:32:00Z">
          <w:pPr/>
        </w:pPrChange>
      </w:pPr>
      <w:ins w:id="252" w:author="Stefanie Lane" w:date="2022-02-07T18:26:00Z">
        <w:r>
          <w:t>continuou</w:t>
        </w:r>
      </w:ins>
      <w:ins w:id="253" w:author="Stefanie Lane" w:date="2022-02-07T18:27:00Z">
        <w:r>
          <w:t xml:space="preserve">sly waterlogged conditions, </w:t>
        </w:r>
      </w:ins>
      <w:ins w:id="254" w:author="Stefanie Lane" w:date="2022-02-07T18:32:00Z">
        <w:r w:rsidR="00EF2E40">
          <w:t>whereas</w:t>
        </w:r>
      </w:ins>
      <w:ins w:id="255" w:author="Stefanie Lane" w:date="2022-02-07T18:27:00Z">
        <w:r>
          <w:t xml:space="preserve"> sedge</w:t>
        </w:r>
      </w:ins>
      <w:ins w:id="256" w:author="Stefanie Lane" w:date="2022-02-07T18:32:00Z">
        <w:r w:rsidR="00821B04">
          <w:t xml:space="preserve">s </w:t>
        </w:r>
      </w:ins>
      <w:ins w:id="257" w:author="Stefanie Lane" w:date="2022-02-07T18:33:00Z">
        <w:r w:rsidR="00821B04">
          <w:t>(</w:t>
        </w:r>
        <w:r w:rsidR="00821B04">
          <w:rPr>
            <w:i/>
          </w:rPr>
          <w:t>Carex lyngbyei</w:t>
        </w:r>
        <w:r w:rsidR="00821B04">
          <w:t xml:space="preserve"> </w:t>
        </w:r>
        <w:proofErr w:type="spellStart"/>
        <w:r w:rsidR="00821B04">
          <w:t>Hornem</w:t>
        </w:r>
        <w:proofErr w:type="spellEnd"/>
        <w:r w:rsidR="00821B04">
          <w:t xml:space="preserve">.) </w:t>
        </w:r>
      </w:ins>
      <w:ins w:id="258" w:author="Stefanie Lane" w:date="2022-02-07T18:32:00Z">
        <w:r w:rsidR="00821B04">
          <w:t>are better adapted to microsites that are regularly inundated and drained.</w:t>
        </w:r>
      </w:ins>
      <w:ins w:id="259" w:author="Stefanie Lane" w:date="2022-02-09T02:27:00Z">
        <w:r w:rsidR="00277767">
          <w:t xml:space="preserve"> Grass species such as non-native </w:t>
        </w:r>
      </w:ins>
      <w:ins w:id="260" w:author="Stefanie Lane" w:date="2022-02-09T02:29:00Z">
        <w:r w:rsidR="009B141E">
          <w:t xml:space="preserve">tall </w:t>
        </w:r>
      </w:ins>
      <w:ins w:id="261" w:author="Stefanie Lane" w:date="2022-02-09T02:27:00Z">
        <w:r w:rsidR="00277767">
          <w:t>fescue (</w:t>
        </w:r>
        <w:r w:rsidR="00277767">
          <w:rPr>
            <w:i/>
          </w:rPr>
          <w:t xml:space="preserve">Festuca </w:t>
        </w:r>
        <w:r w:rsidR="00277767" w:rsidRPr="00A11140">
          <w:rPr>
            <w:i/>
            <w:rPrChange w:id="262" w:author="Stefanie Lane" w:date="2022-02-09T02:30:00Z">
              <w:rPr>
                <w:i/>
              </w:rPr>
            </w:rPrChange>
          </w:rPr>
          <w:t>arundinaceae</w:t>
        </w:r>
      </w:ins>
      <w:ins w:id="263" w:author="Stefanie Lane" w:date="2022-02-07T18:34:00Z">
        <w:r w:rsidR="005F44EE">
          <w:t xml:space="preserve"> </w:t>
        </w:r>
      </w:ins>
      <w:proofErr w:type="spellStart"/>
      <w:ins w:id="264" w:author="Stefanie Lane" w:date="2022-02-09T02:29:00Z">
        <w:r w:rsidR="00912C74" w:rsidRPr="00912C74">
          <w:t>Schreb</w:t>
        </w:r>
        <w:proofErr w:type="spellEnd"/>
        <w:r w:rsidR="00912C74" w:rsidRPr="00912C74">
          <w:t>.</w:t>
        </w:r>
        <w:r w:rsidR="009B141E">
          <w:t xml:space="preserve">) may prefer the most well-drained sites, although </w:t>
        </w:r>
      </w:ins>
      <w:ins w:id="265" w:author="Stefanie Lane" w:date="2022-02-09T02:30:00Z">
        <w:r w:rsidR="009B141E">
          <w:t>some</w:t>
        </w:r>
      </w:ins>
      <w:ins w:id="266" w:author="Stefanie Lane" w:date="2022-02-09T02:36:00Z">
        <w:r w:rsidR="00A04573">
          <w:t xml:space="preserve"> non-native</w:t>
        </w:r>
      </w:ins>
      <w:ins w:id="267" w:author="Stefanie Lane" w:date="2022-02-09T02:30:00Z">
        <w:r w:rsidR="009B141E">
          <w:t xml:space="preserve"> species such as reed canary grass (</w:t>
        </w:r>
        <w:r w:rsidR="009B141E" w:rsidRPr="00A11140">
          <w:rPr>
            <w:i/>
            <w:rPrChange w:id="268" w:author="Stefanie Lane" w:date="2022-02-09T02:30:00Z">
              <w:rPr/>
            </w:rPrChange>
          </w:rPr>
          <w:t>Phalaris arundinaceae</w:t>
        </w:r>
        <w:r w:rsidR="009B141E">
          <w:t xml:space="preserve"> </w:t>
        </w:r>
        <w:r w:rsidR="00A11140">
          <w:t xml:space="preserve">L.) </w:t>
        </w:r>
      </w:ins>
      <w:ins w:id="269" w:author="Stefanie Lane" w:date="2022-02-09T02:31:00Z">
        <w:r w:rsidR="00A11140">
          <w:t>tolerate more saturated soils</w:t>
        </w:r>
      </w:ins>
      <w:ins w:id="270" w:author="Stefanie Lane" w:date="2022-02-09T02:36:00Z">
        <w:r w:rsidR="00A04573">
          <w:t>,</w:t>
        </w:r>
      </w:ins>
      <w:ins w:id="271" w:author="Stefanie Lane" w:date="2022-02-09T02:35:00Z">
        <w:r w:rsidR="005A152F">
          <w:t xml:space="preserve"> and present an invasion </w:t>
        </w:r>
      </w:ins>
      <w:ins w:id="272" w:author="Stefanie Lane" w:date="2022-02-09T02:36:00Z">
        <w:r w:rsidR="00A04573">
          <w:t>threat</w:t>
        </w:r>
      </w:ins>
      <w:ins w:id="273" w:author="Stefanie Lane" w:date="2022-02-09T02:35:00Z">
        <w:r w:rsidR="005A152F">
          <w:t xml:space="preserve"> in tidal wetlands </w:t>
        </w:r>
      </w:ins>
      <w:r w:rsidR="005A152F">
        <w:fldChar w:fldCharType="begin"/>
      </w:r>
      <w:r w:rsidR="005A152F">
        <w:instrText xml:space="preserve"> ADDIN ZOTERO_ITEM CSL_CITATION {"citationID":"38FrsNx6","properties":{"formattedCitation":"(Sinks, Borde, Diefenderfer, &amp; Karnezis, 2021)","plainCitation":"(Sinks, Borde, Diefenderfer, &amp; Karnezis, 2021)","noteIndex":0},"citationItems":[{"id":2371,"uris":["http://zotero.org/users/6092945/items/2KQ4T5YR"],"uri":["http://zotero.org/users/6092945/items/2KQ4T5YR"],"itemData":{"id":2371,"type":"article-journal","abstract":"Reed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 xml:space="preserve">(Sinks, </w:t>
      </w:r>
      <w:proofErr w:type="spellStart"/>
      <w:r w:rsidR="005A152F" w:rsidRPr="005A152F">
        <w:rPr>
          <w:rFonts w:ascii="Calibri" w:hAnsi="Calibri" w:cs="Calibri"/>
        </w:rPr>
        <w:t>Borde</w:t>
      </w:r>
      <w:proofErr w:type="spellEnd"/>
      <w:r w:rsidR="005A152F" w:rsidRPr="005A152F">
        <w:rPr>
          <w:rFonts w:ascii="Calibri" w:hAnsi="Calibri" w:cs="Calibri"/>
        </w:rPr>
        <w:t xml:space="preserve">, </w:t>
      </w:r>
      <w:proofErr w:type="spellStart"/>
      <w:r w:rsidR="005A152F" w:rsidRPr="005A152F">
        <w:rPr>
          <w:rFonts w:ascii="Calibri" w:hAnsi="Calibri" w:cs="Calibri"/>
        </w:rPr>
        <w:t>Diefenderfer</w:t>
      </w:r>
      <w:proofErr w:type="spellEnd"/>
      <w:r w:rsidR="005A152F" w:rsidRPr="005A152F">
        <w:rPr>
          <w:rFonts w:ascii="Calibri" w:hAnsi="Calibri" w:cs="Calibri"/>
        </w:rPr>
        <w:t xml:space="preserve">, &amp; </w:t>
      </w:r>
      <w:proofErr w:type="spellStart"/>
      <w:r w:rsidR="005A152F" w:rsidRPr="005A152F">
        <w:rPr>
          <w:rFonts w:ascii="Calibri" w:hAnsi="Calibri" w:cs="Calibri"/>
        </w:rPr>
        <w:t>Karnezis</w:t>
      </w:r>
      <w:proofErr w:type="spellEnd"/>
      <w:r w:rsidR="005A152F" w:rsidRPr="005A152F">
        <w:rPr>
          <w:rFonts w:ascii="Calibri" w:hAnsi="Calibri" w:cs="Calibri"/>
        </w:rPr>
        <w:t>, 2021)</w:t>
      </w:r>
      <w:r w:rsidR="005A152F">
        <w:fldChar w:fldCharType="end"/>
      </w:r>
      <w:ins w:id="274" w:author="Stefanie Lane" w:date="2022-02-09T02:31:00Z">
        <w:r w:rsidR="00A11140">
          <w:t xml:space="preserve">. </w:t>
        </w:r>
      </w:ins>
    </w:p>
    <w:p w14:paraId="0C98E66A" w14:textId="79BE5146" w:rsidR="005372BF" w:rsidRDefault="009B4A77" w:rsidP="005372BF">
      <w:pPr>
        <w:pStyle w:val="Heading2"/>
        <w:rPr>
          <w:ins w:id="275" w:author="Stefanie Lane" w:date="2022-02-07T17:29:00Z"/>
        </w:rPr>
      </w:pPr>
      <w:ins w:id="276" w:author="Stefanie Lane" w:date="2022-02-07T17:29:00Z">
        <w:r>
          <w:t>Vegetation surveys</w:t>
        </w:r>
      </w:ins>
    </w:p>
    <w:p w14:paraId="1540E1A5" w14:textId="20F4B226" w:rsidR="009B4A77" w:rsidRPr="009B4A77" w:rsidRDefault="009B4A77">
      <w:pPr>
        <w:pStyle w:val="Heading3"/>
        <w:rPr>
          <w:ins w:id="277" w:author="Stefanie Lane" w:date="2022-02-07T17:22:00Z"/>
          <w:rPrChange w:id="278" w:author="Stefanie Lane" w:date="2022-02-07T17:29:00Z">
            <w:rPr>
              <w:ins w:id="279" w:author="Stefanie Lane" w:date="2022-02-07T17:22:00Z"/>
            </w:rPr>
          </w:rPrChange>
        </w:rPr>
        <w:pPrChange w:id="280" w:author="Stefanie Lane" w:date="2022-02-07T17:29:00Z">
          <w:pPr>
            <w:pStyle w:val="Heading2"/>
          </w:pPr>
        </w:pPrChange>
      </w:pPr>
      <w:ins w:id="281" w:author="Stefanie Lane" w:date="2022-02-07T17:29:00Z">
        <w:r>
          <w:t>1979-1999</w:t>
        </w:r>
      </w:ins>
    </w:p>
    <w:p w14:paraId="209DFDF2" w14:textId="6BD1D5ED" w:rsidR="005372BF" w:rsidRPr="009B0BA5" w:rsidRDefault="005372BF">
      <w:pPr>
        <w:ind w:firstLine="720"/>
        <w:rPr>
          <w:ins w:id="282" w:author="Stefanie Lane" w:date="2022-02-07T17:24:00Z"/>
        </w:rPr>
      </w:pPr>
      <w:ins w:id="283" w:author="Stefanie Lane" w:date="2022-02-07T17:24:00Z">
        <w:r>
          <w:t xml:space="preserve">Data were originally collected in 1979 as part of an observational study to characterize dominant </w:t>
        </w:r>
        <w:r w:rsidR="00E563DA">
          <w:t>assemblage</w:t>
        </w:r>
        <w:r>
          <w:t xml:space="preserve"> types </w:t>
        </w:r>
        <w:r>
          <w:fldChar w:fldCharType="begin"/>
        </w:r>
        <w:r>
          <w:instrText xml:space="preserve"> ADDIN ZOTERO_ITEM CSL_CITATION {"citationID":"DvFrgRoV","properties":{"formattedCitation":"(Bradfield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ins>
      <w:ins w:id="284" w:author="Stefanie Lane" w:date="2022-02-07T17:25:00Z">
        <w:r w:rsidR="00431393">
          <w:t>,</w:t>
        </w:r>
      </w:ins>
      <w:ins w:id="285" w:author="Stefanie Lane" w:date="2022-02-07T17:26:00Z">
        <w:r w:rsidR="00A64503">
          <w:t xml:space="preserve"> and</w:t>
        </w:r>
      </w:ins>
      <w:ins w:id="286" w:author="Stefanie Lane" w:date="2022-02-07T17:25:00Z">
        <w:r w:rsidR="00431393">
          <w:t xml:space="preserve"> </w:t>
        </w:r>
      </w:ins>
      <w:ins w:id="287" w:author="Stefanie Lane" w:date="2022-02-07T17:24:00Z">
        <w:r w:rsidR="00E563DA">
          <w:t>1 m</w:t>
        </w:r>
        <w:r w:rsidR="00E563DA">
          <w:rPr>
            <w:vertAlign w:val="superscript"/>
          </w:rPr>
          <w:t>2</w:t>
        </w:r>
        <w:r w:rsidR="00E563DA">
          <w:t xml:space="preserve"> quadrats (plots) were placed </w:t>
        </w:r>
      </w:ins>
      <w:ins w:id="288" w:author="Stefanie Lane" w:date="2022-02-07T17:25:00Z">
        <w:r w:rsidR="00431393">
          <w:t xml:space="preserve">in the center of </w:t>
        </w:r>
      </w:ins>
      <w:ins w:id="289" w:author="Stefanie Lane" w:date="2022-02-07T17:26:00Z">
        <w:r w:rsidR="00A64503">
          <w:t xml:space="preserve">vegetation </w:t>
        </w:r>
      </w:ins>
      <w:ins w:id="290" w:author="Stefanie Lane" w:date="2022-02-07T17:25:00Z">
        <w:r w:rsidR="00431393">
          <w:t xml:space="preserve">patches </w:t>
        </w:r>
      </w:ins>
      <w:ins w:id="291" w:author="Stefanie Lane" w:date="2022-02-07T17:26:00Z">
        <w:r w:rsidR="00431393">
          <w:t>where</w:t>
        </w:r>
      </w:ins>
      <w:ins w:id="292" w:author="Stefanie Lane" w:date="2022-02-07T17:25:00Z">
        <w:r w:rsidR="00431393">
          <w:t xml:space="preserve"> species composition noticeably changed, or every 10 m along the transect, which</w:t>
        </w:r>
      </w:ins>
      <w:ins w:id="293" w:author="Stefanie Lane" w:date="2022-02-07T17:26:00Z">
        <w:r w:rsidR="00431393">
          <w:t xml:space="preserve">ever distance was shorter </w:t>
        </w:r>
      </w:ins>
      <w:ins w:id="294" w:author="Stefanie Lane" w:date="2022-02-07T17:24:00Z">
        <w:r w:rsidR="00E563DA">
          <w:t xml:space="preserve">(Bradfield, 2019 personal comm.).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ins>
      <w:ins w:id="295" w:author="Stefanie Lane" w:date="2022-02-07T17:27:00Z">
        <w:r w:rsidR="00A64503">
          <w:t xml:space="preserve"> Bradfield &amp; Porter (1982) hypothesized that edaphic facto</w:t>
        </w:r>
        <w:r w:rsidR="00586B0D">
          <w:t xml:space="preserve">rs drove assemblages, such as waterlogged soils in the bogbean </w:t>
        </w:r>
      </w:ins>
      <w:ins w:id="296" w:author="Stefanie Lane" w:date="2022-02-07T17:28:00Z">
        <w:r w:rsidR="00586B0D">
          <w:t>assemblage</w:t>
        </w:r>
      </w:ins>
      <w:ins w:id="297" w:author="Stefanie Lane" w:date="2022-02-07T17:27:00Z">
        <w:r w:rsidR="00586B0D">
          <w:t xml:space="preserve">, or drainage along channel edges in the fescue assemblage. </w:t>
        </w:r>
      </w:ins>
    </w:p>
    <w:p w14:paraId="6823E735" w14:textId="77777777" w:rsidR="005372BF" w:rsidRDefault="005372BF" w:rsidP="005372BF">
      <w:pPr>
        <w:ind w:firstLine="720"/>
        <w:rPr>
          <w:ins w:id="298" w:author="Stefanie Lane" w:date="2022-02-07T17:24:00Z"/>
        </w:rPr>
      </w:pPr>
      <w:ins w:id="299" w:author="Stefanie Lane" w:date="2022-02-07T17:24:00Z">
        <w:r>
          <w:t>A subsequent survey conducted in 1999 recreated the transects and sought to place sampling plots at exact positions sampled in 1979 to test relationships between invasive purple loosestrife (</w:t>
        </w:r>
        <w:proofErr w:type="spellStart"/>
        <w:r>
          <w:rPr>
            <w:i/>
          </w:rPr>
          <w:t>Lythrum</w:t>
        </w:r>
        <w:proofErr w:type="spellEnd"/>
        <w:r>
          <w:rPr>
            <w:i/>
          </w:rPr>
          <w:t xml:space="preserve"> </w:t>
        </w:r>
        <w:proofErr w:type="spellStart"/>
        <w:r>
          <w:rPr>
            <w:i/>
          </w:rPr>
          <w:t>salicaria</w:t>
        </w:r>
        <w:proofErr w:type="spellEnd"/>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instrText xml:space="preserve"> ADDIN ZOTERO_ITEM CSL_CITATION {"citationID":"BWMcZIyP","properties":{"formattedCitation":"(Denoth &amp; Myers, 2007)","plainCitation":"(Denoth &amp; Myers, 2007)","noteIndex":0},"citationItems":[{"id":225,"uris":["http://zotero.org/users/6092945/items/LSLEQYJS"],"uri":["http://zotero.org/users/6092945/items/LSLEQYJS"],"itemData":{"id":225,"type":"article-journal","abstract":"The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has generously been made available for comparison. This publication will reference dates the data were collected, rather than publication dates of the preceding studies.</w:t>
        </w:r>
      </w:ins>
    </w:p>
    <w:p w14:paraId="08F3F3C7" w14:textId="626F312A" w:rsidR="005372BF" w:rsidRDefault="009B4A77" w:rsidP="009B4A77">
      <w:pPr>
        <w:pStyle w:val="Heading3"/>
        <w:rPr>
          <w:ins w:id="300" w:author="Stefanie Lane" w:date="2022-02-07T17:29:00Z"/>
        </w:rPr>
      </w:pPr>
      <w:ins w:id="301" w:author="Stefanie Lane" w:date="2022-02-07T17:29:00Z">
        <w:r>
          <w:t>2019</w:t>
        </w:r>
      </w:ins>
    </w:p>
    <w:p w14:paraId="1B7694BC" w14:textId="39F182BC" w:rsidR="00D4425C" w:rsidRDefault="00A5448B" w:rsidP="00D4425C">
      <w:pPr>
        <w:ind w:firstLine="720"/>
        <w:rPr>
          <w:ins w:id="302" w:author="Stefanie Lane" w:date="2022-02-07T17:36:00Z"/>
        </w:rPr>
      </w:pPr>
      <w:ins w:id="303" w:author="Stefanie Lane" w:date="2022-02-07T17:31:00Z">
        <w:r>
          <w:t xml:space="preserve">No permanent markers were left in Ladner Marsh, so precise transects assessed by Bradfield &amp; Porter (1982) or Denoth &amp; Myers (2007) were not identifiable in 2019. </w:t>
        </w:r>
      </w:ins>
      <w:ins w:id="304" w:author="Stefanie Lane" w:date="2022-02-07T17:32:00Z">
        <w:r w:rsidR="00B832A6">
          <w:t xml:space="preserve">Transect locations were </w:t>
        </w:r>
        <w:commentRangeStart w:id="305"/>
        <w:r w:rsidR="00B832A6">
          <w:t xml:space="preserve">approximated </w:t>
        </w:r>
      </w:ins>
      <w:commentRangeEnd w:id="305"/>
      <w:ins w:id="306" w:author="Stefanie Lane" w:date="2022-02-07T18:57:00Z">
        <w:r w:rsidR="00F03E48">
          <w:rPr>
            <w:rStyle w:val="CommentReference"/>
          </w:rPr>
          <w:commentReference w:id="305"/>
        </w:r>
      </w:ins>
      <w:ins w:id="307" w:author="Stefanie Lane" w:date="2022-02-07T17:32:00Z">
        <w:r w:rsidR="00B832A6">
          <w:t>using spatial imagery cross-referenced with landscape features evident in Figure 1</w:t>
        </w:r>
      </w:ins>
      <w:ins w:id="308" w:author="Stefanie Lane" w:date="2022-02-07T17:33:00Z">
        <w:r w:rsidR="00947182">
          <w:t xml:space="preserve"> in Bradfield &amp; Porter’s 1982 publication</w:t>
        </w:r>
      </w:ins>
      <w:ins w:id="309" w:author="Stefanie Lane" w:date="2022-02-07T21:37:00Z">
        <w:r w:rsidR="00D95107">
          <w:t xml:space="preserve"> (</w:t>
        </w:r>
        <w:r w:rsidR="00D95107">
          <w:rPr>
            <w:highlight w:val="yellow"/>
          </w:rPr>
          <w:t>Figure 1)</w:t>
        </w:r>
      </w:ins>
      <w:ins w:id="310" w:author="Stefanie Lane" w:date="2022-02-07T17:32:00Z">
        <w:r w:rsidR="00B832A6">
          <w:t>.</w:t>
        </w:r>
      </w:ins>
      <w:ins w:id="311" w:author="Stefanie Lane" w:date="2022-02-07T17:33:00Z">
        <w:r w:rsidR="00947182">
          <w:t xml:space="preserve"> </w:t>
        </w:r>
      </w:ins>
      <w:ins w:id="312" w:author="Stefanie Lane" w:date="2022-02-07T17:31:00Z">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ins>
      <w:ins w:id="313" w:author="Stefanie Lane" w:date="2022-02-07T17:38:00Z">
        <w:r w:rsidR="0058125F">
          <w:t>; these plots from 1979 are not included in the present analyses</w:t>
        </w:r>
      </w:ins>
      <w:ins w:id="314" w:author="Stefanie Lane" w:date="2022-02-07T17:31:00Z">
        <w:r>
          <w:t xml:space="preserve">. An additional 18 plots were </w:t>
        </w:r>
      </w:ins>
      <w:commentRangeStart w:id="315"/>
      <w:ins w:id="316" w:author="Stefanie Lane" w:date="2022-02-07T17:38:00Z">
        <w:r w:rsidR="0058125F">
          <w:t>omit</w:t>
        </w:r>
      </w:ins>
      <w:ins w:id="317" w:author="Stefanie Lane" w:date="2022-02-07T17:39:00Z">
        <w:r w:rsidR="0058125F">
          <w:t>ted</w:t>
        </w:r>
      </w:ins>
      <w:ins w:id="318" w:author="Stefanie Lane" w:date="2022-02-07T17:31:00Z">
        <w:r>
          <w:t xml:space="preserve"> in 2019</w:t>
        </w:r>
      </w:ins>
      <w:commentRangeEnd w:id="315"/>
      <w:ins w:id="319" w:author="Stefanie Lane" w:date="2022-02-07T17:39:00Z">
        <w:r w:rsidR="0058125F">
          <w:rPr>
            <w:rStyle w:val="CommentReference"/>
          </w:rPr>
          <w:commentReference w:id="315"/>
        </w:r>
      </w:ins>
      <w:ins w:id="320" w:author="Stefanie Lane" w:date="2022-02-07T17:31:00Z">
        <w:r>
          <w:t xml:space="preserve"> due to </w:t>
        </w:r>
      </w:ins>
      <w:ins w:id="321" w:author="Stefanie Lane" w:date="2022-02-07T17:34:00Z">
        <w:r w:rsidR="000D215B">
          <w:t>physical inaccessibility</w:t>
        </w:r>
      </w:ins>
      <w:ins w:id="322" w:author="Stefanie Lane" w:date="2022-02-07T17:31:00Z">
        <w:r>
          <w:t>, either due to overgrowth of riparian fringe</w:t>
        </w:r>
      </w:ins>
      <w:ins w:id="323" w:author="Stefanie Lane" w:date="2022-02-07T17:34:00Z">
        <w:r w:rsidR="000D215B">
          <w:t>,</w:t>
        </w:r>
      </w:ins>
      <w:ins w:id="324" w:author="Stefanie Lane" w:date="2022-02-07T17:31:00Z">
        <w:r>
          <w:t xml:space="preserve"> widening of tidal channels, or </w:t>
        </w:r>
      </w:ins>
      <w:ins w:id="325" w:author="Stefanie Lane" w:date="2022-02-07T17:34:00Z">
        <w:r w:rsidR="000D215B">
          <w:t xml:space="preserve">variation </w:t>
        </w:r>
      </w:ins>
      <w:ins w:id="326" w:author="Stefanie Lane" w:date="2022-02-07T17:35:00Z">
        <w:r w:rsidR="000D215B">
          <w:t>in</w:t>
        </w:r>
      </w:ins>
      <w:ins w:id="327" w:author="Stefanie Lane" w:date="2022-02-07T17:34:00Z">
        <w:r w:rsidR="000D215B">
          <w:t xml:space="preserve"> transect placement</w:t>
        </w:r>
      </w:ins>
      <w:ins w:id="328" w:author="Stefanie Lane" w:date="2022-02-07T17:31:00Z">
        <w:r>
          <w:t>.</w:t>
        </w:r>
      </w:ins>
      <w:ins w:id="329" w:author="Stefanie Lane" w:date="2022-02-07T17:36:00Z">
        <w:r w:rsidR="00D4425C" w:rsidRPr="00D4425C">
          <w:t xml:space="preserve"> </w:t>
        </w:r>
        <w:r w:rsidR="00D4425C">
          <w:t xml:space="preserve">Despite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425C">
          <w:instrText xml:space="preserve"> ADDIN ZOTERO_ITEM CSL_CITATION {"citationID":"bSqJEZda","properties":{"formattedCitation":"(Kopeck\\uc0\\u253{} &amp; Macek, 2015)","plainCitation":"(Kopecký &amp; Macek, 2015)","dontUpdate":true,"noteIndex":0},"citationItems":[{"id":1639,"uris":["http://zotero.org/users/6092945/items/GEADUCAG"],"uri":["http://zotero.org/users/6092945/items/GEADUCAG"],"itemData":{"id":1639,"type":"article-journal","abstract":"Aim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ins>
    </w:p>
    <w:p w14:paraId="2F34A772" w14:textId="00F8E7DB" w:rsidR="00D4425C" w:rsidRDefault="00D4425C" w:rsidP="00D4425C">
      <w:pPr>
        <w:ind w:firstLine="720"/>
        <w:rPr>
          <w:ins w:id="330" w:author="Stefanie Lane" w:date="2022-02-07T17:36:00Z"/>
        </w:rPr>
      </w:pPr>
      <w:ins w:id="331" w:author="Stefanie Lane" w:date="2022-02-07T17:36:00Z">
        <w:r>
          <w:lastRenderedPageBreak/>
          <w:t>Vegetation were sampled in the same manner as the 1979 survey by semi-systematically placing 1 m</w:t>
        </w:r>
        <w:r>
          <w:rPr>
            <w:vertAlign w:val="superscript"/>
          </w:rPr>
          <w:t>2</w:t>
        </w:r>
        <w:r>
          <w:t xml:space="preserve"> quadrats </w:t>
        </w:r>
      </w:ins>
      <w:ins w:id="332" w:author="Stefanie Lane" w:date="2022-02-07T17:44:00Z">
        <w:r w:rsidR="009F1121">
          <w:t xml:space="preserve">(plots) </w:t>
        </w:r>
      </w:ins>
      <w:ins w:id="333" w:author="Stefanie Lane" w:date="2022-02-07T17:36:00Z">
        <w:r>
          <w:t xml:space="preserve">in the center of patches where species composition </w:t>
        </w:r>
      </w:ins>
      <w:ins w:id="334" w:author="Stefanie Lane" w:date="2022-02-07T17:37:00Z">
        <w:r>
          <w:t>changed</w:t>
        </w:r>
      </w:ins>
      <w:ins w:id="335" w:author="Stefanie Lane" w:date="2022-02-07T17:36:00Z">
        <w:r>
          <w:t>, or every 10 m of transect length, whichever distance was shorter</w:t>
        </w:r>
      </w:ins>
      <w:ins w:id="336" w:author="Stefanie Lane" w:date="2022-02-07T21:37:00Z">
        <w:r w:rsidR="00D95107">
          <w:t xml:space="preserve"> </w:t>
        </w:r>
      </w:ins>
      <w:ins w:id="337" w:author="Stefanie Lane" w:date="2022-02-07T21:38:00Z">
        <w:r w:rsidR="00D95107">
          <w:t>(</w:t>
        </w:r>
      </w:ins>
      <w:ins w:id="338" w:author="Stefanie Lane" w:date="2022-02-07T21:37:00Z">
        <w:r w:rsidR="00D95107">
          <w:rPr>
            <w:highlight w:val="yellow"/>
          </w:rPr>
          <w:t>Figure 1</w:t>
        </w:r>
      </w:ins>
      <w:ins w:id="339" w:author="Stefanie Lane" w:date="2022-02-07T21:38:00Z">
        <w:r w:rsidR="00D95107">
          <w:rPr>
            <w:highlight w:val="yellow"/>
          </w:rPr>
          <w:t>)</w:t>
        </w:r>
      </w:ins>
      <w:ins w:id="340" w:author="Stefanie Lane" w:date="2022-02-07T17:36:00Z">
        <w:r>
          <w:t xml:space="preserve">. Assemblage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reached &gt; 20 m, quadrats were sampled every 10 m to reproduce a modal distance of 10 m </w:t>
        </w:r>
        <w:r>
          <w:fldChar w:fldCharType="begin"/>
        </w:r>
        <w:r>
          <w:instrText xml:space="preserve"> ADDIN ZOTERO_ITEM CSL_CITATION {"citationID":"70T5OaXP","properties":{"formattedCitation":"(Bradfield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8F148C">
          <w:rPr>
            <w:rFonts w:ascii="Calibri" w:hAnsi="Calibri" w:cs="Calibri"/>
          </w:rPr>
          <w:t>(Bradfield &amp; Porter, 1982)</w:t>
        </w:r>
        <w:r>
          <w:fldChar w:fldCharType="end"/>
        </w:r>
        <w:r>
          <w:t>.</w:t>
        </w:r>
      </w:ins>
    </w:p>
    <w:p w14:paraId="12088E45" w14:textId="3FF1D4CD" w:rsidR="00D4425C" w:rsidRDefault="00D4425C" w:rsidP="00D4425C">
      <w:pPr>
        <w:ind w:firstLine="720"/>
        <w:rPr>
          <w:ins w:id="341" w:author="Stefanie Lane" w:date="2022-02-07T17:36:00Z"/>
        </w:rPr>
      </w:pPr>
      <w:ins w:id="342" w:author="Stefanie Lane" w:date="2022-02-07T17:36:00Z">
        <w:r>
          <w:t xml:space="preserve">Individuals were defined as “in the plot” if </w:t>
        </w:r>
        <w:r>
          <w:rPr>
            <w:u w:val="single"/>
          </w:rPr>
          <w:t>&gt;</w:t>
        </w:r>
        <w:r>
          <w:t>50% of their most basal stem originated within the plot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ins>
      <w:ins w:id="343" w:author="Stefanie Lane" w:date="2022-02-07T17:42:00Z">
        <w:r w:rsidR="00B51030">
          <w:t>0</w:t>
        </w:r>
        <w:r w:rsidR="00FF352B">
          <w:t>%</w:t>
        </w:r>
        <w:r w:rsidR="00B51030">
          <w:t xml:space="preserve">, </w:t>
        </w:r>
      </w:ins>
      <w:ins w:id="344" w:author="Stefanie Lane" w:date="2022-02-07T17:36:00Z">
        <w:r>
          <w:t>&lt; 25%, 25-50%, 50-75%, and &gt; 75%).</w:t>
        </w:r>
      </w:ins>
    </w:p>
    <w:p w14:paraId="7F0B508F" w14:textId="77777777" w:rsidR="00B40842" w:rsidRDefault="00B40842" w:rsidP="00B40842">
      <w:pPr>
        <w:pStyle w:val="Heading3"/>
        <w:rPr>
          <w:ins w:id="345" w:author="Stefanie Lane" w:date="2022-02-07T17:46:00Z"/>
        </w:rPr>
      </w:pPr>
      <w:ins w:id="346" w:author="Stefanie Lane" w:date="2022-02-07T17:46:00Z">
        <w:r>
          <w:t>Taxonomy</w:t>
        </w:r>
      </w:ins>
    </w:p>
    <w:p w14:paraId="294F4C93" w14:textId="31F4B8B3" w:rsidR="00485A40" w:rsidRDefault="00B40842">
      <w:pPr>
        <w:ind w:firstLine="720"/>
        <w:rPr>
          <w:ins w:id="347" w:author="Stefanie Lane" w:date="2022-02-07T16:52:00Z"/>
        </w:rPr>
        <w:pPrChange w:id="348" w:author="Stefanie Lane" w:date="2022-02-07T18:10:00Z">
          <w:pPr>
            <w:pStyle w:val="ListParagraph"/>
            <w:numPr>
              <w:numId w:val="4"/>
            </w:numPr>
            <w:ind w:hanging="360"/>
          </w:pPr>
        </w:pPrChange>
      </w:pPr>
      <w:ins w:id="349" w:author="Stefanie Lane" w:date="2022-02-07T17:46:00Z">
        <w:r>
          <w:t xml:space="preserve">Observation of vascular plant species was conducted in all sampling years during early summer (approx. June-July). In all datasets, most plants were identified to species according to Hitchcock &amp; Cronquist </w:t>
        </w:r>
        <w:r>
          <w:fldChar w:fldCharType="begin"/>
        </w:r>
      </w:ins>
      <w:r w:rsidR="00262B24">
        <w:instrText xml:space="preserve"> ADDIN ZOTERO_ITEM CSL_CITATION {"citationID":"hqflzXl5","properties":{"formattedCitation":"(HItchcock &amp; Cronquist, 1973)","plainCitation":"(HItchcock &amp; Cronquist, 1973)","dontUpdate":true,"noteIndex":0},"citationItems":[{"id":344,"uris":["http://zotero.org/users/6092945/items/I3ZNS3TR"],"uri":["http://zotero.org/users/6092945/items/I3ZNS3TR"],"itemData":{"id":344,"type":"book","event-place":"Seattle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ins w:id="350" w:author="Stefanie Lane" w:date="2022-02-07T17:46:00Z">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ins>
      <w:ins w:id="351" w:author="Stefanie Lane" w:date="2022-02-07T17:47:00Z">
        <w:r>
          <w:t xml:space="preserve"> </w:t>
        </w:r>
        <w:r w:rsidRPr="00B26ADC">
          <w:rPr>
            <w:highlight w:val="yellow"/>
            <w:rPrChange w:id="352" w:author="Stefanie Lane" w:date="2022-02-07T18:10:00Z">
              <w:rPr/>
            </w:rPrChange>
          </w:rPr>
          <w:t>Supplemental</w:t>
        </w:r>
      </w:ins>
      <w:ins w:id="353" w:author="Stefanie Lane" w:date="2022-02-07T17:46:00Z">
        <w:r>
          <w:t>). To account for changes in nomenclature revision over time, all datasets were harmonized to use the most recently accepted species name as reported in the PLANTS Database of the United States Department of Agriculture, Natural Resources Conservation Science [USDA NRCS (</w:t>
        </w:r>
      </w:ins>
      <w:ins w:id="354" w:author="Stefanie Lane" w:date="2022-02-07T17:47:00Z">
        <w:r w:rsidR="005A13B4" w:rsidRPr="00B26ADC">
          <w:rPr>
            <w:highlight w:val="yellow"/>
            <w:rPrChange w:id="355" w:author="Stefanie Lane" w:date="2022-02-07T18:10:00Z">
              <w:rPr/>
            </w:rPrChange>
          </w:rPr>
          <w:t>Supplemental</w:t>
        </w:r>
      </w:ins>
      <w:ins w:id="356" w:author="Stefanie Lane" w:date="2022-02-07T17:46:00Z">
        <w:r>
          <w:t xml:space="preserve">)].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 with similar abundance. </w:t>
        </w:r>
      </w:ins>
      <w:moveToRangeEnd w:id="246"/>
    </w:p>
    <w:p w14:paraId="578C93AC" w14:textId="330162E2" w:rsidR="006B4D7D" w:rsidDel="00464FB4" w:rsidRDefault="006B4D7D" w:rsidP="006B4D7D">
      <w:pPr>
        <w:pStyle w:val="ListParagraph"/>
        <w:numPr>
          <w:ilvl w:val="0"/>
          <w:numId w:val="4"/>
        </w:numPr>
        <w:rPr>
          <w:del w:id="357" w:author="Stefanie Lane" w:date="2022-02-07T18:57:00Z"/>
        </w:rPr>
      </w:pPr>
      <w:del w:id="358" w:author="Stefanie Lane" w:date="2022-02-07T16:52:00Z">
        <w:r w:rsidRPr="00485A40" w:rsidDel="00485A40">
          <w:rPr>
            <w:rPrChange w:id="359" w:author="Stefanie Lane" w:date="2022-02-07T16:52:00Z">
              <w:rPr>
                <w:highlight w:val="yellow"/>
              </w:rPr>
            </w:rPrChange>
          </w:rPr>
          <w:delText xml:space="preserve"> &amp; p</w:delText>
        </w:r>
      </w:del>
      <w:del w:id="360" w:author="Stefanie Lane" w:date="2022-02-07T18:57:00Z">
        <w:r w:rsidRPr="00485A40" w:rsidDel="00464FB4">
          <w:rPr>
            <w:rPrChange w:id="361" w:author="Stefanie Lane" w:date="2022-02-07T16:52:00Z">
              <w:rPr>
                <w:highlight w:val="yellow"/>
              </w:rPr>
            </w:rPrChange>
          </w:rPr>
          <w:delText xml:space="preserve">lot </w:delText>
        </w:r>
      </w:del>
      <w:del w:id="362" w:author="Stefanie Lane" w:date="2022-02-07T17:43:00Z">
        <w:r w:rsidRPr="00485A40" w:rsidDel="00FF352B">
          <w:rPr>
            <w:rPrChange w:id="363" w:author="Stefanie Lane" w:date="2022-02-07T16:52:00Z">
              <w:rPr>
                <w:highlight w:val="yellow"/>
              </w:rPr>
            </w:rPrChange>
          </w:rPr>
          <w:delText>se</w:delText>
        </w:r>
      </w:del>
      <w:del w:id="364" w:author="Stefanie Lane" w:date="2022-02-07T17:42:00Z">
        <w:r w:rsidRPr="00485A40" w:rsidDel="00FF352B">
          <w:rPr>
            <w:rPrChange w:id="365" w:author="Stefanie Lane" w:date="2022-02-07T16:52:00Z">
              <w:rPr>
                <w:highlight w:val="yellow"/>
              </w:rPr>
            </w:rPrChange>
          </w:rPr>
          <w:delText>lection</w:delText>
        </w:r>
      </w:del>
      <w:del w:id="366" w:author="Stefanie Lane" w:date="2022-02-07T18:57:00Z">
        <w:r w:rsidRPr="00485A40" w:rsidDel="00464FB4">
          <w:rPr>
            <w:rPrChange w:id="367" w:author="Stefanie Lane" w:date="2022-02-07T16:52:00Z">
              <w:rPr>
                <w:highlight w:val="yellow"/>
              </w:rPr>
            </w:rPrChange>
          </w:rPr>
          <w:delText xml:space="preserve"> co</w:delText>
        </w:r>
        <w:r w:rsidRPr="00485A40" w:rsidDel="00464FB4">
          <w:delText>mpo</w:delText>
        </w:r>
        <w:r w:rsidDel="00464FB4">
          <w:delText>site figure; show overlay of 2019 transects on line drawing site figure from Bradfield &amp; Porter (1982) (Figure 1)</w:delText>
        </w:r>
        <w:r w:rsidR="00DE35CC" w:rsidDel="00464FB4">
          <w:delText xml:space="preserve">. </w:delText>
        </w:r>
      </w:del>
    </w:p>
    <w:p w14:paraId="4627C112" w14:textId="01F3D0BB" w:rsidR="008F28C2" w:rsidDel="0003526B" w:rsidRDefault="008F28C2">
      <w:pPr>
        <w:pStyle w:val="Heading2"/>
        <w:rPr>
          <w:del w:id="368" w:author="Stefanie Lane" w:date="2022-02-07T17:48:00Z"/>
        </w:rPr>
        <w:pPrChange w:id="369" w:author="Stefanie Lane" w:date="2022-02-07T17:57:00Z">
          <w:pPr>
            <w:pStyle w:val="ListParagraph"/>
            <w:numPr>
              <w:ilvl w:val="1"/>
              <w:numId w:val="4"/>
            </w:numPr>
            <w:ind w:left="1440" w:hanging="360"/>
          </w:pPr>
        </w:pPrChange>
      </w:pPr>
      <w:del w:id="370" w:author="Stefanie Lane" w:date="2022-02-07T17:48:00Z">
        <w:r w:rsidDel="0003526B">
          <w:delText xml:space="preserve">Add supplement: </w:delText>
        </w:r>
        <w:r w:rsidR="00C02E94" w:rsidDel="0003526B">
          <w:delText>number of plots, transect truncating method</w:delText>
        </w:r>
        <w:r w:rsidR="006E652B" w:rsidDel="0003526B">
          <w:delText xml:space="preserve">, and indicate how/why patches were </w:delText>
        </w:r>
        <w:r w:rsidR="006E652B" w:rsidRPr="00875EE5" w:rsidDel="0003526B">
          <w:rPr>
            <w:i/>
            <w:rPrChange w:id="371" w:author="Stefanie Lane" w:date="2022-02-07T17:57:00Z">
              <w:rPr>
                <w:i/>
              </w:rPr>
            </w:rPrChange>
          </w:rPr>
          <w:delText>excluded</w:delText>
        </w:r>
        <w:r w:rsidR="00C02E94" w:rsidDel="0003526B">
          <w:delText xml:space="preserve">. </w:delText>
        </w:r>
      </w:del>
    </w:p>
    <w:p w14:paraId="67DCF51C" w14:textId="61300D7F" w:rsidR="00FC1CB8" w:rsidDel="0003526B" w:rsidRDefault="00FC1CB8">
      <w:pPr>
        <w:pStyle w:val="Heading2"/>
        <w:rPr>
          <w:del w:id="372" w:author="Stefanie Lane" w:date="2022-02-07T17:48:00Z"/>
        </w:rPr>
        <w:pPrChange w:id="373" w:author="Stefanie Lane" w:date="2022-02-07T17:57:00Z">
          <w:pPr>
            <w:pStyle w:val="ListParagraph"/>
            <w:numPr>
              <w:numId w:val="4"/>
            </w:numPr>
            <w:ind w:hanging="360"/>
          </w:pPr>
        </w:pPrChange>
      </w:pPr>
      <w:del w:id="374" w:author="Stefanie Lane" w:date="2022-02-07T17:48:00Z">
        <w:r w:rsidDel="0003526B">
          <w:delText>Field methods</w:delText>
        </w:r>
        <w:r w:rsidR="00B5315A" w:rsidDel="0003526B">
          <w:delText xml:space="preserve"> </w:delText>
        </w:r>
      </w:del>
    </w:p>
    <w:p w14:paraId="6A02CA92" w14:textId="07F2594E" w:rsidR="00FC1CB8" w:rsidDel="0003526B" w:rsidRDefault="00DB21FF">
      <w:pPr>
        <w:pStyle w:val="Heading2"/>
        <w:rPr>
          <w:del w:id="375" w:author="Stefanie Lane" w:date="2022-02-07T17:48:00Z"/>
        </w:rPr>
        <w:pPrChange w:id="376" w:author="Stefanie Lane" w:date="2022-02-07T17:57:00Z">
          <w:pPr>
            <w:pStyle w:val="ListParagraph"/>
            <w:numPr>
              <w:ilvl w:val="1"/>
              <w:numId w:val="4"/>
            </w:numPr>
            <w:ind w:left="1440" w:hanging="360"/>
          </w:pPr>
        </w:pPrChange>
      </w:pPr>
      <w:del w:id="377" w:author="Stefanie Lane" w:date="2022-02-07T17:48:00Z">
        <w:r w:rsidDel="0003526B">
          <w:delText>D</w:delText>
        </w:r>
        <w:r w:rsidR="00FC1CB8" w:rsidDel="0003526B">
          <w:delText xml:space="preserve">ata collection &amp; </w:delText>
        </w:r>
        <w:r w:rsidR="006A7EBD" w:rsidDel="0003526B">
          <w:delText>site relocation</w:delText>
        </w:r>
        <w:r w:rsidDel="0003526B">
          <w:delText xml:space="preserve"> </w:delText>
        </w:r>
        <w:r w:rsidR="00336630" w:rsidDel="0003526B">
          <w:delText>with statements of uncertainty</w:delText>
        </w:r>
        <w:r w:rsidDel="0003526B">
          <w:delText xml:space="preserve"> for 1999</w:delText>
        </w:r>
        <w:r w:rsidR="006A6238" w:rsidDel="0003526B">
          <w:delText xml:space="preserve"> and 2019</w:delText>
        </w:r>
      </w:del>
    </w:p>
    <w:p w14:paraId="7143098B" w14:textId="44ABD456" w:rsidR="007D3502" w:rsidDel="0003526B" w:rsidRDefault="006A6238">
      <w:pPr>
        <w:pStyle w:val="Heading2"/>
        <w:rPr>
          <w:del w:id="378" w:author="Stefanie Lane" w:date="2022-02-07T17:48:00Z"/>
        </w:rPr>
        <w:pPrChange w:id="379" w:author="Stefanie Lane" w:date="2022-02-07T17:57:00Z">
          <w:pPr>
            <w:pStyle w:val="ListParagraph"/>
            <w:numPr>
              <w:ilvl w:val="2"/>
              <w:numId w:val="4"/>
            </w:numPr>
            <w:ind w:left="2160" w:hanging="360"/>
          </w:pPr>
        </w:pPrChange>
      </w:pPr>
      <w:del w:id="380" w:author="Stefanie Lane" w:date="2022-02-07T17:48:00Z">
        <w:r w:rsidDel="0003526B">
          <w:delText xml:space="preserve">Field identification in 2019 follows </w:delText>
        </w:r>
        <w:r w:rsidDel="0003526B">
          <w:fldChar w:fldCharType="begin"/>
        </w:r>
        <w:r w:rsidDel="0003526B">
          <w:delInstrText xml:space="preserve"> ADDIN ZOTERO_ITEM CSL_CITATION {"citationID":"YZa7dDxR","properties":{"formattedCitation":"(Hitchcock &amp; Cronquist, 1973)","plainCitation":"(Hitchcock &amp; Cronquist, 1973)","noteIndex":0},"citationItems":[{"id":344,"uris":["http://zotero.org/users/6092945/items/I3ZNS3TR"],"uri":["http://zotero.org/users/6092945/items/I3ZNS3TR"],"itemData":{"id":344,"type":"book","event-place":"Seattle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delInstrText>
        </w:r>
        <w:r w:rsidDel="0003526B">
          <w:fldChar w:fldCharType="separate"/>
        </w:r>
        <w:r w:rsidRPr="006A6238" w:rsidDel="0003526B">
          <w:rPr>
            <w:rFonts w:ascii="Calibri" w:hAnsi="Calibri" w:cs="Calibri"/>
          </w:rPr>
          <w:delText>(Hitchcock &amp; Cronquist, 1973)</w:delText>
        </w:r>
        <w:r w:rsidDel="0003526B">
          <w:fldChar w:fldCharType="end"/>
        </w:r>
        <w:r w:rsidDel="0003526B">
          <w:delText xml:space="preserve">, and species nomenclature across all years were standardized to most recently accepted binomal name according to </w:delText>
        </w:r>
        <w:r w:rsidR="00D86CB9" w:rsidDel="0003526B">
          <w:delText xml:space="preserve">the United States Department of Agriculture PLANTS Database </w:delText>
        </w:r>
        <w:r w:rsidR="00D86CB9" w:rsidDel="0003526B">
          <w:fldChar w:fldCharType="begin"/>
        </w:r>
        <w:r w:rsidR="00C80B84" w:rsidDel="0003526B">
          <w:delInstrText xml:space="preserve"> ADDIN ZOTERO_ITEM CSL_CITATION {"citationID":"xZ9QtjRg","properties":{"formattedCitation":"(\\uc0\\u8220{}USDA Plants Database,\\uc0\\u8221{} n.d.)","plainCitation":"(“USDA Plants Database,” n.d.)","dontUpdate":true,"noteIndex":0},"citationItems":[{"id":2310,"uris":["http://zotero.org/users/6092945/items/HTDZI8LY"],"uri":["http://zotero.org/users/6092945/items/HTDZI8LY"],"itemData":{"id":2310,"type":"webpage","title":"USDA Plants Database","URL":"https://plants.usda.gov/home","accessed":{"date-parts":[["2022",1,25]]}}}],"schema":"https://github.com/citation-style-language/schema/raw/master/csl-citation.json"} </w:delInstrText>
        </w:r>
        <w:r w:rsidR="00D86CB9" w:rsidDel="0003526B">
          <w:fldChar w:fldCharType="separate"/>
        </w:r>
        <w:r w:rsidR="00D86CB9" w:rsidRPr="00D86CB9" w:rsidDel="0003526B">
          <w:rPr>
            <w:rFonts w:ascii="Calibri" w:hAnsi="Calibri" w:cs="Calibri"/>
            <w:szCs w:val="24"/>
          </w:rPr>
          <w:delText>(“USDA Plants Database”)</w:delText>
        </w:r>
        <w:r w:rsidR="00D86CB9" w:rsidDel="0003526B">
          <w:fldChar w:fldCharType="end"/>
        </w:r>
        <w:r w:rsidR="00D86CB9" w:rsidDel="0003526B">
          <w:delText xml:space="preserve">. </w:delText>
        </w:r>
      </w:del>
    </w:p>
    <w:p w14:paraId="3BFEE0A2" w14:textId="677CDBA5" w:rsidR="00D03FB7" w:rsidRDefault="00D03FB7">
      <w:pPr>
        <w:pStyle w:val="Heading2"/>
        <w:pPrChange w:id="381" w:author="Stefanie Lane" w:date="2022-02-07T17:57:00Z">
          <w:pPr>
            <w:pStyle w:val="ListParagraph"/>
            <w:numPr>
              <w:numId w:val="4"/>
            </w:numPr>
            <w:ind w:hanging="360"/>
          </w:pPr>
        </w:pPrChange>
      </w:pPr>
      <w:r>
        <w:t>Analyses</w:t>
      </w:r>
      <w:del w:id="382" w:author="Stefanie Lane" w:date="2022-02-07T17:57:00Z">
        <w:r w:rsidDel="00875EE5">
          <w:delText>:</w:delText>
        </w:r>
      </w:del>
      <w:r>
        <w:t xml:space="preserve"> </w:t>
      </w:r>
    </w:p>
    <w:p w14:paraId="44774EED" w14:textId="4AD2A6BF" w:rsidR="00E72813" w:rsidDel="00165DCB" w:rsidRDefault="00E72813">
      <w:pPr>
        <w:rPr>
          <w:del w:id="383" w:author="Stefanie Lane" w:date="2022-02-07T18:07:00Z"/>
        </w:rPr>
        <w:pPrChange w:id="384" w:author="Stefanie Lane" w:date="2022-02-07T17:57:00Z">
          <w:pPr>
            <w:pStyle w:val="ListParagraph"/>
            <w:numPr>
              <w:ilvl w:val="1"/>
              <w:numId w:val="4"/>
            </w:numPr>
            <w:ind w:left="1440" w:hanging="360"/>
          </w:pPr>
        </w:pPrChange>
      </w:pPr>
      <w:r>
        <w:t>All statistical analyses were performed in R v.4.0.2.</w:t>
      </w:r>
    </w:p>
    <w:p w14:paraId="4F033B5D" w14:textId="77777777" w:rsidR="00557665" w:rsidRDefault="00165DCB" w:rsidP="00EE00B3">
      <w:pPr>
        <w:rPr>
          <w:ins w:id="385" w:author="Stefanie Lane" w:date="2022-02-07T18:09:00Z"/>
        </w:rPr>
      </w:pPr>
      <w:ins w:id="386" w:author="Stefanie Lane" w:date="2022-02-07T18:07:00Z">
        <w:r>
          <w:t xml:space="preserve"> </w:t>
        </w:r>
      </w:ins>
    </w:p>
    <w:p w14:paraId="10C95044" w14:textId="254682B0" w:rsidR="00E42346" w:rsidRDefault="00B47D6F">
      <w:pPr>
        <w:ind w:firstLine="720"/>
        <w:rPr>
          <w:ins w:id="387" w:author="Stefanie Lane" w:date="2022-02-07T18:07:00Z"/>
        </w:rPr>
        <w:pPrChange w:id="388" w:author="Stefanie Lane" w:date="2022-02-07T21:17:00Z">
          <w:pPr/>
        </w:pPrChange>
      </w:pPr>
      <w:r>
        <w:t>To determine dominant community types, cluster analysis was performed for each observation year using Euclidean distance as the measure of plot dissimilarity (“stats,”</w:t>
      </w:r>
      <w:r w:rsidR="00E42346">
        <w:t xml:space="preserve"> </w:t>
      </w:r>
      <w:r w:rsidR="00E42346" w:rsidRPr="002B0984">
        <w:rPr>
          <w:highlight w:val="cyan"/>
          <w:rPrChange w:id="389" w:author="Stefanie Lane" w:date="2022-02-07T18:16:00Z">
            <w:rPr/>
          </w:rPrChange>
        </w:rPr>
        <w:t>R Core Team</w:t>
      </w:r>
      <w:r>
        <w:t xml:space="preserve">). </w:t>
      </w:r>
      <w:ins w:id="390" w:author="Stefanie Lane" w:date="2022-02-07T17:58:00Z">
        <w:r w:rsidR="00EE00B3">
          <w:t>Bray-</w:t>
        </w:r>
      </w:ins>
      <w:ins w:id="391" w:author="Stefanie Lane" w:date="2022-02-07T18:00:00Z">
        <w:r w:rsidR="00887D9F">
          <w:t xml:space="preserve">Curtis distance may be </w:t>
        </w:r>
      </w:ins>
      <w:ins w:id="392" w:author="Stefanie Lane" w:date="2022-02-07T19:48:00Z">
        <w:r w:rsidR="00AA19AA">
          <w:t>preferred</w:t>
        </w:r>
      </w:ins>
      <w:ins w:id="393" w:author="Stefanie Lane" w:date="2022-02-07T18:00:00Z">
        <w:r w:rsidR="00887D9F">
          <w:t xml:space="preserve"> to account for species identity and</w:t>
        </w:r>
      </w:ins>
      <w:ins w:id="394" w:author="Stefanie Lane" w:date="2022-02-07T19:48:00Z">
        <w:r w:rsidR="00CC5170">
          <w:t xml:space="preserve"> to</w:t>
        </w:r>
      </w:ins>
      <w:ins w:id="395" w:author="Stefanie Lane" w:date="2022-02-07T18:00:00Z">
        <w:r w:rsidR="00887D9F">
          <w:t xml:space="preserve"> be less sensitive to species absence</w:t>
        </w:r>
      </w:ins>
      <w:ins w:id="396" w:author="Stefanie Lane" w:date="2022-02-07T18:05:00Z">
        <w:r w:rsidR="00673CF3">
          <w:t xml:space="preserve"> </w:t>
        </w:r>
      </w:ins>
      <w:r w:rsidR="00673CF3">
        <w:fldChar w:fldCharType="begin"/>
      </w:r>
      <w:r w:rsidR="00262B24">
        <w:instrText xml:space="preserve"> ADDIN ZOTERO_ITEM CSL_CITATION {"citationID":"xBaMamih","properties":{"formattedCitation":"(Legendre &amp; Legendre, 2012)","plainCitation":"(Legendre &amp; Legendre, 2012)","noteIndex":0},"citationItems":[{"id":2359,"uris":["http://zotero.org/users/6092945/items/25ZF67S3"],"uri":["http://zotero.org/users/6092945/items/25ZF67S3"],"itemData":{"id":2359,"type":"book","edition":"3","publisher":"Elsevier","title":"Numerical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fldChar w:fldCharType="separate"/>
      </w:r>
      <w:r w:rsidR="00262B24" w:rsidRPr="00262B24">
        <w:rPr>
          <w:rFonts w:ascii="Calibri" w:hAnsi="Calibri" w:cs="Calibri"/>
        </w:rPr>
        <w:t>(Legendre &amp; Legendre, 2012)</w:t>
      </w:r>
      <w:r w:rsidR="00673CF3">
        <w:fldChar w:fldCharType="end"/>
      </w:r>
      <w:ins w:id="397" w:author="Stefanie Lane" w:date="2022-02-07T18:00:00Z">
        <w:r w:rsidR="00887D9F">
          <w:t xml:space="preserve">, </w:t>
        </w:r>
        <w:r w:rsidR="003D5257">
          <w:t xml:space="preserve">however </w:t>
        </w:r>
      </w:ins>
      <w:ins w:id="398" w:author="Stefanie Lane" w:date="2022-02-07T18:05:00Z">
        <w:r w:rsidR="00262B24">
          <w:t>Euclidean distance was chosen to make direct comparisons to results produced by Bradfield &amp; Porter (1982).</w:t>
        </w:r>
      </w:ins>
      <w:ins w:id="399" w:author="Stefanie Lane" w:date="2022-02-07T17:58:00Z">
        <w:r w:rsidR="00EE00B3">
          <w:t xml:space="preserve"> </w:t>
        </w:r>
      </w:ins>
      <w:ins w:id="400" w:author="Stefanie Lane" w:date="2022-02-07T18:06:00Z">
        <w:r w:rsidR="00165DCB">
          <w:t>In initial analyses, both methods were used t</w:t>
        </w:r>
      </w:ins>
      <w:ins w:id="401" w:author="Stefanie Lane" w:date="2022-02-07T18:05:00Z">
        <w:r w:rsidR="00262B24">
          <w:t>o confirm dista</w:t>
        </w:r>
      </w:ins>
      <w:ins w:id="402" w:author="Stefanie Lane" w:date="2022-02-07T18:06:00Z">
        <w:r w:rsidR="00262B24">
          <w:t>nce measure did not have a major effect on plot clustering</w:t>
        </w:r>
      </w:ins>
      <w:ins w:id="403" w:author="Stefanie Lane" w:date="2022-02-07T18:07:00Z">
        <w:r w:rsidR="00165DCB">
          <w:t xml:space="preserve">; results are available in </w:t>
        </w:r>
        <w:r w:rsidR="00165DCB" w:rsidRPr="00B26ADC">
          <w:rPr>
            <w:highlight w:val="yellow"/>
            <w:rPrChange w:id="404" w:author="Stefanie Lane" w:date="2022-02-07T18:10:00Z">
              <w:rPr/>
            </w:rPrChange>
          </w:rPr>
          <w:t>Supplemental</w:t>
        </w:r>
        <w:r w:rsidR="00165DCB">
          <w:t>.</w:t>
        </w:r>
      </w:ins>
    </w:p>
    <w:p w14:paraId="292870A3" w14:textId="168A14C4" w:rsidR="00165DCB" w:rsidDel="002D5D96" w:rsidRDefault="00456B4F">
      <w:pPr>
        <w:rPr>
          <w:del w:id="405" w:author="Stefanie Lane" w:date="2022-02-07T18:08:00Z"/>
        </w:rPr>
        <w:pPrChange w:id="406" w:author="Stefanie Lane" w:date="2022-02-07T17:57:00Z">
          <w:pPr>
            <w:pStyle w:val="ListParagraph"/>
            <w:numPr>
              <w:ilvl w:val="1"/>
              <w:numId w:val="4"/>
            </w:numPr>
            <w:ind w:left="1440" w:hanging="360"/>
          </w:pPr>
        </w:pPrChange>
      </w:pPr>
      <w:ins w:id="407" w:author="Stefanie Lane" w:date="2022-02-07T21:17:00Z">
        <w:r>
          <w:tab/>
        </w:r>
      </w:ins>
    </w:p>
    <w:p w14:paraId="404E09C4" w14:textId="229ABC7F" w:rsidR="00BD4A5D" w:rsidRDefault="00276B00">
      <w:pPr>
        <w:pPrChange w:id="408" w:author="Stefanie Lane" w:date="2022-02-07T18:08:00Z">
          <w:pPr>
            <w:pStyle w:val="ListParagraph"/>
            <w:numPr>
              <w:ilvl w:val="2"/>
              <w:numId w:val="4"/>
            </w:numPr>
            <w:ind w:left="2160" w:hanging="360"/>
          </w:pPr>
        </w:pPrChange>
      </w:pPr>
      <w:r>
        <w:t>Clusters were cut into three main groups</w:t>
      </w:r>
      <w:r w:rsidR="00BD4A5D">
        <w:t xml:space="preserve">, and </w:t>
      </w:r>
      <w:commentRangeStart w:id="409"/>
      <w:commentRangeStart w:id="410"/>
      <w:r w:rsidR="00BD4A5D">
        <w:t xml:space="preserve">plots </w:t>
      </w:r>
      <w:commentRangeEnd w:id="409"/>
      <w:r w:rsidR="00713666">
        <w:rPr>
          <w:rStyle w:val="CommentReference"/>
        </w:rPr>
        <w:commentReference w:id="409"/>
      </w:r>
      <w:commentRangeEnd w:id="410"/>
      <w:r w:rsidR="009A74F1">
        <w:rPr>
          <w:rStyle w:val="CommentReference"/>
        </w:rPr>
        <w:commentReference w:id="410"/>
      </w:r>
      <w:r w:rsidR="00BD4A5D">
        <w:t>contained within the groups were used subjected to</w:t>
      </w:r>
      <w:r w:rsidR="00BD4A5D" w:rsidRPr="00BD4A5D">
        <w:t xml:space="preserve"> </w:t>
      </w:r>
      <w:r w:rsidR="00BD4A5D">
        <w:t>species indicator analysis to determine the dominant species driving clusters (</w:t>
      </w:r>
      <w:r w:rsidR="00751C22">
        <w:t>“</w:t>
      </w:r>
      <w:proofErr w:type="spellStart"/>
      <w:r w:rsidR="00BD4A5D">
        <w:t>indicspecies</w:t>
      </w:r>
      <w:proofErr w:type="spellEnd"/>
      <w:r w:rsidR="00311779">
        <w:t>,</w:t>
      </w:r>
      <w:r w:rsidR="00751C22">
        <w:t>”</w:t>
      </w:r>
      <w:r w:rsidR="00311779">
        <w:fldChar w:fldCharType="begin"/>
      </w:r>
      <w:r w:rsidR="00311779">
        <w:instrText xml:space="preserve"> ADDIN ZOTERO_ITEM CSL_CITATION {"citationID":"eQAS36Sm","properties":{"formattedCitation":"(De C\\uc0\\u225{}ceres &amp; Jansen, 2016)","plainCitation":"(De Cáceres &amp; Jansen, 2016)","noteIndex":0},"citationItems":[{"id":2313,"uris":["http://zotero.org/users/6092945/items/X4BXN5G8"],"uri":["http://zotero.org/users/6092945/items/X4BXN5G8"],"itemData":{"id":2313,"type":"book","abstract":"Studying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fldChar w:fldCharType="separate"/>
      </w:r>
      <w:del w:id="411" w:author="Stefanie Lane" w:date="2022-02-07T18:15:00Z">
        <w:r w:rsidR="00C80B84" w:rsidRPr="002D5D96" w:rsidDel="00556C34">
          <w:rPr>
            <w:rFonts w:ascii="Calibri" w:hAnsi="Calibri" w:cs="Calibri"/>
            <w:szCs w:val="24"/>
          </w:rPr>
          <w:delText>(</w:delText>
        </w:r>
      </w:del>
      <w:r w:rsidR="00C80B84" w:rsidRPr="002D5D96">
        <w:rPr>
          <w:rFonts w:ascii="Calibri" w:hAnsi="Calibri" w:cs="Calibri"/>
          <w:szCs w:val="24"/>
        </w:rPr>
        <w:t xml:space="preserve">De </w:t>
      </w:r>
      <w:proofErr w:type="spellStart"/>
      <w:r w:rsidR="00C80B84" w:rsidRPr="002D5D96">
        <w:rPr>
          <w:rFonts w:ascii="Calibri" w:hAnsi="Calibri" w:cs="Calibri"/>
          <w:szCs w:val="24"/>
        </w:rPr>
        <w:t>Cáceres</w:t>
      </w:r>
      <w:proofErr w:type="spellEnd"/>
      <w:r w:rsidR="00C80B84" w:rsidRPr="002D5D96">
        <w:rPr>
          <w:rFonts w:ascii="Calibri" w:hAnsi="Calibri" w:cs="Calibri"/>
          <w:szCs w:val="24"/>
        </w:rPr>
        <w:t xml:space="preserve"> &amp; Jansen, 2016)</w:t>
      </w:r>
      <w:r w:rsidR="00311779">
        <w:fldChar w:fldCharType="end"/>
      </w:r>
      <w:r w:rsidR="00BD4A5D">
        <w:t>.</w:t>
      </w:r>
      <w:ins w:id="412" w:author="Stefanie Lane" w:date="2022-02-07T19:50:00Z">
        <w:r w:rsidR="00CC5170">
          <w:t xml:space="preserve"> </w:t>
        </w:r>
      </w:ins>
      <w:commentRangeStart w:id="413"/>
      <w:ins w:id="414" w:author="Stefanie Lane" w:date="2022-02-07T19:52:00Z">
        <w:r w:rsidR="00B94ABA">
          <w:t xml:space="preserve">Species </w:t>
        </w:r>
      </w:ins>
      <w:commentRangeEnd w:id="413"/>
      <w:ins w:id="415" w:author="Stefanie Lane" w:date="2022-02-07T19:56:00Z">
        <w:r w:rsidR="00195C88">
          <w:rPr>
            <w:rStyle w:val="CommentReference"/>
          </w:rPr>
          <w:commentReference w:id="413"/>
        </w:r>
      </w:ins>
      <w:ins w:id="416" w:author="Stefanie Lane" w:date="2022-02-07T19:55:00Z">
        <w:r w:rsidR="00195C88">
          <w:t>are randomized with</w:t>
        </w:r>
      </w:ins>
      <w:ins w:id="417" w:author="Stefanie Lane" w:date="2022-02-07T19:56:00Z">
        <w:r w:rsidR="00195C88">
          <w:t xml:space="preserve">in the cluster, and those </w:t>
        </w:r>
      </w:ins>
      <w:ins w:id="418" w:author="Stefanie Lane" w:date="2022-02-07T19:52:00Z">
        <w:r w:rsidR="00B94ABA">
          <w:t>with th</w:t>
        </w:r>
      </w:ins>
      <w:ins w:id="419" w:author="Stefanie Lane" w:date="2022-02-07T19:53:00Z">
        <w:r w:rsidR="00B94ABA">
          <w:t xml:space="preserve">e </w:t>
        </w:r>
      </w:ins>
      <w:ins w:id="420" w:author="Stefanie Lane" w:date="2022-02-07T19:54:00Z">
        <w:r w:rsidR="00CD36F2">
          <w:t>greatest statistical</w:t>
        </w:r>
      </w:ins>
      <w:ins w:id="421" w:author="Stefanie Lane" w:date="2022-02-07T19:53:00Z">
        <w:r w:rsidR="00B94ABA">
          <w:t xml:space="preserve"> </w:t>
        </w:r>
      </w:ins>
      <w:ins w:id="422" w:author="Stefanie Lane" w:date="2022-02-07T19:57:00Z">
        <w:r w:rsidR="004E6247">
          <w:t xml:space="preserve">relationship between species </w:t>
        </w:r>
        <w:r w:rsidR="00CA6B33">
          <w:t>occurrence</w:t>
        </w:r>
      </w:ins>
      <w:ins w:id="423" w:author="Stefanie Lane" w:date="2022-02-07T19:53:00Z">
        <w:r w:rsidR="00B94ABA">
          <w:t xml:space="preserve"> </w:t>
        </w:r>
      </w:ins>
      <w:ins w:id="424" w:author="Stefanie Lane" w:date="2022-02-07T19:54:00Z">
        <w:r w:rsidR="00CD36F2">
          <w:t>with all plots</w:t>
        </w:r>
      </w:ins>
      <w:ins w:id="425" w:author="Stefanie Lane" w:date="2022-02-07T19:53:00Z">
        <w:r w:rsidR="00B94ABA">
          <w:t xml:space="preserve"> </w:t>
        </w:r>
      </w:ins>
      <w:ins w:id="426" w:author="Stefanie Lane" w:date="2022-02-07T19:56:00Z">
        <w:r w:rsidR="00195C88">
          <w:t xml:space="preserve">are selected as indicators for the cluster. </w:t>
        </w:r>
      </w:ins>
      <w:ins w:id="427" w:author="Stefanie Lane" w:date="2022-02-07T19:53:00Z">
        <w:r w:rsidR="00B94ABA">
          <w:t xml:space="preserve"> </w:t>
        </w:r>
      </w:ins>
    </w:p>
    <w:p w14:paraId="7B2E246E" w14:textId="7C8086AE" w:rsidR="006F3B74" w:rsidDel="00556C34" w:rsidRDefault="009836CC">
      <w:pPr>
        <w:ind w:firstLine="720"/>
        <w:rPr>
          <w:del w:id="428" w:author="Stefanie Lane" w:date="2022-02-07T18:15:00Z"/>
        </w:rPr>
        <w:pPrChange w:id="429" w:author="Stefanie Lane" w:date="2022-02-07T21:17:00Z">
          <w:pPr>
            <w:pStyle w:val="ListParagraph"/>
            <w:numPr>
              <w:ilvl w:val="1"/>
              <w:numId w:val="4"/>
            </w:numPr>
            <w:ind w:left="1440" w:hanging="360"/>
          </w:pPr>
        </w:pPrChange>
      </w:pPr>
      <w:commentRangeStart w:id="430"/>
      <w:r>
        <w:t>Community</w:t>
      </w:r>
      <w:r w:rsidR="006F3B74">
        <w:t xml:space="preserve"> </w:t>
      </w:r>
      <w:r w:rsidR="00E944E1">
        <w:t>stability</w:t>
      </w:r>
      <w:commentRangeEnd w:id="430"/>
      <w:r w:rsidR="00B80FFC">
        <w:rPr>
          <w:rStyle w:val="CommentReference"/>
        </w:rPr>
        <w:commentReference w:id="430"/>
      </w:r>
      <w:del w:id="432" w:author="Stefanie Lane" w:date="2022-02-07T18:08:00Z">
        <w:r w:rsidR="00E944E1" w:rsidDel="002D5D96">
          <w:delText xml:space="preserve">, </w:delText>
        </w:r>
        <w:r w:rsidR="006F3B74" w:rsidDel="002D5D96">
          <w:delText>variance ratio</w:delText>
        </w:r>
        <w:r w:rsidR="00E944E1" w:rsidDel="002D5D96">
          <w:delText xml:space="preserve">, </w:delText>
        </w:r>
      </w:del>
      <w:ins w:id="433" w:author="Stefanie Lane" w:date="2022-02-07T18:08:00Z">
        <w:r w:rsidR="002D5D96">
          <w:t xml:space="preserve"> </w:t>
        </w:r>
      </w:ins>
      <w:r w:rsidR="00E944E1">
        <w:t>and turnover</w:t>
      </w:r>
      <w:r w:rsidR="006F3B74">
        <w:t xml:space="preserve"> within</w:t>
      </w:r>
      <w:ins w:id="434" w:author="Stefanie Lane" w:date="2022-02-07T18:11:00Z">
        <w:r w:rsidR="007945ED">
          <w:t xml:space="preserve"> and between</w:t>
        </w:r>
      </w:ins>
      <w:r w:rsidR="006F3B74">
        <w:t xml:space="preserve"> </w:t>
      </w:r>
      <w:del w:id="435" w:author="Stefanie Lane" w:date="2022-02-07T18:11:00Z">
        <w:r w:rsidR="006F3B74" w:rsidDel="007945ED">
          <w:delText xml:space="preserve">each </w:delText>
        </w:r>
      </w:del>
      <w:r w:rsidR="006F3B74">
        <w:t>assemblage type</w:t>
      </w:r>
      <w:ins w:id="436" w:author="Stefanie Lane" w:date="2022-02-07T18:11:00Z">
        <w:r w:rsidR="007945ED">
          <w:t>s</w:t>
        </w:r>
      </w:ins>
      <w:r w:rsidR="006F3B74">
        <w:t xml:space="preserve"> </w:t>
      </w:r>
      <w:del w:id="437" w:author="Stefanie Lane" w:date="2022-02-07T18:11:00Z">
        <w:r w:rsidR="006F3B74" w:rsidDel="007945ED">
          <w:delText xml:space="preserve">was </w:delText>
        </w:r>
      </w:del>
      <w:ins w:id="438" w:author="Stefanie Lane" w:date="2022-02-07T18:11:00Z">
        <w:r w:rsidR="007945ED">
          <w:t xml:space="preserve">were </w:t>
        </w:r>
      </w:ins>
      <w:r w:rsidR="006F3B74">
        <w:t xml:space="preserve">measured using the </w:t>
      </w:r>
      <w:r>
        <w:t>“</w:t>
      </w:r>
      <w:r w:rsidR="006F3B74">
        <w:t>codyn</w:t>
      </w:r>
      <w:r>
        <w:t>”</w:t>
      </w:r>
      <w:r w:rsidR="006F3B74">
        <w:t xml:space="preserve"> package </w:t>
      </w:r>
      <w:r w:rsidR="00191332">
        <w:fldChar w:fldCharType="begin"/>
      </w:r>
      <w:r w:rsidR="00191332">
        <w:instrText xml:space="preserve"> ADDIN ZOTERO_ITEM CSL_CITATION {"citationID":"kulPVOqi","properties":{"formattedCitation":"(Hallett et al., 2016)","plainCitation":"(Hallett et al., 2016)","noteIndex":0},"citationItems":[{"id":2295,"uris":["http://zotero.org/users/6092945/items/CURY38XB"],"uri":["http://zotero.org/users/6092945/items/CURY38XB"],"itemData":{"id":2295,"type":"article-journal","abstract":"New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 xml:space="preserve">. </w:t>
      </w:r>
    </w:p>
    <w:p w14:paraId="1C619AD6" w14:textId="445B78F2" w:rsidR="00191332" w:rsidDel="00556C34" w:rsidRDefault="009836CC">
      <w:pPr>
        <w:ind w:firstLine="720"/>
        <w:rPr>
          <w:del w:id="439" w:author="Stefanie Lane" w:date="2022-02-07T18:15:00Z"/>
        </w:rPr>
        <w:pPrChange w:id="440" w:author="Stefanie Lane" w:date="2022-02-07T21:17:00Z">
          <w:pPr>
            <w:pStyle w:val="ListParagraph"/>
            <w:numPr>
              <w:ilvl w:val="2"/>
              <w:numId w:val="4"/>
            </w:numPr>
            <w:ind w:left="2160" w:hanging="360"/>
          </w:pPr>
        </w:pPrChange>
      </w:pPr>
      <w:r>
        <w:t xml:space="preserve">Community </w:t>
      </w:r>
      <w:ins w:id="441" w:author="Stefanie Lane" w:date="2022-02-07T18:12:00Z">
        <w:r w:rsidR="00175845">
          <w:t xml:space="preserve">stability “aggregates species abundances within replicate and time period, </w:t>
        </w:r>
        <w:r w:rsidR="00175845" w:rsidRPr="000E1309">
          <w:t>and uses these values to calculate community stability as the temporal mean divided by the temporal standard deviation</w:t>
        </w:r>
      </w:ins>
      <w:ins w:id="442" w:author="Stefanie Lane" w:date="2022-02-07T19:19:00Z">
        <w:r w:rsidR="00BF6BC0">
          <w:t>”</w:t>
        </w:r>
      </w:ins>
      <w:ins w:id="443" w:author="Stefanie Lane" w:date="2022-02-07T18:12:00Z">
        <w:r w:rsidR="00175845" w:rsidRPr="000E1309">
          <w:t xml:space="preserve"> </w:t>
        </w:r>
      </w:ins>
      <w:r w:rsidR="00F11F03">
        <w:fldChar w:fldCharType="begin"/>
      </w:r>
      <w:r w:rsidR="00236A5C">
        <w:instrText xml:space="preserve"> ADDIN ZOTERO_ITEM CSL_CITATION {"citationID":"Yx5Mq9vi","properties":{"formattedCitation":"(Tilman, 1999)","plainCitation":"(Tilman, 1999)","noteIndex":0},"citationItems":[{"id":2304,"uris":["http://zotero.org/users/6092945/items/KNHLE8J3"],"uri":["http://zotero.org/users/6092945/items/KNHLE8J3"],"itemData":{"id":2304,"type":"article-journal","abstract":"Tilman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biodiversity","volume":"80","author":[{"family":"Tilman","given":"David"}],"issued":{"date-parts":[["1999",7]]}}}],"schema":"https://github.com/citation-style-language/schema/raw/master/csl-citation.json"} </w:instrText>
      </w:r>
      <w:r w:rsidR="00F11F03">
        <w:fldChar w:fldCharType="separate"/>
      </w:r>
      <w:r w:rsidR="00236A5C" w:rsidRPr="00236A5C">
        <w:rPr>
          <w:rFonts w:ascii="Calibri" w:hAnsi="Calibri" w:cs="Calibri"/>
        </w:rPr>
        <w:t>(Tilman, 1999)</w:t>
      </w:r>
      <w:r w:rsidR="00F11F03">
        <w:fldChar w:fldCharType="end"/>
      </w:r>
      <w:ins w:id="444" w:author="Stefanie Lane" w:date="2022-02-07T18:12:00Z">
        <w:r w:rsidR="00175845" w:rsidRPr="000E1309">
          <w:t>.</w:t>
        </w:r>
      </w:ins>
      <w:ins w:id="445" w:author="Stefanie Lane" w:date="2022-02-07T18:15:00Z">
        <w:r w:rsidR="00556C34">
          <w:t xml:space="preserve"> </w:t>
        </w:r>
      </w:ins>
      <w:commentRangeStart w:id="446"/>
      <w:commentRangeStart w:id="447"/>
      <w:del w:id="448" w:author="Stefanie Lane" w:date="2022-02-07T18:12:00Z">
        <w:r w:rsidDel="00175845">
          <w:delText xml:space="preserve">stability </w:delText>
        </w:r>
        <w:commentRangeEnd w:id="446"/>
        <w:r w:rsidR="00CE0CA3" w:rsidDel="00175845">
          <w:rPr>
            <w:rStyle w:val="CommentReference"/>
          </w:rPr>
          <w:commentReference w:id="446"/>
        </w:r>
        <w:commentRangeEnd w:id="447"/>
        <w:r w:rsidR="000E1309" w:rsidDel="00175845">
          <w:rPr>
            <w:rStyle w:val="CommentReference"/>
          </w:rPr>
          <w:commentReference w:id="447"/>
        </w:r>
        <w:r w:rsidDel="00175845">
          <w:delText xml:space="preserve">and variance ratio was calculated for each assemblage individually, and across all assemblages. </w:delText>
        </w:r>
      </w:del>
    </w:p>
    <w:p w14:paraId="75E9B675" w14:textId="1E7CE2C8" w:rsidR="000E1309" w:rsidRPr="007945ED" w:rsidDel="00557665" w:rsidRDefault="000E1309">
      <w:pPr>
        <w:ind w:firstLine="720"/>
        <w:rPr>
          <w:del w:id="449" w:author="Stefanie Lane" w:date="2022-02-07T18:08:00Z"/>
          <w:highlight w:val="yellow"/>
        </w:rPr>
        <w:pPrChange w:id="450" w:author="Stefanie Lane" w:date="2022-02-07T21:17:00Z">
          <w:pPr>
            <w:pStyle w:val="ListParagraph"/>
            <w:numPr>
              <w:ilvl w:val="3"/>
              <w:numId w:val="4"/>
            </w:numPr>
            <w:ind w:left="2880" w:hanging="360"/>
          </w:pPr>
        </w:pPrChange>
      </w:pPr>
      <w:del w:id="451" w:author="Stefanie Lane" w:date="2022-02-07T18:08:00Z">
        <w:r w:rsidRPr="007945ED" w:rsidDel="00557665">
          <w:rPr>
            <w:highlight w:val="yellow"/>
          </w:rPr>
          <w:delText>Variance rat</w:delText>
        </w:r>
        <w:r w:rsidR="00D04063" w:rsidRPr="007945ED" w:rsidDel="00557665">
          <w:rPr>
            <w:highlight w:val="yellow"/>
          </w:rPr>
          <w:delText>i</w:delText>
        </w:r>
        <w:r w:rsidRPr="007945ED" w:rsidDel="00557665">
          <w:rPr>
            <w:highlight w:val="yellow"/>
          </w:rPr>
          <w:delText xml:space="preserve">o ~1 </w:delText>
        </w:r>
        <w:r w:rsidR="00D04063" w:rsidRPr="007945ED" w:rsidDel="00557665">
          <w:rPr>
            <w:highlight w:val="yellow"/>
          </w:rPr>
          <w:delText xml:space="preserve">indicates species vary independently. Values &gt; 1 indicate positive covariance; values &lt; 1 indicate negative covariance. </w:delText>
        </w:r>
      </w:del>
    </w:p>
    <w:p w14:paraId="67AF083F" w14:textId="7F737F31" w:rsidR="009836CC" w:rsidRDefault="00DB21FF">
      <w:pPr>
        <w:ind w:firstLine="720"/>
        <w:pPrChange w:id="452" w:author="Stefanie Lane" w:date="2022-02-07T21:17:00Z">
          <w:pPr>
            <w:pStyle w:val="ListParagraph"/>
            <w:numPr>
              <w:ilvl w:val="2"/>
              <w:numId w:val="4"/>
            </w:numPr>
            <w:ind w:left="2160" w:hanging="360"/>
          </w:pPr>
        </w:pPrChange>
      </w:pPr>
      <w:r>
        <w:t xml:space="preserve">Total species turnover, appearances, and disappearances were calculated for each assemblage </w:t>
      </w:r>
      <w:del w:id="453" w:author="Stefanie Lane" w:date="2022-02-07T18:13:00Z">
        <w:r w:rsidDel="00756082">
          <w:delText xml:space="preserve">at each </w:delText>
        </w:r>
      </w:del>
      <w:ins w:id="454" w:author="Stefanie Lane" w:date="2022-02-07T18:13:00Z">
        <w:r w:rsidR="00756082">
          <w:t xml:space="preserve">between </w:t>
        </w:r>
      </w:ins>
      <w:ins w:id="455" w:author="Stefanie Lane" w:date="2022-02-07T18:14:00Z">
        <w:r w:rsidR="002066B9">
          <w:t>all</w:t>
        </w:r>
      </w:ins>
      <w:ins w:id="456" w:author="Stefanie Lane" w:date="2022-02-07T18:13:00Z">
        <w:r w:rsidR="00756082">
          <w:t xml:space="preserve"> </w:t>
        </w:r>
      </w:ins>
      <w:r>
        <w:t>timepoint</w:t>
      </w:r>
      <w:ins w:id="457" w:author="Stefanie Lane" w:date="2022-02-07T18:14:00Z">
        <w:r w:rsidR="00756082">
          <w:t>s</w:t>
        </w:r>
      </w:ins>
      <w:r>
        <w:t xml:space="preserve"> since 1979</w:t>
      </w:r>
      <w:ins w:id="458" w:author="Stefanie Lane" w:date="2022-02-07T18:13:00Z">
        <w:r w:rsidR="00756082">
          <w:t xml:space="preserve">, where total turnover is a ratio of the sum of species gained and lost to the total number of species observed in both timepoints. </w:t>
        </w:r>
      </w:ins>
      <w:del w:id="459" w:author="Stefanie Lane" w:date="2022-02-07T18:13:00Z">
        <w:r w:rsidDel="00756082">
          <w:delText xml:space="preserve">. </w:delText>
        </w:r>
      </w:del>
    </w:p>
    <w:p w14:paraId="47CF9A61" w14:textId="768B3CF0" w:rsidR="006F3B74" w:rsidDel="002066B9" w:rsidRDefault="00E944E1">
      <w:pPr>
        <w:ind w:firstLine="720"/>
        <w:rPr>
          <w:del w:id="460" w:author="Stefanie Lane" w:date="2022-02-07T18:14:00Z"/>
        </w:rPr>
        <w:pPrChange w:id="461" w:author="Stefanie Lane" w:date="2022-02-07T21:17:00Z">
          <w:pPr>
            <w:pStyle w:val="ListParagraph"/>
            <w:numPr>
              <w:ilvl w:val="1"/>
              <w:numId w:val="4"/>
            </w:numPr>
            <w:ind w:left="1440" w:hanging="360"/>
          </w:pPr>
        </w:pPrChange>
      </w:pPr>
      <w:del w:id="462" w:author="Stefanie Lane" w:date="2022-02-07T21:41:00Z">
        <w:r w:rsidDel="00FF7E1B">
          <w:lastRenderedPageBreak/>
          <w:delText>S</w:delText>
        </w:r>
      </w:del>
      <w:ins w:id="463" w:author="Stefanie Lane" w:date="2022-02-07T21:41:00Z">
        <w:r w:rsidR="00FF7E1B">
          <w:t xml:space="preserve">Changes in abundance of </w:t>
        </w:r>
        <w:r w:rsidR="00D1578C">
          <w:t>s</w:t>
        </w:r>
      </w:ins>
      <w:r>
        <w:t>pecies gained or lost were visualized using rank clock plots for each assemblage type</w:t>
      </w:r>
      <w:ins w:id="464" w:author="Stefanie Lane" w:date="2022-02-07T18:15:00Z">
        <w:r w:rsidR="00556C34">
          <w:t xml:space="preserve"> </w:t>
        </w:r>
      </w:ins>
      <w:ins w:id="465" w:author="Stefanie Lane" w:date="2022-02-07T18:16:00Z">
        <w:r w:rsidR="00556C34">
          <w:t xml:space="preserve">(“codyn,” </w:t>
        </w:r>
      </w:ins>
      <w:r w:rsidR="00556C34">
        <w:fldChar w:fldCharType="begin"/>
      </w:r>
      <w:r w:rsidR="00236A5C">
        <w:instrText xml:space="preserve"> ADDIN ZOTERO_ITEM CSL_CITATION {"citationID":"KhLgfE6J","properties":{"formattedCitation":"(Hallett et al., 2016)","plainCitation":"(Hallett et al., 2016)","dontUpdate":true,"noteIndex":0},"citationItems":[{"id":2295,"uris":["http://zotero.org/users/6092945/items/CURY38XB"],"uri":["http://zotero.org/users/6092945/items/CURY38XB"],"itemData":{"id":2295,"type":"article-journal","abstract":"New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556C34">
        <w:fldChar w:fldCharType="separate"/>
      </w:r>
      <w:del w:id="466" w:author="Stefanie Lane" w:date="2022-02-07T18:16:00Z">
        <w:r w:rsidR="00556C34" w:rsidRPr="00556C34" w:rsidDel="00556C34">
          <w:rPr>
            <w:rFonts w:ascii="Calibri" w:hAnsi="Calibri" w:cs="Calibri"/>
          </w:rPr>
          <w:delText>(</w:delText>
        </w:r>
      </w:del>
      <w:r w:rsidR="00556C34" w:rsidRPr="00556C34">
        <w:rPr>
          <w:rFonts w:ascii="Calibri" w:hAnsi="Calibri" w:cs="Calibri"/>
        </w:rPr>
        <w:t>Hallett et al., 2016)</w:t>
      </w:r>
      <w:r w:rsidR="00556C34">
        <w:fldChar w:fldCharType="end"/>
      </w:r>
      <w:r>
        <w:t xml:space="preserve">. </w:t>
      </w:r>
    </w:p>
    <w:p w14:paraId="424F25AA" w14:textId="67F5F60E" w:rsidR="00191332" w:rsidDel="002066B9" w:rsidRDefault="00191332">
      <w:pPr>
        <w:ind w:firstLine="720"/>
        <w:rPr>
          <w:del w:id="467" w:author="Stefanie Lane" w:date="2022-02-07T18:14:00Z"/>
        </w:rPr>
        <w:pPrChange w:id="468" w:author="Stefanie Lane" w:date="2022-02-07T21:17:00Z">
          <w:pPr>
            <w:pStyle w:val="ListParagraph"/>
            <w:numPr>
              <w:ilvl w:val="2"/>
              <w:numId w:val="4"/>
            </w:numPr>
            <w:ind w:left="2160" w:hanging="360"/>
          </w:pPr>
        </w:pPrChange>
      </w:pPr>
      <w:r>
        <w:t xml:space="preserve">Only species significantly driving assemblage clusters, as identified by species indicator analysis, were included in the rank clock plots. </w:t>
      </w:r>
    </w:p>
    <w:p w14:paraId="61ED574B" w14:textId="42E4290A" w:rsidR="00C11F92" w:rsidRDefault="00CC1422">
      <w:pPr>
        <w:ind w:firstLine="720"/>
        <w:pPrChange w:id="469" w:author="Stefanie Lane" w:date="2022-02-07T21:17:00Z">
          <w:pPr>
            <w:pStyle w:val="ListParagraph"/>
            <w:numPr>
              <w:ilvl w:val="3"/>
              <w:numId w:val="4"/>
            </w:numPr>
            <w:ind w:left="2880" w:hanging="360"/>
          </w:pPr>
        </w:pPrChange>
      </w:pPr>
      <w:r>
        <w:t xml:space="preserve">All species cover abundance are summarized in </w:t>
      </w:r>
      <w:commentRangeStart w:id="470"/>
      <w:r w:rsidRPr="002066B9">
        <w:rPr>
          <w:highlight w:val="yellow"/>
          <w:rPrChange w:id="471" w:author="Stefanie Lane" w:date="2022-02-07T18:14:00Z">
            <w:rPr/>
          </w:rPrChange>
        </w:rPr>
        <w:t>Supplemental</w:t>
      </w:r>
      <w:del w:id="472" w:author="Stefanie Lane" w:date="2022-02-07T18:14:00Z">
        <w:r w:rsidDel="002066B9">
          <w:delText xml:space="preserve"> Table</w:delText>
        </w:r>
      </w:del>
      <w:r>
        <w:t xml:space="preserve">. </w:t>
      </w:r>
      <w:commentRangeEnd w:id="470"/>
      <w:r>
        <w:rPr>
          <w:rStyle w:val="CommentReference"/>
        </w:rPr>
        <w:commentReference w:id="470"/>
      </w:r>
    </w:p>
    <w:p w14:paraId="4E77AE69" w14:textId="77777777" w:rsidR="00464FB4" w:rsidRDefault="00464FB4" w:rsidP="00E72813">
      <w:pPr>
        <w:rPr>
          <w:ins w:id="473" w:author="Stefanie Lane" w:date="2022-02-07T18:57:00Z"/>
        </w:rPr>
        <w:sectPr w:rsidR="00464FB4" w:rsidSect="00742ECA">
          <w:headerReference w:type="default" r:id="rId14"/>
          <w:pgSz w:w="12240" w:h="15840"/>
          <w:pgMar w:top="1080" w:right="1080" w:bottom="1080" w:left="1080" w:header="720" w:footer="720" w:gutter="0"/>
          <w:lnNumType w:countBy="1" w:restart="continuous"/>
          <w:cols w:space="720"/>
          <w:docGrid w:linePitch="360"/>
        </w:sectPr>
      </w:pPr>
    </w:p>
    <w:p w14:paraId="49D60543" w14:textId="665B0FBD" w:rsidR="00E72813" w:rsidRDefault="00E72813" w:rsidP="00E72813"/>
    <w:p w14:paraId="7F4BA270" w14:textId="77777777" w:rsidR="00B051DD" w:rsidRDefault="00B051DD" w:rsidP="00B051DD">
      <w:pPr>
        <w:keepNext/>
      </w:pPr>
      <w:r>
        <w:rPr>
          <w:noProof/>
        </w:rPr>
        <w:drawing>
          <wp:inline distT="0" distB="0" distL="0" distR="0" wp14:anchorId="69B97DA0" wp14:editId="227ABB1F">
            <wp:extent cx="8654903" cy="4975205"/>
            <wp:effectExtent l="19050" t="19050" r="1333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18278" cy="5011636"/>
                    </a:xfrm>
                    <a:prstGeom prst="rect">
                      <a:avLst/>
                    </a:prstGeom>
                    <a:noFill/>
                    <a:ln w="19050">
                      <a:solidFill>
                        <a:schemeClr val="tx1"/>
                      </a:solidFill>
                    </a:ln>
                  </pic:spPr>
                </pic:pic>
              </a:graphicData>
            </a:graphic>
          </wp:inline>
        </w:drawing>
      </w:r>
    </w:p>
    <w:p w14:paraId="5A1A75BF" w14:textId="102C88A5" w:rsidR="00B051DD" w:rsidRDefault="00B051DD" w:rsidP="00B051DD">
      <w:pPr>
        <w:pStyle w:val="Caption"/>
      </w:pPr>
      <w:commentRangeStart w:id="474"/>
      <w:r>
        <w:t xml:space="preserve">Figure </w:t>
      </w:r>
      <w:commentRangeEnd w:id="474"/>
      <w:r w:rsidR="00010D37">
        <w:rPr>
          <w:rStyle w:val="CommentReference"/>
          <w:i w:val="0"/>
          <w:iCs w:val="0"/>
          <w:color w:val="auto"/>
        </w:rPr>
        <w:commentReference w:id="474"/>
      </w:r>
      <w:r w:rsidR="00A11140">
        <w:fldChar w:fldCharType="begin"/>
      </w:r>
      <w:r w:rsidR="00A11140">
        <w:instrText xml:space="preserve"> SEQ Figure \* ARABIC </w:instrText>
      </w:r>
      <w:r w:rsidR="00A11140">
        <w:fldChar w:fldCharType="separate"/>
      </w:r>
      <w:r w:rsidR="006D50AD">
        <w:rPr>
          <w:noProof/>
        </w:rPr>
        <w:t>1</w:t>
      </w:r>
      <w:r w:rsidR="00A11140">
        <w:rPr>
          <w:noProof/>
        </w:rPr>
        <w:fldChar w:fldCharType="end"/>
      </w:r>
      <w:r>
        <w:t>. Clockwise</w:t>
      </w:r>
      <w:r w:rsidR="00DB370D">
        <w:t xml:space="preserve"> from top left</w:t>
      </w:r>
      <w:r>
        <w:t xml:space="preserve">: Geographical site context, </w:t>
      </w:r>
      <w:r>
        <w:rPr>
          <w:noProof/>
        </w:rPr>
        <w:t>transect relocation method</w:t>
      </w:r>
      <w:r w:rsidR="009E33B6">
        <w:rPr>
          <w:noProof/>
        </w:rPr>
        <w:t xml:space="preserve"> by overlaying </w:t>
      </w:r>
      <w:r w:rsidR="00AE42C1">
        <w:rPr>
          <w:noProof/>
        </w:rPr>
        <w:t xml:space="preserve">1982 publication figure onto Google Earth basemap, and </w:t>
      </w:r>
      <w:del w:id="475" w:author="Stefanie Lane" w:date="2022-02-07T18:59:00Z">
        <w:r w:rsidR="00AE42C1" w:rsidDel="00C5002E">
          <w:rPr>
            <w:noProof/>
          </w:rPr>
          <w:delText>field-testing accessibility</w:delText>
        </w:r>
        <w:r w:rsidDel="00C5002E">
          <w:rPr>
            <w:noProof/>
          </w:rPr>
          <w:delText xml:space="preserve">, and </w:delText>
        </w:r>
      </w:del>
      <w:r>
        <w:rPr>
          <w:noProof/>
        </w:rPr>
        <w:t>plot sampling design.</w:t>
      </w:r>
    </w:p>
    <w:p w14:paraId="1EBD7C67" w14:textId="77777777"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77777777" w:rsidR="00464FB4" w:rsidRDefault="00464FB4" w:rsidP="005209C4">
      <w:pPr>
        <w:pStyle w:val="Heading1"/>
        <w:rPr>
          <w:ins w:id="476" w:author="Stefanie Lane" w:date="2022-02-07T18:58:00Z"/>
        </w:rPr>
        <w:sectPr w:rsidR="00464FB4" w:rsidSect="00464FB4">
          <w:pgSz w:w="15840" w:h="12240" w:orient="landscape"/>
          <w:pgMar w:top="1080" w:right="1080" w:bottom="1080" w:left="1080" w:header="720" w:footer="720" w:gutter="0"/>
          <w:lnNumType w:countBy="1" w:restart="continuous"/>
          <w:cols w:space="720"/>
          <w:docGrid w:linePitch="360"/>
        </w:sectPr>
      </w:pPr>
    </w:p>
    <w:p w14:paraId="5116E426" w14:textId="55E4DB7D" w:rsidR="006C3B4D" w:rsidDel="00EB3E1E" w:rsidRDefault="006C5D18">
      <w:pPr>
        <w:pStyle w:val="Heading1"/>
        <w:rPr>
          <w:del w:id="477" w:author="Stefanie Lane" w:date="2022-02-07T19:00:00Z"/>
        </w:rPr>
      </w:pPr>
      <w:r>
        <w:lastRenderedPageBreak/>
        <w:t>Results</w:t>
      </w:r>
    </w:p>
    <w:p w14:paraId="36644A80" w14:textId="0921653B" w:rsidR="00EB3E1E" w:rsidRDefault="00EB3E1E">
      <w:pPr>
        <w:pStyle w:val="Heading1"/>
        <w:rPr>
          <w:ins w:id="478" w:author="Stefanie Lane" w:date="2022-02-07T18:59:00Z"/>
        </w:rPr>
        <w:pPrChange w:id="479" w:author="Stefanie Lane" w:date="2022-02-07T19:00:00Z">
          <w:pPr/>
        </w:pPrChange>
      </w:pPr>
    </w:p>
    <w:p w14:paraId="4E532822" w14:textId="59407A02" w:rsidR="00A85981" w:rsidDel="002B6766" w:rsidRDefault="00A85981">
      <w:pPr>
        <w:ind w:firstLine="720"/>
        <w:rPr>
          <w:del w:id="480" w:author="Stefanie Lane" w:date="2022-02-07T19:00:00Z"/>
        </w:rPr>
        <w:pPrChange w:id="481" w:author="Stefanie Lane" w:date="2022-02-07T21:17:00Z">
          <w:pPr>
            <w:pStyle w:val="ListParagraph"/>
            <w:numPr>
              <w:numId w:val="13"/>
            </w:numPr>
            <w:ind w:hanging="360"/>
          </w:pPr>
        </w:pPrChange>
      </w:pPr>
      <w:r>
        <w:t>Three main a</w:t>
      </w:r>
      <w:r w:rsidR="006C3B4D">
        <w:t xml:space="preserve">ssemblages </w:t>
      </w:r>
      <w:r>
        <w:t>within Ladner Marsh can be characterized by the same dominant species</w:t>
      </w:r>
      <w:ins w:id="482" w:author="Stefanie Lane" w:date="2022-02-07T18:59:00Z">
        <w:r w:rsidR="00EB3E1E">
          <w:t xml:space="preserve"> across all sampling periods</w:t>
        </w:r>
      </w:ins>
      <w:ins w:id="483" w:author="Stefanie Lane" w:date="2022-02-07T19:00:00Z">
        <w:r w:rsidR="002B6766">
          <w:t>, however cluster analysis</w:t>
        </w:r>
      </w:ins>
      <w:del w:id="484" w:author="Stefanie Lane" w:date="2022-02-07T19:00:00Z">
        <w:r w:rsidDel="002B6766">
          <w:delText xml:space="preserve">. </w:delText>
        </w:r>
      </w:del>
      <w:ins w:id="485" w:author="Stefanie Lane" w:date="2022-02-07T19:00:00Z">
        <w:r w:rsidR="002B6766">
          <w:t xml:space="preserve"> </w:t>
        </w:r>
      </w:ins>
      <w:ins w:id="486" w:author="Stefanie Lane" w:date="2022-02-07T19:01:00Z">
        <w:r w:rsidR="002B6766">
          <w:t xml:space="preserve">shows increasing </w:t>
        </w:r>
      </w:ins>
    </w:p>
    <w:p w14:paraId="07787463" w14:textId="2BABDE1A" w:rsidR="008B54D6" w:rsidDel="002B6766" w:rsidRDefault="00A85981">
      <w:pPr>
        <w:ind w:firstLine="720"/>
        <w:rPr>
          <w:del w:id="487" w:author="Stefanie Lane" w:date="2022-02-07T19:01:00Z"/>
        </w:rPr>
        <w:pPrChange w:id="488" w:author="Stefanie Lane" w:date="2022-02-07T21:17:00Z">
          <w:pPr>
            <w:pStyle w:val="ListParagraph"/>
            <w:numPr>
              <w:ilvl w:val="1"/>
              <w:numId w:val="13"/>
            </w:numPr>
            <w:ind w:left="1440" w:hanging="360"/>
          </w:pPr>
        </w:pPrChange>
      </w:pPr>
      <w:del w:id="489" w:author="Stefanie Lane" w:date="2022-02-07T19:00:00Z">
        <w:r w:rsidDel="002B6766">
          <w:delText xml:space="preserve">Cluster analysis shows greater </w:delText>
        </w:r>
      </w:del>
      <w:r w:rsidR="008B54D6">
        <w:t>dissimilarity between assemblage types over time. That is, plots are increasingly similar to each other within a given assemblage, but share fewer similarities between assemblages</w:t>
      </w:r>
      <w:r w:rsidR="005C1666">
        <w:t xml:space="preserve"> (</w:t>
      </w:r>
      <w:r w:rsidR="00363A72">
        <w:fldChar w:fldCharType="begin"/>
      </w:r>
      <w:r w:rsidR="00363A72">
        <w:instrText xml:space="preserve"> REF _Ref94197029 \h </w:instrText>
      </w:r>
      <w:r w:rsidR="00363A72">
        <w:fldChar w:fldCharType="separate"/>
      </w:r>
      <w:r w:rsidR="00363A72">
        <w:t xml:space="preserve">Figure </w:t>
      </w:r>
      <w:r w:rsidR="00363A72">
        <w:rPr>
          <w:noProof/>
        </w:rPr>
        <w:t>2</w:t>
      </w:r>
      <w:r w:rsidR="00363A72">
        <w:fldChar w:fldCharType="end"/>
      </w:r>
      <w:r w:rsidR="005C1666">
        <w:t xml:space="preserve">). </w:t>
      </w:r>
      <w:ins w:id="490" w:author="Stefanie Lane" w:date="2022-02-07T19:01:00Z">
        <w:r w:rsidR="002B6766">
          <w:t>This may indicate that</w:t>
        </w:r>
      </w:ins>
    </w:p>
    <w:p w14:paraId="57D7656A" w14:textId="303CE000" w:rsidR="008B54D6" w:rsidRDefault="00FB6AA0">
      <w:pPr>
        <w:ind w:firstLine="720"/>
        <w:pPrChange w:id="491" w:author="Stefanie Lane" w:date="2022-02-07T21:17:00Z">
          <w:pPr>
            <w:pStyle w:val="ListParagraph"/>
            <w:numPr>
              <w:ilvl w:val="2"/>
              <w:numId w:val="13"/>
            </w:numPr>
            <w:ind w:left="2160" w:hanging="360"/>
          </w:pPr>
        </w:pPrChange>
      </w:pPr>
      <w:del w:id="492" w:author="Stefanie Lane" w:date="2022-02-07T19:01:00Z">
        <w:r w:rsidDel="002B6766">
          <w:delText xml:space="preserve">Ecological </w:delText>
        </w:r>
        <w:r w:rsidR="000710F5" w:rsidDel="002B6766">
          <w:delText>result</w:delText>
        </w:r>
        <w:r w:rsidDel="002B6766">
          <w:delText>:</w:delText>
        </w:r>
      </w:del>
      <w:r>
        <w:t xml:space="preserve"> a</w:t>
      </w:r>
      <w:r w:rsidR="008B54D6">
        <w:t xml:space="preserve">ssemblages are becoming </w:t>
      </w:r>
      <w:r>
        <w:t>homogenized</w:t>
      </w:r>
      <w:r w:rsidR="008B54D6">
        <w:t xml:space="preserve"> in terms of species similarity</w:t>
      </w:r>
      <w:r w:rsidR="009C4224">
        <w:t>, with greater</w:t>
      </w:r>
      <w:ins w:id="493" w:author="Stefanie Lane" w:date="2022-02-07T19:02:00Z">
        <w:r w:rsidR="003C783A">
          <w:t xml:space="preserve"> species</w:t>
        </w:r>
      </w:ins>
      <w:r w:rsidR="009C4224">
        <w:t xml:space="preserve"> </w:t>
      </w:r>
      <w:r>
        <w:t>heterogeneity</w:t>
      </w:r>
      <w:r w:rsidR="009C4224">
        <w:t xml:space="preserve"> between assemblage types. </w:t>
      </w:r>
    </w:p>
    <w:p w14:paraId="0632C7A0" w14:textId="216B33DF" w:rsidR="009D1A0A" w:rsidRDefault="008B54D6">
      <w:pPr>
        <w:ind w:firstLine="720"/>
        <w:pPrChange w:id="494" w:author="Stefanie Lane" w:date="2022-02-07T21:17:00Z">
          <w:pPr>
            <w:pStyle w:val="ListParagraph"/>
            <w:numPr>
              <w:ilvl w:val="1"/>
              <w:numId w:val="13"/>
            </w:numPr>
            <w:ind w:left="1440" w:hanging="360"/>
          </w:pPr>
        </w:pPrChange>
      </w:pPr>
      <w:r>
        <w:t xml:space="preserve">Indicator species analysis shows that the same species are </w:t>
      </w:r>
      <w:r w:rsidR="00FB6AA0">
        <w:t>driving cluster groups</w:t>
      </w:r>
      <w:r w:rsidR="00B92DA1">
        <w:t xml:space="preserve"> across all time points, and thus </w:t>
      </w:r>
      <w:r>
        <w:t xml:space="preserve">significantly characterizing </w:t>
      </w:r>
      <w:r w:rsidR="005C1666">
        <w:t xml:space="preserve">each assemblage. However, </w:t>
      </w:r>
      <w:del w:id="495" w:author="Stefanie Lane" w:date="2022-02-07T19:02:00Z">
        <w:r w:rsidR="005C1666" w:rsidDel="003C783A">
          <w:delText xml:space="preserve">other </w:delText>
        </w:r>
      </w:del>
      <w:ins w:id="496" w:author="Stefanie Lane" w:date="2022-02-07T19:02:00Z">
        <w:r w:rsidR="003C783A">
          <w:t xml:space="preserve">the other </w:t>
        </w:r>
      </w:ins>
      <w:r w:rsidR="005C1666">
        <w:t>species that significantly drive indicators of assemblages change over time (</w:t>
      </w:r>
      <w:r w:rsidR="005C1666" w:rsidRPr="002B6766">
        <w:rPr>
          <w:highlight w:val="yellow"/>
          <w:rPrChange w:id="497" w:author="Stefanie Lane" w:date="2022-02-07T19:01:00Z">
            <w:rPr/>
          </w:rPrChange>
        </w:rPr>
        <w:t>Supplemental</w:t>
      </w:r>
      <w:r w:rsidR="005C1666">
        <w:t xml:space="preserve">). </w:t>
      </w:r>
    </w:p>
    <w:p w14:paraId="0C7CA014" w14:textId="4468160E" w:rsidR="003B6B3D" w:rsidDel="00F9303D" w:rsidRDefault="003B6B3D">
      <w:pPr>
        <w:ind w:firstLine="720"/>
        <w:rPr>
          <w:del w:id="498" w:author="Stefanie Lane" w:date="2022-02-07T19:03:00Z"/>
        </w:rPr>
        <w:pPrChange w:id="499" w:author="Stefanie Lane" w:date="2022-02-07T21:17:00Z">
          <w:pPr>
            <w:pStyle w:val="ListParagraph"/>
            <w:numPr>
              <w:numId w:val="13"/>
            </w:numPr>
            <w:ind w:hanging="360"/>
          </w:pPr>
        </w:pPrChange>
      </w:pPr>
      <w:r>
        <w:t>Bogbean assemblage shows the greatest stability</w:t>
      </w:r>
      <w:ins w:id="500" w:author="Stefanie Lane" w:date="2022-02-07T19:11:00Z">
        <w:r w:rsidR="00771950">
          <w:t xml:space="preserve"> (7.17)</w:t>
        </w:r>
      </w:ins>
      <w:r>
        <w:t xml:space="preserve">, while </w:t>
      </w:r>
      <w:r w:rsidR="00FD7BB5">
        <w:t>Fescue</w:t>
      </w:r>
      <w:r>
        <w:t xml:space="preserve"> assemblage is the least stable</w:t>
      </w:r>
      <w:ins w:id="501" w:author="Stefanie Lane" w:date="2022-02-07T19:12:00Z">
        <w:r w:rsidR="009D5862">
          <w:t xml:space="preserve"> (2.52)</w:t>
        </w:r>
      </w:ins>
      <w:ins w:id="502" w:author="Stefanie Lane" w:date="2022-02-07T19:03:00Z">
        <w:r w:rsidR="008C2B2E">
          <w:t>.</w:t>
        </w:r>
      </w:ins>
      <w:ins w:id="503" w:author="Stefanie Lane" w:date="2022-02-07T19:12:00Z">
        <w:r w:rsidR="009D5862">
          <w:t xml:space="preserve"> Stability of the sedge assemblage was intermediate (5.08)</w:t>
        </w:r>
      </w:ins>
      <w:ins w:id="504" w:author="Stefanie Lane" w:date="2022-02-07T19:13:00Z">
        <w:r w:rsidR="009D5862">
          <w:t>, while the</w:t>
        </w:r>
      </w:ins>
      <w:del w:id="505" w:author="Stefanie Lane" w:date="2022-02-07T19:03:00Z">
        <w:r w:rsidDel="008C2B2E">
          <w:delText xml:space="preserve">. The </w:delText>
        </w:r>
        <w:r w:rsidDel="00F9303D">
          <w:delText xml:space="preserve">community </w:delText>
        </w:r>
        <w:r w:rsidDel="008C2B2E">
          <w:delText>stability of the</w:delText>
        </w:r>
      </w:del>
      <w:del w:id="506" w:author="Stefanie Lane" w:date="2022-02-07T19:13:00Z">
        <w:r w:rsidDel="009D5862">
          <w:delText xml:space="preserve"> </w:delText>
        </w:r>
      </w:del>
      <w:del w:id="507" w:author="Stefanie Lane" w:date="2022-02-07T19:04:00Z">
        <w:r w:rsidDel="008C2B2E">
          <w:delText xml:space="preserve">total </w:delText>
        </w:r>
      </w:del>
      <w:ins w:id="508" w:author="Stefanie Lane" w:date="2022-02-07T19:04:00Z">
        <w:r w:rsidR="008C2B2E">
          <w:t xml:space="preserve"> average </w:t>
        </w:r>
      </w:ins>
      <w:r w:rsidR="0045765D">
        <w:t>community</w:t>
      </w:r>
      <w:ins w:id="509" w:author="Stefanie Lane" w:date="2022-02-07T19:04:00Z">
        <w:r w:rsidR="008C2B2E">
          <w:t xml:space="preserve"> stability</w:t>
        </w:r>
      </w:ins>
      <w:r w:rsidR="0045765D">
        <w:t xml:space="preserve"> </w:t>
      </w:r>
      <w:ins w:id="510" w:author="Stefanie Lane" w:date="2022-02-07T19:13:00Z">
        <w:r w:rsidR="009D5862">
          <w:t xml:space="preserve">of all three assemblages was </w:t>
        </w:r>
      </w:ins>
      <w:del w:id="511" w:author="Stefanie Lane" w:date="2022-02-07T19:13:00Z">
        <w:r w:rsidR="0045765D" w:rsidDel="009D5862">
          <w:delText xml:space="preserve">is less </w:delText>
        </w:r>
      </w:del>
      <w:del w:id="512" w:author="Stefanie Lane" w:date="2022-02-07T19:04:00Z">
        <w:r w:rsidR="0045765D" w:rsidDel="008C2B2E">
          <w:delText xml:space="preserve">stable </w:delText>
        </w:r>
      </w:del>
      <w:ins w:id="513" w:author="Stefanie Lane" w:date="2022-02-07T19:04:00Z">
        <w:r w:rsidR="008C2B2E">
          <w:t xml:space="preserve">lower </w:t>
        </w:r>
      </w:ins>
      <w:r w:rsidR="0045765D">
        <w:t>than</w:t>
      </w:r>
      <w:del w:id="514" w:author="Stefanie Lane" w:date="2022-02-07T19:13:00Z">
        <w:r w:rsidR="0045765D" w:rsidDel="002A77CD">
          <w:delText xml:space="preserve"> </w:delText>
        </w:r>
        <w:r w:rsidR="009C06CB" w:rsidDel="002A77CD">
          <w:delText>two of its assemblages</w:delText>
        </w:r>
      </w:del>
      <w:ins w:id="515" w:author="Stefanie Lane" w:date="2022-02-07T19:13:00Z">
        <w:r w:rsidR="002A77CD">
          <w:t xml:space="preserve"> the Bogbean and Fescue as</w:t>
        </w:r>
      </w:ins>
      <w:ins w:id="516" w:author="Stefanie Lane" w:date="2022-02-07T19:14:00Z">
        <w:r w:rsidR="002A77CD">
          <w:t xml:space="preserve">semblages (4.28). This may be </w:t>
        </w:r>
      </w:ins>
      <w:del w:id="517" w:author="Stefanie Lane" w:date="2022-02-07T19:04:00Z">
        <w:r w:rsidR="002C2500" w:rsidDel="008C2B2E">
          <w:delText xml:space="preserve"> (</w:delText>
        </w:r>
        <w:r w:rsidR="009F0260" w:rsidDel="008C2B2E">
          <w:fldChar w:fldCharType="begin"/>
        </w:r>
        <w:r w:rsidR="009F0260" w:rsidDel="008C2B2E">
          <w:delInstrText xml:space="preserve"> REF _Ref94197048 \h </w:delInstrText>
        </w:r>
        <w:r w:rsidR="009F0260" w:rsidDel="008C2B2E">
          <w:fldChar w:fldCharType="separate"/>
        </w:r>
        <w:r w:rsidR="009F0260" w:rsidDel="008C2B2E">
          <w:delText xml:space="preserve">Figure </w:delText>
        </w:r>
        <w:r w:rsidR="009F0260" w:rsidDel="008C2B2E">
          <w:rPr>
            <w:noProof/>
          </w:rPr>
          <w:delText>3</w:delText>
        </w:r>
        <w:r w:rsidR="009F0260" w:rsidDel="008C2B2E">
          <w:fldChar w:fldCharType="end"/>
        </w:r>
        <w:r w:rsidR="002C2500" w:rsidDel="008C2B2E">
          <w:delText>)</w:delText>
        </w:r>
        <w:r w:rsidR="009C06CB" w:rsidDel="008C2B2E">
          <w:delText xml:space="preserve">. </w:delText>
        </w:r>
      </w:del>
    </w:p>
    <w:p w14:paraId="18B9E5D1" w14:textId="3BB08FA5" w:rsidR="009C06CB" w:rsidDel="00A7637D" w:rsidRDefault="009C06CB">
      <w:pPr>
        <w:ind w:firstLine="720"/>
        <w:rPr>
          <w:del w:id="518" w:author="Stefanie Lane" w:date="2022-02-07T19:05:00Z"/>
        </w:rPr>
        <w:pPrChange w:id="519" w:author="Stefanie Lane" w:date="2022-02-07T21:17:00Z">
          <w:pPr>
            <w:pStyle w:val="ListParagraph"/>
            <w:numPr>
              <w:ilvl w:val="1"/>
              <w:numId w:val="13"/>
            </w:numPr>
            <w:ind w:left="1440" w:hanging="360"/>
          </w:pPr>
        </w:pPrChange>
      </w:pPr>
      <w:del w:id="520" w:author="Stefanie Lane" w:date="2022-02-07T19:03:00Z">
        <w:r w:rsidDel="00F9303D">
          <w:delText xml:space="preserve">This instability is </w:delText>
        </w:r>
      </w:del>
      <w:r>
        <w:t xml:space="preserve">due to the effect of the </w:t>
      </w:r>
      <w:r w:rsidR="00FD7BB5">
        <w:t>Fescue</w:t>
      </w:r>
      <w:r>
        <w:t xml:space="preserve"> assemblage on the overall average</w:t>
      </w:r>
      <w:ins w:id="521" w:author="Stefanie Lane" w:date="2022-02-07T19:14:00Z">
        <w:r w:rsidR="002A77CD">
          <w:t>,</w:t>
        </w:r>
      </w:ins>
      <w:ins w:id="522" w:author="Stefanie Lane" w:date="2022-02-07T19:05:00Z">
        <w:r w:rsidR="00A7637D">
          <w:t xml:space="preserve"> despite the occurrence of </w:t>
        </w:r>
      </w:ins>
      <w:commentRangeStart w:id="523"/>
      <w:del w:id="524" w:author="Stefanie Lane" w:date="2022-02-07T19:05:00Z">
        <w:r w:rsidDel="00A7637D">
          <w:delText xml:space="preserve">. </w:delText>
        </w:r>
      </w:del>
    </w:p>
    <w:p w14:paraId="1A4A7F54" w14:textId="2F7A0B1A" w:rsidR="006E4746" w:rsidDel="006561F0" w:rsidRDefault="006E4746">
      <w:pPr>
        <w:ind w:firstLine="720"/>
        <w:rPr>
          <w:del w:id="525" w:author="Stefanie Lane" w:date="2022-02-07T19:06:00Z"/>
        </w:rPr>
        <w:pPrChange w:id="526" w:author="Stefanie Lane" w:date="2022-02-07T21:17:00Z">
          <w:pPr>
            <w:pStyle w:val="ListParagraph"/>
            <w:numPr>
              <w:ilvl w:val="2"/>
              <w:numId w:val="13"/>
            </w:numPr>
            <w:ind w:left="2160" w:hanging="360"/>
          </w:pPr>
        </w:pPrChange>
      </w:pPr>
      <w:del w:id="527" w:author="Stefanie Lane" w:date="2022-02-07T19:05:00Z">
        <w:r w:rsidDel="00A7637D">
          <w:delText xml:space="preserve">Study </w:delText>
        </w:r>
        <w:commentRangeStart w:id="528"/>
        <w:r w:rsidDel="00A7637D">
          <w:delText>limitation</w:delText>
        </w:r>
        <w:commentRangeEnd w:id="528"/>
        <w:r w:rsidR="009B4686" w:rsidDel="00A7637D">
          <w:rPr>
            <w:rStyle w:val="CommentReference"/>
          </w:rPr>
          <w:commentReference w:id="528"/>
        </w:r>
        <w:r w:rsidDel="00A7637D">
          <w:delText>: number of plots</w:delText>
        </w:r>
        <w:r w:rsidR="00343A98" w:rsidDel="00A7637D">
          <w:delText xml:space="preserve"> identified as </w:delText>
        </w:r>
        <w:r w:rsidR="004F31B5" w:rsidDel="00A7637D">
          <w:delText xml:space="preserve">‘Fescue:’ </w:delText>
        </w:r>
      </w:del>
      <w:r w:rsidR="004F31B5">
        <w:t>50% fewer plots</w:t>
      </w:r>
      <w:commentRangeEnd w:id="523"/>
      <w:r w:rsidR="00A7637D">
        <w:rPr>
          <w:rStyle w:val="CommentReference"/>
        </w:rPr>
        <w:commentReference w:id="523"/>
      </w:r>
      <w:r w:rsidR="004F31B5">
        <w:t xml:space="preserve"> clustered as Fescue in 2019 compared to 1979. </w:t>
      </w:r>
      <w:ins w:id="529" w:author="Stefanie Lane" w:date="2022-02-07T19:15:00Z">
        <w:r w:rsidR="00E6327A">
          <w:t xml:space="preserve">It is important to recognize that </w:t>
        </w:r>
      </w:ins>
    </w:p>
    <w:p w14:paraId="62C16AE2" w14:textId="2D7BEC19" w:rsidR="00FD7BB5" w:rsidDel="00F9303D" w:rsidRDefault="00FD7BB5">
      <w:pPr>
        <w:ind w:firstLine="720"/>
        <w:rPr>
          <w:del w:id="530" w:author="Stefanie Lane" w:date="2022-02-07T19:02:00Z"/>
        </w:rPr>
        <w:pPrChange w:id="531" w:author="Stefanie Lane" w:date="2022-02-07T21:17:00Z">
          <w:pPr>
            <w:pStyle w:val="ListParagraph"/>
            <w:numPr>
              <w:ilvl w:val="1"/>
              <w:numId w:val="13"/>
            </w:numPr>
            <w:ind w:left="1440" w:hanging="360"/>
          </w:pPr>
        </w:pPrChange>
      </w:pPr>
      <w:del w:id="532" w:author="Stefanie Lane" w:date="2022-02-07T19:02:00Z">
        <w:r w:rsidDel="00F9303D">
          <w:delText xml:space="preserve">Greater variance ratio indicates lower stability (e.g., Fescue assemblage), and vice versa (e.g., Bogbean assemblage). </w:delText>
        </w:r>
      </w:del>
    </w:p>
    <w:p w14:paraId="193D4DDB" w14:textId="152ECD16" w:rsidR="004F31B5" w:rsidRDefault="004F31B5">
      <w:pPr>
        <w:ind w:firstLine="720"/>
        <w:pPrChange w:id="533" w:author="Stefanie Lane" w:date="2022-02-07T21:17:00Z">
          <w:pPr>
            <w:pStyle w:val="ListParagraph"/>
            <w:numPr>
              <w:ilvl w:val="2"/>
              <w:numId w:val="13"/>
            </w:numPr>
            <w:ind w:left="2160" w:hanging="360"/>
          </w:pPr>
        </w:pPrChange>
      </w:pPr>
      <w:del w:id="534" w:author="Stefanie Lane" w:date="2022-02-07T19:06:00Z">
        <w:r w:rsidDel="006561F0">
          <w:delText xml:space="preserve">Ecological </w:delText>
        </w:r>
        <w:r w:rsidR="000710F5" w:rsidDel="006561F0">
          <w:delText>result</w:delText>
        </w:r>
        <w:r w:rsidDel="006561F0">
          <w:delText xml:space="preserve">: </w:delText>
        </w:r>
        <w:r w:rsidR="00786C01" w:rsidDel="006561F0">
          <w:delText>w</w:delText>
        </w:r>
      </w:del>
      <w:ins w:id="535" w:author="Stefanie Lane" w:date="2022-02-07T19:15:00Z">
        <w:r w:rsidR="00E6327A">
          <w:t>w</w:t>
        </w:r>
      </w:ins>
      <w:r w:rsidR="00786C01">
        <w:t xml:space="preserve">ithin a single community (Ladner Marsh), different assemblage types experience different degrees of stability. </w:t>
      </w:r>
    </w:p>
    <w:p w14:paraId="196340A8" w14:textId="11ECFD7F" w:rsidR="00A41C9C" w:rsidDel="006561F0" w:rsidRDefault="009E3CA2">
      <w:pPr>
        <w:ind w:firstLine="720"/>
        <w:rPr>
          <w:del w:id="536" w:author="Stefanie Lane" w:date="2022-02-07T19:06:00Z"/>
        </w:rPr>
        <w:pPrChange w:id="537" w:author="Stefanie Lane" w:date="2022-02-07T21:17:00Z">
          <w:pPr>
            <w:pStyle w:val="ListParagraph"/>
            <w:numPr>
              <w:numId w:val="13"/>
            </w:numPr>
            <w:ind w:hanging="360"/>
          </w:pPr>
        </w:pPrChange>
      </w:pPr>
      <w:r>
        <w:t>Total species turnover between 1979 and 2019 is ~</w:t>
      </w:r>
      <w:commentRangeStart w:id="538"/>
      <w:r>
        <w:t>50</w:t>
      </w:r>
      <w:commentRangeEnd w:id="538"/>
      <w:r w:rsidR="00D35CF0">
        <w:rPr>
          <w:rStyle w:val="CommentReference"/>
        </w:rPr>
        <w:commentReference w:id="538"/>
      </w:r>
      <w:r>
        <w:t>% in each assemblage</w:t>
      </w:r>
      <w:r w:rsidR="006D411C">
        <w:t xml:space="preserve"> (</w:t>
      </w:r>
      <w:r w:rsidR="009F0260">
        <w:fldChar w:fldCharType="begin"/>
      </w:r>
      <w:r w:rsidR="009F0260">
        <w:instrText xml:space="preserve"> REF _Ref94197100 \h </w:instrText>
      </w:r>
      <w:r w:rsidR="009F0260">
        <w:fldChar w:fldCharType="separate"/>
      </w:r>
      <w:r w:rsidR="009F0260">
        <w:t xml:space="preserve">Table </w:t>
      </w:r>
      <w:r w:rsidR="009F0260">
        <w:rPr>
          <w:noProof/>
        </w:rPr>
        <w:t>1</w:t>
      </w:r>
      <w:r w:rsidR="009F0260">
        <w:fldChar w:fldCharType="end"/>
      </w:r>
      <w:r w:rsidR="006D411C">
        <w:t>).</w:t>
      </w:r>
      <w:r>
        <w:t xml:space="preserve"> </w:t>
      </w:r>
      <w:ins w:id="539" w:author="Stefanie Lane" w:date="2022-02-07T19:06:00Z">
        <w:r w:rsidR="006561F0">
          <w:t xml:space="preserve">Notably, </w:t>
        </w:r>
      </w:ins>
    </w:p>
    <w:p w14:paraId="152F3CD3" w14:textId="704668B7" w:rsidR="00A057AC" w:rsidDel="006561F0" w:rsidRDefault="00D35CF0">
      <w:pPr>
        <w:ind w:firstLine="720"/>
        <w:rPr>
          <w:del w:id="540" w:author="Stefanie Lane" w:date="2022-02-07T19:06:00Z"/>
        </w:rPr>
        <w:pPrChange w:id="541" w:author="Stefanie Lane" w:date="2022-02-07T21:17:00Z">
          <w:pPr>
            <w:pStyle w:val="ListParagraph"/>
            <w:numPr>
              <w:ilvl w:val="2"/>
              <w:numId w:val="13"/>
            </w:numPr>
            <w:ind w:left="2160" w:hanging="360"/>
          </w:pPr>
        </w:pPrChange>
      </w:pPr>
      <w:del w:id="542" w:author="Stefanie Lane" w:date="2022-02-07T19:06:00Z">
        <w:r w:rsidDel="006561F0">
          <w:delText>A</w:delText>
        </w:r>
      </w:del>
      <w:ins w:id="543" w:author="Stefanie Lane" w:date="2022-02-07T19:06:00Z">
        <w:r w:rsidR="006561F0">
          <w:t>a</w:t>
        </w:r>
      </w:ins>
      <w:r>
        <w:t xml:space="preserve">ll assemblage types had </w:t>
      </w:r>
      <w:r w:rsidR="009F650B">
        <w:t>more</w:t>
      </w:r>
      <w:r>
        <w:t xml:space="preserve"> species </w:t>
      </w:r>
      <w:r w:rsidR="009F650B">
        <w:t>disappear in 2019</w:t>
      </w:r>
      <w:r>
        <w:t xml:space="preserve"> than </w:t>
      </w:r>
      <w:r w:rsidR="009F650B">
        <w:t xml:space="preserve">in 1999. </w:t>
      </w:r>
    </w:p>
    <w:p w14:paraId="6AFF1C02" w14:textId="196C9809" w:rsidR="009F650B" w:rsidDel="006561F0" w:rsidRDefault="009F650B">
      <w:pPr>
        <w:ind w:firstLine="720"/>
        <w:rPr>
          <w:del w:id="544" w:author="Stefanie Lane" w:date="2022-02-07T19:06:00Z"/>
        </w:rPr>
        <w:pPrChange w:id="545" w:author="Stefanie Lane" w:date="2022-02-07T21:17:00Z">
          <w:pPr>
            <w:pStyle w:val="ListParagraph"/>
            <w:numPr>
              <w:ilvl w:val="2"/>
              <w:numId w:val="13"/>
            </w:numPr>
            <w:ind w:left="2160" w:hanging="360"/>
          </w:pPr>
        </w:pPrChange>
      </w:pPr>
      <w:del w:id="546" w:author="Stefanie Lane" w:date="2022-02-07T19:06:00Z">
        <w:r w:rsidDel="006561F0">
          <w:delText>O</w:delText>
        </w:r>
      </w:del>
      <w:ins w:id="547" w:author="Stefanie Lane" w:date="2022-02-07T19:06:00Z">
        <w:r w:rsidR="006561F0">
          <w:t>O</w:t>
        </w:r>
      </w:ins>
      <w:r>
        <w:t xml:space="preserve">nly the </w:t>
      </w:r>
      <w:r w:rsidR="00FD7BB5">
        <w:t>Sedge</w:t>
      </w:r>
      <w:r>
        <w:t xml:space="preserve"> assemblage had a </w:t>
      </w:r>
      <w:r w:rsidR="006D411C">
        <w:t xml:space="preserve">marked increase in species </w:t>
      </w:r>
      <w:del w:id="548" w:author="Stefanie Lane" w:date="2022-02-07T19:06:00Z">
        <w:r w:rsidR="006D411C" w:rsidDel="006561F0">
          <w:delText xml:space="preserve">appearing </w:delText>
        </w:r>
      </w:del>
      <w:ins w:id="549" w:author="Stefanie Lane" w:date="2022-02-07T19:06:00Z">
        <w:r w:rsidR="006561F0">
          <w:t xml:space="preserve">appearance </w:t>
        </w:r>
      </w:ins>
      <w:r w:rsidR="006D411C">
        <w:t xml:space="preserve">(~8.5%) over 1999, while the </w:t>
      </w:r>
      <w:r w:rsidR="00FD7BB5">
        <w:t>Bogbean</w:t>
      </w:r>
      <w:r w:rsidR="006D411C">
        <w:t xml:space="preserve"> community had more species </w:t>
      </w:r>
      <w:del w:id="550" w:author="Stefanie Lane" w:date="2022-02-07T19:06:00Z">
        <w:r w:rsidR="006D411C" w:rsidDel="006561F0">
          <w:delText xml:space="preserve">appearing </w:delText>
        </w:r>
      </w:del>
      <w:ins w:id="551" w:author="Stefanie Lane" w:date="2022-02-07T19:06:00Z">
        <w:r w:rsidR="006561F0">
          <w:t xml:space="preserve">appearance </w:t>
        </w:r>
      </w:ins>
      <w:r w:rsidR="006D411C">
        <w:t xml:space="preserve">in 1999. </w:t>
      </w:r>
      <w:ins w:id="552" w:author="Stefanie Lane" w:date="2022-02-07T19:06:00Z">
        <w:r w:rsidR="006561F0">
          <w:t xml:space="preserve">The </w:t>
        </w:r>
      </w:ins>
    </w:p>
    <w:p w14:paraId="3F3E7064" w14:textId="533EF920" w:rsidR="00EC4678" w:rsidRDefault="00EC4678">
      <w:pPr>
        <w:ind w:firstLine="720"/>
        <w:pPrChange w:id="553" w:author="Stefanie Lane" w:date="2022-02-07T21:17:00Z">
          <w:pPr>
            <w:pStyle w:val="ListParagraph"/>
            <w:numPr>
              <w:ilvl w:val="2"/>
              <w:numId w:val="13"/>
            </w:numPr>
            <w:ind w:left="2160" w:hanging="360"/>
          </w:pPr>
        </w:pPrChange>
      </w:pPr>
      <w:del w:id="554" w:author="Stefanie Lane" w:date="2022-02-07T19:06:00Z">
        <w:r w:rsidDel="006561F0">
          <w:delText>Ec</w:delText>
        </w:r>
      </w:del>
      <w:del w:id="555" w:author="Stefanie Lane" w:date="2022-02-07T19:07:00Z">
        <w:r w:rsidDel="006561F0">
          <w:delText xml:space="preserve">ological </w:delText>
        </w:r>
        <w:commentRangeStart w:id="556"/>
        <w:r w:rsidDel="006561F0">
          <w:delText>result</w:delText>
        </w:r>
      </w:del>
      <w:commentRangeEnd w:id="556"/>
      <w:r>
        <w:rPr>
          <w:rStyle w:val="CommentReference"/>
        </w:rPr>
        <w:commentReference w:id="556"/>
      </w:r>
      <w:del w:id="557" w:author="Stefanie Lane" w:date="2022-02-07T19:07:00Z">
        <w:r w:rsidDel="006561F0">
          <w:delText xml:space="preserve">: </w:delText>
        </w:r>
      </w:del>
      <w:r>
        <w:t xml:space="preserve">greater rates of disappearance from the assemblages drive homogenization observed in cluster analysis. </w:t>
      </w:r>
    </w:p>
    <w:p w14:paraId="094B5305" w14:textId="7AB2AFBC" w:rsidR="00D075CE" w:rsidDel="0095147C" w:rsidRDefault="006D411C">
      <w:pPr>
        <w:ind w:firstLine="720"/>
        <w:rPr>
          <w:del w:id="558" w:author="Stefanie Lane" w:date="2022-02-07T19:08:00Z"/>
        </w:rPr>
        <w:pPrChange w:id="559" w:author="Stefanie Lane" w:date="2022-02-07T21:17:00Z">
          <w:pPr>
            <w:pStyle w:val="ListParagraph"/>
            <w:numPr>
              <w:ilvl w:val="1"/>
              <w:numId w:val="13"/>
            </w:numPr>
            <w:ind w:left="1440" w:hanging="360"/>
          </w:pPr>
        </w:pPrChange>
      </w:pPr>
      <w:r>
        <w:t xml:space="preserve">Rank </w:t>
      </w:r>
      <w:r w:rsidR="007B5B53">
        <w:t xml:space="preserve">clock plots </w:t>
      </w:r>
      <w:r w:rsidR="00D075CE">
        <w:t>show changing dominance of select species over time (</w:t>
      </w:r>
      <w:ins w:id="560" w:author="Stefanie Lane" w:date="2022-02-07T19:17:00Z">
        <w:r w:rsidR="00A36F97">
          <w:fldChar w:fldCharType="begin"/>
        </w:r>
        <w:r w:rsidR="00A36F97">
          <w:instrText xml:space="preserve"> REF _Ref94197130 \h </w:instrText>
        </w:r>
      </w:ins>
      <w:r w:rsidR="00A36F97">
        <w:fldChar w:fldCharType="separate"/>
      </w:r>
      <w:ins w:id="561" w:author="Stefanie Lane" w:date="2022-02-07T19:17:00Z">
        <w:r w:rsidR="00A36F97">
          <w:t xml:space="preserve">Figure </w:t>
        </w:r>
        <w:r w:rsidR="00A36F97">
          <w:rPr>
            <w:noProof/>
          </w:rPr>
          <w:t>3</w:t>
        </w:r>
        <w:r w:rsidR="00A36F97">
          <w:fldChar w:fldCharType="end"/>
        </w:r>
      </w:ins>
      <w:r w:rsidR="00F17047">
        <w:fldChar w:fldCharType="begin"/>
      </w:r>
      <w:r w:rsidR="00F17047">
        <w:instrText xml:space="preserve"> REF _Ref94197130 \h </w:instrText>
      </w:r>
      <w:r w:rsidR="00F17047">
        <w:fldChar w:fldCharType="separate"/>
      </w:r>
      <w:del w:id="562" w:author="Stefanie Lane" w:date="2022-02-07T19:16:00Z">
        <w:r w:rsidR="00F17047" w:rsidDel="00A36F97">
          <w:delText xml:space="preserve">Figure </w:delText>
        </w:r>
      </w:del>
      <w:del w:id="563" w:author="Stefanie Lane" w:date="2022-02-07T19:17:00Z">
        <w:r w:rsidR="00F17047" w:rsidDel="00A36F97">
          <w:rPr>
            <w:noProof/>
          </w:rPr>
          <w:delText>4</w:delText>
        </w:r>
      </w:del>
      <w:r w:rsidR="00F17047">
        <w:fldChar w:fldCharType="end"/>
      </w:r>
      <w:r w:rsidR="00D075CE">
        <w:t xml:space="preserve">). </w:t>
      </w:r>
    </w:p>
    <w:p w14:paraId="727A529A" w14:textId="038A55F8" w:rsidR="009D1A0A" w:rsidDel="0095147C" w:rsidRDefault="00D075CE">
      <w:pPr>
        <w:ind w:firstLine="720"/>
        <w:rPr>
          <w:del w:id="564" w:author="Stefanie Lane" w:date="2022-02-07T19:08:00Z"/>
        </w:rPr>
        <w:pPrChange w:id="565" w:author="Stefanie Lane" w:date="2022-02-07T21:17:00Z">
          <w:pPr>
            <w:pStyle w:val="ListParagraph"/>
            <w:numPr>
              <w:ilvl w:val="2"/>
              <w:numId w:val="13"/>
            </w:numPr>
            <w:ind w:left="2160" w:hanging="360"/>
          </w:pPr>
        </w:pPrChange>
      </w:pPr>
      <w:r>
        <w:t xml:space="preserve">Notably, Fescue assemblage </w:t>
      </w:r>
      <w:r w:rsidR="00AC332B">
        <w:t xml:space="preserve">shows ~50% decrease in cover of characteristic species </w:t>
      </w:r>
      <w:r w:rsidR="00AC332B" w:rsidRPr="0095147C">
        <w:rPr>
          <w:i/>
        </w:rPr>
        <w:t>Festuca arundinaceae</w:t>
      </w:r>
      <w:r w:rsidR="00AC332B">
        <w:t xml:space="preserve">, while </w:t>
      </w:r>
      <w:r w:rsidR="00060358">
        <w:t xml:space="preserve">cover of </w:t>
      </w:r>
      <w:r w:rsidR="00AC332B">
        <w:t xml:space="preserve">non-native </w:t>
      </w:r>
      <w:r w:rsidR="00AC332B" w:rsidRPr="0095147C">
        <w:rPr>
          <w:i/>
        </w:rPr>
        <w:t>Phalaris arundinaceae</w:t>
      </w:r>
      <w:r w:rsidR="00AC332B">
        <w:t xml:space="preserve"> </w:t>
      </w:r>
      <w:r w:rsidR="00060358">
        <w:t xml:space="preserve">has more than doubled since 1999. </w:t>
      </w:r>
    </w:p>
    <w:p w14:paraId="6D10B02E" w14:textId="79CEB0B1" w:rsidR="00060358" w:rsidDel="0095147C" w:rsidRDefault="00C76D5E">
      <w:pPr>
        <w:ind w:firstLine="720"/>
        <w:rPr>
          <w:del w:id="566" w:author="Stefanie Lane" w:date="2022-02-07T19:08:00Z"/>
        </w:rPr>
        <w:pPrChange w:id="567" w:author="Stefanie Lane" w:date="2022-02-07T21:17:00Z">
          <w:pPr>
            <w:pStyle w:val="ListParagraph"/>
            <w:numPr>
              <w:ilvl w:val="2"/>
              <w:numId w:val="13"/>
            </w:numPr>
            <w:ind w:left="2160" w:hanging="360"/>
          </w:pPr>
        </w:pPrChange>
      </w:pPr>
      <w:r>
        <w:t xml:space="preserve">In the </w:t>
      </w:r>
      <w:r w:rsidR="00FD7BB5">
        <w:t>Sedge</w:t>
      </w:r>
      <w:r>
        <w:t xml:space="preserve"> assemblage, cover abundance of </w:t>
      </w:r>
      <w:r w:rsidRPr="0095147C">
        <w:rPr>
          <w:i/>
        </w:rPr>
        <w:t>Agrostis stolonifera</w:t>
      </w:r>
      <w:r>
        <w:t xml:space="preserve"> appears to have decrease by almost half, however cover of </w:t>
      </w:r>
      <w:r w:rsidR="00CE3E67">
        <w:t xml:space="preserve">assemblage-defining species </w:t>
      </w:r>
      <w:r w:rsidR="00CE3E67" w:rsidRPr="0095147C">
        <w:rPr>
          <w:i/>
        </w:rPr>
        <w:t>Carex lyngbyei</w:t>
      </w:r>
      <w:r w:rsidR="00CE3E67">
        <w:t xml:space="preserve"> has decreased by about one-third. </w:t>
      </w:r>
    </w:p>
    <w:p w14:paraId="2E6CE862" w14:textId="7CF6792F" w:rsidR="00100D21" w:rsidRDefault="00124BDB">
      <w:pPr>
        <w:ind w:firstLine="720"/>
        <w:pPrChange w:id="568" w:author="Stefanie Lane" w:date="2022-02-07T21:17:00Z">
          <w:pPr>
            <w:pStyle w:val="ListParagraph"/>
            <w:numPr>
              <w:ilvl w:val="2"/>
              <w:numId w:val="13"/>
            </w:numPr>
            <w:ind w:left="2160" w:hanging="360"/>
          </w:pPr>
        </w:pPrChange>
      </w:pPr>
      <w:r>
        <w:t xml:space="preserve">Since 1979, </w:t>
      </w:r>
      <w:r w:rsidR="00014A9A">
        <w:t>native species cover (</w:t>
      </w:r>
      <w:r w:rsidR="00014A9A" w:rsidRPr="0095147C">
        <w:rPr>
          <w:i/>
        </w:rPr>
        <w:t>Equisetum fluviatile, Eleocharis palustris</w:t>
      </w:r>
      <w:r w:rsidR="00014A9A">
        <w:t>)</w:t>
      </w:r>
      <w:r>
        <w:t xml:space="preserve"> in the Bogbean assemblage</w:t>
      </w:r>
      <w:r w:rsidR="00014A9A">
        <w:t xml:space="preserve"> declines </w:t>
      </w:r>
      <w:r>
        <w:t>t</w:t>
      </w:r>
      <w:r w:rsidR="005D3606">
        <w:t>owards zero, as it</w:t>
      </w:r>
      <w:r w:rsidR="00F573EF">
        <w:t xml:space="preserve"> is </w:t>
      </w:r>
      <w:r w:rsidR="005D3606">
        <w:t xml:space="preserve">replaced in dominance by </w:t>
      </w:r>
      <w:r w:rsidR="00014A9A">
        <w:t>non-native species (</w:t>
      </w:r>
      <w:r w:rsidR="00014A9A" w:rsidRPr="0095147C">
        <w:rPr>
          <w:i/>
        </w:rPr>
        <w:t>Mentha aquatica</w:t>
      </w:r>
      <w:r w:rsidR="005D3606" w:rsidRPr="0095147C">
        <w:rPr>
          <w:i/>
        </w:rPr>
        <w:t>)</w:t>
      </w:r>
      <w:r>
        <w:t xml:space="preserve">. </w:t>
      </w:r>
    </w:p>
    <w:p w14:paraId="3D519838" w14:textId="77777777" w:rsidR="009D1A0A" w:rsidRPr="009D1A0A" w:rsidRDefault="009D1A0A" w:rsidP="009D1A0A"/>
    <w:p w14:paraId="1774FCB2" w14:textId="1EB98DC3" w:rsidR="00B61B57" w:rsidRDefault="00B61B57" w:rsidP="0066777E"/>
    <w:p w14:paraId="148443DA" w14:textId="17B64F89" w:rsidR="00C94867" w:rsidRDefault="00C94867">
      <w:pPr>
        <w:rPr>
          <w:i/>
          <w:iCs/>
          <w:color w:val="44546A" w:themeColor="text2"/>
          <w:sz w:val="18"/>
          <w:szCs w:val="18"/>
        </w:rPr>
      </w:pPr>
    </w:p>
    <w:p w14:paraId="731B6B36" w14:textId="2C22D11A" w:rsidR="00F2017D" w:rsidRDefault="00FE1C76" w:rsidP="00F2017D">
      <w:pPr>
        <w:keepNext/>
      </w:pPr>
      <w:r>
        <w:rPr>
          <w:noProof/>
        </w:rPr>
        <w:lastRenderedPageBreak/>
        <w:drawing>
          <wp:inline distT="0" distB="0" distL="0" distR="0" wp14:anchorId="14580129" wp14:editId="68891DFD">
            <wp:extent cx="5943600" cy="36698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9895"/>
                    </a:xfrm>
                    <a:prstGeom prst="rect">
                      <a:avLst/>
                    </a:prstGeom>
                  </pic:spPr>
                </pic:pic>
              </a:graphicData>
            </a:graphic>
          </wp:inline>
        </w:drawing>
      </w:r>
    </w:p>
    <w:p w14:paraId="33960BA8" w14:textId="400EDBEE" w:rsidR="00FE1C76" w:rsidRDefault="00F2017D" w:rsidP="00F2017D">
      <w:pPr>
        <w:pStyle w:val="Caption"/>
      </w:pPr>
      <w:bookmarkStart w:id="569" w:name="_Ref94197029"/>
      <w:commentRangeStart w:id="570"/>
      <w:r>
        <w:t xml:space="preserve">Figure </w:t>
      </w:r>
      <w:commentRangeEnd w:id="570"/>
      <w:r w:rsidR="0084145C">
        <w:rPr>
          <w:rStyle w:val="CommentReference"/>
          <w:i w:val="0"/>
          <w:iCs w:val="0"/>
          <w:color w:val="auto"/>
        </w:rPr>
        <w:commentReference w:id="570"/>
      </w:r>
      <w:r w:rsidR="00A11140">
        <w:fldChar w:fldCharType="begin"/>
      </w:r>
      <w:r w:rsidR="00A11140">
        <w:instrText xml:space="preserve"> SEQ Figure \* ARABIC </w:instrText>
      </w:r>
      <w:r w:rsidR="00A11140">
        <w:fldChar w:fldCharType="separate"/>
      </w:r>
      <w:r w:rsidR="006D50AD">
        <w:rPr>
          <w:noProof/>
        </w:rPr>
        <w:t>2</w:t>
      </w:r>
      <w:r w:rsidR="00A11140">
        <w:rPr>
          <w:noProof/>
        </w:rPr>
        <w:fldChar w:fldCharType="end"/>
      </w:r>
      <w:bookmarkEnd w:id="569"/>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p>
    <w:p w14:paraId="6B0E54AC" w14:textId="3277CD92" w:rsidR="00D81CB7" w:rsidDel="000D7921" w:rsidRDefault="00CA5F98" w:rsidP="00D81CB7">
      <w:pPr>
        <w:rPr>
          <w:del w:id="571" w:author="Stefanie Lane" w:date="2022-02-07T19:15:00Z"/>
        </w:rPr>
      </w:pPr>
      <w:del w:id="572" w:author="Stefanie Lane" w:date="2022-02-07T19:15:00Z">
        <w:r w:rsidDel="000D7921">
          <w:rPr>
            <w:noProof/>
          </w:rPr>
          <w:drawing>
            <wp:anchor distT="0" distB="0" distL="114300" distR="114300" simplePos="0" relativeHeight="251675648" behindDoc="0" locked="0" layoutInCell="1" allowOverlap="1" wp14:anchorId="7188D17D" wp14:editId="39162B0A">
              <wp:simplePos x="0" y="0"/>
              <wp:positionH relativeFrom="margin">
                <wp:align>left</wp:align>
              </wp:positionH>
              <wp:positionV relativeFrom="paragraph">
                <wp:posOffset>160655</wp:posOffset>
              </wp:positionV>
              <wp:extent cx="5208270" cy="32099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22457" cy="3218283"/>
                      </a:xfrm>
                      <a:prstGeom prst="rect">
                        <a:avLst/>
                      </a:prstGeom>
                    </pic:spPr>
                  </pic:pic>
                </a:graphicData>
              </a:graphic>
              <wp14:sizeRelH relativeFrom="margin">
                <wp14:pctWidth>0</wp14:pctWidth>
              </wp14:sizeRelH>
              <wp14:sizeRelV relativeFrom="margin">
                <wp14:pctHeight>0</wp14:pctHeight>
              </wp14:sizeRelV>
            </wp:anchor>
          </w:drawing>
        </w:r>
      </w:del>
    </w:p>
    <w:p w14:paraId="494F3BE0" w14:textId="77777777" w:rsidR="001B0737" w:rsidDel="000D7921" w:rsidRDefault="001B0737" w:rsidP="00D81CB7">
      <w:pPr>
        <w:rPr>
          <w:del w:id="573" w:author="Stefanie Lane" w:date="2022-02-07T19:15:00Z"/>
        </w:rPr>
      </w:pPr>
    </w:p>
    <w:p w14:paraId="6F61FB20" w14:textId="77777777" w:rsidR="001B0737" w:rsidDel="000D7921" w:rsidRDefault="001B0737" w:rsidP="00D81CB7">
      <w:pPr>
        <w:rPr>
          <w:del w:id="574" w:author="Stefanie Lane" w:date="2022-02-07T19:15:00Z"/>
        </w:rPr>
      </w:pPr>
    </w:p>
    <w:p w14:paraId="24E29EAD" w14:textId="77777777" w:rsidR="001B0737" w:rsidDel="000D7921" w:rsidRDefault="001B0737" w:rsidP="00D81CB7">
      <w:pPr>
        <w:rPr>
          <w:del w:id="575" w:author="Stefanie Lane" w:date="2022-02-07T19:15:00Z"/>
        </w:rPr>
      </w:pPr>
    </w:p>
    <w:p w14:paraId="5F019B72" w14:textId="77777777" w:rsidR="001B0737" w:rsidDel="000D7921" w:rsidRDefault="001B0737" w:rsidP="00D81CB7">
      <w:pPr>
        <w:rPr>
          <w:del w:id="576" w:author="Stefanie Lane" w:date="2022-02-07T19:15:00Z"/>
        </w:rPr>
      </w:pPr>
    </w:p>
    <w:p w14:paraId="55E81557" w14:textId="77777777" w:rsidR="001B0737" w:rsidDel="000D7921" w:rsidRDefault="001B0737" w:rsidP="00D81CB7">
      <w:pPr>
        <w:rPr>
          <w:del w:id="577" w:author="Stefanie Lane" w:date="2022-02-07T19:15:00Z"/>
        </w:rPr>
      </w:pPr>
    </w:p>
    <w:p w14:paraId="438E9CF4" w14:textId="77777777" w:rsidR="001B0737" w:rsidDel="000D7921" w:rsidRDefault="001B0737" w:rsidP="00D81CB7">
      <w:pPr>
        <w:rPr>
          <w:del w:id="578" w:author="Stefanie Lane" w:date="2022-02-07T19:15:00Z"/>
        </w:rPr>
      </w:pPr>
    </w:p>
    <w:p w14:paraId="09B6E113" w14:textId="77777777" w:rsidR="001B0737" w:rsidDel="000D7921" w:rsidRDefault="001B0737" w:rsidP="00D81CB7">
      <w:pPr>
        <w:rPr>
          <w:del w:id="579" w:author="Stefanie Lane" w:date="2022-02-07T19:15:00Z"/>
        </w:rPr>
      </w:pPr>
    </w:p>
    <w:p w14:paraId="43A42FBF" w14:textId="77777777" w:rsidR="001B0737" w:rsidDel="000D7921" w:rsidRDefault="001B0737" w:rsidP="00D81CB7">
      <w:pPr>
        <w:rPr>
          <w:del w:id="580" w:author="Stefanie Lane" w:date="2022-02-07T19:15:00Z"/>
        </w:rPr>
      </w:pPr>
    </w:p>
    <w:p w14:paraId="02319BD8" w14:textId="77777777" w:rsidR="001B0737" w:rsidDel="000D7921" w:rsidRDefault="001B0737" w:rsidP="00D81CB7">
      <w:pPr>
        <w:rPr>
          <w:del w:id="581" w:author="Stefanie Lane" w:date="2022-02-07T19:15:00Z"/>
        </w:rPr>
      </w:pPr>
    </w:p>
    <w:p w14:paraId="2960CB1D" w14:textId="77777777" w:rsidR="001B0737" w:rsidDel="000D7921" w:rsidRDefault="001B0737" w:rsidP="00D81CB7">
      <w:pPr>
        <w:rPr>
          <w:del w:id="582" w:author="Stefanie Lane" w:date="2022-02-07T19:15:00Z"/>
        </w:rPr>
      </w:pPr>
    </w:p>
    <w:p w14:paraId="4B4D8744" w14:textId="77777777" w:rsidR="00597B6A" w:rsidDel="000D7921" w:rsidRDefault="00597B6A" w:rsidP="001B0737">
      <w:pPr>
        <w:pStyle w:val="Caption"/>
        <w:rPr>
          <w:del w:id="583" w:author="Stefanie Lane" w:date="2022-02-07T19:15:00Z"/>
        </w:rPr>
      </w:pPr>
    </w:p>
    <w:p w14:paraId="50863CF2" w14:textId="66019A24" w:rsidR="001B0737" w:rsidDel="000D7921" w:rsidRDefault="001B0737" w:rsidP="001B0737">
      <w:pPr>
        <w:pStyle w:val="Caption"/>
        <w:rPr>
          <w:del w:id="584" w:author="Stefanie Lane" w:date="2022-02-07T19:15:00Z"/>
        </w:rPr>
      </w:pPr>
      <w:bookmarkStart w:id="585" w:name="_Ref94197048"/>
      <w:del w:id="586" w:author="Stefanie Lane" w:date="2022-02-07T19:15:00Z">
        <w:r w:rsidDel="000D7921">
          <w:delText xml:space="preserve">Figure </w:delText>
        </w:r>
        <w:r w:rsidR="00861509" w:rsidDel="000D7921">
          <w:rPr>
            <w:i w:val="0"/>
            <w:iCs w:val="0"/>
          </w:rPr>
          <w:fldChar w:fldCharType="begin"/>
        </w:r>
        <w:r w:rsidR="00861509" w:rsidDel="000D7921">
          <w:delInstrText xml:space="preserve"> SEQ Figure \* ARABIC </w:delInstrText>
        </w:r>
        <w:r w:rsidR="00861509" w:rsidDel="000D7921">
          <w:rPr>
            <w:i w:val="0"/>
            <w:iCs w:val="0"/>
          </w:rPr>
          <w:fldChar w:fldCharType="separate"/>
        </w:r>
        <w:r w:rsidR="006D50AD" w:rsidDel="000D7921">
          <w:rPr>
            <w:noProof/>
          </w:rPr>
          <w:delText>3</w:delText>
        </w:r>
        <w:r w:rsidR="00861509" w:rsidDel="000D7921">
          <w:rPr>
            <w:i w:val="0"/>
            <w:iCs w:val="0"/>
            <w:noProof/>
          </w:rPr>
          <w:fldChar w:fldCharType="end"/>
        </w:r>
        <w:bookmarkEnd w:id="585"/>
        <w:r w:rsidDel="000D7921">
          <w:delText xml:space="preserve">. Bogbean assemblage has the greatest stability and lowest variance over time, while </w:delText>
        </w:r>
        <w:r w:rsidR="00FD7BB5" w:rsidDel="000D7921">
          <w:delText>Fescue</w:delText>
        </w:r>
        <w:r w:rsidDel="000D7921">
          <w:delText xml:space="preserve"> assemblage shows an inverse trend.</w:delText>
        </w:r>
      </w:del>
    </w:p>
    <w:p w14:paraId="64FE090C" w14:textId="77777777" w:rsidR="001B0737" w:rsidRDefault="001B0737" w:rsidP="00D81CB7"/>
    <w:p w14:paraId="16CCA436" w14:textId="1C5ADD0A" w:rsidR="00BA28BB" w:rsidRDefault="00BA28BB" w:rsidP="00D81CB7"/>
    <w:p w14:paraId="6886E8B1" w14:textId="38B9391B" w:rsidR="00673842" w:rsidRDefault="00CE544C" w:rsidP="00673842">
      <w:pPr>
        <w:pStyle w:val="Caption"/>
        <w:keepNext/>
      </w:pPr>
      <w:bookmarkStart w:id="587" w:name="_Ref94197100"/>
      <w:bookmarkStart w:id="588" w:name="_Ref94197081"/>
      <w:r>
        <w:rPr>
          <w:noProof/>
        </w:rPr>
        <w:drawing>
          <wp:anchor distT="0" distB="0" distL="114300" distR="114300" simplePos="0" relativeHeight="251683840" behindDoc="0" locked="0" layoutInCell="1" allowOverlap="1" wp14:anchorId="67501CB9" wp14:editId="1EA4C16A">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r w:rsidR="00673842">
        <w:t xml:space="preserve">Table </w:t>
      </w:r>
      <w:r w:rsidR="00A11140">
        <w:fldChar w:fldCharType="begin"/>
      </w:r>
      <w:r w:rsidR="00A11140">
        <w:instrText xml:space="preserve"> SEQ Table \* ARABIC </w:instrText>
      </w:r>
      <w:r w:rsidR="00A11140">
        <w:fldChar w:fldCharType="separate"/>
      </w:r>
      <w:r w:rsidR="00673842">
        <w:rPr>
          <w:noProof/>
        </w:rPr>
        <w:t>1</w:t>
      </w:r>
      <w:r w:rsidR="00A11140">
        <w:rPr>
          <w:noProof/>
        </w:rPr>
        <w:fldChar w:fldCharType="end"/>
      </w:r>
      <w:bookmarkEnd w:id="587"/>
      <w:r w:rsidR="00673842">
        <w:t xml:space="preserve">. </w:t>
      </w:r>
      <w:r w:rsidR="00516504">
        <w:t xml:space="preserve">Greater </w:t>
      </w:r>
      <w:r w:rsidR="00A04088">
        <w:t>proportions</w:t>
      </w:r>
      <w:r w:rsidR="00516504">
        <w:t xml:space="preserve"> of species </w:t>
      </w:r>
      <w:r w:rsidR="00350D7F">
        <w:t xml:space="preserve">were </w:t>
      </w:r>
      <w:r w:rsidR="00516504">
        <w:t xml:space="preserve">lost </w:t>
      </w:r>
      <w:r w:rsidR="00832709">
        <w:t>from</w:t>
      </w:r>
      <w:r w:rsidR="00516504">
        <w:t xml:space="preserve"> </w:t>
      </w:r>
      <w:r w:rsidR="00350D7F">
        <w:t>all three assemblages in 2019, however more specie</w:t>
      </w:r>
      <w:r w:rsidR="00832709">
        <w:t xml:space="preserve">s were gained in 2019 than in 1999 in the </w:t>
      </w:r>
      <w:r w:rsidR="00FD7BB5">
        <w:t>Sedge</w:t>
      </w:r>
      <w:r w:rsidR="00832709">
        <w:t xml:space="preserve"> assemblage</w:t>
      </w:r>
      <w:r w:rsidR="00A057AC">
        <w:t>.</w:t>
      </w:r>
      <w:bookmarkEnd w:id="588"/>
      <w:r w:rsidR="00A057AC">
        <w:t xml:space="preserve"> </w:t>
      </w:r>
    </w:p>
    <w:p w14:paraId="389C3AD9" w14:textId="4C32875C" w:rsidR="00B112D7" w:rsidRDefault="00B112D7" w:rsidP="00D81CB7"/>
    <w:p w14:paraId="3BB9E573" w14:textId="412F1895" w:rsidR="001C33F4" w:rsidRDefault="001C33F4" w:rsidP="00CE544C"/>
    <w:p w14:paraId="4C29746C" w14:textId="4C6819F3" w:rsidR="00B112D7" w:rsidRDefault="00C661EE" w:rsidP="00D81CB7">
      <w:r>
        <w:rPr>
          <w:noProof/>
        </w:rPr>
        <w:lastRenderedPageBreak/>
        <mc:AlternateContent>
          <mc:Choice Requires="wpg">
            <w:drawing>
              <wp:anchor distT="0" distB="0" distL="114300" distR="114300" simplePos="0" relativeHeight="251682816" behindDoc="0" locked="0" layoutInCell="1" allowOverlap="1" wp14:anchorId="50B854FF" wp14:editId="6D737C31">
                <wp:simplePos x="0" y="0"/>
                <wp:positionH relativeFrom="column">
                  <wp:posOffset>5316</wp:posOffset>
                </wp:positionH>
                <wp:positionV relativeFrom="paragraph">
                  <wp:posOffset>254428</wp:posOffset>
                </wp:positionV>
                <wp:extent cx="6429375" cy="6368903"/>
                <wp:effectExtent l="0" t="0" r="9525" b="0"/>
                <wp:wrapSquare wrapText="bothSides"/>
                <wp:docPr id="12" name="Group 12"/>
                <wp:cNvGraphicFramePr/>
                <a:graphic xmlns:a="http://schemas.openxmlformats.org/drawingml/2006/main">
                  <a:graphicData uri="http://schemas.microsoft.com/office/word/2010/wordprocessingGroup">
                    <wpg:wgp>
                      <wpg:cNvGrpSpPr/>
                      <wpg:grpSpPr>
                        <a:xfrm>
                          <a:off x="0" y="0"/>
                          <a:ext cx="6429375" cy="6368903"/>
                          <a:chOff x="0" y="0"/>
                          <a:chExt cx="6429375" cy="6368903"/>
                        </a:xfrm>
                      </wpg:grpSpPr>
                      <wpg:grpSp>
                        <wpg:cNvPr id="9" name="Group 9"/>
                        <wpg:cNvGrpSpPr/>
                        <wpg:grpSpPr>
                          <a:xfrm>
                            <a:off x="0" y="0"/>
                            <a:ext cx="6235700" cy="5353050"/>
                            <a:chOff x="-1" y="0"/>
                            <a:chExt cx="6710767" cy="5762625"/>
                          </a:xfrm>
                        </wpg:grpSpPr>
                        <pic:pic xmlns:pic="http://schemas.openxmlformats.org/drawingml/2006/picture">
                          <pic:nvPicPr>
                            <pic:cNvPr id="4" name="Picture 3">
                              <a:extLst>
                                <a:ext uri="{FF2B5EF4-FFF2-40B4-BE49-F238E27FC236}">
                                  <a16:creationId xmlns:a16="http://schemas.microsoft.com/office/drawing/2014/main" id="{0987862F-5CAB-4C32-B3C1-46F5BE788A8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61925" y="19050"/>
                              <a:ext cx="2994025" cy="2847975"/>
                            </a:xfrm>
                            <a:prstGeom prst="rect">
                              <a:avLst/>
                            </a:prstGeom>
                          </pic:spPr>
                        </pic:pic>
                        <pic:pic xmlns:pic="http://schemas.openxmlformats.org/drawingml/2006/picture">
                          <pic:nvPicPr>
                            <pic:cNvPr id="14" name="Picture 2">
                              <a:extLst>
                                <a:ext uri="{FF2B5EF4-FFF2-40B4-BE49-F238E27FC236}">
                                  <a16:creationId xmlns:a16="http://schemas.microsoft.com/office/drawing/2014/main" id="{2FB7E4EE-9705-4E3E-BB25-1FFD7925CB4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383829" y="0"/>
                              <a:ext cx="3326937" cy="2800350"/>
                            </a:xfrm>
                            <a:prstGeom prst="rect">
                              <a:avLst/>
                            </a:prstGeom>
                          </pic:spPr>
                        </pic:pic>
                        <pic:pic xmlns:pic="http://schemas.openxmlformats.org/drawingml/2006/picture">
                          <pic:nvPicPr>
                            <pic:cNvPr id="15" name="Picture 1">
                              <a:extLst>
                                <a:ext uri="{FF2B5EF4-FFF2-40B4-BE49-F238E27FC236}">
                                  <a16:creationId xmlns:a16="http://schemas.microsoft.com/office/drawing/2014/main" id="{6C354018-D0BA-46B1-812C-71383418C11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 y="3133725"/>
                              <a:ext cx="3767875" cy="2628900"/>
                            </a:xfrm>
                            <a:prstGeom prst="rect">
                              <a:avLst/>
                            </a:prstGeom>
                          </pic:spPr>
                        </pic:pic>
                      </wpg:grpSp>
                      <wps:wsp>
                        <wps:cNvPr id="10" name="Text Box 10"/>
                        <wps:cNvSpPr txBox="1"/>
                        <wps:spPr>
                          <a:xfrm>
                            <a:off x="3552825" y="2762250"/>
                            <a:ext cx="2876550" cy="3606653"/>
                          </a:xfrm>
                          <a:prstGeom prst="rect">
                            <a:avLst/>
                          </a:prstGeom>
                          <a:solidFill>
                            <a:prstClr val="white"/>
                          </a:solidFill>
                          <a:ln>
                            <a:noFill/>
                          </a:ln>
                        </wps:spPr>
                        <wps:txbx>
                          <w:txbxContent>
                            <w:p w14:paraId="12EC2264" w14:textId="6618502E" w:rsidR="00A11140" w:rsidRDefault="00A11140" w:rsidP="006D50AD">
                              <w:pPr>
                                <w:pStyle w:val="Caption"/>
                              </w:pPr>
                              <w:bookmarkStart w:id="589" w:name="_Ref94197130"/>
                              <w:r>
                                <w:t xml:space="preserve">Figure </w:t>
                              </w:r>
                              <w:r>
                                <w:fldChar w:fldCharType="begin"/>
                              </w:r>
                              <w:r>
                                <w:instrText xml:space="preserve"> SEQ Figure \* ARABIC </w:instrText>
                              </w:r>
                              <w:r>
                                <w:fldChar w:fldCharType="separate"/>
                              </w:r>
                              <w:ins w:id="590" w:author="Stefanie Lane" w:date="2022-02-07T19:15:00Z">
                                <w:r>
                                  <w:rPr>
                                    <w:noProof/>
                                  </w:rPr>
                                  <w:t>3</w:t>
                                </w:r>
                              </w:ins>
                              <w:del w:id="591" w:author="Stefanie Lane" w:date="2022-02-07T19:15:00Z">
                                <w:r w:rsidDel="000D7921">
                                  <w:rPr>
                                    <w:noProof/>
                                  </w:rPr>
                                  <w:delText>4</w:delText>
                                </w:r>
                              </w:del>
                              <w:r>
                                <w:rPr>
                                  <w:noProof/>
                                </w:rPr>
                                <w:fldChar w:fldCharType="end"/>
                              </w:r>
                              <w:bookmarkEnd w:id="589"/>
                              <w:r>
                                <w:t>.</w:t>
                              </w:r>
                              <w:r w:rsidRPr="006D50AD">
                                <w:rPr>
                                  <w:i w:val="0"/>
                                  <w:iCs w:val="0"/>
                                  <w:color w:val="auto"/>
                                  <w:sz w:val="22"/>
                                  <w:szCs w:val="22"/>
                                </w:rPr>
                                <w:t xml:space="preserve"> </w:t>
                              </w:r>
                              <w:r w:rsidRPr="006D50AD">
                                <w:t>Rank abundance clocks</w:t>
                              </w:r>
                              <w:ins w:id="592" w:author="Stefanie Lane" w:date="2022-02-07T21:41:00Z">
                                <w:r>
                                  <w:t xml:space="preserve"> visualize the changing abundance</w:t>
                                </w:r>
                              </w:ins>
                              <w:ins w:id="593" w:author="Stefanie Lane" w:date="2022-02-07T21:44:00Z">
                                <w:r>
                                  <w:t xml:space="preserve"> (y-axis values)</w:t>
                                </w:r>
                              </w:ins>
                              <w:ins w:id="594" w:author="Stefanie Lane" w:date="2022-02-07T21:41:00Z">
                                <w:r>
                                  <w:t xml:space="preserve"> of a given species from center of the plot (0) </w:t>
                                </w:r>
                              </w:ins>
                              <w:ins w:id="595" w:author="Stefanie Lane" w:date="2022-02-07T21:44:00Z">
                                <w:r>
                                  <w:t>along a</w:t>
                                </w:r>
                              </w:ins>
                              <w:ins w:id="596" w:author="Stefanie Lane" w:date="2022-02-07T21:42:00Z">
                                <w:r>
                                  <w:t xml:space="preserve"> radius extending from the center. </w:t>
                                </w:r>
                              </w:ins>
                              <w:ins w:id="597" w:author="Stefanie Lane" w:date="2022-02-07T21:43:00Z">
                                <w:r>
                                  <w:t xml:space="preserve">Oldest timepoints are in the 12 o’clock position, and observation timepoints proceed clockwise, ending at the 11:59 position. </w:t>
                                </w:r>
                              </w:ins>
                              <w:r w:rsidRPr="006D50AD">
                                <w:t xml:space="preserve"> </w:t>
                              </w:r>
                              <w:del w:id="598" w:author="Stefanie Lane" w:date="2022-02-07T21:43:00Z">
                                <w:r w:rsidRPr="006D50AD" w:rsidDel="008D148B">
                                  <w:delText xml:space="preserve">for each assemblage type show shift in dominant species over time. </w:delText>
                                </w:r>
                              </w:del>
                              <w:r>
                                <w:t xml:space="preserve">Clockwise from lower left: </w:t>
                              </w:r>
                            </w:p>
                            <w:p w14:paraId="3F78DFF2" w14:textId="5E394B05" w:rsidR="00A11140" w:rsidRPr="00A65C46" w:rsidRDefault="00A11140"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A11140" w:rsidRDefault="00A11140"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A11140" w:rsidRDefault="00A11140"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B854FF" id="Group 12" o:spid="_x0000_s1026" style="position:absolute;margin-left:.4pt;margin-top:20.05pt;width:506.25pt;height:501.5pt;z-index:251682816;mso-height-relative:margin" coordsize="64293,6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">
                <v:group id="Group 9" o:spid="_x0000_s1027" style="position:absolute;width:62357;height:53530" coordorigin="" coordsize="67107,5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619;top:190;width:29940;height:28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">
                    <v:imagedata r:id="rId22" o:title=""/>
                  </v:shape>
                  <v:shape id="Picture 2" o:spid="_x0000_s1029" type="#_x0000_t75" style="position:absolute;left:33838;width:33269;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">
                    <v:imagedata r:id="rId23" o:title=""/>
                  </v:shape>
                  <v:shape id="Picture 1" o:spid="_x0000_s1030" type="#_x0000_t75" style="position:absolute;top:31337;width:37678;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">
                    <v:imagedata r:id="rId24" o:title=""/>
                  </v:shape>
                </v:group>
                <v:shapetype id="_x0000_t202" coordsize="21600,21600" o:spt="202" path="m,l,21600r21600,l21600,xe">
                  <v:stroke joinstyle="miter"/>
                  <v:path gradientshapeok="t" o:connecttype="rect"/>
                </v:shapetype>
                <v:shape id="Text Box 10" o:spid="_x0000_s1031" type="#_x0000_t202" style="position:absolute;left:35528;top:27622;width:28765;height:36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2EC2264" w14:textId="6618502E" w:rsidR="00A11140" w:rsidRDefault="00A11140" w:rsidP="006D50AD">
                        <w:pPr>
                          <w:pStyle w:val="Caption"/>
                        </w:pPr>
                        <w:bookmarkStart w:id="599" w:name="_Ref94197130"/>
                        <w:r>
                          <w:t xml:space="preserve">Figure </w:t>
                        </w:r>
                        <w:r>
                          <w:fldChar w:fldCharType="begin"/>
                        </w:r>
                        <w:r>
                          <w:instrText xml:space="preserve"> SEQ Figure \* ARABIC </w:instrText>
                        </w:r>
                        <w:r>
                          <w:fldChar w:fldCharType="separate"/>
                        </w:r>
                        <w:ins w:id="600" w:author="Stefanie Lane" w:date="2022-02-07T19:15:00Z">
                          <w:r>
                            <w:rPr>
                              <w:noProof/>
                            </w:rPr>
                            <w:t>3</w:t>
                          </w:r>
                        </w:ins>
                        <w:del w:id="601" w:author="Stefanie Lane" w:date="2022-02-07T19:15:00Z">
                          <w:r w:rsidDel="000D7921">
                            <w:rPr>
                              <w:noProof/>
                            </w:rPr>
                            <w:delText>4</w:delText>
                          </w:r>
                        </w:del>
                        <w:r>
                          <w:rPr>
                            <w:noProof/>
                          </w:rPr>
                          <w:fldChar w:fldCharType="end"/>
                        </w:r>
                        <w:bookmarkEnd w:id="599"/>
                        <w:r>
                          <w:t>.</w:t>
                        </w:r>
                        <w:r w:rsidRPr="006D50AD">
                          <w:rPr>
                            <w:i w:val="0"/>
                            <w:iCs w:val="0"/>
                            <w:color w:val="auto"/>
                            <w:sz w:val="22"/>
                            <w:szCs w:val="22"/>
                          </w:rPr>
                          <w:t xml:space="preserve"> </w:t>
                        </w:r>
                        <w:r w:rsidRPr="006D50AD">
                          <w:t>Rank abundance clocks</w:t>
                        </w:r>
                        <w:ins w:id="602" w:author="Stefanie Lane" w:date="2022-02-07T21:41:00Z">
                          <w:r>
                            <w:t xml:space="preserve"> visualize the changing abundance</w:t>
                          </w:r>
                        </w:ins>
                        <w:ins w:id="603" w:author="Stefanie Lane" w:date="2022-02-07T21:44:00Z">
                          <w:r>
                            <w:t xml:space="preserve"> (y-axis values)</w:t>
                          </w:r>
                        </w:ins>
                        <w:ins w:id="604" w:author="Stefanie Lane" w:date="2022-02-07T21:41:00Z">
                          <w:r>
                            <w:t xml:space="preserve"> of a given species from center of the plot (0) </w:t>
                          </w:r>
                        </w:ins>
                        <w:ins w:id="605" w:author="Stefanie Lane" w:date="2022-02-07T21:44:00Z">
                          <w:r>
                            <w:t>along a</w:t>
                          </w:r>
                        </w:ins>
                        <w:ins w:id="606" w:author="Stefanie Lane" w:date="2022-02-07T21:42:00Z">
                          <w:r>
                            <w:t xml:space="preserve"> radius extending from the center. </w:t>
                          </w:r>
                        </w:ins>
                        <w:ins w:id="607" w:author="Stefanie Lane" w:date="2022-02-07T21:43:00Z">
                          <w:r>
                            <w:t xml:space="preserve">Oldest timepoints are in the 12 o’clock position, and observation timepoints proceed clockwise, ending at the 11:59 position. </w:t>
                          </w:r>
                        </w:ins>
                        <w:r w:rsidRPr="006D50AD">
                          <w:t xml:space="preserve"> </w:t>
                        </w:r>
                        <w:del w:id="608" w:author="Stefanie Lane" w:date="2022-02-07T21:43:00Z">
                          <w:r w:rsidRPr="006D50AD" w:rsidDel="008D148B">
                            <w:delText xml:space="preserve">for each assemblage type show shift in dominant species over time. </w:delText>
                          </w:r>
                        </w:del>
                        <w:r>
                          <w:t xml:space="preserve">Clockwise from lower left: </w:t>
                        </w:r>
                      </w:p>
                      <w:p w14:paraId="3F78DFF2" w14:textId="5E394B05" w:rsidR="00A11140" w:rsidRPr="00A65C46" w:rsidRDefault="00A11140"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A11140" w:rsidRDefault="00A11140"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A11140" w:rsidRDefault="00A11140"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v:textbox>
                </v:shape>
                <w10:wrap type="square"/>
              </v:group>
            </w:pict>
          </mc:Fallback>
        </mc:AlternateContent>
      </w:r>
      <w:r w:rsidR="000D0EFF">
        <w:rPr>
          <w:rStyle w:val="CommentReference"/>
        </w:rPr>
        <w:commentReference w:id="609"/>
      </w:r>
    </w:p>
    <w:p w14:paraId="13DD43C5" w14:textId="6E771163" w:rsidR="00B112D7" w:rsidRDefault="00B112D7" w:rsidP="00D81CB7"/>
    <w:p w14:paraId="0896A70D" w14:textId="77777777" w:rsidR="00183E18" w:rsidRDefault="00183E18">
      <w:pPr>
        <w:rPr>
          <w:ins w:id="610" w:author="Stefanie Lane" w:date="2022-02-07T19:18:00Z"/>
          <w:rFonts w:asciiTheme="majorHAnsi" w:eastAsiaTheme="majorEastAsia" w:hAnsiTheme="majorHAnsi" w:cstheme="majorBidi"/>
          <w:color w:val="2F5496" w:themeColor="accent1" w:themeShade="BF"/>
          <w:sz w:val="32"/>
          <w:szCs w:val="32"/>
        </w:rPr>
      </w:pPr>
      <w:ins w:id="611" w:author="Stefanie Lane" w:date="2022-02-07T19:18:00Z">
        <w:r>
          <w:br w:type="page"/>
        </w:r>
      </w:ins>
    </w:p>
    <w:p w14:paraId="36087870" w14:textId="25855EE8" w:rsidR="00D81CB7" w:rsidRDefault="00D81CB7" w:rsidP="00D81CB7">
      <w:pPr>
        <w:pStyle w:val="Heading1"/>
      </w:pPr>
      <w:r>
        <w:lastRenderedPageBreak/>
        <w:t>Discussion</w:t>
      </w:r>
    </w:p>
    <w:p w14:paraId="2BDA0631" w14:textId="6722ABE3" w:rsidR="0099288F" w:rsidDel="005A45E0" w:rsidRDefault="003A3518">
      <w:pPr>
        <w:rPr>
          <w:del w:id="612" w:author="Stefanie Lane" w:date="2022-02-07T19:19:00Z"/>
        </w:rPr>
        <w:pPrChange w:id="613" w:author="Stefanie Lane" w:date="2022-02-07T19:20:00Z">
          <w:pPr>
            <w:pStyle w:val="ListParagraph"/>
            <w:numPr>
              <w:numId w:val="11"/>
            </w:numPr>
            <w:ind w:hanging="360"/>
          </w:pPr>
        </w:pPrChange>
      </w:pPr>
      <w:ins w:id="614" w:author="Stefanie Lane" w:date="2022-02-07T19:33:00Z">
        <w:r>
          <w:tab/>
        </w:r>
      </w:ins>
      <w:del w:id="615" w:author="Stefanie Lane" w:date="2022-02-07T19:19:00Z">
        <w:r w:rsidR="0099288F" w:rsidDel="005A45E0">
          <w:delText>Answer the questions</w:delText>
        </w:r>
      </w:del>
    </w:p>
    <w:p w14:paraId="414A00AA" w14:textId="1ACA390E" w:rsidR="00DE3CCB" w:rsidDel="005A45E0" w:rsidRDefault="00291286">
      <w:pPr>
        <w:rPr>
          <w:del w:id="616" w:author="Stefanie Lane" w:date="2022-02-07T19:19:00Z"/>
        </w:rPr>
        <w:pPrChange w:id="617" w:author="Stefanie Lane" w:date="2022-02-07T19:20:00Z">
          <w:pPr>
            <w:pStyle w:val="ListParagraph"/>
            <w:numPr>
              <w:numId w:val="14"/>
            </w:numPr>
            <w:ind w:left="1080" w:hanging="360"/>
          </w:pPr>
        </w:pPrChange>
      </w:pPr>
      <w:del w:id="618" w:author="Stefanie Lane" w:date="2022-02-07T19:19:00Z">
        <w:r w:rsidDel="005A45E0">
          <w:delText>The three main assemblages have consistently been defined by the same species over the past 40 years</w:delText>
        </w:r>
        <w:r w:rsidR="00061706" w:rsidDel="005A45E0">
          <w:delText>, supporting my expectation that assemblage-defining species should not change</w:delText>
        </w:r>
        <w:r w:rsidDel="005A45E0">
          <w:delText xml:space="preserve"> in the absence of significant environmental disturbance</w:delText>
        </w:r>
        <w:r w:rsidR="00061706" w:rsidDel="005A45E0">
          <w:delText>.</w:delText>
        </w:r>
      </w:del>
    </w:p>
    <w:p w14:paraId="27BEA2A0" w14:textId="3C827D59" w:rsidR="005A45E0" w:rsidRDefault="005A45E0">
      <w:pPr>
        <w:rPr>
          <w:ins w:id="619" w:author="Stefanie Lane" w:date="2022-02-07T19:19:00Z"/>
        </w:rPr>
        <w:pPrChange w:id="620" w:author="Stefanie Lane" w:date="2022-02-07T19:22:00Z">
          <w:pPr>
            <w:pStyle w:val="ListParagraph"/>
            <w:numPr>
              <w:numId w:val="14"/>
            </w:numPr>
            <w:ind w:left="1080" w:hanging="360"/>
          </w:pPr>
        </w:pPrChange>
      </w:pPr>
      <w:ins w:id="621" w:author="Stefanie Lane" w:date="2022-02-07T19:20:00Z">
        <w:r>
          <w:t xml:space="preserve">In this study I </w:t>
        </w:r>
        <w:r w:rsidR="00C03394">
          <w:t>wanted to identify whether assemblages may be characterized by the same dominant species over time</w:t>
        </w:r>
      </w:ins>
      <w:ins w:id="622" w:author="Stefanie Lane" w:date="2022-02-07T19:21:00Z">
        <w:r w:rsidR="00C03394">
          <w:t xml:space="preserve">, whether species abundance was stable within and between assemblage types, and </w:t>
        </w:r>
        <w:r w:rsidR="00F22952">
          <w:t>whether turnover may be driven by increasing invasive species abundance</w:t>
        </w:r>
      </w:ins>
      <w:ins w:id="623" w:author="Stefanie Lane" w:date="2022-02-07T21:02:00Z">
        <w:r w:rsidR="002C3C8D">
          <w:t>.</w:t>
        </w:r>
      </w:ins>
      <w:ins w:id="624" w:author="Stefanie Lane" w:date="2022-02-07T19:33:00Z">
        <w:r w:rsidR="003A3518">
          <w:t xml:space="preserve"> </w:t>
        </w:r>
      </w:ins>
      <w:ins w:id="625" w:author="Stefanie Lane" w:date="2022-02-07T19:22:00Z">
        <w:r w:rsidR="00F22952">
          <w:t>I found t</w:t>
        </w:r>
      </w:ins>
      <w:ins w:id="626" w:author="Stefanie Lane" w:date="2022-02-07T19:19:00Z">
        <w:r>
          <w:t xml:space="preserve">he three main assemblages have consistently been defined by the same species over the past 40 years, supporting my expectation that </w:t>
        </w:r>
      </w:ins>
      <w:ins w:id="627" w:author="Stefanie Lane" w:date="2022-02-07T21:02:00Z">
        <w:r w:rsidR="004215E5">
          <w:t>these characteristic</w:t>
        </w:r>
      </w:ins>
      <w:ins w:id="628" w:author="Stefanie Lane" w:date="2022-02-07T19:19:00Z">
        <w:r>
          <w:t xml:space="preserve"> species should not change in the absence of significant environmental disturbance.</w:t>
        </w:r>
      </w:ins>
    </w:p>
    <w:p w14:paraId="0B9EBBBA" w14:textId="425E0BF8" w:rsidR="00DE3CCB" w:rsidDel="008F096E" w:rsidRDefault="00061706">
      <w:pPr>
        <w:ind w:firstLine="720"/>
        <w:rPr>
          <w:del w:id="629" w:author="Stefanie Lane" w:date="2022-02-07T19:23:00Z"/>
        </w:rPr>
        <w:pPrChange w:id="630" w:author="Stefanie Lane" w:date="2022-02-07T19:33:00Z">
          <w:pPr>
            <w:pStyle w:val="ListParagraph"/>
            <w:numPr>
              <w:numId w:val="14"/>
            </w:numPr>
            <w:ind w:left="1080" w:hanging="360"/>
          </w:pPr>
        </w:pPrChange>
      </w:pPr>
      <w:del w:id="631" w:author="Stefanie Lane" w:date="2022-02-07T19:22:00Z">
        <w:r w:rsidDel="00F22952">
          <w:delText xml:space="preserve">Diversity </w:delText>
        </w:r>
      </w:del>
      <w:ins w:id="632" w:author="Stefanie Lane" w:date="2022-02-07T19:22:00Z">
        <w:r w:rsidR="00F22952">
          <w:t xml:space="preserve">Species abundance </w:t>
        </w:r>
      </w:ins>
      <w:r w:rsidR="009A70CC">
        <w:t>was</w:t>
      </w:r>
      <w:ins w:id="633" w:author="Stefanie Lane" w:date="2022-02-07T19:25:00Z">
        <w:r w:rsidR="00D95CDE">
          <w:t xml:space="preserve"> most</w:t>
        </w:r>
      </w:ins>
      <w:r w:rsidR="009A70CC">
        <w:t xml:space="preserve"> stable in the Bogbean and Sedge assemblages, but not in the Fescue assemblage. Contrary to my expectation, the average community-wide stability was not greater than each assemblage individually.</w:t>
      </w:r>
      <w:r w:rsidR="00DE3CCB">
        <w:t xml:space="preserve"> </w:t>
      </w:r>
    </w:p>
    <w:p w14:paraId="24A8B48C" w14:textId="3409921B" w:rsidR="00191909" w:rsidDel="0043333B" w:rsidRDefault="009F2497">
      <w:pPr>
        <w:ind w:firstLine="720"/>
        <w:rPr>
          <w:del w:id="634" w:author="Stefanie Lane" w:date="2022-02-07T19:29:00Z"/>
        </w:rPr>
        <w:pPrChange w:id="635" w:author="Stefanie Lane" w:date="2022-02-07T19:33:00Z">
          <w:pPr>
            <w:pStyle w:val="ListParagraph"/>
            <w:numPr>
              <w:ilvl w:val="1"/>
              <w:numId w:val="14"/>
            </w:numPr>
            <w:ind w:left="1800" w:hanging="360"/>
          </w:pPr>
        </w:pPrChange>
      </w:pPr>
      <w:r>
        <w:t>Instability of Fescue assemblage points to potential loss of resilience, and</w:t>
      </w:r>
      <w:del w:id="636" w:author="Stefanie Lane" w:date="2022-02-07T19:26:00Z">
        <w:r w:rsidDel="00F37EF3">
          <w:delText xml:space="preserve"> ‘weak point’ in overall community resistance to change. </w:delText>
        </w:r>
      </w:del>
      <w:del w:id="637" w:author="Stefanie Lane" w:date="2022-02-07T19:23:00Z">
        <w:r w:rsidR="00D8669D" w:rsidDel="00843FAB">
          <w:delText xml:space="preserve">Least stable </w:delText>
        </w:r>
        <w:r w:rsidR="000425A4" w:rsidDel="00843FAB">
          <w:delText>communities</w:delText>
        </w:r>
      </w:del>
      <w:r w:rsidR="00D8669D">
        <w:t xml:space="preserve"> may be most prone to invasion</w:t>
      </w:r>
      <w:ins w:id="638" w:author="Stefanie Lane" w:date="2022-02-07T19:23:00Z">
        <w:r w:rsidR="00843FAB">
          <w:t xml:space="preserve">. </w:t>
        </w:r>
      </w:ins>
      <w:del w:id="639" w:author="Stefanie Lane" w:date="2022-02-07T19:23:00Z">
        <w:r w:rsidR="00D8669D" w:rsidDel="00843FAB">
          <w:delText xml:space="preserve"> </w:delText>
        </w:r>
      </w:del>
    </w:p>
    <w:p w14:paraId="63CAD1F9" w14:textId="79903AA7" w:rsidR="005E629B" w:rsidRDefault="00843FAB">
      <w:pPr>
        <w:ind w:firstLine="720"/>
        <w:pPrChange w:id="640" w:author="Stefanie Lane" w:date="2022-02-07T19:33:00Z">
          <w:pPr>
            <w:pStyle w:val="ListParagraph"/>
            <w:numPr>
              <w:ilvl w:val="2"/>
              <w:numId w:val="14"/>
            </w:numPr>
            <w:ind w:left="2520" w:hanging="360"/>
          </w:pPr>
        </w:pPrChange>
      </w:pPr>
      <w:ins w:id="641" w:author="Stefanie Lane" w:date="2022-02-07T19:24:00Z">
        <w:r>
          <w:t>However,</w:t>
        </w:r>
      </w:ins>
      <w:ins w:id="642" w:author="Stefanie Lane" w:date="2022-02-07T19:27:00Z">
        <w:r w:rsidR="00F436E7">
          <w:t xml:space="preserve"> increased abundance of non-native species does not indicate instability. </w:t>
        </w:r>
      </w:ins>
      <w:del w:id="643" w:author="Stefanie Lane" w:date="2022-02-07T19:23:00Z">
        <w:r w:rsidR="00191909" w:rsidDel="008F096E">
          <w:delText>C</w:delText>
        </w:r>
        <w:r w:rsidR="000425A4" w:rsidDel="008F096E">
          <w:delText>larify</w:delText>
        </w:r>
        <w:r w:rsidR="00D8669D" w:rsidDel="008F096E">
          <w:delText>:</w:delText>
        </w:r>
        <w:r w:rsidR="000425A4" w:rsidDel="008F096E">
          <w:delText xml:space="preserve"> a</w:delText>
        </w:r>
      </w:del>
      <w:ins w:id="644" w:author="Stefanie Lane" w:date="2022-02-07T19:27:00Z">
        <w:r w:rsidR="00F436E7">
          <w:t>A</w:t>
        </w:r>
      </w:ins>
      <w:r w:rsidR="000425A4">
        <w:t>lthough</w:t>
      </w:r>
      <w:r w:rsidR="00D8669D">
        <w:t xml:space="preserve"> </w:t>
      </w:r>
      <w:ins w:id="645" w:author="Stefanie Lane" w:date="2022-02-07T19:27:00Z">
        <w:r w:rsidR="00F436E7">
          <w:t xml:space="preserve">the </w:t>
        </w:r>
      </w:ins>
      <w:r w:rsidR="00D8669D">
        <w:t xml:space="preserve">Bogbean assemblage </w:t>
      </w:r>
      <w:r w:rsidR="000425A4">
        <w:t xml:space="preserve">has a high abundance of non-native </w:t>
      </w:r>
      <w:r w:rsidR="000425A4" w:rsidRPr="0043333B">
        <w:rPr>
          <w:i/>
        </w:rPr>
        <w:t>Mentha aquatica</w:t>
      </w:r>
      <w:r w:rsidR="000425A4">
        <w:t xml:space="preserve"> cover, </w:t>
      </w:r>
      <w:ins w:id="646" w:author="Stefanie Lane" w:date="2022-02-07T19:27:00Z">
        <w:r w:rsidR="00F436E7">
          <w:t xml:space="preserve">it also had the highest stability. </w:t>
        </w:r>
      </w:ins>
      <w:del w:id="647" w:author="Stefanie Lane" w:date="2022-02-07T19:28:00Z">
        <w:r w:rsidR="000425A4" w:rsidDel="0043333B">
          <w:delText>t</w:delText>
        </w:r>
      </w:del>
      <w:ins w:id="648" w:author="Stefanie Lane" w:date="2022-02-07T19:28:00Z">
        <w:r w:rsidR="0043333B">
          <w:t>T</w:t>
        </w:r>
      </w:ins>
      <w:r w:rsidR="000425A4">
        <w:t xml:space="preserve">his may </w:t>
      </w:r>
      <w:del w:id="649" w:author="Stefanie Lane" w:date="2022-02-07T19:28:00Z">
        <w:r w:rsidR="000425A4" w:rsidDel="0043333B">
          <w:delText xml:space="preserve">not </w:delText>
        </w:r>
      </w:del>
      <w:r w:rsidR="000425A4">
        <w:t xml:space="preserve">indicate </w:t>
      </w:r>
      <w:del w:id="650" w:author="Stefanie Lane" w:date="2022-02-07T19:28:00Z">
        <w:r w:rsidR="000425A4" w:rsidDel="0043333B">
          <w:delText xml:space="preserve">the </w:delText>
        </w:r>
      </w:del>
      <w:ins w:id="651" w:author="Stefanie Lane" w:date="2022-02-07T19:28:00Z">
        <w:r w:rsidR="0043333B">
          <w:t xml:space="preserve">lower </w:t>
        </w:r>
      </w:ins>
      <w:r w:rsidR="000425A4">
        <w:t xml:space="preserve">potential for new </w:t>
      </w:r>
      <w:del w:id="652" w:author="Stefanie Lane" w:date="2022-02-07T19:28:00Z">
        <w:r w:rsidR="000425A4" w:rsidDel="0043333B">
          <w:delText xml:space="preserve">invasive </w:delText>
        </w:r>
      </w:del>
      <w:r w:rsidR="000425A4">
        <w:t>species to become established</w:t>
      </w:r>
      <w:ins w:id="653" w:author="Stefanie Lane" w:date="2022-02-07T19:28:00Z">
        <w:r w:rsidR="0043333B">
          <w:t xml:space="preserve"> due to </w:t>
        </w:r>
      </w:ins>
      <w:ins w:id="654" w:author="Stefanie Lane" w:date="2022-02-07T19:24:00Z">
        <w:r>
          <w:t>rhizomatous cover of</w:t>
        </w:r>
      </w:ins>
      <w:ins w:id="655" w:author="Stefanie Lane" w:date="2022-02-07T19:28:00Z">
        <w:r w:rsidR="0043333B">
          <w:t xml:space="preserve"> dominant species </w:t>
        </w:r>
        <w:r w:rsidR="0043333B" w:rsidRPr="0043333B">
          <w:rPr>
            <w:i/>
          </w:rPr>
          <w:t xml:space="preserve">Menyanthes trifoliata </w:t>
        </w:r>
        <w:r w:rsidR="0043333B">
          <w:t>and</w:t>
        </w:r>
      </w:ins>
      <w:ins w:id="656" w:author="Stefanie Lane" w:date="2022-02-07T19:24:00Z">
        <w:r>
          <w:t xml:space="preserve"> </w:t>
        </w:r>
        <w:r w:rsidRPr="0043333B">
          <w:rPr>
            <w:i/>
          </w:rPr>
          <w:t>Mentha aquatica</w:t>
        </w:r>
      </w:ins>
      <w:ins w:id="657" w:author="Stefanie Lane" w:date="2022-02-07T19:29:00Z">
        <w:r w:rsidR="0043333B">
          <w:t xml:space="preserve"> precluding </w:t>
        </w:r>
      </w:ins>
      <w:ins w:id="658" w:author="Stefanie Lane" w:date="2022-02-07T19:24:00Z">
        <w:r w:rsidR="00D95CDE">
          <w:t>establishment of new species.</w:t>
        </w:r>
      </w:ins>
      <w:del w:id="659" w:author="Stefanie Lane" w:date="2022-02-07T19:23:00Z">
        <w:r w:rsidR="000425A4" w:rsidDel="00843FAB">
          <w:delText xml:space="preserve">. </w:delText>
        </w:r>
      </w:del>
    </w:p>
    <w:p w14:paraId="24B43E06" w14:textId="6A97431E" w:rsidR="00EA13DD" w:rsidDel="00993730" w:rsidRDefault="00EA13DD">
      <w:pPr>
        <w:ind w:firstLine="720"/>
        <w:rPr>
          <w:del w:id="660" w:author="Stefanie Lane" w:date="2022-02-07T19:29:00Z"/>
        </w:rPr>
        <w:pPrChange w:id="661" w:author="Stefanie Lane" w:date="2022-02-07T19:33:00Z">
          <w:pPr>
            <w:pStyle w:val="ListParagraph"/>
            <w:numPr>
              <w:numId w:val="14"/>
            </w:numPr>
            <w:ind w:left="1080" w:hanging="360"/>
          </w:pPr>
        </w:pPrChange>
      </w:pPr>
      <w:r>
        <w:t>T</w:t>
      </w:r>
      <w:r w:rsidR="006F225A">
        <w:t>otal t</w:t>
      </w:r>
      <w:r>
        <w:t xml:space="preserve">urnover was higher in 2019 than 1999, </w:t>
      </w:r>
      <w:r w:rsidR="006F225A">
        <w:t xml:space="preserve">and only the Sedge assemblage gained more species in 2019 than in 1999. </w:t>
      </w:r>
      <w:r>
        <w:t xml:space="preserve"> </w:t>
      </w:r>
    </w:p>
    <w:p w14:paraId="1E024910" w14:textId="39E07E9B" w:rsidR="00EA13DD" w:rsidDel="00993730" w:rsidRDefault="00EA13DD">
      <w:pPr>
        <w:ind w:firstLine="720"/>
        <w:rPr>
          <w:del w:id="662" w:author="Stefanie Lane" w:date="2022-02-07T19:29:00Z"/>
        </w:rPr>
        <w:pPrChange w:id="663" w:author="Stefanie Lane" w:date="2022-02-07T19:33:00Z">
          <w:pPr>
            <w:pStyle w:val="ListParagraph"/>
            <w:numPr>
              <w:ilvl w:val="1"/>
              <w:numId w:val="14"/>
            </w:numPr>
            <w:ind w:left="1800" w:hanging="360"/>
          </w:pPr>
        </w:pPrChange>
      </w:pPr>
      <w:r>
        <w:t>However, greater rates of species lost are concerning for total biodiversity of the habitat.</w:t>
      </w:r>
      <w:ins w:id="664" w:author="Stefanie Lane" w:date="2022-02-07T19:29:00Z">
        <w:r w:rsidR="00993730">
          <w:t xml:space="preserve"> </w:t>
        </w:r>
      </w:ins>
    </w:p>
    <w:p w14:paraId="3A0A0FE0" w14:textId="317A6B04" w:rsidR="005D63D3" w:rsidDel="00993730" w:rsidRDefault="00993730">
      <w:pPr>
        <w:ind w:firstLine="720"/>
        <w:rPr>
          <w:del w:id="665" w:author="Stefanie Lane" w:date="2022-02-07T19:29:00Z"/>
        </w:rPr>
        <w:pPrChange w:id="666" w:author="Stefanie Lane" w:date="2022-02-07T19:33:00Z">
          <w:pPr>
            <w:pStyle w:val="ListParagraph"/>
            <w:numPr>
              <w:numId w:val="14"/>
            </w:numPr>
            <w:ind w:left="1080" w:hanging="360"/>
          </w:pPr>
        </w:pPrChange>
      </w:pPr>
      <w:ins w:id="667" w:author="Stefanie Lane" w:date="2022-02-07T19:29:00Z">
        <w:r>
          <w:t xml:space="preserve">This is especially evident by </w:t>
        </w:r>
      </w:ins>
      <w:del w:id="668" w:author="Stefanie Lane" w:date="2022-02-07T19:29:00Z">
        <w:r w:rsidR="00232AF1" w:rsidDel="00993730">
          <w:delText>E</w:delText>
        </w:r>
      </w:del>
      <w:ins w:id="669" w:author="Stefanie Lane" w:date="2022-02-07T19:29:00Z">
        <w:r>
          <w:t>e</w:t>
        </w:r>
      </w:ins>
      <w:r w:rsidR="00232AF1">
        <w:t xml:space="preserve">ncroachment of invasive species </w:t>
      </w:r>
      <w:del w:id="670" w:author="Stefanie Lane" w:date="2022-02-07T19:29:00Z">
        <w:r w:rsidR="00232AF1" w:rsidDel="00993730">
          <w:delText xml:space="preserve">dominance is most evident </w:delText>
        </w:r>
      </w:del>
      <w:r w:rsidR="00232AF1">
        <w:t>in the Fescue and Bogbean assemblages</w:t>
      </w:r>
      <w:r w:rsidR="009A68C5">
        <w:t>.</w:t>
      </w:r>
      <w:ins w:id="671" w:author="Stefanie Lane" w:date="2022-02-07T19:30:00Z">
        <w:r>
          <w:t xml:space="preserve"> </w:t>
        </w:r>
      </w:ins>
    </w:p>
    <w:p w14:paraId="51F3EDD1" w14:textId="6A35DF89" w:rsidR="00232AF1" w:rsidDel="00993730" w:rsidRDefault="00232AF1">
      <w:pPr>
        <w:ind w:firstLine="720"/>
        <w:rPr>
          <w:del w:id="672" w:author="Stefanie Lane" w:date="2022-02-07T19:30:00Z"/>
        </w:rPr>
        <w:pPrChange w:id="673" w:author="Stefanie Lane" w:date="2022-02-07T19:33:00Z">
          <w:pPr>
            <w:pStyle w:val="ListParagraph"/>
            <w:numPr>
              <w:ilvl w:val="1"/>
              <w:numId w:val="14"/>
            </w:numPr>
            <w:ind w:left="1800" w:hanging="360"/>
          </w:pPr>
        </w:pPrChange>
      </w:pPr>
      <w:r>
        <w:t xml:space="preserve">The Fescue assemblage has historically been defined by a non-native species, however abundance of </w:t>
      </w:r>
      <w:r w:rsidRPr="00993730">
        <w:rPr>
          <w:i/>
        </w:rPr>
        <w:t xml:space="preserve">Festuca arundinaceae </w:t>
      </w:r>
      <w:r>
        <w:t xml:space="preserve">is being overtaken by </w:t>
      </w:r>
      <w:r w:rsidRPr="00993730">
        <w:rPr>
          <w:i/>
        </w:rPr>
        <w:t>Phalaris arundinaceae</w:t>
      </w:r>
      <w:r>
        <w:t xml:space="preserve">, or reed canary grass (RCG). </w:t>
      </w:r>
      <w:ins w:id="674" w:author="Stefanie Lane" w:date="2022-02-07T19:30:00Z">
        <w:r w:rsidR="00993730">
          <w:t xml:space="preserve">This presents a </w:t>
        </w:r>
      </w:ins>
    </w:p>
    <w:p w14:paraId="49BCC8E2" w14:textId="05628202" w:rsidR="00232AF1" w:rsidDel="00A812C3" w:rsidRDefault="00232AF1">
      <w:pPr>
        <w:ind w:firstLine="720"/>
        <w:rPr>
          <w:del w:id="675" w:author="Stefanie Lane" w:date="2022-02-07T19:30:00Z"/>
        </w:rPr>
        <w:pPrChange w:id="676" w:author="Stefanie Lane" w:date="2022-02-07T19:33:00Z">
          <w:pPr>
            <w:pStyle w:val="ListParagraph"/>
            <w:numPr>
              <w:ilvl w:val="2"/>
              <w:numId w:val="14"/>
            </w:numPr>
            <w:ind w:left="2520" w:hanging="360"/>
          </w:pPr>
        </w:pPrChange>
      </w:pPr>
      <w:del w:id="677" w:author="Stefanie Lane" w:date="2022-02-07T19:30:00Z">
        <w:r w:rsidDel="00993730">
          <w:delText>M</w:delText>
        </w:r>
      </w:del>
      <w:ins w:id="678" w:author="Stefanie Lane" w:date="2022-02-07T19:30:00Z">
        <w:r w:rsidR="00993730">
          <w:t>m</w:t>
        </w:r>
      </w:ins>
      <w:r>
        <w:t>anagement concern</w:t>
      </w:r>
      <w:del w:id="679" w:author="Stefanie Lane" w:date="2022-02-07T19:30:00Z">
        <w:r w:rsidDel="00993730">
          <w:delText>s</w:delText>
        </w:r>
      </w:del>
      <w:ins w:id="680" w:author="Stefanie Lane" w:date="2022-02-07T19:30:00Z">
        <w:r w:rsidR="00993730">
          <w:t xml:space="preserve"> for </w:t>
        </w:r>
        <w:r w:rsidR="00A812C3">
          <w:t>Ladner Marsh</w:t>
        </w:r>
      </w:ins>
      <w:del w:id="681" w:author="Stefanie Lane" w:date="2022-02-07T19:30:00Z">
        <w:r w:rsidDel="00A812C3">
          <w:delText xml:space="preserve"> for RCG</w:delText>
        </w:r>
      </w:del>
      <w:r>
        <w:t xml:space="preserve">, as </w:t>
      </w:r>
      <w:del w:id="682" w:author="Stefanie Lane" w:date="2022-02-07T19:30:00Z">
        <w:r w:rsidDel="00A812C3">
          <w:delText xml:space="preserve">this </w:delText>
        </w:r>
      </w:del>
      <w:ins w:id="683" w:author="Stefanie Lane" w:date="2022-02-07T19:30:00Z">
        <w:r w:rsidR="00A812C3">
          <w:t xml:space="preserve">RCG </w:t>
        </w:r>
      </w:ins>
      <w:r>
        <w:t xml:space="preserve">can be a monoculture-forming species, </w:t>
      </w:r>
      <w:r w:rsidR="005D63D3">
        <w:t xml:space="preserve">further reducing species diversity within the community. </w:t>
      </w:r>
    </w:p>
    <w:p w14:paraId="0C82500A" w14:textId="113670CA" w:rsidR="005D63D3" w:rsidDel="003A3518" w:rsidRDefault="005D63D3">
      <w:pPr>
        <w:ind w:firstLine="720"/>
        <w:rPr>
          <w:del w:id="684" w:author="Stefanie Lane" w:date="2022-02-07T19:32:00Z"/>
        </w:rPr>
        <w:pPrChange w:id="685" w:author="Stefanie Lane" w:date="2022-02-07T19:33:00Z">
          <w:pPr>
            <w:pStyle w:val="ListParagraph"/>
            <w:numPr>
              <w:ilvl w:val="1"/>
              <w:numId w:val="14"/>
            </w:numPr>
            <w:ind w:left="1800" w:hanging="360"/>
          </w:pPr>
        </w:pPrChange>
      </w:pPr>
      <w:r>
        <w:t xml:space="preserve">Similarly, the Bogbean assemblage is increasingly dominated by non-native </w:t>
      </w:r>
      <w:r>
        <w:rPr>
          <w:i/>
        </w:rPr>
        <w:t>Mentha aquatica</w:t>
      </w:r>
      <w:r>
        <w:t xml:space="preserve">. While this may have some pollinator value, its </w:t>
      </w:r>
      <w:r w:rsidR="005E629B">
        <w:t xml:space="preserve">vigorous </w:t>
      </w:r>
      <w:r>
        <w:t xml:space="preserve">rhizomatous spreading habit and dense canopy may </w:t>
      </w:r>
      <w:r w:rsidR="005E629B">
        <w:t xml:space="preserve">be driving the decline of other native species. </w:t>
      </w:r>
      <w:ins w:id="686" w:author="Stefanie Lane" w:date="2022-02-07T19:32:00Z">
        <w:r w:rsidR="00827EE2">
          <w:t>Higher t</w:t>
        </w:r>
        <w:commentRangeStart w:id="687"/>
        <w:r w:rsidR="00827EE2">
          <w:t>urnover</w:t>
        </w:r>
        <w:commentRangeEnd w:id="687"/>
        <w:r w:rsidR="00827EE2">
          <w:rPr>
            <w:rStyle w:val="CommentReference"/>
          </w:rPr>
          <w:commentReference w:id="687"/>
        </w:r>
        <w:r w:rsidR="00827EE2">
          <w:t xml:space="preserve">, especially greater rates of species disappearance since 1999, indicates loss of biodiversity, which may indicate loss of functional traits and greater susceptibility to invasive species (Tilman, 1999).  </w:t>
        </w:r>
      </w:ins>
    </w:p>
    <w:p w14:paraId="05C4F2F5" w14:textId="04EFCAAE" w:rsidR="00717B42" w:rsidDel="00A812C3" w:rsidRDefault="00717B42">
      <w:pPr>
        <w:pStyle w:val="ListParagraph"/>
        <w:numPr>
          <w:ilvl w:val="2"/>
          <w:numId w:val="14"/>
        </w:numPr>
        <w:ind w:left="0" w:firstLine="720"/>
        <w:rPr>
          <w:del w:id="688" w:author="Stefanie Lane" w:date="2022-02-07T19:30:00Z"/>
        </w:rPr>
        <w:pPrChange w:id="689" w:author="Stefanie Lane" w:date="2022-02-07T19:33:00Z">
          <w:pPr>
            <w:pStyle w:val="ListParagraph"/>
            <w:numPr>
              <w:ilvl w:val="2"/>
              <w:numId w:val="14"/>
            </w:numPr>
            <w:ind w:left="2520" w:hanging="360"/>
          </w:pPr>
        </w:pPrChange>
      </w:pPr>
      <w:del w:id="690" w:author="Stefanie Lane" w:date="2022-02-07T19:30:00Z">
        <w:r w:rsidDel="00A812C3">
          <w:delText xml:space="preserve">Despite this, stability of Bogbean assemblage was the greatest, with </w:delText>
        </w:r>
      </w:del>
    </w:p>
    <w:p w14:paraId="2391BADD" w14:textId="2E3081BB" w:rsidR="009A68C5" w:rsidDel="003A3518" w:rsidRDefault="009A68C5">
      <w:pPr>
        <w:ind w:firstLine="720"/>
        <w:rPr>
          <w:del w:id="691" w:author="Stefanie Lane" w:date="2022-02-07T19:33:00Z"/>
        </w:rPr>
        <w:pPrChange w:id="692" w:author="Stefanie Lane" w:date="2022-02-07T19:33:00Z">
          <w:pPr>
            <w:pStyle w:val="ListParagraph"/>
            <w:numPr>
              <w:ilvl w:val="1"/>
              <w:numId w:val="14"/>
            </w:numPr>
            <w:ind w:left="1800" w:hanging="360"/>
          </w:pPr>
        </w:pPrChange>
      </w:pPr>
      <w:r>
        <w:t xml:space="preserve">Increasing abundance of non-native species, paired with cluster analysis showing greater similarity within plots of each assemblage, supports my expectation that </w:t>
      </w:r>
      <w:r w:rsidR="00853200">
        <w:t xml:space="preserve">homogenization of species composition is being driven by proliferation of non-native species. </w:t>
      </w:r>
    </w:p>
    <w:p w14:paraId="15EDA52C" w14:textId="77777777" w:rsidR="00853200" w:rsidRDefault="00853200">
      <w:pPr>
        <w:ind w:firstLine="720"/>
        <w:pPrChange w:id="693" w:author="Stefanie Lane" w:date="2022-02-07T19:33:00Z">
          <w:pPr/>
        </w:pPrChange>
      </w:pPr>
    </w:p>
    <w:p w14:paraId="712547C7" w14:textId="11802C26" w:rsidR="000D4503" w:rsidDel="00827EE2" w:rsidRDefault="003A3518">
      <w:pPr>
        <w:rPr>
          <w:del w:id="694" w:author="Stefanie Lane" w:date="2022-02-07T19:32:00Z"/>
        </w:rPr>
        <w:pPrChange w:id="695" w:author="Stefanie Lane" w:date="2022-02-07T19:32:00Z">
          <w:pPr>
            <w:pStyle w:val="ListParagraph"/>
            <w:numPr>
              <w:numId w:val="11"/>
            </w:numPr>
            <w:ind w:hanging="360"/>
          </w:pPr>
        </w:pPrChange>
      </w:pPr>
      <w:ins w:id="696" w:author="Stefanie Lane" w:date="2022-02-07T19:33:00Z">
        <w:r>
          <w:tab/>
        </w:r>
      </w:ins>
      <w:del w:id="697" w:author="Stefanie Lane" w:date="2022-02-07T19:32:00Z">
        <w:r w:rsidR="000D4503" w:rsidDel="00827EE2">
          <w:delText xml:space="preserve">What does this mean? </w:delText>
        </w:r>
      </w:del>
    </w:p>
    <w:p w14:paraId="627A8A12" w14:textId="685C6512" w:rsidR="0029101D" w:rsidDel="00827EE2" w:rsidRDefault="00E15E1A">
      <w:pPr>
        <w:rPr>
          <w:del w:id="698" w:author="Stefanie Lane" w:date="2022-02-07T19:32:00Z"/>
        </w:rPr>
        <w:pPrChange w:id="699" w:author="Stefanie Lane" w:date="2022-02-07T19:32:00Z">
          <w:pPr>
            <w:pStyle w:val="ListParagraph"/>
            <w:numPr>
              <w:numId w:val="16"/>
            </w:numPr>
            <w:ind w:left="1080" w:hanging="360"/>
          </w:pPr>
        </w:pPrChange>
      </w:pPr>
      <w:del w:id="700" w:author="Stefanie Lane" w:date="2022-02-07T19:32:00Z">
        <w:r w:rsidDel="00827EE2">
          <w:delText xml:space="preserve">What </w:delText>
        </w:r>
        <w:r w:rsidR="00E93886" w:rsidDel="00827EE2">
          <w:delText xml:space="preserve">broader </w:delText>
        </w:r>
        <w:r w:rsidDel="00827EE2">
          <w:delText>pattern</w:delText>
        </w:r>
        <w:r w:rsidR="00E93886" w:rsidDel="00827EE2">
          <w:delText xml:space="preserve"> of change</w:delText>
        </w:r>
        <w:r w:rsidDel="00827EE2">
          <w:delText xml:space="preserve"> has been </w:delText>
        </w:r>
        <w:r w:rsidR="00E93886" w:rsidDel="00827EE2">
          <w:delText>observed</w:delText>
        </w:r>
        <w:r w:rsidR="0029101D" w:rsidDel="00827EE2">
          <w:delText xml:space="preserve"> </w:delText>
        </w:r>
      </w:del>
    </w:p>
    <w:p w14:paraId="22914E2B" w14:textId="00C8157D" w:rsidR="00E47769" w:rsidDel="00827EE2" w:rsidRDefault="000F0FB8">
      <w:pPr>
        <w:rPr>
          <w:del w:id="701" w:author="Stefanie Lane" w:date="2022-02-07T19:32:00Z"/>
        </w:rPr>
        <w:pPrChange w:id="702" w:author="Stefanie Lane" w:date="2022-02-07T19:32:00Z">
          <w:pPr>
            <w:pStyle w:val="ListParagraph"/>
            <w:numPr>
              <w:ilvl w:val="1"/>
              <w:numId w:val="16"/>
            </w:numPr>
            <w:ind w:left="1800" w:hanging="360"/>
          </w:pPr>
        </w:pPrChange>
      </w:pPr>
      <w:commentRangeStart w:id="703"/>
      <w:del w:id="704" w:author="Stefanie Lane" w:date="2022-02-07T19:32:00Z">
        <w:r w:rsidDel="00827EE2">
          <w:delText>Turnover</w:delText>
        </w:r>
        <w:commentRangeEnd w:id="703"/>
        <w:r w:rsidR="00902E6D" w:rsidDel="00827EE2">
          <w:rPr>
            <w:rStyle w:val="CommentReference"/>
          </w:rPr>
          <w:commentReference w:id="703"/>
        </w:r>
        <w:r w:rsidDel="00827EE2">
          <w:delText xml:space="preserve">, especially </w:delText>
        </w:r>
        <w:r w:rsidR="007502B6" w:rsidDel="00827EE2">
          <w:delText>greater rates of species disappearance since 1999, indicates loss of biodiversity, which may indicate loss of functional traits</w:delText>
        </w:r>
      </w:del>
      <w:del w:id="705" w:author="Stefanie Lane" w:date="2022-02-07T19:31:00Z">
        <w:r w:rsidR="007502B6" w:rsidDel="00827EE2">
          <w:delText xml:space="preserve">. </w:delText>
        </w:r>
        <w:r w:rsidR="00E47769" w:rsidDel="00827EE2">
          <w:delText xml:space="preserve">See </w:delText>
        </w:r>
      </w:del>
      <w:del w:id="706" w:author="Stefanie Lane" w:date="2022-02-07T19:32:00Z">
        <w:r w:rsidR="00E47769" w:rsidDel="00827EE2">
          <w:delText>Tilman, 1999</w:delText>
        </w:r>
      </w:del>
      <w:del w:id="707" w:author="Stefanie Lane" w:date="2022-02-07T19:31:00Z">
        <w:r w:rsidR="00E47769" w:rsidDel="00827EE2">
          <w:delText xml:space="preserve">: “Composition is important because </w:delText>
        </w:r>
        <w:r w:rsidR="002B7F52" w:rsidDel="00827EE2">
          <w:delText xml:space="preserve">this drives differences in plant traits, </w:delText>
        </w:r>
        <w:r w:rsidR="00A55AFE" w:rsidDel="00827EE2">
          <w:delText xml:space="preserve">which </w:delText>
        </w:r>
        <w:r w:rsidR="001307AD" w:rsidDel="00827EE2">
          <w:delText>affect community traits like stability and invasibility.”</w:delText>
        </w:r>
      </w:del>
      <w:del w:id="708" w:author="Stefanie Lane" w:date="2022-02-07T19:32:00Z">
        <w:r w:rsidR="001307AD" w:rsidDel="00827EE2">
          <w:delText xml:space="preserve"> </w:delText>
        </w:r>
      </w:del>
    </w:p>
    <w:p w14:paraId="35CCE6ED" w14:textId="66AA84D9" w:rsidR="0029101D" w:rsidDel="003A3518" w:rsidRDefault="0029101D" w:rsidP="0029101D">
      <w:pPr>
        <w:pStyle w:val="ListParagraph"/>
        <w:numPr>
          <w:ilvl w:val="0"/>
          <w:numId w:val="16"/>
        </w:numPr>
        <w:rPr>
          <w:del w:id="709" w:author="Stefanie Lane" w:date="2022-02-07T19:32:00Z"/>
        </w:rPr>
      </w:pPr>
      <w:del w:id="710" w:author="Stefanie Lane" w:date="2022-02-07T19:32:00Z">
        <w:r w:rsidDel="003A3518">
          <w:delText>What does this mean for reference conditions?</w:delText>
        </w:r>
      </w:del>
    </w:p>
    <w:p w14:paraId="40F57EAD" w14:textId="5355B07E" w:rsidR="004313B8" w:rsidDel="00D1108B" w:rsidRDefault="00451D10">
      <w:pPr>
        <w:rPr>
          <w:del w:id="711" w:author="Stefanie Lane" w:date="2022-02-07T19:34:00Z"/>
        </w:rPr>
        <w:pPrChange w:id="712" w:author="Stefanie Lane" w:date="2022-02-07T19:32:00Z">
          <w:pPr>
            <w:pStyle w:val="ListParagraph"/>
            <w:numPr>
              <w:ilvl w:val="1"/>
              <w:numId w:val="16"/>
            </w:numPr>
            <w:ind w:left="1800" w:hanging="360"/>
          </w:pPr>
        </w:pPrChange>
      </w:pPr>
      <w:r>
        <w:t xml:space="preserve">Maintaining these transitional </w:t>
      </w:r>
      <w:ins w:id="713" w:author="Stefanie Lane" w:date="2022-02-07T19:32:00Z">
        <w:r w:rsidR="003A3518">
          <w:t xml:space="preserve">estuarine </w:t>
        </w:r>
      </w:ins>
      <w:r>
        <w:t xml:space="preserve">habitats </w:t>
      </w:r>
      <w:del w:id="714" w:author="Stefanie Lane" w:date="2022-02-07T19:33:00Z">
        <w:r w:rsidDel="003A3518">
          <w:delText xml:space="preserve">in estuaries </w:delText>
        </w:r>
      </w:del>
      <w:r>
        <w:t xml:space="preserve">is important for salmon population stability. Therefore, importance of </w:t>
      </w:r>
      <w:r w:rsidR="004313B8">
        <w:t>conservation and restoration</w:t>
      </w:r>
      <w:r w:rsidR="00140BDF">
        <w:t xml:space="preserve"> projects will lik</w:t>
      </w:r>
      <w:r>
        <w:t xml:space="preserve">ely increase as sea levels rise. Understanding </w:t>
      </w:r>
      <w:r w:rsidR="00715E10">
        <w:t>historical</w:t>
      </w:r>
      <w:ins w:id="715" w:author="Stefanie Lane" w:date="2022-02-07T19:33:00Z">
        <w:r w:rsidR="00D1108B">
          <w:t xml:space="preserve"> trends in</w:t>
        </w:r>
      </w:ins>
      <w:r>
        <w:t xml:space="preserve"> </w:t>
      </w:r>
      <w:r w:rsidR="00074139">
        <w:t xml:space="preserve">species composition and assemblage heterogeneity </w:t>
      </w:r>
      <w:r w:rsidR="00715E10">
        <w:t>is critical for defining measures of success</w:t>
      </w:r>
      <w:r w:rsidR="004313B8">
        <w:t xml:space="preserve"> in restoration projects,</w:t>
      </w:r>
      <w:r w:rsidR="00715E10">
        <w:t xml:space="preserve"> and for conserving ecological processes</w:t>
      </w:r>
      <w:r w:rsidR="004313B8">
        <w:t xml:space="preserve"> that have yet to be identified. </w:t>
      </w:r>
      <w:ins w:id="716" w:author="Stefanie Lane" w:date="2022-02-07T19:34:00Z">
        <w:r w:rsidR="00D1108B">
          <w:t xml:space="preserve">In the absence of </w:t>
        </w:r>
      </w:ins>
      <w:ins w:id="717" w:author="Stefanie Lane" w:date="2022-02-07T20:00:00Z">
        <w:r w:rsidR="009D132B">
          <w:t>ideal</w:t>
        </w:r>
      </w:ins>
      <w:ins w:id="718" w:author="Stefanie Lane" w:date="2022-02-07T19:34:00Z">
        <w:r w:rsidR="00FD41DF">
          <w:t xml:space="preserve"> reference conditions, </w:t>
        </w:r>
      </w:ins>
    </w:p>
    <w:p w14:paraId="705D3DB9" w14:textId="5779B200" w:rsidR="000C3F87" w:rsidDel="00FD41DF" w:rsidRDefault="004313B8">
      <w:pPr>
        <w:rPr>
          <w:del w:id="719" w:author="Stefanie Lane" w:date="2022-02-07T19:35:00Z"/>
        </w:rPr>
        <w:pPrChange w:id="720" w:author="Stefanie Lane" w:date="2022-02-07T19:36:00Z">
          <w:pPr>
            <w:pStyle w:val="ListParagraph"/>
            <w:numPr>
              <w:ilvl w:val="2"/>
              <w:numId w:val="16"/>
            </w:numPr>
            <w:ind w:left="2520" w:hanging="360"/>
          </w:pPr>
        </w:pPrChange>
      </w:pPr>
      <w:del w:id="721" w:author="Stefanie Lane" w:date="2022-02-07T19:34:00Z">
        <w:r w:rsidDel="00FD41DF">
          <w:delText>U</w:delText>
        </w:r>
      </w:del>
      <w:ins w:id="722" w:author="Stefanie Lane" w:date="2022-02-07T19:34:00Z">
        <w:r w:rsidR="00FD41DF">
          <w:t>u</w:t>
        </w:r>
      </w:ins>
      <w:r>
        <w:t>se of historical datasets</w:t>
      </w:r>
      <w:r w:rsidR="00623488">
        <w:t xml:space="preserve"> to define target conditions may be </w:t>
      </w:r>
      <w:del w:id="723" w:author="Stefanie Lane" w:date="2022-02-07T19:34:00Z">
        <w:r w:rsidR="00623488" w:rsidDel="00FD41DF">
          <w:delText>appropriate over</w:delText>
        </w:r>
      </w:del>
      <w:ins w:id="724" w:author="Stefanie Lane" w:date="2022-02-07T19:34:00Z">
        <w:r w:rsidR="00FD41DF">
          <w:t xml:space="preserve">used </w:t>
        </w:r>
      </w:ins>
      <w:ins w:id="725" w:author="Stefanie Lane" w:date="2022-02-07T19:35:00Z">
        <w:r w:rsidR="00FD41DF">
          <w:t>in place of or in addition to</w:t>
        </w:r>
      </w:ins>
      <w:r w:rsidR="00623488">
        <w:t xml:space="preserve"> current-day assessments of community composition</w:t>
      </w:r>
      <w:ins w:id="726" w:author="Stefanie Lane" w:date="2022-02-07T19:35:00Z">
        <w:r w:rsidR="00FD41DF">
          <w:t xml:space="preserve"> to determine ecologically meaningful benchmarks. </w:t>
        </w:r>
      </w:ins>
      <w:del w:id="727" w:author="Stefanie Lane" w:date="2022-02-07T19:35:00Z">
        <w:r w:rsidR="00623488" w:rsidDel="00FD41DF">
          <w:delText xml:space="preserve"> at ‘reference’ sites.</w:delText>
        </w:r>
        <w:r w:rsidR="00715E10" w:rsidDel="00FD41DF">
          <w:delText xml:space="preserve"> </w:delText>
        </w:r>
      </w:del>
      <w:ins w:id="728" w:author="Stefanie Lane" w:date="2022-02-07T19:36:00Z">
        <w:r w:rsidR="003F3E2D">
          <w:t>Using</w:t>
        </w:r>
      </w:ins>
      <w:ins w:id="729" w:author="Stefanie Lane" w:date="2022-02-07T19:35:00Z">
        <w:r w:rsidR="003F3E2D">
          <w:t xml:space="preserve"> </w:t>
        </w:r>
        <w:r w:rsidR="00FD41DF">
          <w:t>historical conditions</w:t>
        </w:r>
        <w:r w:rsidR="003F3E2D">
          <w:t xml:space="preserve"> can provide </w:t>
        </w:r>
      </w:ins>
      <w:ins w:id="730" w:author="Stefanie Lane" w:date="2022-02-07T19:36:00Z">
        <w:r w:rsidR="003F3E2D">
          <w:t xml:space="preserve">greater understanding of </w:t>
        </w:r>
      </w:ins>
    </w:p>
    <w:p w14:paraId="6AD16E34" w14:textId="23360A13" w:rsidR="00623488" w:rsidRDefault="00623488" w:rsidP="003F3E2D">
      <w:pPr>
        <w:rPr>
          <w:ins w:id="731" w:author="Stefanie Lane" w:date="2022-02-07T19:42:00Z"/>
        </w:rPr>
      </w:pPr>
      <w:del w:id="732" w:author="Stefanie Lane" w:date="2022-02-07T19:36:00Z">
        <w:r w:rsidDel="003F3E2D">
          <w:delText xml:space="preserve">Consideration must be given to </w:delText>
        </w:r>
      </w:del>
      <w:r>
        <w:t>species diversity with respect to functional redundancy, as th</w:t>
      </w:r>
      <w:r w:rsidR="00E60FB9">
        <w:t xml:space="preserve">ese community attributes relate to resistance to disturbance and resilience. </w:t>
      </w:r>
    </w:p>
    <w:p w14:paraId="6B2D3678" w14:textId="2814A078" w:rsidR="00B142F5" w:rsidRDefault="00B142F5">
      <w:pPr>
        <w:pStyle w:val="Heading2"/>
        <w:pPrChange w:id="733" w:author="Stefanie Lane" w:date="2022-02-07T19:42:00Z">
          <w:pPr>
            <w:pStyle w:val="ListParagraph"/>
            <w:numPr>
              <w:ilvl w:val="3"/>
              <w:numId w:val="16"/>
            </w:numPr>
            <w:ind w:left="3240" w:hanging="360"/>
          </w:pPr>
        </w:pPrChange>
      </w:pPr>
      <w:ins w:id="734" w:author="Stefanie Lane" w:date="2022-02-07T19:42:00Z">
        <w:r>
          <w:t>Study li</w:t>
        </w:r>
      </w:ins>
      <w:ins w:id="735" w:author="Stefanie Lane" w:date="2022-02-07T19:43:00Z">
        <w:r>
          <w:t>mitations</w:t>
        </w:r>
      </w:ins>
    </w:p>
    <w:p w14:paraId="65DA8B87" w14:textId="5836341C" w:rsidR="00C73D34" w:rsidDel="003F3E2D" w:rsidRDefault="00A11AF9">
      <w:pPr>
        <w:ind w:firstLine="720"/>
        <w:rPr>
          <w:del w:id="736" w:author="Stefanie Lane" w:date="2022-02-07T19:36:00Z"/>
        </w:rPr>
        <w:pPrChange w:id="737" w:author="Stefanie Lane" w:date="2022-02-07T19:40:00Z">
          <w:pPr>
            <w:pStyle w:val="ListParagraph"/>
            <w:numPr>
              <w:ilvl w:val="2"/>
              <w:numId w:val="16"/>
            </w:numPr>
            <w:ind w:left="2520" w:hanging="360"/>
          </w:pPr>
        </w:pPrChange>
      </w:pPr>
      <w:ins w:id="738" w:author="Stefanie Lane" w:date="2022-02-07T19:40:00Z">
        <w:r>
          <w:t>T</w:t>
        </w:r>
      </w:ins>
      <w:ins w:id="739" w:author="Stefanie Lane" w:date="2022-02-07T19:36:00Z">
        <w:r w:rsidR="00793D97">
          <w:t xml:space="preserve">hese data do </w:t>
        </w:r>
      </w:ins>
      <w:del w:id="740" w:author="Stefanie Lane" w:date="2022-02-07T19:36:00Z">
        <w:r w:rsidR="00A50052" w:rsidDel="003F3E2D">
          <w:delText>May d</w:delText>
        </w:r>
        <w:r w:rsidR="00C73D34" w:rsidDel="003F3E2D">
          <w:delText xml:space="preserve">iscuss </w:delText>
        </w:r>
        <w:commentRangeStart w:id="741"/>
        <w:r w:rsidR="00C73D34" w:rsidDel="003F3E2D">
          <w:delText>key native species lost</w:delText>
        </w:r>
        <w:commentRangeEnd w:id="741"/>
        <w:r w:rsidR="0029101D" w:rsidDel="003F3E2D">
          <w:rPr>
            <w:rStyle w:val="CommentReference"/>
          </w:rPr>
          <w:commentReference w:id="741"/>
        </w:r>
        <w:r w:rsidR="00C73D34" w:rsidDel="003F3E2D">
          <w:delText>, with particular attention to blue-listed species such as Henderson’s checkermallow (</w:delText>
        </w:r>
        <w:r w:rsidR="00C73D34" w:rsidRPr="00FD40DC" w:rsidDel="003F3E2D">
          <w:rPr>
            <w:i/>
          </w:rPr>
          <w:delText>Sidalcea hendersonii</w:delText>
        </w:r>
        <w:r w:rsidR="00C73D34" w:rsidDel="003F3E2D">
          <w:delText>, globally nearly exclusive to the lower Fraser River Estuary), and pointed rush (</w:delText>
        </w:r>
        <w:r w:rsidR="00C73D34" w:rsidRPr="00FD40DC" w:rsidDel="003F3E2D">
          <w:rPr>
            <w:i/>
          </w:rPr>
          <w:delText>Juncus oxymeris</w:delText>
        </w:r>
        <w:r w:rsidR="00C73D34" w:rsidDel="003F3E2D">
          <w:delText>, locally abundant but limited range within Fraser River Estuary)</w:delText>
        </w:r>
        <w:r w:rsidR="00995248" w:rsidDel="003F3E2D">
          <w:delText xml:space="preserve"> </w:delText>
        </w:r>
        <w:r w:rsidR="00995248" w:rsidRPr="00FD40DC" w:rsidDel="003F3E2D">
          <w:rPr>
            <w:rFonts w:ascii="Calibri" w:hAnsi="Calibri" w:cs="Calibri"/>
          </w:rPr>
          <w:delText>(Lomer, 2021)</w:delText>
        </w:r>
        <w:r w:rsidR="00C73D34" w:rsidDel="003F3E2D">
          <w:delText xml:space="preserve">. </w:delText>
        </w:r>
      </w:del>
    </w:p>
    <w:p w14:paraId="61802852" w14:textId="70EDBEE7" w:rsidR="000D4503" w:rsidDel="003F3E2D" w:rsidRDefault="000D4503">
      <w:pPr>
        <w:ind w:firstLine="720"/>
        <w:rPr>
          <w:del w:id="742" w:author="Stefanie Lane" w:date="2022-02-07T19:36:00Z"/>
        </w:rPr>
        <w:pPrChange w:id="743" w:author="Stefanie Lane" w:date="2022-02-07T19:40:00Z">
          <w:pPr/>
        </w:pPrChange>
      </w:pPr>
    </w:p>
    <w:p w14:paraId="74BD626A" w14:textId="6BC1A039" w:rsidR="00B24004" w:rsidDel="003F3E2D" w:rsidRDefault="00B24004">
      <w:pPr>
        <w:ind w:firstLine="720"/>
        <w:rPr>
          <w:del w:id="744" w:author="Stefanie Lane" w:date="2022-02-07T19:36:00Z"/>
        </w:rPr>
        <w:pPrChange w:id="745" w:author="Stefanie Lane" w:date="2022-02-07T19:40:00Z">
          <w:pPr>
            <w:pStyle w:val="ListParagraph"/>
            <w:numPr>
              <w:numId w:val="11"/>
            </w:numPr>
            <w:ind w:hanging="360"/>
          </w:pPr>
        </w:pPrChange>
      </w:pPr>
      <w:del w:id="746" w:author="Stefanie Lane" w:date="2022-02-07T19:36:00Z">
        <w:r w:rsidDel="003F3E2D">
          <w:delText xml:space="preserve">Discussion of inference limitations, and strengths of comparisons. </w:delText>
        </w:r>
      </w:del>
    </w:p>
    <w:p w14:paraId="126D8587" w14:textId="4F13D9C1" w:rsidR="00FD40DC" w:rsidDel="00A11AF9" w:rsidRDefault="00B24004">
      <w:pPr>
        <w:ind w:firstLine="720"/>
        <w:rPr>
          <w:del w:id="747" w:author="Stefanie Lane" w:date="2022-02-07T19:40:00Z"/>
          <w:moveTo w:id="748" w:author="Stefanie Lane" w:date="2022-02-07T19:39:00Z"/>
        </w:rPr>
        <w:pPrChange w:id="749" w:author="Stefanie Lane" w:date="2022-02-07T19:40:00Z">
          <w:pPr>
            <w:pStyle w:val="ListParagraph"/>
            <w:numPr>
              <w:ilvl w:val="2"/>
              <w:numId w:val="11"/>
            </w:numPr>
            <w:ind w:left="2160" w:hanging="180"/>
          </w:pPr>
        </w:pPrChange>
      </w:pPr>
      <w:del w:id="750" w:author="Stefanie Lane" w:date="2022-02-07T19:37:00Z">
        <w:r w:rsidDel="00793D97">
          <w:delText xml:space="preserve">Acknowledge transect relocation and sampling method likely alters results, however still </w:delText>
        </w:r>
      </w:del>
      <w:del w:id="751" w:author="Stefanie Lane" w:date="2022-02-07T19:40:00Z">
        <w:r w:rsidDel="00A11AF9">
          <w:delText xml:space="preserve">provides a ‘snapshot’ of marsh-wide conditions along a major tidal channel. </w:delText>
        </w:r>
      </w:del>
      <w:moveToRangeStart w:id="752" w:author="Stefanie Lane" w:date="2022-02-07T19:39:00Z" w:name="move95155189"/>
      <w:moveTo w:id="753" w:author="Stefanie Lane" w:date="2022-02-07T19:39:00Z">
        <w:del w:id="754" w:author="Stefanie Lane" w:date="2022-02-07T19:40:00Z">
          <w:r w:rsidR="00FD40DC" w:rsidDel="00A11AF9">
            <w:delText xml:space="preserve">Three timepoints does </w:delText>
          </w:r>
        </w:del>
        <w:r w:rsidR="00FD40DC">
          <w:t xml:space="preserve">not show variation in population dynamics over time, thus inferences of </w:t>
        </w:r>
        <w:del w:id="755" w:author="Stefanie Lane" w:date="2022-02-07T19:40:00Z">
          <w:r w:rsidR="00FD40DC" w:rsidDel="00A11AF9">
            <w:delText xml:space="preserve">species dominance or </w:delText>
          </w:r>
        </w:del>
      </w:moveTo>
      <w:ins w:id="756" w:author="Stefanie Lane" w:date="2022-02-07T19:39:00Z">
        <w:r w:rsidR="00A11AF9">
          <w:t>in</w:t>
        </w:r>
      </w:ins>
      <w:ins w:id="757" w:author="Stefanie Lane" w:date="2022-02-07T19:40:00Z">
        <w:r w:rsidR="00A11AF9">
          <w:t xml:space="preserve">terannual </w:t>
        </w:r>
      </w:ins>
      <w:moveTo w:id="758" w:author="Stefanie Lane" w:date="2022-02-07T19:39:00Z">
        <w:r w:rsidR="00FD40DC">
          <w:t xml:space="preserve">trends in species gained/lost cannot be explicitly made. However, this snapshot is useful for observing coarse patterns of species shifts, and can be used to refine future questions such as identifying which assemblages may have greater turnover variability. </w:t>
        </w:r>
      </w:moveTo>
    </w:p>
    <w:moveToRangeEnd w:id="752"/>
    <w:p w14:paraId="20757ECF" w14:textId="28C1D0E9" w:rsidR="00B24004" w:rsidDel="00076FA5" w:rsidRDefault="00793D97">
      <w:pPr>
        <w:ind w:firstLine="720"/>
        <w:rPr>
          <w:del w:id="759" w:author="Stefanie Lane" w:date="2022-02-07T19:38:00Z"/>
        </w:rPr>
        <w:pPrChange w:id="760" w:author="Stefanie Lane" w:date="2022-02-07T19:40:00Z">
          <w:pPr>
            <w:pStyle w:val="ListParagraph"/>
            <w:numPr>
              <w:ilvl w:val="1"/>
              <w:numId w:val="11"/>
            </w:numPr>
            <w:ind w:left="1440" w:hanging="360"/>
          </w:pPr>
        </w:pPrChange>
      </w:pPr>
      <w:ins w:id="761" w:author="Stefanie Lane" w:date="2022-02-07T19:37:00Z">
        <w:r>
          <w:t xml:space="preserve">Additionally, because permanent transects were not </w:t>
        </w:r>
        <w:r w:rsidR="00076FA5">
          <w:t xml:space="preserve">used, </w:t>
        </w:r>
        <w:r>
          <w:t>transect relocation and sampling method likely alters results</w:t>
        </w:r>
        <w:r w:rsidR="00076FA5">
          <w:t xml:space="preserve">. </w:t>
        </w:r>
      </w:ins>
    </w:p>
    <w:p w14:paraId="568EA03E" w14:textId="0858CE90" w:rsidR="00B24004" w:rsidRDefault="00B24004">
      <w:pPr>
        <w:ind w:firstLine="720"/>
        <w:rPr>
          <w:ins w:id="762" w:author="Stefanie Lane" w:date="2022-02-07T19:38:00Z"/>
        </w:rPr>
        <w:pPrChange w:id="763" w:author="Stefanie Lane" w:date="2022-02-07T19:40:00Z">
          <w:pPr/>
        </w:pPrChange>
      </w:pPr>
      <w:r>
        <w:t xml:space="preserve">Plots were subjectively placed based on perceived changes in species composition, or every 10 m when no change was discernable. This means that assemblages characterized by key species, such as the </w:t>
      </w:r>
      <w:commentRangeStart w:id="764"/>
      <w:r>
        <w:t xml:space="preserve">Fescue </w:t>
      </w:r>
      <w:commentRangeEnd w:id="764"/>
      <w:r w:rsidR="00076FA5">
        <w:rPr>
          <w:rStyle w:val="CommentReference"/>
        </w:rPr>
        <w:commentReference w:id="764"/>
      </w:r>
      <w:r>
        <w:t xml:space="preserve">group, should be proportionately represented in the data. If plots were laid strictly at the same distance along the tape (as was done in 1999), proportional representation of assemblages may be skewed depending on spatial shifts. </w:t>
      </w:r>
    </w:p>
    <w:p w14:paraId="51F9110D" w14:textId="01567443" w:rsidR="00FD40DC" w:rsidDel="00B142F5" w:rsidRDefault="00FD40DC">
      <w:pPr>
        <w:pStyle w:val="Heading2"/>
        <w:rPr>
          <w:del w:id="765" w:author="Stefanie Lane" w:date="2022-02-07T19:43:00Z"/>
        </w:rPr>
        <w:pPrChange w:id="766" w:author="Stefanie Lane" w:date="2022-02-07T19:43:00Z">
          <w:pPr>
            <w:pStyle w:val="ListParagraph"/>
            <w:numPr>
              <w:ilvl w:val="2"/>
              <w:numId w:val="11"/>
            </w:numPr>
            <w:ind w:left="2160" w:hanging="180"/>
          </w:pPr>
        </w:pPrChange>
      </w:pPr>
    </w:p>
    <w:p w14:paraId="2615BE4E" w14:textId="4A86C492" w:rsidR="00AA097D" w:rsidDel="00A11AF9" w:rsidRDefault="00D16117" w:rsidP="00D16117">
      <w:pPr>
        <w:pStyle w:val="ListParagraph"/>
        <w:numPr>
          <w:ilvl w:val="1"/>
          <w:numId w:val="11"/>
        </w:numPr>
        <w:rPr>
          <w:del w:id="767" w:author="Stefanie Lane" w:date="2022-02-07T19:40:00Z"/>
        </w:rPr>
      </w:pPr>
      <w:del w:id="768" w:author="Stefanie Lane" w:date="2022-02-07T19:40:00Z">
        <w:r w:rsidDel="00A11AF9">
          <w:delText xml:space="preserve">Cannot over-interpret turnover. </w:delText>
        </w:r>
      </w:del>
    </w:p>
    <w:p w14:paraId="3D11CE16" w14:textId="3D31B4DF" w:rsidR="00D16117" w:rsidDel="00A11AF9" w:rsidRDefault="00D16117" w:rsidP="00AA097D">
      <w:pPr>
        <w:pStyle w:val="ListParagraph"/>
        <w:numPr>
          <w:ilvl w:val="2"/>
          <w:numId w:val="11"/>
        </w:numPr>
        <w:rPr>
          <w:del w:id="769" w:author="Stefanie Lane" w:date="2022-02-07T19:40:00Z"/>
          <w:moveFrom w:id="770" w:author="Stefanie Lane" w:date="2022-02-07T19:39:00Z"/>
        </w:rPr>
      </w:pPr>
      <w:moveFromRangeStart w:id="771" w:author="Stefanie Lane" w:date="2022-02-07T19:39:00Z" w:name="move95155189"/>
      <w:moveFrom w:id="772" w:author="Stefanie Lane" w:date="2022-02-07T19:39:00Z">
        <w:r w:rsidDel="00FD40DC">
          <w:t xml:space="preserve">Three timepoints does not show variation in </w:t>
        </w:r>
        <w:r w:rsidR="00AA097D" w:rsidDel="00FD40DC">
          <w:t xml:space="preserve">population dynamics over time, thus inferences of species dominance or trends in species gained/lost cannot be explicitly made. However, this snapshot is useful for observing coarse patterns of species shifts, and can be used to refine </w:t>
        </w:r>
        <w:r w:rsidR="00E15471" w:rsidDel="00FD40DC">
          <w:t xml:space="preserve">future questions such as identifying which assemblages may </w:t>
        </w:r>
        <w:r w:rsidR="00045C36" w:rsidDel="00FD40DC">
          <w:t>have greater</w:t>
        </w:r>
        <w:r w:rsidR="00AF6F9D" w:rsidDel="00FD40DC">
          <w:t xml:space="preserve"> turnover</w:t>
        </w:r>
        <w:r w:rsidR="00045C36" w:rsidDel="00FD40DC">
          <w:t xml:space="preserve"> </w:t>
        </w:r>
        <w:r w:rsidR="00AF6F9D" w:rsidDel="00FD40DC">
          <w:t>variability</w:t>
        </w:r>
        <w:r w:rsidR="00E15471" w:rsidDel="00FD40DC">
          <w:t xml:space="preserve">. </w:t>
        </w:r>
      </w:moveFrom>
      <w:ins w:id="773" w:author="Stefanie Lane" w:date="2022-02-07T19:40:00Z">
        <w:r w:rsidR="00A11AF9">
          <w:tab/>
        </w:r>
      </w:ins>
      <w:ins w:id="774" w:author="Stefanie Lane" w:date="2022-02-07T19:41:00Z">
        <w:r w:rsidR="0029656F">
          <w:t xml:space="preserve">Another limitation of this study is that </w:t>
        </w:r>
      </w:ins>
    </w:p>
    <w:moveFromRangeEnd w:id="771"/>
    <w:p w14:paraId="70367898" w14:textId="2F374C34" w:rsidR="00B24004" w:rsidDel="00A11AF9" w:rsidRDefault="00B24004" w:rsidP="00B24004">
      <w:pPr>
        <w:pStyle w:val="ListParagraph"/>
        <w:rPr>
          <w:del w:id="775" w:author="Stefanie Lane" w:date="2022-02-07T19:40:00Z"/>
        </w:rPr>
      </w:pPr>
    </w:p>
    <w:p w14:paraId="287112D1" w14:textId="3868A97C" w:rsidR="00C73D34" w:rsidRDefault="00B24004" w:rsidP="00A11AF9">
      <w:pPr>
        <w:rPr>
          <w:ins w:id="776" w:author="Stefanie Lane" w:date="2022-02-07T19:43:00Z"/>
        </w:rPr>
      </w:pPr>
      <w:del w:id="777" w:author="Stefanie Lane" w:date="2022-02-07T19:41:00Z">
        <w:r w:rsidDel="0029656F">
          <w:delText>M</w:delText>
        </w:r>
      </w:del>
      <w:ins w:id="778" w:author="Stefanie Lane" w:date="2022-02-07T19:41:00Z">
        <w:r w:rsidR="0029656F">
          <w:t>m</w:t>
        </w:r>
      </w:ins>
      <w:r>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58F75E11" w14:textId="4873E60B" w:rsidR="00B142F5" w:rsidRDefault="00B142F5">
      <w:pPr>
        <w:pStyle w:val="Heading2"/>
        <w:pPrChange w:id="779" w:author="Stefanie Lane" w:date="2022-02-07T19:43:00Z">
          <w:pPr>
            <w:pStyle w:val="ListParagraph"/>
            <w:numPr>
              <w:numId w:val="15"/>
            </w:numPr>
            <w:ind w:left="1080" w:hanging="360"/>
          </w:pPr>
        </w:pPrChange>
      </w:pPr>
      <w:ins w:id="780" w:author="Stefanie Lane" w:date="2022-02-07T19:43:00Z">
        <w:r>
          <w:t>Potential mechanisms</w:t>
        </w:r>
      </w:ins>
    </w:p>
    <w:p w14:paraId="343F068F" w14:textId="43862D4E" w:rsidR="008246B7" w:rsidDel="0029656F" w:rsidRDefault="00AA74D5">
      <w:pPr>
        <w:ind w:firstLine="720"/>
        <w:rPr>
          <w:del w:id="781" w:author="Stefanie Lane" w:date="2022-02-07T19:41:00Z"/>
        </w:rPr>
        <w:pPrChange w:id="782" w:author="Stefanie Lane" w:date="2022-02-07T19:41:00Z">
          <w:pPr>
            <w:pStyle w:val="ListParagraph"/>
            <w:numPr>
              <w:ilvl w:val="1"/>
              <w:numId w:val="15"/>
            </w:numPr>
            <w:ind w:left="1800" w:hanging="360"/>
          </w:pPr>
        </w:pPrChange>
      </w:pPr>
      <w:ins w:id="783" w:author="Stefanie Lane" w:date="2022-02-07T19:45:00Z">
        <w:r>
          <w:t xml:space="preserve">A key abiotic driver </w:t>
        </w:r>
        <w:r w:rsidR="00C56866">
          <w:t>of</w:t>
        </w:r>
      </w:ins>
      <w:ins w:id="784" w:author="Stefanie Lane" w:date="2022-02-07T19:46:00Z">
        <w:r w:rsidR="00C56866">
          <w:t xml:space="preserve"> tidal</w:t>
        </w:r>
      </w:ins>
      <w:ins w:id="785" w:author="Stefanie Lane" w:date="2022-02-07T19:45:00Z">
        <w:r w:rsidR="00C56866">
          <w:t xml:space="preserve"> </w:t>
        </w:r>
      </w:ins>
      <w:ins w:id="786" w:author="Stefanie Lane" w:date="2022-02-07T19:46:00Z">
        <w:r w:rsidR="00C56866">
          <w:t>marsh development</w:t>
        </w:r>
      </w:ins>
      <w:ins w:id="787" w:author="Stefanie Lane" w:date="2022-02-07T19:45:00Z">
        <w:r>
          <w:t xml:space="preserve"> include</w:t>
        </w:r>
      </w:ins>
      <w:ins w:id="788" w:author="Stefanie Lane" w:date="2022-02-07T19:46:00Z">
        <w:r w:rsidR="00C56866">
          <w:t>s</w:t>
        </w:r>
      </w:ins>
      <w:ins w:id="789" w:author="Stefanie Lane" w:date="2022-02-07T19:45:00Z">
        <w:r>
          <w:t xml:space="preserve"> sediment</w:t>
        </w:r>
      </w:ins>
      <w:ins w:id="790" w:author="Stefanie Lane" w:date="2022-02-07T21:03:00Z">
        <w:r w:rsidR="00FC7C7B">
          <w:t xml:space="preserve"> deposition </w:t>
        </w:r>
      </w:ins>
      <w:ins w:id="791" w:author="Stefanie Lane" w:date="2022-02-07T19:45:00Z">
        <w:r>
          <w:t xml:space="preserve">that allows plant communities to compensate for changing inundation rates due to sea level rise </w:t>
        </w:r>
        <w:r>
          <w:fldChar w:fldCharType="begin"/>
        </w:r>
        <w:r>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2020)","dontUpdate":true,"noteIndex":0},"citationItems":[{"id":102,"uris":["http://zotero.org/users/6092945/items/PYLYV238"],"uri":["http://zotero.org/users/6092945/items/PYLYV238"],"itemData":{"id":102,"type":"article-journal","abstract":"Integrating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instrText xml:space="preserve"> ADDIN ZOTERO_ITEM CSL_CITATION {"citationID":"p7oUpuHN","properties":{"formattedCitation":"(Corenblit et al., 2015; Peteet et al., 2018)","plainCitation":"(Corenblit et al., 2015; Peteet et al., 2018)","noteIndex":0},"citationItems":[{"id":248,"uris":["http://zotero.org/users/6092945/items/RW6P9677"],"uri":["http://zotero.org/users/6092945/items/RW6P9677"],"itemData":{"id":248,"type":"article-journal","abstract":"Aim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uri":["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 xml:space="preserve">. </w:t>
        </w:r>
      </w:ins>
      <w:r w:rsidR="000F3F96">
        <w:t xml:space="preserve">Sediment starvation in the marsh may be contributing to landform subsidence and/or loss of sediment accretion. </w:t>
      </w:r>
      <w:r w:rsidR="00D74EE0">
        <w:t xml:space="preserve">Loss of sediment within the Lower Fraser River reaches is driven by a combination of factors, such as increased impervious cover and channel dredging. </w:t>
      </w:r>
      <w:r w:rsidR="005E4258">
        <w:t>Disentangling</w:t>
      </w:r>
      <w:r w:rsidR="00D74EE0">
        <w:t xml:space="preserve"> explicit causes for loss of sediment</w:t>
      </w:r>
      <w:r w:rsidR="005E4258">
        <w:t xml:space="preserve"> would be difficult, however long-term monitoring of sediment accretion and changes in elevation using a total GPS station would identify which process is</w:t>
      </w:r>
      <w:r w:rsidR="00880A48">
        <w:t xml:space="preserve"> </w:t>
      </w:r>
      <w:r w:rsidR="0020507B">
        <w:t>occurring</w:t>
      </w:r>
      <w:r w:rsidR="005E4258">
        <w:t>.</w:t>
      </w:r>
      <w:r w:rsidR="00D74EE0">
        <w:t xml:space="preserve"> </w:t>
      </w:r>
      <w:r w:rsidR="000F3F96">
        <w:t xml:space="preserve">Effects from either of these processes would lead to more saturated patches within the marsh, which would drive prevalence of Bogbean assemblage. </w:t>
      </w:r>
    </w:p>
    <w:p w14:paraId="37A8FDAE" w14:textId="40761F7E" w:rsidR="008246B7" w:rsidDel="0029656F" w:rsidRDefault="0029656F">
      <w:pPr>
        <w:ind w:firstLine="720"/>
        <w:rPr>
          <w:del w:id="792" w:author="Stefanie Lane" w:date="2022-02-07T19:41:00Z"/>
        </w:rPr>
        <w:pPrChange w:id="793" w:author="Stefanie Lane" w:date="2022-02-07T19:41:00Z">
          <w:pPr>
            <w:pStyle w:val="ListParagraph"/>
            <w:numPr>
              <w:ilvl w:val="2"/>
              <w:numId w:val="15"/>
            </w:numPr>
            <w:ind w:left="2520" w:hanging="360"/>
          </w:pPr>
        </w:pPrChange>
      </w:pPr>
      <w:ins w:id="794" w:author="Stefanie Lane" w:date="2022-02-07T19:41:00Z">
        <w:r>
          <w:t xml:space="preserve">Because </w:t>
        </w:r>
      </w:ins>
      <w:r w:rsidR="000F3F96">
        <w:t xml:space="preserve">Bogbean was the only assemblage with greater number of plots identified by cluster analysis in 2019, </w:t>
      </w:r>
      <w:del w:id="795" w:author="Stefanie Lane" w:date="2022-02-07T19:41:00Z">
        <w:r w:rsidR="000F3F96" w:rsidDel="0029656F">
          <w:delText xml:space="preserve">suggesting </w:delText>
        </w:r>
      </w:del>
      <w:ins w:id="796" w:author="Stefanie Lane" w:date="2022-02-07T19:41:00Z">
        <w:r>
          <w:t xml:space="preserve">this suggests </w:t>
        </w:r>
      </w:ins>
      <w:r w:rsidR="000F3F96">
        <w:t xml:space="preserve">that marsh-wide prevalence of this assemblage could be increasing. </w:t>
      </w:r>
    </w:p>
    <w:p w14:paraId="12F7B9B9" w14:textId="36C55B48" w:rsidR="00810720" w:rsidRDefault="008246B7">
      <w:pPr>
        <w:ind w:firstLine="720"/>
        <w:pPrChange w:id="797" w:author="Stefanie Lane" w:date="2022-02-07T19:41:00Z">
          <w:pPr>
            <w:pStyle w:val="ListParagraph"/>
            <w:numPr>
              <w:ilvl w:val="2"/>
              <w:numId w:val="15"/>
            </w:numPr>
            <w:ind w:left="2520" w:hanging="360"/>
          </w:pPr>
        </w:pPrChange>
      </w:pPr>
      <w:del w:id="798" w:author="Stefanie Lane" w:date="2022-02-07T19:41:00Z">
        <w:r w:rsidDel="0029656F">
          <w:delText>These e</w:delText>
        </w:r>
      </w:del>
      <w:ins w:id="799" w:author="Stefanie Lane" w:date="2022-02-07T19:41:00Z">
        <w:r w:rsidR="0029656F">
          <w:t>E</w:t>
        </w:r>
      </w:ins>
      <w:r>
        <w:t xml:space="preserve">daphic shifts may also be driving homogenization and disappearance of species </w:t>
      </w:r>
      <w:r w:rsidR="002A3848">
        <w:t>across all</w:t>
      </w:r>
      <w:r>
        <w:t xml:space="preserve"> assemblages, as fewer species are able to tolerate increasingly saturated conditions. </w:t>
      </w:r>
      <w:r w:rsidR="000F3F96">
        <w:t xml:space="preserve"> </w:t>
      </w:r>
    </w:p>
    <w:p w14:paraId="5EE23DFE" w14:textId="54FA0047" w:rsidR="00C73D34" w:rsidDel="0029656F" w:rsidRDefault="00B142F5">
      <w:pPr>
        <w:rPr>
          <w:del w:id="800" w:author="Stefanie Lane" w:date="2022-02-07T19:42:00Z"/>
        </w:rPr>
        <w:pPrChange w:id="801" w:author="Stefanie Lane" w:date="2022-02-07T19:42:00Z">
          <w:pPr>
            <w:pStyle w:val="ListParagraph"/>
            <w:numPr>
              <w:ilvl w:val="2"/>
              <w:numId w:val="15"/>
            </w:numPr>
            <w:ind w:left="2520" w:hanging="360"/>
          </w:pPr>
        </w:pPrChange>
      </w:pPr>
      <w:ins w:id="802" w:author="Stefanie Lane" w:date="2022-02-07T19:42:00Z">
        <w:r>
          <w:tab/>
        </w:r>
      </w:ins>
      <w:del w:id="803" w:author="Stefanie Lane" w:date="2022-02-07T19:41:00Z">
        <w:r w:rsidR="00607741" w:rsidDel="0029656F">
          <w:delText>May</w:delText>
        </w:r>
        <w:r w:rsidR="00C73D34" w:rsidDel="0029656F">
          <w:delText xml:space="preserve"> </w:delText>
        </w:r>
      </w:del>
      <w:del w:id="804" w:author="Stefanie Lane" w:date="2022-02-07T19:42:00Z">
        <w:r w:rsidR="00A51A9A" w:rsidDel="0029656F">
          <w:delText xml:space="preserve">also </w:delText>
        </w:r>
        <w:r w:rsidR="00C73D34" w:rsidDel="0029656F">
          <w:delText>suggest</w:delText>
        </w:r>
        <w:r w:rsidR="00A51A9A" w:rsidDel="0029656F">
          <w:delText xml:space="preserve"> importance of dendritic channels</w:delText>
        </w:r>
        <w:r w:rsidR="00810720" w:rsidDel="0029656F">
          <w:delText xml:space="preserve">: stability of channels </w:delText>
        </w:r>
        <w:r w:rsidR="00C73D34" w:rsidDel="0029656F">
          <w:delText>may provide mechanistic insight to drivers of microsite edaphic conditions</w:delText>
        </w:r>
        <w:r w:rsidR="00AA24C1" w:rsidDel="0029656F">
          <w:delText xml:space="preserve"> and entry points of invasive species into the community</w:delText>
        </w:r>
        <w:r w:rsidR="00C73D34" w:rsidDel="0029656F">
          <w:delText>.</w:delText>
        </w:r>
        <w:r w:rsidR="00AA24C1" w:rsidDel="0029656F">
          <w:delText xml:space="preserve"> </w:delText>
        </w:r>
      </w:del>
    </w:p>
    <w:p w14:paraId="79F2E6D3" w14:textId="3DBBC503" w:rsidR="00E1495F" w:rsidDel="00B142F5" w:rsidRDefault="00E1495F">
      <w:pPr>
        <w:rPr>
          <w:del w:id="805" w:author="Stefanie Lane" w:date="2022-02-07T19:42:00Z"/>
        </w:rPr>
        <w:pPrChange w:id="806" w:author="Stefanie Lane" w:date="2022-02-07T19:42:00Z">
          <w:pPr>
            <w:pStyle w:val="ListParagraph"/>
            <w:numPr>
              <w:ilvl w:val="1"/>
              <w:numId w:val="15"/>
            </w:numPr>
            <w:ind w:left="1800" w:hanging="360"/>
          </w:pPr>
        </w:pPrChange>
      </w:pPr>
      <w:r>
        <w:t>Recruitment of new species is dependent on many factors. Regional pools of propagules</w:t>
      </w:r>
      <w:r w:rsidR="00D57B41">
        <w:t xml:space="preserve"> (seeds, clonal fragments)</w:t>
      </w:r>
      <w:r>
        <w:t xml:space="preserve"> are required to disperse into a site</w:t>
      </w:r>
      <w:r w:rsidR="00D57B41">
        <w:t>, and suitable conditions must exist to recruit the propagules into the population</w:t>
      </w:r>
      <w:r>
        <w:t xml:space="preserve">. </w:t>
      </w:r>
      <w:del w:id="807" w:author="Stefanie Lane" w:date="2022-02-07T19:42:00Z">
        <w:r w:rsidDel="00B142F5">
          <w:delText xml:space="preserve"> </w:delText>
        </w:r>
      </w:del>
    </w:p>
    <w:p w14:paraId="6781D6F5" w14:textId="40F61D34" w:rsidR="00D57B41" w:rsidDel="00B142F5" w:rsidRDefault="00D57B41">
      <w:pPr>
        <w:rPr>
          <w:del w:id="808" w:author="Stefanie Lane" w:date="2022-02-07T19:42:00Z"/>
        </w:rPr>
        <w:pPrChange w:id="809" w:author="Stefanie Lane" w:date="2022-02-07T19:42:00Z">
          <w:pPr>
            <w:pStyle w:val="ListParagraph"/>
            <w:numPr>
              <w:ilvl w:val="2"/>
              <w:numId w:val="15"/>
            </w:numPr>
            <w:ind w:left="2520" w:hanging="360"/>
          </w:pPr>
        </w:pPrChange>
      </w:pPr>
      <w:r>
        <w:t xml:space="preserve">If remnant habitats such as Ladner Marsh are becoming more homogenous, species diversity is being lost from the dispersal network. </w:t>
      </w:r>
    </w:p>
    <w:p w14:paraId="3CCB2F74" w14:textId="302FF517" w:rsidR="00AA24C1" w:rsidRDefault="00AA24C1">
      <w:pPr>
        <w:pPrChange w:id="810" w:author="Stefanie Lane" w:date="2022-02-07T19:42:00Z">
          <w:pPr>
            <w:pStyle w:val="ListParagraph"/>
            <w:numPr>
              <w:ilvl w:val="2"/>
              <w:numId w:val="15"/>
            </w:numPr>
            <w:ind w:left="2520" w:hanging="360"/>
          </w:pPr>
        </w:pPrChange>
      </w:pPr>
      <w:r>
        <w:t xml:space="preserve">If edaphic processes are limiting the habitat heterogeneity and </w:t>
      </w:r>
      <w:r w:rsidR="00CB1338">
        <w:t xml:space="preserve">conditions sufficient for propagule grounding and recruitment into the community, then </w:t>
      </w:r>
      <w:r w:rsidR="00DD287F">
        <w:t xml:space="preserve">diverse species composition is not possible, even if propagules are present. </w:t>
      </w:r>
    </w:p>
    <w:p w14:paraId="7B92F342" w14:textId="63DE4461" w:rsidR="0064149B" w:rsidDel="00161052" w:rsidRDefault="00B142F5">
      <w:pPr>
        <w:pStyle w:val="Heading2"/>
        <w:rPr>
          <w:del w:id="811" w:author="Stefanie Lane" w:date="2022-02-07T19:47:00Z"/>
        </w:rPr>
        <w:pPrChange w:id="812" w:author="Stefanie Lane" w:date="2022-02-07T19:43:00Z">
          <w:pPr/>
        </w:pPrChange>
      </w:pPr>
      <w:ins w:id="813" w:author="Stefanie Lane" w:date="2022-02-07T19:43:00Z">
        <w:r>
          <w:t>Broader impacts &amp; recommendations</w:t>
        </w:r>
      </w:ins>
    </w:p>
    <w:p w14:paraId="1DA1536D" w14:textId="1162DC1D" w:rsidR="004645C0" w:rsidDel="00161052" w:rsidRDefault="0064149B" w:rsidP="00C73D34">
      <w:pPr>
        <w:pStyle w:val="ListParagraph"/>
        <w:numPr>
          <w:ilvl w:val="0"/>
          <w:numId w:val="11"/>
        </w:numPr>
        <w:rPr>
          <w:del w:id="814" w:author="Stefanie Lane" w:date="2022-02-07T19:47:00Z"/>
        </w:rPr>
      </w:pPr>
      <w:del w:id="815" w:author="Stefanie Lane" w:date="2022-02-07T19:47:00Z">
        <w:r w:rsidDel="00161052">
          <w:delText xml:space="preserve">Broader impacts &amp; </w:delText>
        </w:r>
        <w:r w:rsidR="004645C0" w:rsidDel="00161052">
          <w:delText xml:space="preserve">recommendations. </w:delText>
        </w:r>
      </w:del>
    </w:p>
    <w:p w14:paraId="0D82EE54" w14:textId="1562E983" w:rsidR="00C73D34" w:rsidDel="00161052" w:rsidRDefault="00C73D34" w:rsidP="004645C0">
      <w:pPr>
        <w:pStyle w:val="ListParagraph"/>
        <w:numPr>
          <w:ilvl w:val="0"/>
          <w:numId w:val="15"/>
        </w:numPr>
        <w:rPr>
          <w:del w:id="816" w:author="Stefanie Lane" w:date="2022-02-07T19:47:00Z"/>
        </w:rPr>
      </w:pPr>
      <w:del w:id="817" w:author="Stefanie Lane" w:date="2022-02-07T19:47:00Z">
        <w:r w:rsidDel="00161052">
          <w:delText xml:space="preserve">Conservation and restoration of TFMs is a management priority (e.g., Canada’s Sea Level Rise Adaptation programs &amp; major funding given to BC SRIF/CRF for salmonid habitat). </w:delText>
        </w:r>
      </w:del>
    </w:p>
    <w:p w14:paraId="72FDD5F1" w14:textId="0EA4F5F3" w:rsidR="00C73D34" w:rsidDel="00161052" w:rsidRDefault="00C73D34" w:rsidP="004645C0">
      <w:pPr>
        <w:pStyle w:val="ListParagraph"/>
        <w:numPr>
          <w:ilvl w:val="1"/>
          <w:numId w:val="15"/>
        </w:numPr>
        <w:rPr>
          <w:del w:id="818" w:author="Stefanie Lane" w:date="2022-02-07T19:47:00Z"/>
        </w:rPr>
      </w:pPr>
      <w:del w:id="819" w:author="Stefanie Lane" w:date="2022-02-07T19:47:00Z">
        <w:r w:rsidDel="00161052">
          <w:delText xml:space="preserve">Major objectives of these programs focus on habitat creation, with success targeted on 50-100-year horizons. </w:delText>
        </w:r>
      </w:del>
    </w:p>
    <w:p w14:paraId="0F057F0E" w14:textId="035EBBEB" w:rsidR="00C73D34" w:rsidDel="00161052" w:rsidRDefault="00C73D34" w:rsidP="004645C0">
      <w:pPr>
        <w:pStyle w:val="ListParagraph"/>
        <w:numPr>
          <w:ilvl w:val="1"/>
          <w:numId w:val="15"/>
        </w:numPr>
        <w:rPr>
          <w:moveFrom w:id="820" w:author="Stefanie Lane" w:date="2022-02-07T19:47:00Z"/>
        </w:rPr>
      </w:pPr>
      <w:moveFromRangeStart w:id="821" w:author="Stefanie Lane" w:date="2022-02-07T19:47:00Z" w:name="move95155661"/>
      <w:moveFrom w:id="822" w:author="Stefanie Lane" w:date="2022-02-07T19:47:00Z">
        <w:r w:rsidDel="00161052">
          <w:t xml:space="preserve">Sites with a longer conservation history, such as the South Arm Marshes WMA are often used as ‘reference’ conditions for evaluating restoration success. </w:t>
        </w:r>
      </w:moveFrom>
    </w:p>
    <w:p w14:paraId="3A479FCB" w14:textId="523FF97B" w:rsidR="004D0D10" w:rsidRDefault="00C73D34">
      <w:pPr>
        <w:pStyle w:val="Heading2"/>
        <w:rPr>
          <w:ins w:id="823" w:author="Stefanie Lane" w:date="2022-02-07T19:44:00Z"/>
        </w:rPr>
        <w:pPrChange w:id="824" w:author="Stefanie Lane" w:date="2022-02-07T19:47:00Z">
          <w:pPr/>
        </w:pPrChange>
      </w:pPr>
      <w:moveFrom w:id="825" w:author="Stefanie Lane" w:date="2022-02-07T19:47:00Z">
        <w:r w:rsidDel="00161052">
          <w:t xml:space="preserve">Therefore, it is important to understand what plant community stability looks like in TFMs, and whether remnant TFMs used as reference are persisting over these timescales. </w:t>
        </w:r>
      </w:moveFrom>
      <w:moveFromRangeEnd w:id="821"/>
    </w:p>
    <w:p w14:paraId="297E46DF" w14:textId="6F3D141E" w:rsidR="004D0D10" w:rsidRDefault="004D0D10">
      <w:pPr>
        <w:ind w:firstLine="720"/>
        <w:rPr>
          <w:ins w:id="826" w:author="Stefanie Lane" w:date="2022-02-07T19:47:00Z"/>
        </w:rPr>
        <w:pPrChange w:id="827" w:author="Stefanie Lane" w:date="2022-02-07T19:59:00Z">
          <w:pPr>
            <w:ind w:firstLine="360"/>
          </w:pPr>
        </w:pPrChange>
      </w:pPr>
      <w:ins w:id="828" w:author="Stefanie Lane" w:date="2022-02-07T19:44:00Z">
        <w:r>
          <w:t xml:space="preserve">Management initiatives such as Canada’s Coastal Restoration Fund or British Columbia’s Salmon Restoration and Innovation Fund or Sea Level Rise Adaptation programs target successes on </w:t>
        </w:r>
        <w:proofErr w:type="gramStart"/>
        <w:r>
          <w:t>50-100 year</w:t>
        </w:r>
        <w:proofErr w:type="gramEnd"/>
        <w:r>
          <w:t xml:space="preserve"> horizons</w:t>
        </w:r>
        <w:r w:rsidR="00AA74D5">
          <w:t>. U</w:t>
        </w:r>
        <w:r>
          <w:t xml:space="preserve">nderstanding what </w:t>
        </w:r>
      </w:ins>
      <w:ins w:id="829" w:author="Stefanie Lane" w:date="2022-02-07T20:00:00Z">
        <w:r w:rsidR="009D132B">
          <w:t>community stability looks like</w:t>
        </w:r>
      </w:ins>
      <w:ins w:id="830" w:author="Stefanie Lane" w:date="2022-02-07T19:44:00Z">
        <w:r>
          <w:t xml:space="preserve"> within this timescale is </w:t>
        </w:r>
      </w:ins>
      <w:ins w:id="831" w:author="Stefanie Lane" w:date="2022-02-07T20:00:00Z">
        <w:r w:rsidR="009D132B">
          <w:t>useful</w:t>
        </w:r>
      </w:ins>
      <w:ins w:id="832" w:author="Stefanie Lane" w:date="2022-02-07T19:44:00Z">
        <w:r>
          <w:t xml:space="preserve"> to agency managers wanting to maintain or create shoreline communities for immediate habitat conservation or floodwater protection initiatives. </w:t>
        </w:r>
      </w:ins>
    </w:p>
    <w:p w14:paraId="3038E330" w14:textId="76EA5085" w:rsidR="00161052" w:rsidDel="00A4417A" w:rsidRDefault="00F754EB">
      <w:pPr>
        <w:ind w:firstLine="720"/>
        <w:rPr>
          <w:del w:id="833" w:author="Stefanie Lane" w:date="2022-02-07T20:01:00Z"/>
          <w:moveTo w:id="834" w:author="Stefanie Lane" w:date="2022-02-07T19:47:00Z"/>
        </w:rPr>
        <w:pPrChange w:id="835" w:author="Stefanie Lane" w:date="2022-02-07T20:01:00Z">
          <w:pPr>
            <w:pStyle w:val="ListParagraph"/>
            <w:numPr>
              <w:ilvl w:val="1"/>
              <w:numId w:val="15"/>
            </w:numPr>
            <w:ind w:left="1800" w:hanging="360"/>
          </w:pPr>
        </w:pPrChange>
      </w:pPr>
      <w:ins w:id="836" w:author="Stefanie Lane" w:date="2022-02-07T19:58:00Z">
        <w:r>
          <w:t>In the absence</w:t>
        </w:r>
      </w:ins>
      <w:ins w:id="837" w:author="Stefanie Lane" w:date="2022-02-07T19:59:00Z">
        <w:r w:rsidR="00687A8E">
          <w:t xml:space="preserve"> of ideal reference conditions, s</w:t>
        </w:r>
      </w:ins>
      <w:moveToRangeStart w:id="838" w:author="Stefanie Lane" w:date="2022-02-07T19:47:00Z" w:name="move95155661"/>
      <w:moveTo w:id="839" w:author="Stefanie Lane" w:date="2022-02-07T19:47:00Z">
        <w:del w:id="840" w:author="Stefanie Lane" w:date="2022-02-07T19:59:00Z">
          <w:r w:rsidR="00161052" w:rsidDel="00687A8E">
            <w:delText>S</w:delText>
          </w:r>
        </w:del>
        <w:r w:rsidR="00161052">
          <w:t xml:space="preserve">ites with a longer conservation history, such as the South Arm Marshes WMA </w:t>
        </w:r>
        <w:del w:id="841" w:author="Stefanie Lane" w:date="2022-02-07T19:58:00Z">
          <w:r w:rsidR="00161052" w:rsidDel="00F754EB">
            <w:delText>are often</w:delText>
          </w:r>
        </w:del>
      </w:moveTo>
      <w:ins w:id="842" w:author="Stefanie Lane" w:date="2022-02-07T19:58:00Z">
        <w:r>
          <w:t>may be</w:t>
        </w:r>
      </w:ins>
      <w:moveTo w:id="843" w:author="Stefanie Lane" w:date="2022-02-07T19:47:00Z">
        <w:r w:rsidR="00161052">
          <w:t xml:space="preserve"> used as ‘reference’ conditions for evaluating restoration success. </w:t>
        </w:r>
      </w:moveTo>
      <w:ins w:id="844" w:author="Stefanie Lane" w:date="2022-02-07T19:59:00Z">
        <w:r w:rsidR="00687A8E">
          <w:t xml:space="preserve">Before selecting </w:t>
        </w:r>
      </w:ins>
      <w:ins w:id="845" w:author="Stefanie Lane" w:date="2022-02-07T20:01:00Z">
        <w:r w:rsidR="00A4417A">
          <w:t xml:space="preserve">sites to use as benchmarks, it is important to understand </w:t>
        </w:r>
      </w:ins>
    </w:p>
    <w:p w14:paraId="117067AE" w14:textId="1B12A0E3" w:rsidR="00161052" w:rsidRDefault="00161052">
      <w:pPr>
        <w:ind w:firstLine="720"/>
        <w:rPr>
          <w:moveTo w:id="846" w:author="Stefanie Lane" w:date="2022-02-07T19:47:00Z"/>
        </w:rPr>
        <w:pPrChange w:id="847" w:author="Stefanie Lane" w:date="2022-02-07T20:01:00Z">
          <w:pPr>
            <w:pStyle w:val="ListParagraph"/>
            <w:numPr>
              <w:ilvl w:val="1"/>
              <w:numId w:val="15"/>
            </w:numPr>
            <w:ind w:left="1800" w:hanging="360"/>
          </w:pPr>
        </w:pPrChange>
      </w:pPr>
      <w:moveTo w:id="848" w:author="Stefanie Lane" w:date="2022-02-07T19:47:00Z">
        <w:del w:id="849" w:author="Stefanie Lane" w:date="2022-02-07T20:01:00Z">
          <w:r w:rsidDel="00A4417A">
            <w:delText xml:space="preserve">Therefore, it is important to understand what plant community stability looks like in TFMs, </w:delText>
          </w:r>
        </w:del>
      </w:moveTo>
      <w:ins w:id="850" w:author="Stefanie Lane" w:date="2022-02-07T20:01:00Z">
        <w:r w:rsidR="00A4417A">
          <w:t xml:space="preserve">rates of change within the site, and </w:t>
        </w:r>
      </w:ins>
      <w:moveTo w:id="851" w:author="Stefanie Lane" w:date="2022-02-07T19:47:00Z">
        <w:del w:id="852" w:author="Stefanie Lane" w:date="2022-02-07T20:01:00Z">
          <w:r w:rsidDel="00A4417A">
            <w:delText xml:space="preserve">and </w:delText>
          </w:r>
        </w:del>
        <w:r>
          <w:t>whether</w:t>
        </w:r>
      </w:moveTo>
      <w:ins w:id="853" w:author="Stefanie Lane" w:date="2022-02-07T20:01:00Z">
        <w:r w:rsidR="00A4417A">
          <w:t xml:space="preserve"> sites</w:t>
        </w:r>
      </w:ins>
      <w:moveTo w:id="854" w:author="Stefanie Lane" w:date="2022-02-07T19:47:00Z">
        <w:del w:id="855" w:author="Stefanie Lane" w:date="2022-02-07T20:01:00Z">
          <w:r w:rsidDel="00A4417A">
            <w:delText xml:space="preserve"> remnant TFMs</w:delText>
          </w:r>
        </w:del>
        <w:r>
          <w:t xml:space="preserve"> </w:t>
        </w:r>
        <w:del w:id="856" w:author="Stefanie Lane" w:date="2022-02-07T20:01:00Z">
          <w:r w:rsidDel="00A4417A">
            <w:delText xml:space="preserve">used as reference </w:delText>
          </w:r>
        </w:del>
        <w:r>
          <w:t xml:space="preserve">are persisting over </w:t>
        </w:r>
        <w:del w:id="857" w:author="Stefanie Lane" w:date="2022-02-07T20:02:00Z">
          <w:r w:rsidDel="00A4417A">
            <w:delText>these</w:delText>
          </w:r>
        </w:del>
      </w:moveTo>
      <w:ins w:id="858" w:author="Stefanie Lane" w:date="2022-02-07T20:02:00Z">
        <w:r w:rsidR="00A4417A">
          <w:t>decadal</w:t>
        </w:r>
      </w:ins>
      <w:moveTo w:id="859" w:author="Stefanie Lane" w:date="2022-02-07T19:47:00Z">
        <w:r>
          <w:t xml:space="preserve"> timescales.</w:t>
        </w:r>
      </w:moveTo>
      <w:ins w:id="860" w:author="Stefanie Lane" w:date="2022-02-07T20:02:00Z">
        <w:r w:rsidR="009243D5">
          <w:t xml:space="preserve"> Relatively undisturbed sites may be the best extant examples of expected ecological conditions</w:t>
        </w:r>
      </w:ins>
      <w:ins w:id="861" w:author="Stefanie Lane" w:date="2022-02-07T20:03:00Z">
        <w:r w:rsidR="009243D5">
          <w:t xml:space="preserve">. Wherever these sites exist, land managers should prioritize </w:t>
        </w:r>
      </w:ins>
      <w:moveTo w:id="862" w:author="Stefanie Lane" w:date="2022-02-07T19:47:00Z">
        <w:del w:id="863" w:author="Stefanie Lane" w:date="2022-02-07T20:02:00Z">
          <w:r w:rsidDel="009243D5">
            <w:delText xml:space="preserve"> </w:delText>
          </w:r>
        </w:del>
      </w:moveTo>
      <w:ins w:id="864" w:author="Stefanie Lane" w:date="2022-02-07T20:03:00Z">
        <w:r w:rsidR="009243D5">
          <w:t xml:space="preserve">monitoring to preserve </w:t>
        </w:r>
        <w:r w:rsidR="00297FBE">
          <w:t xml:space="preserve">reference to historical conditions, and establish mechanistic explanations for changes over time. </w:t>
        </w:r>
      </w:ins>
    </w:p>
    <w:moveToRangeEnd w:id="838"/>
    <w:p w14:paraId="396BA982" w14:textId="77777777" w:rsidR="004D0D10" w:rsidDel="00F315F4" w:rsidRDefault="004D0D10">
      <w:pPr>
        <w:rPr>
          <w:del w:id="865" w:author="Stefanie Lane" w:date="2022-02-07T20:03:00Z"/>
        </w:rPr>
        <w:pPrChange w:id="866" w:author="Stefanie Lane" w:date="2022-02-07T19:44:00Z">
          <w:pPr>
            <w:pStyle w:val="ListParagraph"/>
            <w:numPr>
              <w:ilvl w:val="1"/>
              <w:numId w:val="15"/>
            </w:numPr>
            <w:ind w:left="1800" w:hanging="360"/>
          </w:pPr>
        </w:pPrChange>
      </w:pPr>
    </w:p>
    <w:p w14:paraId="76EC648E" w14:textId="77777777" w:rsidR="00C73D34" w:rsidDel="00F315F4" w:rsidRDefault="00C73D34" w:rsidP="0066777E">
      <w:pPr>
        <w:rPr>
          <w:del w:id="867" w:author="Stefanie Lane" w:date="2022-02-07T20:03:00Z"/>
        </w:rPr>
      </w:pPr>
    </w:p>
    <w:p w14:paraId="519CECE6" w14:textId="61A1E75C" w:rsidR="00E15E1A" w:rsidDel="00F315F4" w:rsidRDefault="00E15E1A" w:rsidP="00E15E1A">
      <w:pPr>
        <w:rPr>
          <w:del w:id="868" w:author="Stefanie Lane" w:date="2022-02-07T20:03:00Z"/>
        </w:rPr>
      </w:pPr>
    </w:p>
    <w:p w14:paraId="1B35AF9B" w14:textId="759E9875" w:rsidR="00E15E1A" w:rsidDel="00F315F4" w:rsidRDefault="00E15E1A" w:rsidP="00E15E1A">
      <w:pPr>
        <w:rPr>
          <w:del w:id="869" w:author="Stefanie Lane" w:date="2022-02-07T20:03:00Z"/>
        </w:rPr>
      </w:pPr>
    </w:p>
    <w:p w14:paraId="604BC7D3" w14:textId="77777777" w:rsidR="00E15E1A" w:rsidRDefault="00E15E1A" w:rsidP="0066777E"/>
    <w:p w14:paraId="15780FA7" w14:textId="77777777" w:rsidR="00C71566" w:rsidRDefault="00C71566" w:rsidP="00C71566">
      <w:pPr>
        <w:pStyle w:val="Heading1"/>
        <w:rPr>
          <w:ins w:id="870" w:author="Stefanie Lane" w:date="2022-02-07T18:55:00Z"/>
        </w:rPr>
      </w:pPr>
      <w:ins w:id="871" w:author="Stefanie Lane" w:date="2022-02-07T18:55:00Z">
        <w:r>
          <w:t>Acknowledgements</w:t>
        </w:r>
      </w:ins>
    </w:p>
    <w:p w14:paraId="033C2949" w14:textId="39FD3024" w:rsidR="00340BB0" w:rsidRDefault="00C71566" w:rsidP="00C71566">
      <w:ins w:id="872" w:author="Stefanie Lane" w:date="2022-02-07T18:55:00Z">
        <w:r>
          <w:t xml:space="preserve">The author would like to thank </w:t>
        </w:r>
        <w:commentRangeStart w:id="873"/>
        <w:r>
          <w:t>G. Bradfield, G. Porter, M. Denoth, and J. Myers for sharing existing datasets;</w:t>
        </w:r>
      </w:ins>
      <w:commentRangeEnd w:id="873"/>
      <w:ins w:id="874" w:author="Stefanie Lane" w:date="2022-02-07T18:56:00Z">
        <w:r w:rsidR="004E41B7">
          <w:rPr>
            <w:rStyle w:val="CommentReference"/>
          </w:rPr>
          <w:commentReference w:id="873"/>
        </w:r>
      </w:ins>
      <w:ins w:id="875" w:author="Stefanie Lane" w:date="2022-02-07T18:55:00Z">
        <w:r>
          <w:t xml:space="preserve"> 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 </w:t>
        </w:r>
        <w:r>
          <w:t>use</w:t>
        </w:r>
        <w:r w:rsidRPr="00853903">
          <w:t>.</w:t>
        </w:r>
        <w:r>
          <w:t xml:space="preserve"> </w:t>
        </w:r>
        <w:r w:rsidRPr="009454D9">
          <w:rPr>
            <w:rFonts w:cstheme="minorHAnsi"/>
          </w:rPr>
          <w:t xml:space="preserve">Support was provided by </w:t>
        </w:r>
        <w:r w:rsidRPr="009454D9">
          <w:rPr>
            <w:rFonts w:cstheme="minorHAnsi"/>
            <w:iCs/>
          </w:rPr>
          <w:t>Natural Sciences and Engineering Research Council</w:t>
        </w:r>
        <w:r w:rsidRPr="009454D9">
          <w:rPr>
            <w:rFonts w:cstheme="minorHAnsi"/>
          </w:rPr>
          <w:t xml:space="preserve"> of Canada Discovery Grant RGPIN-2018-03838, and research access was granted by The Ministry of Forests, Lands, Natural Resource Operations and Rural Development. </w:t>
        </w:r>
      </w:ins>
      <w:del w:id="876" w:author="Stefanie Lane" w:date="2022-02-07T18:55:00Z">
        <w:r w:rsidR="00340BB0" w:rsidDel="005314CF">
          <w:br w:type="page"/>
        </w:r>
      </w:del>
    </w:p>
    <w:p w14:paraId="412BAA96" w14:textId="77777777" w:rsidR="00C71566" w:rsidRDefault="00C71566">
      <w:pPr>
        <w:rPr>
          <w:ins w:id="877" w:author="Stefanie Lane" w:date="2022-02-07T18:55:00Z"/>
          <w:rFonts w:asciiTheme="majorHAnsi" w:eastAsiaTheme="majorEastAsia" w:hAnsiTheme="majorHAnsi" w:cstheme="majorBidi"/>
          <w:color w:val="2F5496" w:themeColor="accent1" w:themeShade="BF"/>
          <w:sz w:val="32"/>
          <w:szCs w:val="32"/>
        </w:rPr>
      </w:pPr>
      <w:ins w:id="878" w:author="Stefanie Lane" w:date="2022-02-07T18:55:00Z">
        <w:r>
          <w:br w:type="page"/>
        </w:r>
      </w:ins>
    </w:p>
    <w:p w14:paraId="527F62BB" w14:textId="05AFB7D2" w:rsidR="00D81CB7" w:rsidRDefault="00340BB0" w:rsidP="00340BB0">
      <w:pPr>
        <w:pStyle w:val="Heading1"/>
      </w:pPr>
      <w:r>
        <w:t>Literature Cited</w:t>
      </w:r>
    </w:p>
    <w:p w14:paraId="43FD02FB" w14:textId="77777777" w:rsidR="005A152F" w:rsidRPr="005A152F" w:rsidRDefault="00E8167E" w:rsidP="005A152F">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5A152F" w:rsidRPr="005A152F">
        <w:rPr>
          <w:rFonts w:ascii="Calibri" w:hAnsi="Calibri" w:cs="Calibri"/>
        </w:rPr>
        <w:t xml:space="preserve">Bradfield, G. E., &amp; Porter, G. L. (1982). Vegetation structure and diversity components of a Fraser estuary tidal marsh. </w:t>
      </w:r>
      <w:r w:rsidR="005A152F" w:rsidRPr="005A152F">
        <w:rPr>
          <w:rFonts w:ascii="Calibri" w:hAnsi="Calibri" w:cs="Calibri"/>
          <w:i/>
          <w:iCs/>
        </w:rPr>
        <w:t>Canadian Journal of Botany</w:t>
      </w:r>
      <w:r w:rsidR="005A152F" w:rsidRPr="005A152F">
        <w:rPr>
          <w:rFonts w:ascii="Calibri" w:hAnsi="Calibri" w:cs="Calibri"/>
        </w:rPr>
        <w:t xml:space="preserve">, </w:t>
      </w:r>
      <w:r w:rsidR="005A152F" w:rsidRPr="005A152F">
        <w:rPr>
          <w:rFonts w:ascii="Calibri" w:hAnsi="Calibri" w:cs="Calibri"/>
          <w:i/>
          <w:iCs/>
        </w:rPr>
        <w:t>60</w:t>
      </w:r>
      <w:r w:rsidR="005A152F" w:rsidRPr="005A152F">
        <w:rPr>
          <w:rFonts w:ascii="Calibri" w:hAnsi="Calibri" w:cs="Calibri"/>
        </w:rPr>
        <w:t>, 440–451.</w:t>
      </w:r>
    </w:p>
    <w:p w14:paraId="5C682EC6" w14:textId="77777777" w:rsidR="005A152F" w:rsidRPr="005A152F" w:rsidRDefault="005A152F" w:rsidP="005A152F">
      <w:pPr>
        <w:pStyle w:val="Bibliography"/>
        <w:rPr>
          <w:rFonts w:ascii="Calibri" w:hAnsi="Calibri" w:cs="Calibri"/>
        </w:rPr>
      </w:pPr>
      <w:r w:rsidRPr="005A152F">
        <w:rPr>
          <w:rFonts w:ascii="Calibri" w:hAnsi="Calibri" w:cs="Calibri"/>
        </w:rPr>
        <w:t xml:space="preserve">Brophy, L. S., Greene, C. M., Hare, V. C., </w:t>
      </w:r>
      <w:proofErr w:type="spellStart"/>
      <w:r w:rsidRPr="005A152F">
        <w:rPr>
          <w:rFonts w:ascii="Calibri" w:hAnsi="Calibri" w:cs="Calibri"/>
        </w:rPr>
        <w:t>Holycross</w:t>
      </w:r>
      <w:proofErr w:type="spellEnd"/>
      <w:r w:rsidRPr="005A152F">
        <w:rPr>
          <w:rFonts w:ascii="Calibri" w:hAnsi="Calibri" w:cs="Calibri"/>
        </w:rPr>
        <w:t xml:space="preserve">, B., Lanier, A., Heady, W. N., … Dana, R. (2019). Insights into estuary habitat loss in the western United States using a new method for mapping maximum extent of tidal wetlands. </w:t>
      </w:r>
      <w:r w:rsidRPr="005A152F">
        <w:rPr>
          <w:rFonts w:ascii="Calibri" w:hAnsi="Calibri" w:cs="Calibri"/>
          <w:i/>
          <w:iCs/>
        </w:rPr>
        <w:t>PLOS ONE</w:t>
      </w:r>
      <w:r w:rsidRPr="005A152F">
        <w:rPr>
          <w:rFonts w:ascii="Calibri" w:hAnsi="Calibri" w:cs="Calibri"/>
        </w:rPr>
        <w:t xml:space="preserve">, </w:t>
      </w:r>
      <w:r w:rsidRPr="005A152F">
        <w:rPr>
          <w:rFonts w:ascii="Calibri" w:hAnsi="Calibri" w:cs="Calibri"/>
          <w:i/>
          <w:iCs/>
        </w:rPr>
        <w:t>14</w:t>
      </w:r>
      <w:r w:rsidRPr="005A152F">
        <w:rPr>
          <w:rFonts w:ascii="Calibri" w:hAnsi="Calibri" w:cs="Calibri"/>
        </w:rPr>
        <w:t>, e0218558.</w:t>
      </w:r>
    </w:p>
    <w:p w14:paraId="23D748BC" w14:textId="77777777" w:rsidR="005A152F" w:rsidRPr="005A152F" w:rsidRDefault="005A152F" w:rsidP="005A152F">
      <w:pPr>
        <w:pStyle w:val="Bibliography"/>
        <w:rPr>
          <w:rFonts w:ascii="Calibri" w:hAnsi="Calibri" w:cs="Calibri"/>
        </w:rPr>
      </w:pPr>
      <w:proofErr w:type="spellStart"/>
      <w:r w:rsidRPr="005A152F">
        <w:rPr>
          <w:rFonts w:ascii="Calibri" w:hAnsi="Calibri" w:cs="Calibri"/>
        </w:rPr>
        <w:t>Chalifour</w:t>
      </w:r>
      <w:proofErr w:type="spellEnd"/>
      <w:r w:rsidRPr="005A152F">
        <w:rPr>
          <w:rFonts w:ascii="Calibri" w:hAnsi="Calibri" w:cs="Calibri"/>
        </w:rPr>
        <w:t xml:space="preserve">, L., Scott, D. C., </w:t>
      </w:r>
      <w:proofErr w:type="spellStart"/>
      <w:r w:rsidRPr="005A152F">
        <w:rPr>
          <w:rFonts w:ascii="Calibri" w:hAnsi="Calibri" w:cs="Calibri"/>
        </w:rPr>
        <w:t>MacDuffee</w:t>
      </w:r>
      <w:proofErr w:type="spellEnd"/>
      <w:r w:rsidRPr="005A152F">
        <w:rPr>
          <w:rFonts w:ascii="Calibri" w:hAnsi="Calibri" w:cs="Calibri"/>
        </w:rPr>
        <w:t xml:space="preserve">, M., </w:t>
      </w:r>
      <w:proofErr w:type="spellStart"/>
      <w:r w:rsidRPr="005A152F">
        <w:rPr>
          <w:rFonts w:ascii="Calibri" w:hAnsi="Calibri" w:cs="Calibri"/>
        </w:rPr>
        <w:t>Iacarella</w:t>
      </w:r>
      <w:proofErr w:type="spellEnd"/>
      <w:r w:rsidRPr="005A152F">
        <w:rPr>
          <w:rFonts w:ascii="Calibri" w:hAnsi="Calibri" w:cs="Calibri"/>
        </w:rPr>
        <w:t xml:space="preserve">, J. C., Martin, T. G., &amp; Baum, J. K. (2019). Habitat use by juvenile salmon, other migratory fish, and resident fish species underscores the importance of estuarine habitat mosaics. </w:t>
      </w:r>
      <w:r w:rsidRPr="005A152F">
        <w:rPr>
          <w:rFonts w:ascii="Calibri" w:hAnsi="Calibri" w:cs="Calibri"/>
          <w:i/>
          <w:iCs/>
        </w:rPr>
        <w:t>Marine Ecology Progress Series</w:t>
      </w:r>
      <w:r w:rsidRPr="005A152F">
        <w:rPr>
          <w:rFonts w:ascii="Calibri" w:hAnsi="Calibri" w:cs="Calibri"/>
        </w:rPr>
        <w:t xml:space="preserve">, </w:t>
      </w:r>
      <w:r w:rsidRPr="005A152F">
        <w:rPr>
          <w:rFonts w:ascii="Calibri" w:hAnsi="Calibri" w:cs="Calibri"/>
          <w:i/>
          <w:iCs/>
        </w:rPr>
        <w:t>625</w:t>
      </w:r>
      <w:r w:rsidRPr="005A152F">
        <w:rPr>
          <w:rFonts w:ascii="Calibri" w:hAnsi="Calibri" w:cs="Calibri"/>
        </w:rPr>
        <w:t>, 145–162.</w:t>
      </w:r>
    </w:p>
    <w:p w14:paraId="150E0FDE" w14:textId="77777777" w:rsidR="005A152F" w:rsidRPr="005A152F" w:rsidRDefault="005A152F" w:rsidP="005A152F">
      <w:pPr>
        <w:pStyle w:val="Bibliography"/>
        <w:rPr>
          <w:rFonts w:ascii="Calibri" w:hAnsi="Calibri" w:cs="Calibri"/>
        </w:rPr>
      </w:pPr>
      <w:proofErr w:type="spellStart"/>
      <w:r w:rsidRPr="005A152F">
        <w:rPr>
          <w:rFonts w:ascii="Calibri" w:hAnsi="Calibri" w:cs="Calibri"/>
        </w:rPr>
        <w:t>Corenblit</w:t>
      </w:r>
      <w:proofErr w:type="spellEnd"/>
      <w:r w:rsidRPr="005A152F">
        <w:rPr>
          <w:rFonts w:ascii="Calibri" w:hAnsi="Calibri" w:cs="Calibri"/>
        </w:rPr>
        <w:t xml:space="preserve">, D., Baas, A., Balke, T., Bouma, T., </w:t>
      </w:r>
      <w:proofErr w:type="spellStart"/>
      <w:r w:rsidRPr="005A152F">
        <w:rPr>
          <w:rFonts w:ascii="Calibri" w:hAnsi="Calibri" w:cs="Calibri"/>
        </w:rPr>
        <w:t>Fromard</w:t>
      </w:r>
      <w:proofErr w:type="spellEnd"/>
      <w:r w:rsidRPr="005A152F">
        <w:rPr>
          <w:rFonts w:ascii="Calibri" w:hAnsi="Calibri" w:cs="Calibri"/>
        </w:rPr>
        <w:t xml:space="preserve">, F., </w:t>
      </w:r>
      <w:proofErr w:type="spellStart"/>
      <w:r w:rsidRPr="005A152F">
        <w:rPr>
          <w:rFonts w:ascii="Calibri" w:hAnsi="Calibri" w:cs="Calibri"/>
        </w:rPr>
        <w:t>Garófano</w:t>
      </w:r>
      <w:proofErr w:type="spellEnd"/>
      <w:r w:rsidRPr="005A152F">
        <w:rPr>
          <w:rFonts w:ascii="Calibri" w:hAnsi="Calibri" w:cs="Calibri"/>
        </w:rPr>
        <w:t xml:space="preserve">‐Gómez, V., … </w:t>
      </w:r>
      <w:proofErr w:type="spellStart"/>
      <w:r w:rsidRPr="005A152F">
        <w:rPr>
          <w:rFonts w:ascii="Calibri" w:hAnsi="Calibri" w:cs="Calibri"/>
        </w:rPr>
        <w:t>Walcker</w:t>
      </w:r>
      <w:proofErr w:type="spellEnd"/>
      <w:r w:rsidRPr="005A152F">
        <w:rPr>
          <w:rFonts w:ascii="Calibri" w:hAnsi="Calibri" w:cs="Calibri"/>
        </w:rPr>
        <w:t xml:space="preserve">, R. (2015). Engineer pioneer plants respond to and affect geomorphic constraints similarly along water–terrestrial interfaces world-wide. </w:t>
      </w:r>
      <w:r w:rsidRPr="005A152F">
        <w:rPr>
          <w:rFonts w:ascii="Calibri" w:hAnsi="Calibri" w:cs="Calibri"/>
          <w:i/>
          <w:iCs/>
        </w:rPr>
        <w:t>Global Ecology and Biogeography</w:t>
      </w:r>
      <w:r w:rsidRPr="005A152F">
        <w:rPr>
          <w:rFonts w:ascii="Calibri" w:hAnsi="Calibri" w:cs="Calibri"/>
        </w:rPr>
        <w:t xml:space="preserve">, </w:t>
      </w:r>
      <w:r w:rsidRPr="005A152F">
        <w:rPr>
          <w:rFonts w:ascii="Calibri" w:hAnsi="Calibri" w:cs="Calibri"/>
          <w:i/>
          <w:iCs/>
        </w:rPr>
        <w:t>24</w:t>
      </w:r>
      <w:r w:rsidRPr="005A152F">
        <w:rPr>
          <w:rFonts w:ascii="Calibri" w:hAnsi="Calibri" w:cs="Calibri"/>
        </w:rPr>
        <w:t>, 1363–1376.</w:t>
      </w:r>
    </w:p>
    <w:p w14:paraId="57837AA2" w14:textId="77777777" w:rsidR="005A152F" w:rsidRPr="005A152F" w:rsidRDefault="005A152F" w:rsidP="005A152F">
      <w:pPr>
        <w:pStyle w:val="Bibliography"/>
        <w:rPr>
          <w:rFonts w:ascii="Calibri" w:hAnsi="Calibri" w:cs="Calibri"/>
        </w:rPr>
      </w:pPr>
      <w:r w:rsidRPr="005A152F">
        <w:rPr>
          <w:rFonts w:ascii="Calibri" w:hAnsi="Calibri" w:cs="Calibri"/>
        </w:rPr>
        <w:t xml:space="preserve">Davis, M. J., Woo, I., </w:t>
      </w:r>
      <w:proofErr w:type="spellStart"/>
      <w:r w:rsidRPr="005A152F">
        <w:rPr>
          <w:rFonts w:ascii="Calibri" w:hAnsi="Calibri" w:cs="Calibri"/>
        </w:rPr>
        <w:t>Ellings</w:t>
      </w:r>
      <w:proofErr w:type="spellEnd"/>
      <w:r w:rsidRPr="005A152F">
        <w:rPr>
          <w:rFonts w:ascii="Calibri" w:hAnsi="Calibri" w:cs="Calibri"/>
        </w:rPr>
        <w:t xml:space="preserve">, C. S., Hodgson, S., Beauchamp, D. A., </w:t>
      </w:r>
      <w:proofErr w:type="spellStart"/>
      <w:r w:rsidRPr="005A152F">
        <w:rPr>
          <w:rFonts w:ascii="Calibri" w:hAnsi="Calibri" w:cs="Calibri"/>
        </w:rPr>
        <w:t>Nakai</w:t>
      </w:r>
      <w:proofErr w:type="spellEnd"/>
      <w:r w:rsidRPr="005A152F">
        <w:rPr>
          <w:rFonts w:ascii="Calibri" w:hAnsi="Calibri" w:cs="Calibri"/>
        </w:rPr>
        <w:t xml:space="preserve">, G., &amp; De La Cruz, S. E. W. (2021). A climate-mediated shift in the estuarine habitat mosaic limits prey availability and reduces nursery quality for juvenile salmon. </w:t>
      </w:r>
      <w:r w:rsidRPr="005A152F">
        <w:rPr>
          <w:rFonts w:ascii="Calibri" w:hAnsi="Calibri" w:cs="Calibri"/>
          <w:i/>
          <w:iCs/>
        </w:rPr>
        <w:t>Estuaries and Coasts</w:t>
      </w:r>
      <w:r w:rsidRPr="005A152F">
        <w:rPr>
          <w:rFonts w:ascii="Calibri" w:hAnsi="Calibri" w:cs="Calibri"/>
        </w:rPr>
        <w:t>. https://doi.org/10.1007/s12237-021-01003-3</w:t>
      </w:r>
    </w:p>
    <w:p w14:paraId="6A048186" w14:textId="77777777" w:rsidR="005A152F" w:rsidRPr="005A152F" w:rsidRDefault="005A152F" w:rsidP="005A152F">
      <w:pPr>
        <w:pStyle w:val="Bibliography"/>
        <w:rPr>
          <w:rFonts w:ascii="Calibri" w:hAnsi="Calibri" w:cs="Calibri"/>
        </w:rPr>
      </w:pPr>
      <w:r w:rsidRPr="005A152F">
        <w:rPr>
          <w:rFonts w:ascii="Calibri" w:hAnsi="Calibri" w:cs="Calibri"/>
        </w:rPr>
        <w:t xml:space="preserve">De </w:t>
      </w:r>
      <w:proofErr w:type="spellStart"/>
      <w:r w:rsidRPr="005A152F">
        <w:rPr>
          <w:rFonts w:ascii="Calibri" w:hAnsi="Calibri" w:cs="Calibri"/>
        </w:rPr>
        <w:t>Cáceres</w:t>
      </w:r>
      <w:proofErr w:type="spellEnd"/>
      <w:r w:rsidRPr="005A152F">
        <w:rPr>
          <w:rFonts w:ascii="Calibri" w:hAnsi="Calibri" w:cs="Calibri"/>
        </w:rPr>
        <w:t xml:space="preserve">, M., &amp; Jansen, F. (2016). </w:t>
      </w:r>
      <w:proofErr w:type="spellStart"/>
      <w:r w:rsidRPr="005A152F">
        <w:rPr>
          <w:rFonts w:ascii="Calibri" w:hAnsi="Calibri" w:cs="Calibri"/>
          <w:i/>
          <w:iCs/>
        </w:rPr>
        <w:t>Indicspecies</w:t>
      </w:r>
      <w:proofErr w:type="spellEnd"/>
      <w:r w:rsidRPr="005A152F">
        <w:rPr>
          <w:rFonts w:ascii="Calibri" w:hAnsi="Calibri" w:cs="Calibri"/>
        </w:rPr>
        <w:t>. Retrieved from http://r.meteo.uni.wroc.pl/web/packages/indicspecies/indicspecies.pdf</w:t>
      </w:r>
    </w:p>
    <w:p w14:paraId="49E9E85E" w14:textId="77777777" w:rsidR="005A152F" w:rsidRPr="005A152F" w:rsidRDefault="005A152F" w:rsidP="005A152F">
      <w:pPr>
        <w:pStyle w:val="Bibliography"/>
        <w:rPr>
          <w:rFonts w:ascii="Calibri" w:hAnsi="Calibri" w:cs="Calibri"/>
        </w:rPr>
      </w:pPr>
      <w:r w:rsidRPr="005A152F">
        <w:rPr>
          <w:rFonts w:ascii="Calibri" w:hAnsi="Calibri" w:cs="Calibri"/>
        </w:rPr>
        <w:t xml:space="preserve">Denoth, M., &amp; Myers, J. H. (2007). Competition between </w:t>
      </w:r>
      <w:proofErr w:type="spellStart"/>
      <w:r w:rsidRPr="005A152F">
        <w:rPr>
          <w:rFonts w:ascii="Calibri" w:hAnsi="Calibri" w:cs="Calibri"/>
        </w:rPr>
        <w:t>Lythrum</w:t>
      </w:r>
      <w:proofErr w:type="spellEnd"/>
      <w:r w:rsidRPr="005A152F">
        <w:rPr>
          <w:rFonts w:ascii="Calibri" w:hAnsi="Calibri" w:cs="Calibri"/>
        </w:rPr>
        <w:t xml:space="preserve"> </w:t>
      </w:r>
      <w:proofErr w:type="spellStart"/>
      <w:r w:rsidRPr="005A152F">
        <w:rPr>
          <w:rFonts w:ascii="Calibri" w:hAnsi="Calibri" w:cs="Calibri"/>
        </w:rPr>
        <w:t>salicaria</w:t>
      </w:r>
      <w:proofErr w:type="spellEnd"/>
      <w:r w:rsidRPr="005A152F">
        <w:rPr>
          <w:rFonts w:ascii="Calibri" w:hAnsi="Calibri" w:cs="Calibri"/>
        </w:rPr>
        <w:t xml:space="preserve"> and a rare species: Combining evidence from experiments and long-term monitoring. </w:t>
      </w:r>
      <w:r w:rsidRPr="005A152F">
        <w:rPr>
          <w:rFonts w:ascii="Calibri" w:hAnsi="Calibri" w:cs="Calibri"/>
          <w:i/>
          <w:iCs/>
        </w:rPr>
        <w:t>Plant Ecology</w:t>
      </w:r>
      <w:r w:rsidRPr="005A152F">
        <w:rPr>
          <w:rFonts w:ascii="Calibri" w:hAnsi="Calibri" w:cs="Calibri"/>
        </w:rPr>
        <w:t xml:space="preserve">, </w:t>
      </w:r>
      <w:r w:rsidRPr="005A152F">
        <w:rPr>
          <w:rFonts w:ascii="Calibri" w:hAnsi="Calibri" w:cs="Calibri"/>
          <w:i/>
          <w:iCs/>
        </w:rPr>
        <w:t>191</w:t>
      </w:r>
      <w:r w:rsidRPr="005A152F">
        <w:rPr>
          <w:rFonts w:ascii="Calibri" w:hAnsi="Calibri" w:cs="Calibri"/>
        </w:rPr>
        <w:t>, 153–161.</w:t>
      </w:r>
    </w:p>
    <w:p w14:paraId="2D842D33" w14:textId="77777777" w:rsidR="005A152F" w:rsidRPr="005A152F" w:rsidRDefault="005A152F" w:rsidP="005A152F">
      <w:pPr>
        <w:pStyle w:val="Bibliography"/>
        <w:rPr>
          <w:rFonts w:ascii="Calibri" w:hAnsi="Calibri" w:cs="Calibri"/>
        </w:rPr>
      </w:pPr>
      <w:r w:rsidRPr="005A152F">
        <w:rPr>
          <w:rFonts w:ascii="Calibri" w:hAnsi="Calibri" w:cs="Calibri"/>
        </w:rPr>
        <w:t xml:space="preserve">Emmett, R., </w:t>
      </w:r>
      <w:proofErr w:type="spellStart"/>
      <w:r w:rsidRPr="005A152F">
        <w:rPr>
          <w:rFonts w:ascii="Calibri" w:hAnsi="Calibri" w:cs="Calibri"/>
        </w:rPr>
        <w:t>Llansó</w:t>
      </w:r>
      <w:proofErr w:type="spellEnd"/>
      <w:r w:rsidRPr="005A152F">
        <w:rPr>
          <w:rFonts w:ascii="Calibri" w:hAnsi="Calibri" w:cs="Calibri"/>
        </w:rPr>
        <w:t xml:space="preserve">, R., Newton, J., Thom, R., Hornberger, M., Morgan, C., … Fishman, P. (2000). Geographic signatures of North American West Coast estuaries. </w:t>
      </w:r>
      <w:r w:rsidRPr="005A152F">
        <w:rPr>
          <w:rFonts w:ascii="Calibri" w:hAnsi="Calibri" w:cs="Calibri"/>
          <w:i/>
          <w:iCs/>
        </w:rPr>
        <w:t>Estuaries</w:t>
      </w:r>
      <w:r w:rsidRPr="005A152F">
        <w:rPr>
          <w:rFonts w:ascii="Calibri" w:hAnsi="Calibri" w:cs="Calibri"/>
        </w:rPr>
        <w:t xml:space="preserve">, </w:t>
      </w:r>
      <w:r w:rsidRPr="005A152F">
        <w:rPr>
          <w:rFonts w:ascii="Calibri" w:hAnsi="Calibri" w:cs="Calibri"/>
          <w:i/>
          <w:iCs/>
        </w:rPr>
        <w:t>23</w:t>
      </w:r>
      <w:r w:rsidRPr="005A152F">
        <w:rPr>
          <w:rFonts w:ascii="Calibri" w:hAnsi="Calibri" w:cs="Calibri"/>
        </w:rPr>
        <w:t>, 765–792.</w:t>
      </w:r>
    </w:p>
    <w:p w14:paraId="42C6C934" w14:textId="77777777" w:rsidR="005A152F" w:rsidRPr="005A152F" w:rsidRDefault="005A152F" w:rsidP="005A152F">
      <w:pPr>
        <w:pStyle w:val="Bibliography"/>
        <w:rPr>
          <w:rFonts w:ascii="Calibri" w:hAnsi="Calibri" w:cs="Calibri"/>
        </w:rPr>
      </w:pPr>
      <w:r w:rsidRPr="005A152F">
        <w:rPr>
          <w:rFonts w:ascii="Calibri" w:hAnsi="Calibri" w:cs="Calibri"/>
        </w:rPr>
        <w:t xml:space="preserve">Hallett, L. M., Jones, S. K., MacDonald, A. A. M., Jones, M. B., Flynn, D. F. B., </w:t>
      </w:r>
      <w:proofErr w:type="spellStart"/>
      <w:r w:rsidRPr="005A152F">
        <w:rPr>
          <w:rFonts w:ascii="Calibri" w:hAnsi="Calibri" w:cs="Calibri"/>
        </w:rPr>
        <w:t>Ripplinger</w:t>
      </w:r>
      <w:proofErr w:type="spellEnd"/>
      <w:r w:rsidRPr="005A152F">
        <w:rPr>
          <w:rFonts w:ascii="Calibri" w:hAnsi="Calibri" w:cs="Calibri"/>
        </w:rPr>
        <w:t xml:space="preserve">, J., … Collins, S. L. (2016). codyn: An r package of community dynamics metrics. </w:t>
      </w:r>
      <w:r w:rsidRPr="005A152F">
        <w:rPr>
          <w:rFonts w:ascii="Calibri" w:hAnsi="Calibri" w:cs="Calibri"/>
          <w:i/>
          <w:iCs/>
        </w:rPr>
        <w:t>Methods in Ecology and Evolution</w:t>
      </w:r>
      <w:r w:rsidRPr="005A152F">
        <w:rPr>
          <w:rFonts w:ascii="Calibri" w:hAnsi="Calibri" w:cs="Calibri"/>
        </w:rPr>
        <w:t xml:space="preserve">, </w:t>
      </w:r>
      <w:r w:rsidRPr="005A152F">
        <w:rPr>
          <w:rFonts w:ascii="Calibri" w:hAnsi="Calibri" w:cs="Calibri"/>
          <w:i/>
          <w:iCs/>
        </w:rPr>
        <w:t>7</w:t>
      </w:r>
      <w:r w:rsidRPr="005A152F">
        <w:rPr>
          <w:rFonts w:ascii="Calibri" w:hAnsi="Calibri" w:cs="Calibri"/>
        </w:rPr>
        <w:t>, 1146–1151.</w:t>
      </w:r>
    </w:p>
    <w:p w14:paraId="5F21BB43" w14:textId="77777777" w:rsidR="005A152F" w:rsidRPr="005A152F" w:rsidRDefault="005A152F" w:rsidP="005A152F">
      <w:pPr>
        <w:pStyle w:val="Bibliography"/>
        <w:rPr>
          <w:rFonts w:ascii="Calibri" w:hAnsi="Calibri" w:cs="Calibri"/>
        </w:rPr>
      </w:pPr>
      <w:r w:rsidRPr="005A152F">
        <w:rPr>
          <w:rFonts w:ascii="Calibri" w:hAnsi="Calibri" w:cs="Calibri"/>
        </w:rPr>
        <w:t xml:space="preserve">Hitchcock, C. L., &amp; Cronquist, A. (1973). </w:t>
      </w:r>
      <w:r w:rsidRPr="005A152F">
        <w:rPr>
          <w:rFonts w:ascii="Calibri" w:hAnsi="Calibri" w:cs="Calibri"/>
          <w:i/>
          <w:iCs/>
        </w:rPr>
        <w:t>Flora of the Pacific Northwest, an illustrated manual</w:t>
      </w:r>
      <w:r w:rsidRPr="005A152F">
        <w:rPr>
          <w:rFonts w:ascii="Calibri" w:hAnsi="Calibri" w:cs="Calibri"/>
        </w:rPr>
        <w:t>. Seattle and London: University of Washington Press.</w:t>
      </w:r>
    </w:p>
    <w:p w14:paraId="2C19DE58" w14:textId="77777777" w:rsidR="005A152F" w:rsidRPr="005A152F" w:rsidRDefault="005A152F" w:rsidP="005A152F">
      <w:pPr>
        <w:pStyle w:val="Bibliography"/>
        <w:rPr>
          <w:rFonts w:ascii="Calibri" w:hAnsi="Calibri" w:cs="Calibri"/>
        </w:rPr>
      </w:pPr>
      <w:proofErr w:type="spellStart"/>
      <w:r w:rsidRPr="005A152F">
        <w:rPr>
          <w:rFonts w:ascii="Calibri" w:hAnsi="Calibri" w:cs="Calibri"/>
        </w:rPr>
        <w:t>Holling</w:t>
      </w:r>
      <w:proofErr w:type="spellEnd"/>
      <w:r w:rsidRPr="005A152F">
        <w:rPr>
          <w:rFonts w:ascii="Calibri" w:hAnsi="Calibri" w:cs="Calibri"/>
        </w:rPr>
        <w:t xml:space="preserve">, C. S. (1973). Resilience and Stability of Ecological Systems. </w:t>
      </w:r>
      <w:r w:rsidRPr="005A152F">
        <w:rPr>
          <w:rFonts w:ascii="Calibri" w:hAnsi="Calibri" w:cs="Calibri"/>
          <w:i/>
          <w:iCs/>
        </w:rPr>
        <w:t>Annual Review of Ecology and Systematics</w:t>
      </w:r>
      <w:r w:rsidRPr="005A152F">
        <w:rPr>
          <w:rFonts w:ascii="Calibri" w:hAnsi="Calibri" w:cs="Calibri"/>
        </w:rPr>
        <w:t xml:space="preserve">, </w:t>
      </w:r>
      <w:r w:rsidRPr="005A152F">
        <w:rPr>
          <w:rFonts w:ascii="Calibri" w:hAnsi="Calibri" w:cs="Calibri"/>
          <w:i/>
          <w:iCs/>
        </w:rPr>
        <w:t>4</w:t>
      </w:r>
      <w:r w:rsidRPr="005A152F">
        <w:rPr>
          <w:rFonts w:ascii="Calibri" w:hAnsi="Calibri" w:cs="Calibri"/>
        </w:rPr>
        <w:t>, 1–23.</w:t>
      </w:r>
    </w:p>
    <w:p w14:paraId="7773AA1C" w14:textId="77777777" w:rsidR="005A152F" w:rsidRPr="005A152F" w:rsidRDefault="005A152F" w:rsidP="005A152F">
      <w:pPr>
        <w:pStyle w:val="Bibliography"/>
        <w:rPr>
          <w:rFonts w:ascii="Calibri" w:hAnsi="Calibri" w:cs="Calibri"/>
        </w:rPr>
      </w:pPr>
      <w:proofErr w:type="spellStart"/>
      <w:r w:rsidRPr="005A152F">
        <w:rPr>
          <w:rFonts w:ascii="Calibri" w:hAnsi="Calibri" w:cs="Calibri"/>
        </w:rPr>
        <w:t>Kopecký</w:t>
      </w:r>
      <w:proofErr w:type="spellEnd"/>
      <w:r w:rsidRPr="005A152F">
        <w:rPr>
          <w:rFonts w:ascii="Calibri" w:hAnsi="Calibri" w:cs="Calibri"/>
        </w:rPr>
        <w:t xml:space="preserve">, M., &amp; </w:t>
      </w:r>
      <w:proofErr w:type="spellStart"/>
      <w:r w:rsidRPr="005A152F">
        <w:rPr>
          <w:rFonts w:ascii="Calibri" w:hAnsi="Calibri" w:cs="Calibri"/>
        </w:rPr>
        <w:t>Macek</w:t>
      </w:r>
      <w:proofErr w:type="spellEnd"/>
      <w:r w:rsidRPr="005A152F">
        <w:rPr>
          <w:rFonts w:ascii="Calibri" w:hAnsi="Calibri" w:cs="Calibri"/>
        </w:rPr>
        <w:t xml:space="preserve">, M. (2015). Vegetation resurvey is robust to plot location uncertainty. </w:t>
      </w:r>
      <w:r w:rsidRPr="005A152F">
        <w:rPr>
          <w:rFonts w:ascii="Calibri" w:hAnsi="Calibri" w:cs="Calibri"/>
          <w:i/>
          <w:iCs/>
        </w:rPr>
        <w:t>Diversity and Distributions</w:t>
      </w:r>
      <w:r w:rsidRPr="005A152F">
        <w:rPr>
          <w:rFonts w:ascii="Calibri" w:hAnsi="Calibri" w:cs="Calibri"/>
        </w:rPr>
        <w:t xml:space="preserve">, </w:t>
      </w:r>
      <w:r w:rsidRPr="005A152F">
        <w:rPr>
          <w:rFonts w:ascii="Calibri" w:hAnsi="Calibri" w:cs="Calibri"/>
          <w:i/>
          <w:iCs/>
        </w:rPr>
        <w:t>21</w:t>
      </w:r>
      <w:r w:rsidRPr="005A152F">
        <w:rPr>
          <w:rFonts w:ascii="Calibri" w:hAnsi="Calibri" w:cs="Calibri"/>
        </w:rPr>
        <w:t>, 322–330.</w:t>
      </w:r>
    </w:p>
    <w:p w14:paraId="2B51F3B4" w14:textId="77777777" w:rsidR="005A152F" w:rsidRPr="005A152F" w:rsidRDefault="005A152F" w:rsidP="005A152F">
      <w:pPr>
        <w:pStyle w:val="Bibliography"/>
        <w:rPr>
          <w:rFonts w:ascii="Calibri" w:hAnsi="Calibri" w:cs="Calibri"/>
        </w:rPr>
      </w:pPr>
      <w:r w:rsidRPr="005A152F">
        <w:rPr>
          <w:rFonts w:ascii="Calibri" w:hAnsi="Calibri" w:cs="Calibri"/>
        </w:rPr>
        <w:t xml:space="preserve">Legendre, P., &amp; Legendre, L. (2012). </w:t>
      </w:r>
      <w:r w:rsidRPr="005A152F">
        <w:rPr>
          <w:rFonts w:ascii="Calibri" w:hAnsi="Calibri" w:cs="Calibri"/>
          <w:i/>
          <w:iCs/>
        </w:rPr>
        <w:t>Numerical Ecology</w:t>
      </w:r>
      <w:r w:rsidRPr="005A152F">
        <w:rPr>
          <w:rFonts w:ascii="Calibri" w:hAnsi="Calibri" w:cs="Calibri"/>
        </w:rPr>
        <w:t xml:space="preserve"> (3rd ed., Vol. 24). Elsevier.</w:t>
      </w:r>
    </w:p>
    <w:p w14:paraId="01FEF9DD" w14:textId="77777777" w:rsidR="005A152F" w:rsidRPr="005A152F" w:rsidRDefault="005A152F" w:rsidP="005A152F">
      <w:pPr>
        <w:pStyle w:val="Bibliography"/>
        <w:rPr>
          <w:rFonts w:ascii="Calibri" w:hAnsi="Calibri" w:cs="Calibri"/>
        </w:rPr>
      </w:pPr>
      <w:proofErr w:type="spellStart"/>
      <w:r w:rsidRPr="005A152F">
        <w:rPr>
          <w:rFonts w:ascii="Calibri" w:hAnsi="Calibri" w:cs="Calibri"/>
        </w:rPr>
        <w:t>Marijnissen</w:t>
      </w:r>
      <w:proofErr w:type="spellEnd"/>
      <w:r w:rsidRPr="005A152F">
        <w:rPr>
          <w:rFonts w:ascii="Calibri" w:hAnsi="Calibri" w:cs="Calibri"/>
        </w:rPr>
        <w:t xml:space="preserve">, R., </w:t>
      </w:r>
      <w:proofErr w:type="spellStart"/>
      <w:r w:rsidRPr="005A152F">
        <w:rPr>
          <w:rFonts w:ascii="Calibri" w:hAnsi="Calibri" w:cs="Calibri"/>
        </w:rPr>
        <w:t>Kok</w:t>
      </w:r>
      <w:proofErr w:type="spellEnd"/>
      <w:r w:rsidRPr="005A152F">
        <w:rPr>
          <w:rFonts w:ascii="Calibri" w:hAnsi="Calibri" w:cs="Calibri"/>
        </w:rPr>
        <w:t xml:space="preserve">, M., </w:t>
      </w:r>
      <w:proofErr w:type="spellStart"/>
      <w:r w:rsidRPr="005A152F">
        <w:rPr>
          <w:rFonts w:ascii="Calibri" w:hAnsi="Calibri" w:cs="Calibri"/>
        </w:rPr>
        <w:t>Kroeze</w:t>
      </w:r>
      <w:proofErr w:type="spellEnd"/>
      <w:r w:rsidRPr="005A152F">
        <w:rPr>
          <w:rFonts w:ascii="Calibri" w:hAnsi="Calibri" w:cs="Calibri"/>
        </w:rPr>
        <w:t xml:space="preserve">, C., &amp; van Loon-Steensma, J. (2020). The Sensitivity of a Dike-Marsh System to Sea-Level Rise—A Model-Based Exploration. </w:t>
      </w:r>
      <w:r w:rsidRPr="005A152F">
        <w:rPr>
          <w:rFonts w:ascii="Calibri" w:hAnsi="Calibri" w:cs="Calibri"/>
          <w:i/>
          <w:iCs/>
        </w:rPr>
        <w:t>Journal of Marine Science and Engineering</w:t>
      </w:r>
      <w:r w:rsidRPr="005A152F">
        <w:rPr>
          <w:rFonts w:ascii="Calibri" w:hAnsi="Calibri" w:cs="Calibri"/>
        </w:rPr>
        <w:t xml:space="preserve">, </w:t>
      </w:r>
      <w:r w:rsidRPr="005A152F">
        <w:rPr>
          <w:rFonts w:ascii="Calibri" w:hAnsi="Calibri" w:cs="Calibri"/>
          <w:i/>
          <w:iCs/>
        </w:rPr>
        <w:t>8</w:t>
      </w:r>
      <w:r w:rsidRPr="005A152F">
        <w:rPr>
          <w:rFonts w:ascii="Calibri" w:hAnsi="Calibri" w:cs="Calibri"/>
        </w:rPr>
        <w:t>, 42.</w:t>
      </w:r>
    </w:p>
    <w:p w14:paraId="2DC452FA" w14:textId="77777777" w:rsidR="005A152F" w:rsidRPr="005A152F" w:rsidRDefault="005A152F" w:rsidP="005A152F">
      <w:pPr>
        <w:pStyle w:val="Bibliography"/>
        <w:rPr>
          <w:rFonts w:ascii="Calibri" w:hAnsi="Calibri" w:cs="Calibri"/>
        </w:rPr>
      </w:pPr>
      <w:r w:rsidRPr="005A152F">
        <w:rPr>
          <w:rFonts w:ascii="Calibri" w:hAnsi="Calibri" w:cs="Calibri"/>
        </w:rPr>
        <w:t xml:space="preserve">Pasternack, G. B. (2009). Chapter 3. Hydrogeomorphology and sedimentation in tidal freshwater wetlands. In A. </w:t>
      </w:r>
      <w:proofErr w:type="spellStart"/>
      <w:r w:rsidRPr="005A152F">
        <w:rPr>
          <w:rFonts w:ascii="Calibri" w:hAnsi="Calibri" w:cs="Calibri"/>
        </w:rPr>
        <w:t>Barendregt</w:t>
      </w:r>
      <w:proofErr w:type="spellEnd"/>
      <w:r w:rsidRPr="005A152F">
        <w:rPr>
          <w:rFonts w:ascii="Calibri" w:hAnsi="Calibri" w:cs="Calibri"/>
        </w:rPr>
        <w:t xml:space="preserve">, D. F. Whigham, &amp; A. H. Baldwin (Eds.), </w:t>
      </w:r>
      <w:r w:rsidRPr="005A152F">
        <w:rPr>
          <w:rFonts w:ascii="Calibri" w:hAnsi="Calibri" w:cs="Calibri"/>
          <w:i/>
          <w:iCs/>
        </w:rPr>
        <w:t>Tidal Freshwater Wetlands</w:t>
      </w:r>
      <w:r w:rsidRPr="005A152F">
        <w:rPr>
          <w:rFonts w:ascii="Calibri" w:hAnsi="Calibri" w:cs="Calibri"/>
        </w:rPr>
        <w:t xml:space="preserve"> (pp. 31–40). Leiden, The Netherlands: </w:t>
      </w:r>
      <w:proofErr w:type="spellStart"/>
      <w:r w:rsidRPr="005A152F">
        <w:rPr>
          <w:rFonts w:ascii="Calibri" w:hAnsi="Calibri" w:cs="Calibri"/>
        </w:rPr>
        <w:t>Backhuys</w:t>
      </w:r>
      <w:proofErr w:type="spellEnd"/>
      <w:r w:rsidRPr="005A152F">
        <w:rPr>
          <w:rFonts w:ascii="Calibri" w:hAnsi="Calibri" w:cs="Calibri"/>
        </w:rPr>
        <w:t xml:space="preserve"> Publishers.</w:t>
      </w:r>
    </w:p>
    <w:p w14:paraId="5FB0036F" w14:textId="77777777" w:rsidR="005A152F" w:rsidRPr="005A152F" w:rsidRDefault="005A152F" w:rsidP="005A152F">
      <w:pPr>
        <w:pStyle w:val="Bibliography"/>
        <w:rPr>
          <w:rFonts w:ascii="Calibri" w:hAnsi="Calibri" w:cs="Calibri"/>
        </w:rPr>
      </w:pPr>
      <w:proofErr w:type="spellStart"/>
      <w:r w:rsidRPr="005A152F">
        <w:rPr>
          <w:rFonts w:ascii="Calibri" w:hAnsi="Calibri" w:cs="Calibri"/>
        </w:rPr>
        <w:t>Peteet</w:t>
      </w:r>
      <w:proofErr w:type="spellEnd"/>
      <w:r w:rsidRPr="005A152F">
        <w:rPr>
          <w:rFonts w:ascii="Calibri" w:hAnsi="Calibri" w:cs="Calibri"/>
        </w:rPr>
        <w:t>, D. M., Nichols, J., Kenna, T., Chang, C., Browne, J., Reza, M., … Stern-</w:t>
      </w:r>
      <w:proofErr w:type="spellStart"/>
      <w:r w:rsidRPr="005A152F">
        <w:rPr>
          <w:rFonts w:ascii="Calibri" w:hAnsi="Calibri" w:cs="Calibri"/>
        </w:rPr>
        <w:t>Protz</w:t>
      </w:r>
      <w:proofErr w:type="spellEnd"/>
      <w:r w:rsidRPr="005A152F">
        <w:rPr>
          <w:rFonts w:ascii="Calibri" w:hAnsi="Calibri" w:cs="Calibri"/>
        </w:rPr>
        <w:t xml:space="preserve">, S. (2018). Sediment starvation destroys New York City marshes’ resistance to sea level rise. </w:t>
      </w:r>
      <w:r w:rsidRPr="005A152F">
        <w:rPr>
          <w:rFonts w:ascii="Calibri" w:hAnsi="Calibri" w:cs="Calibri"/>
          <w:i/>
          <w:iCs/>
        </w:rPr>
        <w:t>Proceedings of the National Academy of Sciences</w:t>
      </w:r>
      <w:r w:rsidRPr="005A152F">
        <w:rPr>
          <w:rFonts w:ascii="Calibri" w:hAnsi="Calibri" w:cs="Calibri"/>
        </w:rPr>
        <w:t xml:space="preserve">, </w:t>
      </w:r>
      <w:r w:rsidRPr="005A152F">
        <w:rPr>
          <w:rFonts w:ascii="Calibri" w:hAnsi="Calibri" w:cs="Calibri"/>
          <w:i/>
          <w:iCs/>
        </w:rPr>
        <w:t>115</w:t>
      </w:r>
      <w:r w:rsidRPr="005A152F">
        <w:rPr>
          <w:rFonts w:ascii="Calibri" w:hAnsi="Calibri" w:cs="Calibri"/>
        </w:rPr>
        <w:t>, 10281–10286.</w:t>
      </w:r>
    </w:p>
    <w:p w14:paraId="7E809628" w14:textId="77777777" w:rsidR="005A152F" w:rsidRPr="005A152F" w:rsidRDefault="005A152F" w:rsidP="005A152F">
      <w:pPr>
        <w:pStyle w:val="Bibliography"/>
        <w:rPr>
          <w:rFonts w:ascii="Calibri" w:hAnsi="Calibri" w:cs="Calibri"/>
        </w:rPr>
      </w:pPr>
      <w:r w:rsidRPr="005A152F">
        <w:rPr>
          <w:rFonts w:ascii="Calibri" w:hAnsi="Calibri" w:cs="Calibri"/>
        </w:rPr>
        <w:t xml:space="preserve">Schaefer, V. (2004). Ecological setting of the Fraser River delta and its urban estuary. In B. J. Groulx, D. C. Mosher, J. L. </w:t>
      </w:r>
      <w:proofErr w:type="spellStart"/>
      <w:r w:rsidRPr="005A152F">
        <w:rPr>
          <w:rFonts w:ascii="Calibri" w:hAnsi="Calibri" w:cs="Calibri"/>
        </w:rPr>
        <w:t>Luternauer</w:t>
      </w:r>
      <w:proofErr w:type="spellEnd"/>
      <w:r w:rsidRPr="005A152F">
        <w:rPr>
          <w:rFonts w:ascii="Calibri" w:hAnsi="Calibri" w:cs="Calibri"/>
        </w:rPr>
        <w:t xml:space="preserve">, &amp; D. E. </w:t>
      </w:r>
      <w:proofErr w:type="spellStart"/>
      <w:r w:rsidRPr="005A152F">
        <w:rPr>
          <w:rFonts w:ascii="Calibri" w:hAnsi="Calibri" w:cs="Calibri"/>
        </w:rPr>
        <w:t>Bilderback</w:t>
      </w:r>
      <w:proofErr w:type="spellEnd"/>
      <w:r w:rsidRPr="005A152F">
        <w:rPr>
          <w:rFonts w:ascii="Calibri" w:hAnsi="Calibri" w:cs="Calibri"/>
        </w:rPr>
        <w:t xml:space="preserve"> (Eds.), </w:t>
      </w:r>
      <w:r w:rsidRPr="005A152F">
        <w:rPr>
          <w:rFonts w:ascii="Calibri" w:hAnsi="Calibri" w:cs="Calibri"/>
          <w:i/>
          <w:iCs/>
        </w:rPr>
        <w:t>Fraser River Delta, British Columbia: Issues of an Urban Estuary</w:t>
      </w:r>
      <w:r w:rsidRPr="005A152F">
        <w:rPr>
          <w:rFonts w:ascii="Calibri" w:hAnsi="Calibri" w:cs="Calibri"/>
        </w:rPr>
        <w:t xml:space="preserve"> (pp. 147–172). Geological Survey of Canada, Bulletin 547.</w:t>
      </w:r>
    </w:p>
    <w:p w14:paraId="260D7EC2" w14:textId="77777777" w:rsidR="005A152F" w:rsidRPr="005A152F" w:rsidRDefault="005A152F" w:rsidP="005A152F">
      <w:pPr>
        <w:pStyle w:val="Bibliography"/>
        <w:rPr>
          <w:rFonts w:ascii="Calibri" w:hAnsi="Calibri" w:cs="Calibri"/>
        </w:rPr>
      </w:pPr>
      <w:r w:rsidRPr="005A152F">
        <w:rPr>
          <w:rFonts w:ascii="Calibri" w:hAnsi="Calibri" w:cs="Calibri"/>
        </w:rPr>
        <w:t xml:space="preserve">Sinks, I. A., </w:t>
      </w:r>
      <w:proofErr w:type="spellStart"/>
      <w:r w:rsidRPr="005A152F">
        <w:rPr>
          <w:rFonts w:ascii="Calibri" w:hAnsi="Calibri" w:cs="Calibri"/>
        </w:rPr>
        <w:t>Borde</w:t>
      </w:r>
      <w:proofErr w:type="spellEnd"/>
      <w:r w:rsidRPr="005A152F">
        <w:rPr>
          <w:rFonts w:ascii="Calibri" w:hAnsi="Calibri" w:cs="Calibri"/>
        </w:rPr>
        <w:t xml:space="preserve">, A. B., </w:t>
      </w:r>
      <w:proofErr w:type="spellStart"/>
      <w:r w:rsidRPr="005A152F">
        <w:rPr>
          <w:rFonts w:ascii="Calibri" w:hAnsi="Calibri" w:cs="Calibri"/>
        </w:rPr>
        <w:t>Diefenderfer</w:t>
      </w:r>
      <w:proofErr w:type="spellEnd"/>
      <w:r w:rsidRPr="005A152F">
        <w:rPr>
          <w:rFonts w:ascii="Calibri" w:hAnsi="Calibri" w:cs="Calibri"/>
        </w:rPr>
        <w:t xml:space="preserve">, H. L., &amp; </w:t>
      </w:r>
      <w:proofErr w:type="spellStart"/>
      <w:r w:rsidRPr="005A152F">
        <w:rPr>
          <w:rFonts w:ascii="Calibri" w:hAnsi="Calibri" w:cs="Calibri"/>
        </w:rPr>
        <w:t>Karnezis</w:t>
      </w:r>
      <w:proofErr w:type="spellEnd"/>
      <w:r w:rsidRPr="005A152F">
        <w:rPr>
          <w:rFonts w:ascii="Calibri" w:hAnsi="Calibri" w:cs="Calibri"/>
        </w:rPr>
        <w:t xml:space="preserve">, J. P. (2021). Assessment of Methods to Control Invasive Reed </w:t>
      </w:r>
      <w:proofErr w:type="spellStart"/>
      <w:r w:rsidRPr="005A152F">
        <w:rPr>
          <w:rFonts w:ascii="Calibri" w:hAnsi="Calibri" w:cs="Calibri"/>
        </w:rPr>
        <w:t>Canarygrass</w:t>
      </w:r>
      <w:proofErr w:type="spellEnd"/>
      <w:r w:rsidRPr="005A152F">
        <w:rPr>
          <w:rFonts w:ascii="Calibri" w:hAnsi="Calibri" w:cs="Calibri"/>
        </w:rPr>
        <w:t xml:space="preserve"> (Phalaris </w:t>
      </w:r>
      <w:proofErr w:type="spellStart"/>
      <w:r w:rsidRPr="005A152F">
        <w:rPr>
          <w:rFonts w:ascii="Calibri" w:hAnsi="Calibri" w:cs="Calibri"/>
        </w:rPr>
        <w:t>arundinacea</w:t>
      </w:r>
      <w:proofErr w:type="spellEnd"/>
      <w:r w:rsidRPr="005A152F">
        <w:rPr>
          <w:rFonts w:ascii="Calibri" w:hAnsi="Calibri" w:cs="Calibri"/>
        </w:rPr>
        <w:t xml:space="preserve">) in Tidal Freshwater Wetlands. </w:t>
      </w:r>
      <w:r w:rsidRPr="005A152F">
        <w:rPr>
          <w:rFonts w:ascii="Calibri" w:hAnsi="Calibri" w:cs="Calibri"/>
          <w:i/>
          <w:iCs/>
        </w:rPr>
        <w:t>Natural Areas Journal</w:t>
      </w:r>
      <w:r w:rsidRPr="005A152F">
        <w:rPr>
          <w:rFonts w:ascii="Calibri" w:hAnsi="Calibri" w:cs="Calibri"/>
        </w:rPr>
        <w:t xml:space="preserve">, </w:t>
      </w:r>
      <w:r w:rsidRPr="005A152F">
        <w:rPr>
          <w:rFonts w:ascii="Calibri" w:hAnsi="Calibri" w:cs="Calibri"/>
          <w:i/>
          <w:iCs/>
        </w:rPr>
        <w:t>41</w:t>
      </w:r>
      <w:r w:rsidRPr="005A152F">
        <w:rPr>
          <w:rFonts w:ascii="Calibri" w:hAnsi="Calibri" w:cs="Calibri"/>
        </w:rPr>
        <w:t>, 172–185.</w:t>
      </w:r>
    </w:p>
    <w:p w14:paraId="6EC4A6A0" w14:textId="77777777" w:rsidR="005A152F" w:rsidRPr="005A152F" w:rsidRDefault="005A152F" w:rsidP="005A152F">
      <w:pPr>
        <w:pStyle w:val="Bibliography"/>
        <w:rPr>
          <w:rFonts w:ascii="Calibri" w:hAnsi="Calibri" w:cs="Calibri"/>
        </w:rPr>
      </w:pPr>
      <w:r w:rsidRPr="005A152F">
        <w:rPr>
          <w:rFonts w:ascii="Calibri" w:hAnsi="Calibri" w:cs="Calibri"/>
        </w:rPr>
        <w:t xml:space="preserve">Tilman, D. (1999). The ecological consequences of changes in biodiversity: A search for general principles. </w:t>
      </w:r>
      <w:r w:rsidRPr="005A152F">
        <w:rPr>
          <w:rFonts w:ascii="Calibri" w:hAnsi="Calibri" w:cs="Calibri"/>
          <w:i/>
          <w:iCs/>
        </w:rPr>
        <w:t>Ecology</w:t>
      </w:r>
      <w:r w:rsidRPr="005A152F">
        <w:rPr>
          <w:rFonts w:ascii="Calibri" w:hAnsi="Calibri" w:cs="Calibri"/>
        </w:rPr>
        <w:t xml:space="preserve">, </w:t>
      </w:r>
      <w:r w:rsidRPr="005A152F">
        <w:rPr>
          <w:rFonts w:ascii="Calibri" w:hAnsi="Calibri" w:cs="Calibri"/>
          <w:i/>
          <w:iCs/>
        </w:rPr>
        <w:t>80</w:t>
      </w:r>
      <w:r w:rsidRPr="005A152F">
        <w:rPr>
          <w:rFonts w:ascii="Calibri" w:hAnsi="Calibri" w:cs="Calibri"/>
        </w:rPr>
        <w:t>, 1455–1474.</w:t>
      </w:r>
    </w:p>
    <w:p w14:paraId="1C600096" w14:textId="09393347" w:rsidR="00995248" w:rsidRPr="00995248" w:rsidDel="00E8167E" w:rsidRDefault="00E8167E" w:rsidP="00995248">
      <w:pPr>
        <w:pStyle w:val="Bibliography"/>
        <w:rPr>
          <w:del w:id="879" w:author="Stefanie Lane" w:date="2022-02-07T17:40:00Z"/>
          <w:rFonts w:ascii="Calibri" w:hAnsi="Calibri" w:cs="Calibri"/>
        </w:rPr>
      </w:pPr>
      <w:r>
        <w:rPr>
          <w:rFonts w:ascii="Calibri" w:hAnsi="Calibri" w:cs="Calibri"/>
        </w:rPr>
        <w:fldChar w:fldCharType="end"/>
      </w:r>
      <w:del w:id="880" w:author="Stefanie Lane" w:date="2022-02-07T17:40:00Z">
        <w:r w:rsidR="00995248" w:rsidRPr="00995248" w:rsidDel="00E8167E">
          <w:rPr>
            <w:rFonts w:ascii="Calibri" w:hAnsi="Calibri" w:cs="Calibri"/>
          </w:rPr>
          <w:delText xml:space="preserve">Bai, Y., Han, X., Wu, J., Chen, Z., &amp; Li, L. (2004). Ecosystem stability and compensatory effects in the Inner Mongolia grassland. </w:delText>
        </w:r>
        <w:r w:rsidR="00995248" w:rsidRPr="00995248" w:rsidDel="00E8167E">
          <w:rPr>
            <w:rFonts w:ascii="Calibri" w:hAnsi="Calibri" w:cs="Calibri"/>
            <w:i/>
            <w:iCs/>
          </w:rPr>
          <w:delText>Nature</w:delText>
        </w:r>
        <w:r w:rsidR="00995248" w:rsidRPr="00995248" w:rsidDel="00E8167E">
          <w:rPr>
            <w:rFonts w:ascii="Calibri" w:hAnsi="Calibri" w:cs="Calibri"/>
          </w:rPr>
          <w:delText xml:space="preserve">, </w:delText>
        </w:r>
        <w:r w:rsidR="00995248" w:rsidRPr="00995248" w:rsidDel="00E8167E">
          <w:rPr>
            <w:rFonts w:ascii="Calibri" w:hAnsi="Calibri" w:cs="Calibri"/>
            <w:i/>
            <w:iCs/>
          </w:rPr>
          <w:delText>431</w:delText>
        </w:r>
        <w:r w:rsidR="00995248" w:rsidRPr="00995248" w:rsidDel="00E8167E">
          <w:rPr>
            <w:rFonts w:ascii="Calibri" w:hAnsi="Calibri" w:cs="Calibri"/>
          </w:rPr>
          <w:delText>, 181–184.</w:delText>
        </w:r>
      </w:del>
    </w:p>
    <w:p w14:paraId="2A033D7B" w14:textId="119D9D53" w:rsidR="00995248" w:rsidRPr="00995248" w:rsidDel="00E8167E" w:rsidRDefault="00995248" w:rsidP="00995248">
      <w:pPr>
        <w:pStyle w:val="Bibliography"/>
        <w:rPr>
          <w:del w:id="881" w:author="Stefanie Lane" w:date="2022-02-07T17:40:00Z"/>
          <w:rFonts w:ascii="Calibri" w:hAnsi="Calibri" w:cs="Calibri"/>
        </w:rPr>
      </w:pPr>
      <w:del w:id="882" w:author="Stefanie Lane" w:date="2022-02-07T17:40:00Z">
        <w:r w:rsidRPr="00995248" w:rsidDel="00E8167E">
          <w:rPr>
            <w:rFonts w:ascii="Calibri" w:hAnsi="Calibri" w:cs="Calibri"/>
          </w:rPr>
          <w:delText xml:space="preserve">Bradfield, G. E., &amp; Porter, G. L. (1982). Vegetation structure and diversity components of a Fraser estuary tidal marsh. </w:delText>
        </w:r>
        <w:r w:rsidRPr="00995248" w:rsidDel="00E8167E">
          <w:rPr>
            <w:rFonts w:ascii="Calibri" w:hAnsi="Calibri" w:cs="Calibri"/>
            <w:i/>
            <w:iCs/>
          </w:rPr>
          <w:delText>Canadian Journal of Botany</w:delText>
        </w:r>
        <w:r w:rsidRPr="00995248" w:rsidDel="00E8167E">
          <w:rPr>
            <w:rFonts w:ascii="Calibri" w:hAnsi="Calibri" w:cs="Calibri"/>
          </w:rPr>
          <w:delText xml:space="preserve">, </w:delText>
        </w:r>
        <w:r w:rsidRPr="00995248" w:rsidDel="00E8167E">
          <w:rPr>
            <w:rFonts w:ascii="Calibri" w:hAnsi="Calibri" w:cs="Calibri"/>
            <w:i/>
            <w:iCs/>
          </w:rPr>
          <w:delText>60</w:delText>
        </w:r>
        <w:r w:rsidRPr="00995248" w:rsidDel="00E8167E">
          <w:rPr>
            <w:rFonts w:ascii="Calibri" w:hAnsi="Calibri" w:cs="Calibri"/>
          </w:rPr>
          <w:delText>, 440–451.</w:delText>
        </w:r>
      </w:del>
    </w:p>
    <w:p w14:paraId="595A59FE" w14:textId="7D95D0BD" w:rsidR="00995248" w:rsidRPr="00995248" w:rsidDel="00E8167E" w:rsidRDefault="00995248" w:rsidP="00995248">
      <w:pPr>
        <w:pStyle w:val="Bibliography"/>
        <w:rPr>
          <w:del w:id="883" w:author="Stefanie Lane" w:date="2022-02-07T17:40:00Z"/>
          <w:rFonts w:ascii="Calibri" w:hAnsi="Calibri" w:cs="Calibri"/>
        </w:rPr>
      </w:pPr>
      <w:del w:id="884" w:author="Stefanie Lane" w:date="2022-02-07T17:40:00Z">
        <w:r w:rsidRPr="00995248" w:rsidDel="00E8167E">
          <w:rPr>
            <w:rFonts w:ascii="Calibri" w:hAnsi="Calibri" w:cs="Calibri"/>
          </w:rPr>
          <w:delText xml:space="preserve">Denoth, M., &amp; Myers, J. H. (2007). Competition between Lythrum salicaria and a rare species: Combining evidence from experiments and long-term monitoring. </w:delText>
        </w:r>
        <w:r w:rsidRPr="00995248" w:rsidDel="00E8167E">
          <w:rPr>
            <w:rFonts w:ascii="Calibri" w:hAnsi="Calibri" w:cs="Calibri"/>
            <w:i/>
            <w:iCs/>
          </w:rPr>
          <w:delText>Plant Ecology</w:delText>
        </w:r>
        <w:r w:rsidRPr="00995248" w:rsidDel="00E8167E">
          <w:rPr>
            <w:rFonts w:ascii="Calibri" w:hAnsi="Calibri" w:cs="Calibri"/>
          </w:rPr>
          <w:delText xml:space="preserve">, </w:delText>
        </w:r>
        <w:r w:rsidRPr="00995248" w:rsidDel="00E8167E">
          <w:rPr>
            <w:rFonts w:ascii="Calibri" w:hAnsi="Calibri" w:cs="Calibri"/>
            <w:i/>
            <w:iCs/>
          </w:rPr>
          <w:delText>191</w:delText>
        </w:r>
        <w:r w:rsidRPr="00995248" w:rsidDel="00E8167E">
          <w:rPr>
            <w:rFonts w:ascii="Calibri" w:hAnsi="Calibri" w:cs="Calibri"/>
          </w:rPr>
          <w:delText>, 153–161.</w:delText>
        </w:r>
      </w:del>
    </w:p>
    <w:p w14:paraId="7A3B5BF5" w14:textId="1EEDD33D" w:rsidR="00995248" w:rsidRPr="00995248" w:rsidDel="00E8167E" w:rsidRDefault="00995248" w:rsidP="00995248">
      <w:pPr>
        <w:pStyle w:val="Bibliography"/>
        <w:rPr>
          <w:del w:id="885" w:author="Stefanie Lane" w:date="2022-02-07T17:40:00Z"/>
          <w:rFonts w:ascii="Calibri" w:hAnsi="Calibri" w:cs="Calibri"/>
        </w:rPr>
      </w:pPr>
      <w:del w:id="886" w:author="Stefanie Lane" w:date="2022-02-07T17:40:00Z">
        <w:r w:rsidRPr="00995248" w:rsidDel="00E8167E">
          <w:rPr>
            <w:rFonts w:ascii="Calibri" w:hAnsi="Calibri" w:cs="Calibri"/>
          </w:rPr>
          <w:delText xml:space="preserve">Lomer, F. (2021). Rare Plants of the Fraser Valley. In B. Klinkenberg (Ed.), </w:delText>
        </w:r>
        <w:r w:rsidRPr="00995248" w:rsidDel="00E8167E">
          <w:rPr>
            <w:rFonts w:ascii="Calibri" w:hAnsi="Calibri" w:cs="Calibri"/>
            <w:i/>
            <w:iCs/>
          </w:rPr>
          <w:delText>E-Flora BC: Electronic Atlas of the Flora of British Columbia [eflora.bc.ca]</w:delText>
        </w:r>
        <w:r w:rsidRPr="00995248" w:rsidDel="00E8167E">
          <w:rPr>
            <w:rFonts w:ascii="Calibri" w:hAnsi="Calibri" w:cs="Calibri"/>
          </w:rPr>
          <w:delText>. Vancouver</w:delText>
        </w:r>
        <w:r w:rsidR="00496DDE" w:rsidDel="00E8167E">
          <w:rPr>
            <w:rFonts w:ascii="Calibri" w:hAnsi="Calibri" w:cs="Calibri"/>
          </w:rPr>
          <w:delText>, Canada</w:delText>
        </w:r>
        <w:r w:rsidRPr="00995248" w:rsidDel="00E8167E">
          <w:rPr>
            <w:rFonts w:ascii="Calibri" w:hAnsi="Calibri" w:cs="Calibri"/>
          </w:rPr>
          <w:delText>: Lab for Advanced Spatial Analysis, Department of Geography</w:delText>
        </w:r>
        <w:r w:rsidR="00990A72" w:rsidDel="00E8167E">
          <w:rPr>
            <w:rFonts w:ascii="Calibri" w:hAnsi="Calibri" w:cs="Calibri"/>
          </w:rPr>
          <w:delText xml:space="preserve">, </w:delText>
        </w:r>
        <w:r w:rsidR="00990A72" w:rsidRPr="00995248" w:rsidDel="00E8167E">
          <w:rPr>
            <w:rFonts w:ascii="Calibri" w:hAnsi="Calibri" w:cs="Calibri"/>
          </w:rPr>
          <w:delText>University of British Columbia</w:delText>
        </w:r>
        <w:r w:rsidRPr="00995248" w:rsidDel="00E8167E">
          <w:rPr>
            <w:rFonts w:ascii="Calibri" w:hAnsi="Calibri" w:cs="Calibri"/>
          </w:rPr>
          <w:delText>.</w:delText>
        </w:r>
        <w:r w:rsidR="009B7734" w:rsidDel="00E8167E">
          <w:rPr>
            <w:rFonts w:ascii="Calibri" w:hAnsi="Calibri" w:cs="Calibri"/>
          </w:rPr>
          <w:delText xml:space="preserve"> [Accessed January 16, 2022</w:delText>
        </w:r>
        <w:r w:rsidR="006E6E32" w:rsidDel="00E8167E">
          <w:rPr>
            <w:rFonts w:ascii="Calibri" w:hAnsi="Calibri" w:cs="Calibri"/>
          </w:rPr>
          <w:delText>]</w:delText>
        </w:r>
      </w:del>
    </w:p>
    <w:p w14:paraId="5243BB6A" w14:textId="21329734" w:rsidR="00995248" w:rsidRPr="00995248" w:rsidDel="00E8167E" w:rsidRDefault="00995248" w:rsidP="00995248">
      <w:pPr>
        <w:pStyle w:val="Bibliography"/>
        <w:rPr>
          <w:del w:id="887" w:author="Stefanie Lane" w:date="2022-02-07T17:40:00Z"/>
          <w:rFonts w:ascii="Calibri" w:hAnsi="Calibri" w:cs="Calibri"/>
        </w:rPr>
      </w:pPr>
      <w:del w:id="888" w:author="Stefanie Lane" w:date="2022-02-07T17:40:00Z">
        <w:r w:rsidRPr="00995248" w:rsidDel="00E8167E">
          <w:rPr>
            <w:rFonts w:ascii="Calibri" w:hAnsi="Calibri" w:cs="Calibri"/>
          </w:rPr>
          <w:delText xml:space="preserve">Tilman, D., Reich, P. B., &amp; Knops, J. M. H. (2006). Biodiversity and ecosystem stability in a decade-long grassland experiment. </w:delText>
        </w:r>
        <w:r w:rsidRPr="00995248" w:rsidDel="00E8167E">
          <w:rPr>
            <w:rFonts w:ascii="Calibri" w:hAnsi="Calibri" w:cs="Calibri"/>
            <w:i/>
            <w:iCs/>
          </w:rPr>
          <w:delText>Nature</w:delText>
        </w:r>
        <w:r w:rsidRPr="00995248" w:rsidDel="00E8167E">
          <w:rPr>
            <w:rFonts w:ascii="Calibri" w:hAnsi="Calibri" w:cs="Calibri"/>
          </w:rPr>
          <w:delText xml:space="preserve">, </w:delText>
        </w:r>
        <w:r w:rsidRPr="00995248" w:rsidDel="00E8167E">
          <w:rPr>
            <w:rFonts w:ascii="Calibri" w:hAnsi="Calibri" w:cs="Calibri"/>
            <w:i/>
            <w:iCs/>
          </w:rPr>
          <w:delText>441</w:delText>
        </w:r>
        <w:r w:rsidRPr="00995248" w:rsidDel="00E8167E">
          <w:rPr>
            <w:rFonts w:ascii="Calibri" w:hAnsi="Calibri" w:cs="Calibri"/>
          </w:rPr>
          <w:delText>, 629–632.</w:delText>
        </w:r>
      </w:del>
    </w:p>
    <w:p w14:paraId="1CE4119A" w14:textId="521DFEE3" w:rsidR="00340BB0" w:rsidRDefault="00340BB0" w:rsidP="00340BB0"/>
    <w:p w14:paraId="63C82C9E" w14:textId="1164A7A8" w:rsidR="007D7FC0" w:rsidRDefault="007D7FC0" w:rsidP="00340BB0"/>
    <w:p w14:paraId="5D808DFA" w14:textId="27D3A7A2" w:rsidR="007D7FC0" w:rsidDel="005E1C14" w:rsidRDefault="007D7FC0" w:rsidP="00340BB0">
      <w:pPr>
        <w:rPr>
          <w:del w:id="889" w:author="Stefanie Lane" w:date="2022-02-07T20:33:00Z"/>
        </w:rPr>
      </w:pPr>
    </w:p>
    <w:p w14:paraId="7DD2B655" w14:textId="17A9DBD5" w:rsidR="007D7FC0" w:rsidRDefault="007D7FC0">
      <w:del w:id="890" w:author="Stefanie Lane" w:date="2022-02-07T20:33:00Z">
        <w:r w:rsidDel="005E1C14">
          <w:br w:type="page"/>
        </w:r>
      </w:del>
    </w:p>
    <w:p w14:paraId="6A634515" w14:textId="67309B79" w:rsidR="007D7FC0" w:rsidRDefault="007D7FC0" w:rsidP="007D7FC0">
      <w:pPr>
        <w:pStyle w:val="Heading1"/>
      </w:pPr>
      <w:r>
        <w:t>Supplemental</w:t>
      </w:r>
    </w:p>
    <w:p w14:paraId="4EC95476" w14:textId="1CBA151A" w:rsidR="00F222C0" w:rsidRDefault="00F222C0" w:rsidP="00F222C0"/>
    <w:p w14:paraId="29C83EF1" w14:textId="02237BBF" w:rsidR="00F222C0" w:rsidRDefault="00F222C0" w:rsidP="00F222C0"/>
    <w:p w14:paraId="264EF9D9" w14:textId="71523B94" w:rsidR="00F222C0" w:rsidRDefault="00F222C0" w:rsidP="00F222C0">
      <w:pPr>
        <w:pStyle w:val="Caption"/>
        <w:keepNext/>
      </w:pPr>
      <w:r>
        <w:t xml:space="preserve">Table </w:t>
      </w:r>
      <w:r w:rsidR="00A11140">
        <w:fldChar w:fldCharType="begin"/>
      </w:r>
      <w:r w:rsidR="00A11140">
        <w:instrText xml:space="preserve"> SEQ Table \* ARABIC </w:instrText>
      </w:r>
      <w:r w:rsidR="00A11140">
        <w:fldChar w:fldCharType="separate"/>
      </w:r>
      <w:r w:rsidR="00673842">
        <w:rPr>
          <w:noProof/>
        </w:rPr>
        <w:t>2</w:t>
      </w:r>
      <w:r w:rsidR="00A11140">
        <w:rPr>
          <w:noProof/>
        </w:rPr>
        <w:fldChar w:fldCharType="end"/>
      </w:r>
      <w:r>
        <w:t>. Species indicator analysis identifies the same dominant species in each assemblage type (</w:t>
      </w:r>
      <w:r w:rsidR="00FD7BB5">
        <w:t>Sedge</w:t>
      </w:r>
      <w:r>
        <w:t xml:space="preserve">, </w:t>
      </w:r>
      <w:r w:rsidR="00FD7BB5">
        <w:t>Fescue</w:t>
      </w:r>
      <w:r>
        <w:t xml:space="preserve">, </w:t>
      </w:r>
      <w:r w:rsidR="00FD7BB5">
        <w:t>Bogbean</w:t>
      </w:r>
      <w:r>
        <w:t xml:space="preserve">) as significantly driving clustering of assemblages over time. </w:t>
      </w:r>
    </w:p>
    <w:p w14:paraId="5BB20118" w14:textId="626E0FEE" w:rsidR="00F222C0" w:rsidRPr="00F222C0" w:rsidRDefault="0074150F" w:rsidP="00F222C0">
      <w:r>
        <w:rPr>
          <w:noProof/>
        </w:rPr>
        <mc:AlternateContent>
          <mc:Choice Requires="wps">
            <w:drawing>
              <wp:anchor distT="0" distB="0" distL="114300" distR="114300" simplePos="0" relativeHeight="251679744" behindDoc="0" locked="0" layoutInCell="1" allowOverlap="1" wp14:anchorId="334B632C" wp14:editId="649F32CD">
                <wp:simplePos x="0" y="0"/>
                <wp:positionH relativeFrom="column">
                  <wp:posOffset>19050</wp:posOffset>
                </wp:positionH>
                <wp:positionV relativeFrom="paragraph">
                  <wp:posOffset>2414270</wp:posOffset>
                </wp:positionV>
                <wp:extent cx="600075" cy="33337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CB594" id="Rectangle 7" o:spid="_x0000_s1026" style="position:absolute;margin-left:1.5pt;margin-top:190.1pt;width:47.25pt;height:2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" filled="f" strokecolor="#4472c4 [3204]" strokeweight="3pt"/>
            </w:pict>
          </mc:Fallback>
        </mc:AlternateContent>
      </w:r>
      <w:r>
        <w:rPr>
          <w:noProof/>
        </w:rPr>
        <mc:AlternateContent>
          <mc:Choice Requires="wps">
            <w:drawing>
              <wp:anchor distT="0" distB="0" distL="114300" distR="114300" simplePos="0" relativeHeight="251678720" behindDoc="0" locked="0" layoutInCell="1" allowOverlap="1" wp14:anchorId="7454C52A" wp14:editId="4A6CD63D">
                <wp:simplePos x="0" y="0"/>
                <wp:positionH relativeFrom="column">
                  <wp:posOffset>38100</wp:posOffset>
                </wp:positionH>
                <wp:positionV relativeFrom="paragraph">
                  <wp:posOffset>1252220</wp:posOffset>
                </wp:positionV>
                <wp:extent cx="600075" cy="3333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EB9C7" id="Rectangle 6" o:spid="_x0000_s1026" style="position:absolute;margin-left:3pt;margin-top:98.6pt;width:47.2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" filled="f" strokecolor="#ffc000 [3207]" strokeweight="3pt"/>
            </w:pict>
          </mc:Fallback>
        </mc:AlternateContent>
      </w:r>
      <w:r>
        <w:rPr>
          <w:noProof/>
        </w:rPr>
        <mc:AlternateContent>
          <mc:Choice Requires="wps">
            <w:drawing>
              <wp:anchor distT="0" distB="0" distL="114300" distR="114300" simplePos="0" relativeHeight="251677696" behindDoc="0" locked="0" layoutInCell="1" allowOverlap="1" wp14:anchorId="6CE0D2B0" wp14:editId="4C63ADFD">
                <wp:simplePos x="0" y="0"/>
                <wp:positionH relativeFrom="column">
                  <wp:posOffset>28575</wp:posOffset>
                </wp:positionH>
                <wp:positionV relativeFrom="paragraph">
                  <wp:posOffset>499745</wp:posOffset>
                </wp:positionV>
                <wp:extent cx="600075" cy="3333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1627F" id="Rectangle 1" o:spid="_x0000_s1026" style="position:absolute;margin-left:2.25pt;margin-top:39.35pt;width:47.25pt;height:26.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" filled="f" strokecolor="#70ad47 [3209]" strokeweight="3pt"/>
            </w:pict>
          </mc:Fallback>
        </mc:AlternateContent>
      </w:r>
      <w:r w:rsidR="00F222C0" w:rsidRPr="004120DE">
        <w:rPr>
          <w:noProof/>
        </w:rPr>
        <w:drawing>
          <wp:inline distT="0" distB="0" distL="0" distR="0" wp14:anchorId="0BEBB714" wp14:editId="271695DC">
            <wp:extent cx="6400800" cy="3169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400800" cy="3169365"/>
                    </a:xfrm>
                    <a:prstGeom prst="rect">
                      <a:avLst/>
                    </a:prstGeom>
                    <a:noFill/>
                    <a:ln>
                      <a:noFill/>
                    </a:ln>
                  </pic:spPr>
                </pic:pic>
              </a:graphicData>
            </a:graphic>
          </wp:inline>
        </w:drawing>
      </w:r>
    </w:p>
    <w:sectPr w:rsidR="00F222C0" w:rsidRPr="00F222C0" w:rsidSect="000D7921">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Stefanie Lane" w:date="2022-01-20T14:59:00Z" w:initials="SLL">
    <w:p w14:paraId="5AB78E8D" w14:textId="0AB3D47D" w:rsidR="00A11140" w:rsidRDefault="00A11140">
      <w:pPr>
        <w:pStyle w:val="CommentText"/>
      </w:pPr>
      <w:r>
        <w:rPr>
          <w:rStyle w:val="CommentReference"/>
        </w:rPr>
        <w:annotationRef/>
      </w:r>
      <w:r>
        <w:t>How to state this as ‘ecologically appropriate along a continuum of historical to future climate conditions’?</w:t>
      </w:r>
    </w:p>
  </w:comment>
  <w:comment w:id="8" w:author="Stefanie Lane" w:date="2022-01-20T15:00:00Z" w:initials="SLL">
    <w:p w14:paraId="38877815" w14:textId="5C3D8A56" w:rsidR="00A11140" w:rsidRDefault="00A11140">
      <w:pPr>
        <w:pStyle w:val="CommentText"/>
      </w:pPr>
      <w:r>
        <w:rPr>
          <w:rStyle w:val="CommentReference"/>
        </w:rPr>
        <w:annotationRef/>
      </w:r>
      <w:r>
        <w:t xml:space="preserve">When historical conditions are appropriate, in anticipation of those communities shifting within the ecosystem as climate change/sea level rise occurs. </w:t>
      </w:r>
    </w:p>
  </w:comment>
  <w:comment w:id="36" w:author="Stefanie Lane" w:date="2022-02-07T16:17:00Z" w:initials="SLL">
    <w:p w14:paraId="3F589F4B" w14:textId="1A6D50F5" w:rsidR="00A11140" w:rsidRDefault="00A11140">
      <w:pPr>
        <w:pStyle w:val="CommentText"/>
      </w:pPr>
      <w:r>
        <w:rPr>
          <w:rStyle w:val="CommentReference"/>
        </w:rPr>
        <w:annotationRef/>
      </w:r>
      <w:r>
        <w:t>Needs citations</w:t>
      </w:r>
    </w:p>
  </w:comment>
  <w:comment w:id="40" w:author="Stefanie Lane" w:date="2022-02-07T15:56:00Z" w:initials="SLL">
    <w:p w14:paraId="63680E5C" w14:textId="77777777" w:rsidR="00A11140" w:rsidRDefault="00A11140" w:rsidP="00B75868">
      <w:pPr>
        <w:pStyle w:val="CommentText"/>
      </w:pPr>
      <w:r>
        <w:rPr>
          <w:rStyle w:val="CommentReference"/>
        </w:rPr>
        <w:annotationRef/>
      </w:r>
      <w:r>
        <w:t xml:space="preserve">I agree Ladner Marsh was not a “reference” condition 40 years ago. </w:t>
      </w:r>
    </w:p>
    <w:p w14:paraId="29FBD643" w14:textId="77777777" w:rsidR="00A11140" w:rsidRDefault="00A11140" w:rsidP="00B75868">
      <w:pPr>
        <w:pStyle w:val="CommentText"/>
      </w:pPr>
    </w:p>
    <w:p w14:paraId="3D577EF7" w14:textId="77777777" w:rsidR="00A11140" w:rsidRDefault="00A11140" w:rsidP="00B75868">
      <w:pPr>
        <w:pStyle w:val="CommentText"/>
      </w:pPr>
      <w:r>
        <w:t xml:space="preserve">Rather, I want to emphasize shifting baselines of ecological conditions, and drawing attention to awareness of these shifts for sites that are used as examples of conservation/restoration targets. </w:t>
      </w:r>
    </w:p>
    <w:p w14:paraId="60AE8D2A" w14:textId="77777777" w:rsidR="00A11140" w:rsidRDefault="00A11140" w:rsidP="00B75868">
      <w:pPr>
        <w:pStyle w:val="CommentText"/>
      </w:pPr>
    </w:p>
    <w:p w14:paraId="236A7062" w14:textId="77777777" w:rsidR="00A11140" w:rsidRDefault="00A11140" w:rsidP="00B75868">
      <w:pPr>
        <w:pStyle w:val="CommentText"/>
      </w:pPr>
      <w:r>
        <w:t>Specifically, I want to allude that sites like Ladner Marsh have undergone change, thus their use as</w:t>
      </w:r>
      <w:r w:rsidRPr="00021ECF">
        <w:t xml:space="preserve"> an historical reference would be flawed.</w:t>
      </w:r>
    </w:p>
  </w:comment>
  <w:comment w:id="125" w:author="Stefanie Lane" w:date="2022-01-16T13:45:00Z" w:initials="SLL">
    <w:p w14:paraId="216262AF" w14:textId="43190EDF" w:rsidR="00A11140" w:rsidRDefault="00A11140">
      <w:pPr>
        <w:pStyle w:val="CommentText"/>
      </w:pPr>
      <w:r>
        <w:rPr>
          <w:rStyle w:val="CommentReference"/>
        </w:rPr>
        <w:annotationRef/>
      </w:r>
      <w:r>
        <w:t xml:space="preserve">Better suited to methods? </w:t>
      </w:r>
    </w:p>
  </w:comment>
  <w:comment w:id="201" w:author="Stefanie Lane" w:date="2022-02-07T17:14:00Z" w:initials="SLL">
    <w:p w14:paraId="0B1151FC" w14:textId="77777777" w:rsidR="00A11140" w:rsidRDefault="00A11140">
      <w:pPr>
        <w:pStyle w:val="CommentText"/>
      </w:pPr>
      <w:r>
        <w:rPr>
          <w:rStyle w:val="CommentReference"/>
        </w:rPr>
        <w:annotationRef/>
      </w:r>
      <w:r>
        <w:t xml:space="preserve">Previous Questions 2 &amp; 3 redundantly asked whether diversity was greater or lower over time, and which communities were more diverse. </w:t>
      </w:r>
    </w:p>
    <w:p w14:paraId="19D8A287" w14:textId="77777777" w:rsidR="00A11140" w:rsidRDefault="00A11140">
      <w:pPr>
        <w:pStyle w:val="CommentText"/>
      </w:pPr>
    </w:p>
    <w:p w14:paraId="643DAE77" w14:textId="7857971D" w:rsidR="00A11140" w:rsidRDefault="00A11140">
      <w:pPr>
        <w:pStyle w:val="CommentText"/>
      </w:pPr>
      <w:r>
        <w:t>This revision parses out a question of stability of all species’ abundance within and between assemblages (Q2), and turnover of species to identify gains/losses, and which species are replaced over time (Q3).</w:t>
      </w:r>
    </w:p>
  </w:comment>
  <w:comment w:id="206" w:author="Stefanie Lane" w:date="2022-02-07T17:06:00Z" w:initials="SLL">
    <w:p w14:paraId="04C35F17" w14:textId="77777777" w:rsidR="00A11140" w:rsidRDefault="00A11140">
      <w:pPr>
        <w:pStyle w:val="CommentText"/>
      </w:pPr>
      <w:r>
        <w:rPr>
          <w:rStyle w:val="CommentReference"/>
        </w:rPr>
        <w:annotationRef/>
      </w:r>
      <w:r>
        <w:t xml:space="preserve">Here, I’m not suggesting a mechanism of stability, however I feel I need to more clearly indicate why I expect stability to be greater across the whole marsh, rather than each assemblage individually. </w:t>
      </w:r>
    </w:p>
    <w:p w14:paraId="5E329168" w14:textId="77777777" w:rsidR="00A11140" w:rsidRDefault="00A11140">
      <w:pPr>
        <w:pStyle w:val="CommentText"/>
      </w:pPr>
    </w:p>
    <w:p w14:paraId="35A97613" w14:textId="7337D168" w:rsidR="00A11140" w:rsidRDefault="00A11140">
      <w:pPr>
        <w:pStyle w:val="CommentText"/>
      </w:pPr>
      <w:r>
        <w:t xml:space="preserve">Because the </w:t>
      </w:r>
      <w:proofErr w:type="spellStart"/>
      <w:r>
        <w:t>community_stability</w:t>
      </w:r>
      <w:proofErr w:type="spellEnd"/>
      <w:r>
        <w:t xml:space="preserve"> function in R package “codyn” measures mean/</w:t>
      </w:r>
      <w:proofErr w:type="spellStart"/>
      <w:r>
        <w:t>st</w:t>
      </w:r>
      <w:proofErr w:type="spellEnd"/>
      <w:r>
        <w:t xml:space="preserve"> dev of species abundance, I thought community-wide stability would be higher due to spatial autocorrelation</w:t>
      </w:r>
    </w:p>
  </w:comment>
  <w:comment w:id="215" w:author="Stefanie Lane" w:date="2022-02-07T17:53:00Z" w:initials="SLL">
    <w:p w14:paraId="5116E480" w14:textId="2A5FF55C" w:rsidR="00A11140" w:rsidRDefault="00A11140">
      <w:pPr>
        <w:pStyle w:val="CommentText"/>
      </w:pPr>
      <w:r>
        <w:rPr>
          <w:rStyle w:val="CommentReference"/>
        </w:rPr>
        <w:annotationRef/>
      </w:r>
      <w:r>
        <w:t>Again, no explicit mechanism can be tested, however I do expect that displacement by increasing abundance of invasive species over time would result in greater number of species lost (and fewer species gained), and thus greater rates of turnover</w:t>
      </w:r>
    </w:p>
  </w:comment>
  <w:comment w:id="305" w:author="Stefanie Lane" w:date="2022-02-07T18:57:00Z" w:initials="SLL">
    <w:p w14:paraId="717DDD63" w14:textId="0046250D" w:rsidR="00A11140" w:rsidRDefault="00A11140">
      <w:pPr>
        <w:pStyle w:val="CommentText"/>
      </w:pPr>
      <w:r>
        <w:rPr>
          <w:rStyle w:val="CommentReference"/>
        </w:rPr>
        <w:annotationRef/>
      </w:r>
      <w:r>
        <w:t>Need to state an estimate of precision</w:t>
      </w:r>
    </w:p>
  </w:comment>
  <w:comment w:id="315" w:author="Stefanie Lane" w:date="2022-02-07T17:39:00Z" w:initials="SLL">
    <w:p w14:paraId="64ADE1BB" w14:textId="5DF822D7" w:rsidR="00A11140" w:rsidRDefault="00A11140">
      <w:pPr>
        <w:pStyle w:val="CommentText"/>
      </w:pPr>
      <w:r>
        <w:rPr>
          <w:rStyle w:val="CommentReference"/>
        </w:rPr>
        <w:annotationRef/>
      </w:r>
      <w:r>
        <w:t>Include which in supplemental table; include column explaining omission reason</w:t>
      </w:r>
    </w:p>
  </w:comment>
  <w:comment w:id="409" w:author="Stefanie Lane" w:date="2022-02-07T18:16:00Z" w:initials="SLL">
    <w:p w14:paraId="3D6EAE9D" w14:textId="13F17ED0" w:rsidR="00A11140" w:rsidRDefault="00A11140">
      <w:pPr>
        <w:pStyle w:val="CommentText"/>
      </w:pPr>
      <w:r>
        <w:rPr>
          <w:rStyle w:val="CommentReference"/>
        </w:rPr>
        <w:annotationRef/>
      </w:r>
      <w:r>
        <w:t xml:space="preserve">Major concern: how/should I be standardizing the number of plots per assemblage type? </w:t>
      </w:r>
    </w:p>
    <w:p w14:paraId="329AAFFB" w14:textId="526CBA77" w:rsidR="00A11140" w:rsidRDefault="00A11140">
      <w:pPr>
        <w:pStyle w:val="CommentText"/>
      </w:pPr>
    </w:p>
    <w:p w14:paraId="178910FC" w14:textId="36E312C0" w:rsidR="00A11140" w:rsidRDefault="00A11140">
      <w:pPr>
        <w:pStyle w:val="CommentText"/>
      </w:pPr>
      <w:r>
        <w:t>Overall, fescue group far more prevalent in previous years: how do I ensure fair comparison, or discuss frequency in 2019?</w:t>
      </w:r>
    </w:p>
  </w:comment>
  <w:comment w:id="410" w:author="Stefanie Lane" w:date="2022-02-07T18:18:00Z" w:initials="SLL">
    <w:p w14:paraId="1ED60392" w14:textId="5376DBC3" w:rsidR="00A11140" w:rsidRDefault="00A11140">
      <w:pPr>
        <w:pStyle w:val="CommentText"/>
      </w:pPr>
      <w:r>
        <w:rPr>
          <w:rStyle w:val="CommentReference"/>
        </w:rPr>
        <w:annotationRef/>
      </w:r>
      <w:r>
        <w:t>Nancy’s suggestion: test influence of losing plots by randomly selecting a subset of plots within an assemblage, and rerun subsets of analysis to see if there’s a difference in outcome. This can be included as a Supplement to substantiate the analyses presented</w:t>
      </w:r>
    </w:p>
  </w:comment>
  <w:comment w:id="413" w:author="Stefanie Lane" w:date="2022-02-07T19:56:00Z" w:initials="SLL">
    <w:p w14:paraId="3A407921" w14:textId="00088A7F" w:rsidR="00A11140" w:rsidRDefault="00A11140">
      <w:pPr>
        <w:pStyle w:val="CommentText"/>
      </w:pPr>
      <w:r>
        <w:rPr>
          <w:rStyle w:val="CommentReference"/>
        </w:rPr>
        <w:annotationRef/>
      </w:r>
      <w:r>
        <w:t xml:space="preserve">Confirm this is an accurate explanation of </w:t>
      </w:r>
      <w:proofErr w:type="spellStart"/>
      <w:r>
        <w:t>multipatt</w:t>
      </w:r>
      <w:proofErr w:type="spellEnd"/>
      <w:r>
        <w:t xml:space="preserve"> function: </w:t>
      </w:r>
      <w:r w:rsidRPr="00195C88">
        <w:t>https://cran.r-project.org/web/packages/indicspecies/indicspecies.pdf</w:t>
      </w:r>
    </w:p>
  </w:comment>
  <w:comment w:id="430" w:author="Stefanie Lane" w:date="2022-02-09T02:40:00Z" w:initials="SLL">
    <w:p w14:paraId="0900CC39" w14:textId="77777777" w:rsidR="00B80FFC" w:rsidRDefault="00B80FFC">
      <w:pPr>
        <w:pStyle w:val="CommentText"/>
      </w:pPr>
      <w:r>
        <w:rPr>
          <w:rStyle w:val="CommentReference"/>
        </w:rPr>
        <w:annotationRef/>
      </w:r>
      <w:r>
        <w:t xml:space="preserve">If using beta diversity, </w:t>
      </w:r>
      <w:r w:rsidR="00A238B2">
        <w:t>see Price et al, 2020,</w:t>
      </w:r>
      <w:r w:rsidR="00050718">
        <w:t xml:space="preserve"> Landscape Ecol.</w:t>
      </w:r>
      <w:r w:rsidR="00A238B2">
        <w:t xml:space="preserve"> for discussion of relationship to biotic homogenization, and use of </w:t>
      </w:r>
      <w:proofErr w:type="spellStart"/>
      <w:r w:rsidR="00A238B2">
        <w:t>permdisp</w:t>
      </w:r>
      <w:proofErr w:type="spellEnd"/>
      <w:r w:rsidR="00A238B2">
        <w:t>/ANOVA/</w:t>
      </w:r>
      <w:proofErr w:type="spellStart"/>
      <w:r w:rsidR="00A238B2">
        <w:t>PCoA</w:t>
      </w:r>
      <w:proofErr w:type="spellEnd"/>
      <w:r w:rsidR="00D265CF">
        <w:t xml:space="preserve">. </w:t>
      </w:r>
    </w:p>
    <w:p w14:paraId="378F1D3C" w14:textId="77777777" w:rsidR="00D265CF" w:rsidRDefault="00D265CF">
      <w:pPr>
        <w:pStyle w:val="CommentText"/>
      </w:pPr>
    </w:p>
    <w:p w14:paraId="7EF1CDBA" w14:textId="7AE664E7" w:rsidR="00D265CF" w:rsidRDefault="00D265CF">
      <w:pPr>
        <w:pStyle w:val="CommentText"/>
      </w:pPr>
      <w:r>
        <w:t xml:space="preserve">BUT: are assemblages independent? </w:t>
      </w:r>
      <w:r>
        <w:t>Can I use assemblage as the grouping factor?</w:t>
      </w:r>
      <w:bookmarkStart w:id="431" w:name="_GoBack"/>
      <w:bookmarkEnd w:id="431"/>
    </w:p>
  </w:comment>
  <w:comment w:id="446" w:author="Stefanie Lane" w:date="2022-01-25T16:48:00Z" w:initials="SLL">
    <w:p w14:paraId="19EAAF83" w14:textId="3452CE92" w:rsidR="00A11140" w:rsidRDefault="00A11140">
      <w:pPr>
        <w:pStyle w:val="CommentText"/>
      </w:pPr>
      <w:r>
        <w:rPr>
          <w:rStyle w:val="CommentReference"/>
        </w:rPr>
        <w:annotationRef/>
      </w:r>
    </w:p>
  </w:comment>
  <w:comment w:id="447" w:author="Stefanie Lane" w:date="2022-01-25T16:49:00Z" w:initials="SLL">
    <w:p w14:paraId="7E796979" w14:textId="70E96B23" w:rsidR="00A11140" w:rsidRDefault="00A11140">
      <w:pPr>
        <w:pStyle w:val="CommentText"/>
      </w:pPr>
      <w:r>
        <w:rPr>
          <w:rStyle w:val="CommentReference"/>
        </w:rPr>
        <w:annotationRef/>
      </w:r>
      <w:r>
        <w:t>Used ‘assemblage’ as replicate</w:t>
      </w:r>
    </w:p>
  </w:comment>
  <w:comment w:id="470" w:author="Stefanie Lane" w:date="2022-01-27T17:28:00Z" w:initials="SLL">
    <w:p w14:paraId="39EBAFC5" w14:textId="08C63756" w:rsidR="00A11140" w:rsidRDefault="00A11140">
      <w:pPr>
        <w:pStyle w:val="CommentText"/>
      </w:pPr>
      <w:r>
        <w:rPr>
          <w:rStyle w:val="CommentReference"/>
        </w:rPr>
        <w:annotationRef/>
      </w:r>
      <w:r>
        <w:t xml:space="preserve"> Include N plots, N species, which species, cover abundance</w:t>
      </w:r>
    </w:p>
  </w:comment>
  <w:comment w:id="474" w:author="Stefanie Lane" w:date="2022-02-07T21:36:00Z" w:initials="SLL">
    <w:p w14:paraId="2E207000" w14:textId="1444242E" w:rsidR="00A11140" w:rsidRDefault="00A11140">
      <w:pPr>
        <w:pStyle w:val="CommentText"/>
      </w:pPr>
      <w:r>
        <w:rPr>
          <w:rStyle w:val="CommentReference"/>
        </w:rPr>
        <w:annotationRef/>
      </w:r>
      <w:r>
        <w:t xml:space="preserve">Placeholder. I want the regional context figure to be bigger, and probably a separate figure from the transect schematics. </w:t>
      </w:r>
    </w:p>
  </w:comment>
  <w:comment w:id="528" w:author="Stefanie Lane" w:date="2022-01-27T15:33:00Z" w:initials="SLL">
    <w:p w14:paraId="5725F35A" w14:textId="0847E58C" w:rsidR="00A11140" w:rsidRDefault="00A11140">
      <w:pPr>
        <w:pStyle w:val="CommentText"/>
      </w:pPr>
      <w:r>
        <w:rPr>
          <w:rStyle w:val="CommentReference"/>
        </w:rPr>
        <w:annotationRef/>
      </w:r>
      <w:r>
        <w:t>Address here briefly, or save all explanation of # plot influence for Discussion?</w:t>
      </w:r>
    </w:p>
  </w:comment>
  <w:comment w:id="523" w:author="Stefanie Lane" w:date="2022-02-07T19:05:00Z" w:initials="SLL">
    <w:p w14:paraId="2166AF96" w14:textId="3233CFDC" w:rsidR="00A11140" w:rsidRDefault="00A11140">
      <w:pPr>
        <w:pStyle w:val="CommentText"/>
      </w:pPr>
      <w:r>
        <w:rPr>
          <w:rStyle w:val="CommentReference"/>
        </w:rPr>
        <w:annotationRef/>
      </w:r>
      <w:r>
        <w:t>Is it appropriate to mention this influence here, or save all interpretation of plot influence for the Discussion?</w:t>
      </w:r>
    </w:p>
  </w:comment>
  <w:comment w:id="538" w:author="Stefanie Lane" w:date="2022-01-25T16:08:00Z" w:initials="SLL">
    <w:p w14:paraId="65625B5B" w14:textId="1B0AB732" w:rsidR="00A11140" w:rsidRDefault="00A11140">
      <w:pPr>
        <w:pStyle w:val="CommentText"/>
      </w:pPr>
      <w:r>
        <w:rPr>
          <w:rStyle w:val="CommentReference"/>
        </w:rPr>
        <w:annotationRef/>
      </w:r>
      <w:r>
        <w:t>Need to confirm if this is the correct way to present values if measure is a proportion of (gain + loss/total)</w:t>
      </w:r>
    </w:p>
  </w:comment>
  <w:comment w:id="556" w:author="Stefanie Lane" w:date="2022-01-27T16:09:00Z" w:initials="SLL">
    <w:p w14:paraId="528FAD8F" w14:textId="0FE62B7F" w:rsidR="00A11140" w:rsidRDefault="00A11140" w:rsidP="000E4F3A">
      <w:pPr>
        <w:pStyle w:val="CommentText"/>
      </w:pPr>
      <w:r>
        <w:rPr>
          <w:rStyle w:val="CommentReference"/>
        </w:rPr>
        <w:annotationRef/>
      </w:r>
      <w:r>
        <w:t xml:space="preserve">Should show </w:t>
      </w:r>
      <w:r>
        <w:rPr>
          <w:i/>
        </w:rPr>
        <w:t>which</w:t>
      </w:r>
      <w:r>
        <w:t xml:space="preserve"> species lost? Generate table, include as Supplement</w:t>
      </w:r>
    </w:p>
  </w:comment>
  <w:comment w:id="570" w:author="Stefanie Lane" w:date="2022-02-07T20:59:00Z" w:initials="SLL">
    <w:p w14:paraId="412A7B43" w14:textId="49C44AFD" w:rsidR="00A11140" w:rsidRDefault="00A11140">
      <w:pPr>
        <w:pStyle w:val="CommentText"/>
      </w:pPr>
      <w:r>
        <w:rPr>
          <w:rStyle w:val="CommentReference"/>
        </w:rPr>
        <w:annotationRef/>
      </w:r>
      <w:r>
        <w:t>Should I consider adding in the NMDS plots? I’m not sure whether it will visualize new/different information.</w:t>
      </w:r>
    </w:p>
  </w:comment>
  <w:comment w:id="609" w:author="Stefanie Lane" w:date="2022-02-02T09:26:00Z" w:initials="SLL">
    <w:p w14:paraId="6764C290" w14:textId="7EBCD26D" w:rsidR="00A11140" w:rsidRDefault="00A11140">
      <w:pPr>
        <w:pStyle w:val="CommentText"/>
      </w:pPr>
      <w:r>
        <w:rPr>
          <w:rStyle w:val="CommentReference"/>
        </w:rPr>
        <w:annotationRef/>
      </w:r>
      <w:r>
        <w:t>I’m concerned that Poa palustris may have been misidentified between 1999 &amp; 2019. I may resolve by combining the two species (which will change all analyses), and/or refining all plots to show a reduced number of species of interest</w:t>
      </w:r>
    </w:p>
  </w:comment>
  <w:comment w:id="687" w:author="Stefanie Lane" w:date="2022-01-27T16:13:00Z" w:initials="SLL">
    <w:p w14:paraId="394674D0" w14:textId="77777777" w:rsidR="00A11140" w:rsidRDefault="00A11140" w:rsidP="00827EE2">
      <w:pPr>
        <w:pStyle w:val="CommentText"/>
      </w:pPr>
      <w:r>
        <w:rPr>
          <w:rStyle w:val="CommentReference"/>
        </w:rPr>
        <w:annotationRef/>
      </w:r>
      <w:r>
        <w:t xml:space="preserve">See also: Yuan et al., 2016, </w:t>
      </w:r>
      <w:proofErr w:type="spellStart"/>
      <w:r>
        <w:t>wrt</w:t>
      </w:r>
      <w:proofErr w:type="spellEnd"/>
      <w:r>
        <w:t xml:space="preserve"> spatial vs. temporal turnover</w:t>
      </w:r>
    </w:p>
  </w:comment>
  <w:comment w:id="703" w:author="Stefanie Lane" w:date="2022-01-27T16:13:00Z" w:initials="SLL">
    <w:p w14:paraId="3DE291F3" w14:textId="2D1EC0EE" w:rsidR="00A11140" w:rsidRDefault="00A11140">
      <w:pPr>
        <w:pStyle w:val="CommentText"/>
      </w:pPr>
      <w:r>
        <w:rPr>
          <w:rStyle w:val="CommentReference"/>
        </w:rPr>
        <w:annotationRef/>
      </w:r>
      <w:r>
        <w:t xml:space="preserve">See also: Yuan et al., 2016, </w:t>
      </w:r>
      <w:proofErr w:type="spellStart"/>
      <w:r>
        <w:t>wrt</w:t>
      </w:r>
      <w:proofErr w:type="spellEnd"/>
      <w:r>
        <w:t xml:space="preserve"> spatial vs. temporal turnover</w:t>
      </w:r>
    </w:p>
  </w:comment>
  <w:comment w:id="741" w:author="Stefanie Lane" w:date="2022-01-25T17:39:00Z" w:initials="SLL">
    <w:p w14:paraId="10C3CFEB" w14:textId="5ACDAE60" w:rsidR="00A11140" w:rsidRDefault="00A11140">
      <w:pPr>
        <w:pStyle w:val="CommentText"/>
      </w:pPr>
      <w:r>
        <w:rPr>
          <w:rStyle w:val="CommentReference"/>
        </w:rPr>
        <w:annotationRef/>
      </w:r>
      <w:r>
        <w:t>Need another figure if discussing these specifically: table (supplement) of frequency over time?</w:t>
      </w:r>
    </w:p>
  </w:comment>
  <w:comment w:id="764" w:author="Stefanie Lane" w:date="2022-02-07T19:38:00Z" w:initials="SLL">
    <w:p w14:paraId="3C4823D5" w14:textId="3ADD2E59" w:rsidR="00A11140" w:rsidRDefault="00A11140">
      <w:pPr>
        <w:pStyle w:val="CommentText"/>
      </w:pPr>
      <w:r>
        <w:rPr>
          <w:rStyle w:val="CommentReference"/>
        </w:rPr>
        <w:annotationRef/>
      </w:r>
      <w:r>
        <w:t xml:space="preserve">I still need to explain the impacts of 50% fewer plots in 2019. I’m uncertain how to explain this clearly. </w:t>
      </w:r>
    </w:p>
  </w:comment>
  <w:comment w:id="873" w:author="Stefanie Lane" w:date="2022-02-07T18:56:00Z" w:initials="SLL">
    <w:p w14:paraId="491B3DC8" w14:textId="16E491EC" w:rsidR="00A11140" w:rsidRDefault="00A11140">
      <w:pPr>
        <w:pStyle w:val="CommentText"/>
      </w:pPr>
      <w:r>
        <w:rPr>
          <w:rStyle w:val="CommentReference"/>
        </w:rPr>
        <w:annotationRef/>
      </w:r>
      <w:r>
        <w:t>Remove if/when co-authors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B78E8D" w15:done="0"/>
  <w15:commentEx w15:paraId="38877815" w15:paraIdParent="5AB78E8D" w15:done="0"/>
  <w15:commentEx w15:paraId="3F589F4B" w15:done="0"/>
  <w15:commentEx w15:paraId="236A7062" w15:done="0"/>
  <w15:commentEx w15:paraId="216262AF" w15:done="0"/>
  <w15:commentEx w15:paraId="643DAE77" w15:done="0"/>
  <w15:commentEx w15:paraId="35A97613" w15:done="0"/>
  <w15:commentEx w15:paraId="5116E480" w15:done="0"/>
  <w15:commentEx w15:paraId="717DDD63" w15:done="0"/>
  <w15:commentEx w15:paraId="64ADE1BB" w15:done="0"/>
  <w15:commentEx w15:paraId="178910FC" w15:done="0"/>
  <w15:commentEx w15:paraId="1ED60392" w15:paraIdParent="178910FC" w15:done="0"/>
  <w15:commentEx w15:paraId="3A407921" w15:done="0"/>
  <w15:commentEx w15:paraId="7EF1CDBA" w15:done="0"/>
  <w15:commentEx w15:paraId="19EAAF83" w15:done="0"/>
  <w15:commentEx w15:paraId="7E796979" w15:paraIdParent="19EAAF83" w15:done="0"/>
  <w15:commentEx w15:paraId="39EBAFC5" w15:done="0"/>
  <w15:commentEx w15:paraId="2E207000" w15:done="0"/>
  <w15:commentEx w15:paraId="5725F35A" w15:done="0"/>
  <w15:commentEx w15:paraId="2166AF96" w15:done="0"/>
  <w15:commentEx w15:paraId="65625B5B" w15:done="0"/>
  <w15:commentEx w15:paraId="528FAD8F" w15:done="0"/>
  <w15:commentEx w15:paraId="412A7B43" w15:done="0"/>
  <w15:commentEx w15:paraId="6764C290" w15:done="0"/>
  <w15:commentEx w15:paraId="394674D0" w15:done="0"/>
  <w15:commentEx w15:paraId="3DE291F3" w15:done="0"/>
  <w15:commentEx w15:paraId="10C3CFEB" w15:done="0"/>
  <w15:commentEx w15:paraId="3C4823D5" w15:done="0"/>
  <w15:commentEx w15:paraId="491B3D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56A3" w16cex:dateUtc="2022-01-18T23:09:00Z"/>
  <w16cex:commentExtensible w16cex:durableId="25915821" w16cex:dateUtc="2022-01-18T23:15:00Z"/>
  <w16cex:commentExtensible w16cex:durableId="25915AF4" w16cex:dateUtc="2022-01-18T23:27:00Z"/>
  <w16cex:commentExtensible w16cex:durableId="258EADD8" w16cex:dateUtc="2022-01-16T22:44:00Z"/>
  <w16cex:commentExtensible w16cex:durableId="258E9FF1" w16cex:dateUtc="2022-01-16T21:45:00Z"/>
  <w16cex:commentExtensible w16cex:durableId="25657B44" w16cex:dateUtc="2021-12-16T16:45:00Z"/>
  <w16cex:commentExtensible w16cex:durableId="25915B7C" w16cex:dateUtc="2022-01-18T23:30:00Z"/>
  <w16cex:commentExtensible w16cex:durableId="258EAE6C" w16cex:dateUtc="2022-01-16T22:17:00Z"/>
  <w16cex:commentExtensible w16cex:durableId="258EAF58" w16cex:dateUtc="2022-01-16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B78E8D" w16cid:durableId="2593F740"/>
  <w16cid:commentId w16cid:paraId="38877815" w16cid:durableId="2593F79C"/>
  <w16cid:commentId w16cid:paraId="3F589F4B" w16cid:durableId="25ABC4AA"/>
  <w16cid:commentId w16cid:paraId="236A7062" w16cid:durableId="25ABBFC7"/>
  <w16cid:commentId w16cid:paraId="216262AF" w16cid:durableId="258E9FF1"/>
  <w16cid:commentId w16cid:paraId="643DAE77" w16cid:durableId="25ABD1E9"/>
  <w16cid:commentId w16cid:paraId="35A97613" w16cid:durableId="25ABD02F"/>
  <w16cid:commentId w16cid:paraId="5116E480" w16cid:durableId="25ABDB2C"/>
  <w16cid:commentId w16cid:paraId="717DDD63" w16cid:durableId="25ABE9FD"/>
  <w16cid:commentId w16cid:paraId="64ADE1BB" w16cid:durableId="25ABD7B9"/>
  <w16cid:commentId w16cid:paraId="178910FC" w16cid:durableId="25ABE09B"/>
  <w16cid:commentId w16cid:paraId="1ED60392" w16cid:durableId="25ABE0DB"/>
  <w16cid:commentId w16cid:paraId="3A407921" w16cid:durableId="25ABF7E7"/>
  <w16cid:commentId w16cid:paraId="7EF1CDBA" w16cid:durableId="25ADA800"/>
  <w16cid:commentId w16cid:paraId="19EAAF83" w16cid:durableId="259AA87A"/>
  <w16cid:commentId w16cid:paraId="7E796979" w16cid:durableId="259AA89F"/>
  <w16cid:commentId w16cid:paraId="39EBAFC5" w16cid:durableId="259D54DB"/>
  <w16cid:commentId w16cid:paraId="2E207000" w16cid:durableId="25AC0F5C"/>
  <w16cid:commentId w16cid:paraId="5725F35A" w16cid:durableId="259D39D7"/>
  <w16cid:commentId w16cid:paraId="2166AF96" w16cid:durableId="25ABEBF4"/>
  <w16cid:commentId w16cid:paraId="65625B5B" w16cid:durableId="259A9F10"/>
  <w16cid:commentId w16cid:paraId="528FAD8F" w16cid:durableId="259D422D"/>
  <w16cid:commentId w16cid:paraId="412A7B43" w16cid:durableId="25AC06BE"/>
  <w16cid:commentId w16cid:paraId="394674D0" w16cid:durableId="25ABF242"/>
  <w16cid:commentId w16cid:paraId="3DE291F3" w16cid:durableId="259D432F"/>
  <w16cid:commentId w16cid:paraId="10C3CFEB" w16cid:durableId="259AB444"/>
  <w16cid:commentId w16cid:paraId="3C4823D5" w16cid:durableId="25ABF3B0"/>
  <w16cid:commentId w16cid:paraId="491B3DC8" w16cid:durableId="25AB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A5FE2" w14:textId="77777777" w:rsidR="00A11140" w:rsidRDefault="00A11140" w:rsidP="00BF4E75">
      <w:pPr>
        <w:spacing w:after="0" w:line="240" w:lineRule="auto"/>
      </w:pPr>
      <w:r>
        <w:separator/>
      </w:r>
    </w:p>
  </w:endnote>
  <w:endnote w:type="continuationSeparator" w:id="0">
    <w:p w14:paraId="22FEC50C" w14:textId="77777777" w:rsidR="00A11140" w:rsidRDefault="00A11140"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D9F78" w14:textId="77777777" w:rsidR="00A11140" w:rsidRDefault="00A11140" w:rsidP="00BF4E75">
      <w:pPr>
        <w:spacing w:after="0" w:line="240" w:lineRule="auto"/>
      </w:pPr>
      <w:r>
        <w:separator/>
      </w:r>
    </w:p>
  </w:footnote>
  <w:footnote w:type="continuationSeparator" w:id="0">
    <w:p w14:paraId="1139299A" w14:textId="77777777" w:rsidR="00A11140" w:rsidRDefault="00A11140"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72B94FFF" w:rsidR="00A11140" w:rsidRDefault="00A11140">
        <w:pPr>
          <w:pStyle w:val="Header"/>
          <w:jc w:val="right"/>
        </w:pPr>
        <w:r>
          <w:t xml:space="preserve">Lane: Plant community stability in Ladner Marsh,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A11140" w:rsidRDefault="00A11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8"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9"/>
  </w:num>
  <w:num w:numId="4">
    <w:abstractNumId w:val="11"/>
  </w:num>
  <w:num w:numId="5">
    <w:abstractNumId w:val="18"/>
  </w:num>
  <w:num w:numId="6">
    <w:abstractNumId w:val="17"/>
  </w:num>
  <w:num w:numId="7">
    <w:abstractNumId w:val="6"/>
  </w:num>
  <w:num w:numId="8">
    <w:abstractNumId w:val="5"/>
  </w:num>
  <w:num w:numId="9">
    <w:abstractNumId w:val="13"/>
  </w:num>
  <w:num w:numId="10">
    <w:abstractNumId w:val="1"/>
  </w:num>
  <w:num w:numId="11">
    <w:abstractNumId w:val="0"/>
  </w:num>
  <w:num w:numId="12">
    <w:abstractNumId w:val="2"/>
  </w:num>
  <w:num w:numId="13">
    <w:abstractNumId w:val="8"/>
  </w:num>
  <w:num w:numId="14">
    <w:abstractNumId w:val="15"/>
  </w:num>
  <w:num w:numId="15">
    <w:abstractNumId w:val="4"/>
  </w:num>
  <w:num w:numId="16">
    <w:abstractNumId w:val="10"/>
  </w:num>
  <w:num w:numId="17">
    <w:abstractNumId w:val="16"/>
  </w:num>
  <w:num w:numId="18">
    <w:abstractNumId w:val="12"/>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7C90"/>
    <w:rsid w:val="00010D37"/>
    <w:rsid w:val="0001195D"/>
    <w:rsid w:val="00012A89"/>
    <w:rsid w:val="000146C2"/>
    <w:rsid w:val="00014A9A"/>
    <w:rsid w:val="000169C2"/>
    <w:rsid w:val="00020056"/>
    <w:rsid w:val="00021ECF"/>
    <w:rsid w:val="0003077F"/>
    <w:rsid w:val="00030FB9"/>
    <w:rsid w:val="0003526B"/>
    <w:rsid w:val="0003545C"/>
    <w:rsid w:val="0003711B"/>
    <w:rsid w:val="000406CD"/>
    <w:rsid w:val="00041623"/>
    <w:rsid w:val="000425A4"/>
    <w:rsid w:val="000431F1"/>
    <w:rsid w:val="00045C36"/>
    <w:rsid w:val="00050718"/>
    <w:rsid w:val="00056084"/>
    <w:rsid w:val="00057D4B"/>
    <w:rsid w:val="00060358"/>
    <w:rsid w:val="00061706"/>
    <w:rsid w:val="00063E63"/>
    <w:rsid w:val="0006408D"/>
    <w:rsid w:val="000648CF"/>
    <w:rsid w:val="0006502E"/>
    <w:rsid w:val="00066EFD"/>
    <w:rsid w:val="000678E1"/>
    <w:rsid w:val="000710F5"/>
    <w:rsid w:val="0007225D"/>
    <w:rsid w:val="00073000"/>
    <w:rsid w:val="00074139"/>
    <w:rsid w:val="000766B8"/>
    <w:rsid w:val="00076FA5"/>
    <w:rsid w:val="000832A2"/>
    <w:rsid w:val="000834F5"/>
    <w:rsid w:val="00085CD4"/>
    <w:rsid w:val="000900E9"/>
    <w:rsid w:val="000A3AB7"/>
    <w:rsid w:val="000B2B17"/>
    <w:rsid w:val="000B37AD"/>
    <w:rsid w:val="000B556F"/>
    <w:rsid w:val="000B6922"/>
    <w:rsid w:val="000C2F44"/>
    <w:rsid w:val="000C3F87"/>
    <w:rsid w:val="000C4B24"/>
    <w:rsid w:val="000C7EAE"/>
    <w:rsid w:val="000C7F52"/>
    <w:rsid w:val="000D0AF3"/>
    <w:rsid w:val="000D0EFF"/>
    <w:rsid w:val="000D1B5F"/>
    <w:rsid w:val="000D215B"/>
    <w:rsid w:val="000D3031"/>
    <w:rsid w:val="000D33FC"/>
    <w:rsid w:val="000D4503"/>
    <w:rsid w:val="000D7921"/>
    <w:rsid w:val="000E1309"/>
    <w:rsid w:val="000E4F3A"/>
    <w:rsid w:val="000E643E"/>
    <w:rsid w:val="000F08CD"/>
    <w:rsid w:val="000F0F9A"/>
    <w:rsid w:val="000F0FB8"/>
    <w:rsid w:val="000F3F96"/>
    <w:rsid w:val="000F4196"/>
    <w:rsid w:val="000F6CCA"/>
    <w:rsid w:val="00100565"/>
    <w:rsid w:val="00100D21"/>
    <w:rsid w:val="00102B71"/>
    <w:rsid w:val="0010340E"/>
    <w:rsid w:val="001042B3"/>
    <w:rsid w:val="00110DE4"/>
    <w:rsid w:val="001148DE"/>
    <w:rsid w:val="00114EB3"/>
    <w:rsid w:val="00116D28"/>
    <w:rsid w:val="0012104D"/>
    <w:rsid w:val="00122537"/>
    <w:rsid w:val="00124273"/>
    <w:rsid w:val="00124BDB"/>
    <w:rsid w:val="001307AD"/>
    <w:rsid w:val="00130DE3"/>
    <w:rsid w:val="001369F0"/>
    <w:rsid w:val="00137DE2"/>
    <w:rsid w:val="00140BDF"/>
    <w:rsid w:val="00142404"/>
    <w:rsid w:val="00145842"/>
    <w:rsid w:val="00151992"/>
    <w:rsid w:val="0015552F"/>
    <w:rsid w:val="0015725C"/>
    <w:rsid w:val="001578C8"/>
    <w:rsid w:val="00160B87"/>
    <w:rsid w:val="00161052"/>
    <w:rsid w:val="0016265B"/>
    <w:rsid w:val="00165DCB"/>
    <w:rsid w:val="00170E03"/>
    <w:rsid w:val="00175845"/>
    <w:rsid w:val="00175D27"/>
    <w:rsid w:val="00177A8E"/>
    <w:rsid w:val="00177F29"/>
    <w:rsid w:val="00182C65"/>
    <w:rsid w:val="00182D7E"/>
    <w:rsid w:val="00183E18"/>
    <w:rsid w:val="00184440"/>
    <w:rsid w:val="0018553F"/>
    <w:rsid w:val="00185AB9"/>
    <w:rsid w:val="00191332"/>
    <w:rsid w:val="00191909"/>
    <w:rsid w:val="00191A59"/>
    <w:rsid w:val="00193021"/>
    <w:rsid w:val="00195C88"/>
    <w:rsid w:val="00195D4F"/>
    <w:rsid w:val="001A0EA3"/>
    <w:rsid w:val="001A3616"/>
    <w:rsid w:val="001A595A"/>
    <w:rsid w:val="001B0737"/>
    <w:rsid w:val="001B1861"/>
    <w:rsid w:val="001B3F90"/>
    <w:rsid w:val="001C04D5"/>
    <w:rsid w:val="001C33F4"/>
    <w:rsid w:val="001C64DC"/>
    <w:rsid w:val="001D098D"/>
    <w:rsid w:val="001D3977"/>
    <w:rsid w:val="001E072A"/>
    <w:rsid w:val="001E210B"/>
    <w:rsid w:val="001E3C6F"/>
    <w:rsid w:val="001E5D06"/>
    <w:rsid w:val="001E6553"/>
    <w:rsid w:val="001E759C"/>
    <w:rsid w:val="001F19B1"/>
    <w:rsid w:val="001F436B"/>
    <w:rsid w:val="001F5545"/>
    <w:rsid w:val="001F699E"/>
    <w:rsid w:val="001F6AC9"/>
    <w:rsid w:val="0020507B"/>
    <w:rsid w:val="00205444"/>
    <w:rsid w:val="002066B9"/>
    <w:rsid w:val="002117EF"/>
    <w:rsid w:val="00215C48"/>
    <w:rsid w:val="0022363E"/>
    <w:rsid w:val="00231775"/>
    <w:rsid w:val="00232AF1"/>
    <w:rsid w:val="002355AC"/>
    <w:rsid w:val="00235C27"/>
    <w:rsid w:val="00236A5C"/>
    <w:rsid w:val="0023791D"/>
    <w:rsid w:val="0024305C"/>
    <w:rsid w:val="002501CE"/>
    <w:rsid w:val="002505BD"/>
    <w:rsid w:val="00250AFD"/>
    <w:rsid w:val="002532A3"/>
    <w:rsid w:val="00255BCB"/>
    <w:rsid w:val="00260E9B"/>
    <w:rsid w:val="002613DE"/>
    <w:rsid w:val="00262B24"/>
    <w:rsid w:val="0026405A"/>
    <w:rsid w:val="00265374"/>
    <w:rsid w:val="00276B00"/>
    <w:rsid w:val="00277767"/>
    <w:rsid w:val="00281B1F"/>
    <w:rsid w:val="002853ED"/>
    <w:rsid w:val="0029101D"/>
    <w:rsid w:val="00291286"/>
    <w:rsid w:val="00295CCC"/>
    <w:rsid w:val="0029656F"/>
    <w:rsid w:val="002979C4"/>
    <w:rsid w:val="00297FBE"/>
    <w:rsid w:val="002A3848"/>
    <w:rsid w:val="002A5220"/>
    <w:rsid w:val="002A5734"/>
    <w:rsid w:val="002A5853"/>
    <w:rsid w:val="002A77CD"/>
    <w:rsid w:val="002B0984"/>
    <w:rsid w:val="002B346B"/>
    <w:rsid w:val="002B6766"/>
    <w:rsid w:val="002B7F52"/>
    <w:rsid w:val="002C2500"/>
    <w:rsid w:val="002C3C8D"/>
    <w:rsid w:val="002C55D8"/>
    <w:rsid w:val="002D0C63"/>
    <w:rsid w:val="002D4941"/>
    <w:rsid w:val="002D5D96"/>
    <w:rsid w:val="002D6004"/>
    <w:rsid w:val="002D603D"/>
    <w:rsid w:val="002D7F1C"/>
    <w:rsid w:val="002E1C7E"/>
    <w:rsid w:val="002E39F4"/>
    <w:rsid w:val="002E43B4"/>
    <w:rsid w:val="002E4E7F"/>
    <w:rsid w:val="002E52B1"/>
    <w:rsid w:val="002E58E8"/>
    <w:rsid w:val="002F27E1"/>
    <w:rsid w:val="002F3C7E"/>
    <w:rsid w:val="002F7CB6"/>
    <w:rsid w:val="003069B8"/>
    <w:rsid w:val="00311779"/>
    <w:rsid w:val="00311DF5"/>
    <w:rsid w:val="003124A1"/>
    <w:rsid w:val="0031439A"/>
    <w:rsid w:val="00314D54"/>
    <w:rsid w:val="00315C34"/>
    <w:rsid w:val="00316E6C"/>
    <w:rsid w:val="00322751"/>
    <w:rsid w:val="0032580F"/>
    <w:rsid w:val="00327D46"/>
    <w:rsid w:val="00330735"/>
    <w:rsid w:val="00336630"/>
    <w:rsid w:val="00340BB0"/>
    <w:rsid w:val="00340BED"/>
    <w:rsid w:val="00342ABF"/>
    <w:rsid w:val="003436E0"/>
    <w:rsid w:val="00343A98"/>
    <w:rsid w:val="00345DE4"/>
    <w:rsid w:val="00350D7F"/>
    <w:rsid w:val="00352A16"/>
    <w:rsid w:val="00353F7C"/>
    <w:rsid w:val="003554A2"/>
    <w:rsid w:val="00356FC2"/>
    <w:rsid w:val="00357A5D"/>
    <w:rsid w:val="00361ED3"/>
    <w:rsid w:val="00362708"/>
    <w:rsid w:val="00362DA9"/>
    <w:rsid w:val="00363A72"/>
    <w:rsid w:val="00365200"/>
    <w:rsid w:val="00375FF5"/>
    <w:rsid w:val="00380BA0"/>
    <w:rsid w:val="00380D8E"/>
    <w:rsid w:val="003841DB"/>
    <w:rsid w:val="00390DB5"/>
    <w:rsid w:val="00391339"/>
    <w:rsid w:val="00392DC9"/>
    <w:rsid w:val="003A3518"/>
    <w:rsid w:val="003B0E2E"/>
    <w:rsid w:val="003B2DDD"/>
    <w:rsid w:val="003B6B3D"/>
    <w:rsid w:val="003C77E5"/>
    <w:rsid w:val="003C783A"/>
    <w:rsid w:val="003D0B07"/>
    <w:rsid w:val="003D15FC"/>
    <w:rsid w:val="003D30A6"/>
    <w:rsid w:val="003D5257"/>
    <w:rsid w:val="003E3BE9"/>
    <w:rsid w:val="003E5380"/>
    <w:rsid w:val="003F0CC5"/>
    <w:rsid w:val="003F0DE8"/>
    <w:rsid w:val="003F3E2D"/>
    <w:rsid w:val="003F3F7D"/>
    <w:rsid w:val="00403637"/>
    <w:rsid w:val="0040424A"/>
    <w:rsid w:val="00404CFC"/>
    <w:rsid w:val="00405FBE"/>
    <w:rsid w:val="00415113"/>
    <w:rsid w:val="004215E5"/>
    <w:rsid w:val="00421CA1"/>
    <w:rsid w:val="00431393"/>
    <w:rsid w:val="004313B8"/>
    <w:rsid w:val="0043333B"/>
    <w:rsid w:val="00443FA2"/>
    <w:rsid w:val="00447764"/>
    <w:rsid w:val="00451D10"/>
    <w:rsid w:val="00453ACC"/>
    <w:rsid w:val="00456B4F"/>
    <w:rsid w:val="0045765D"/>
    <w:rsid w:val="004645C0"/>
    <w:rsid w:val="00464FB4"/>
    <w:rsid w:val="00466393"/>
    <w:rsid w:val="0046752E"/>
    <w:rsid w:val="004715D9"/>
    <w:rsid w:val="004832DC"/>
    <w:rsid w:val="004834EB"/>
    <w:rsid w:val="0048459B"/>
    <w:rsid w:val="00485A40"/>
    <w:rsid w:val="00493281"/>
    <w:rsid w:val="00496DDE"/>
    <w:rsid w:val="00497451"/>
    <w:rsid w:val="004A05B5"/>
    <w:rsid w:val="004A412C"/>
    <w:rsid w:val="004C0674"/>
    <w:rsid w:val="004C3383"/>
    <w:rsid w:val="004C3D45"/>
    <w:rsid w:val="004C58D7"/>
    <w:rsid w:val="004C6C15"/>
    <w:rsid w:val="004C7DF9"/>
    <w:rsid w:val="004D0D10"/>
    <w:rsid w:val="004D7707"/>
    <w:rsid w:val="004E2523"/>
    <w:rsid w:val="004E41B7"/>
    <w:rsid w:val="004E4FD4"/>
    <w:rsid w:val="004E6247"/>
    <w:rsid w:val="004F31B5"/>
    <w:rsid w:val="004F5D7D"/>
    <w:rsid w:val="00502AA6"/>
    <w:rsid w:val="00504E47"/>
    <w:rsid w:val="00505257"/>
    <w:rsid w:val="00516504"/>
    <w:rsid w:val="005209C4"/>
    <w:rsid w:val="005211A7"/>
    <w:rsid w:val="005314CF"/>
    <w:rsid w:val="005317D4"/>
    <w:rsid w:val="00532682"/>
    <w:rsid w:val="005372BF"/>
    <w:rsid w:val="00537848"/>
    <w:rsid w:val="00546478"/>
    <w:rsid w:val="00547C63"/>
    <w:rsid w:val="00552E8C"/>
    <w:rsid w:val="00556C34"/>
    <w:rsid w:val="00557665"/>
    <w:rsid w:val="0055787A"/>
    <w:rsid w:val="00562266"/>
    <w:rsid w:val="005622C3"/>
    <w:rsid w:val="00563294"/>
    <w:rsid w:val="00566C69"/>
    <w:rsid w:val="0058125F"/>
    <w:rsid w:val="0058243F"/>
    <w:rsid w:val="0058398E"/>
    <w:rsid w:val="00586761"/>
    <w:rsid w:val="00586B0D"/>
    <w:rsid w:val="0059170F"/>
    <w:rsid w:val="00592A8A"/>
    <w:rsid w:val="00592B7A"/>
    <w:rsid w:val="00592C5E"/>
    <w:rsid w:val="00597434"/>
    <w:rsid w:val="00597B6A"/>
    <w:rsid w:val="005A13B4"/>
    <w:rsid w:val="005A152F"/>
    <w:rsid w:val="005A45E0"/>
    <w:rsid w:val="005B182C"/>
    <w:rsid w:val="005B2A34"/>
    <w:rsid w:val="005B3DD8"/>
    <w:rsid w:val="005B3EAB"/>
    <w:rsid w:val="005B41A4"/>
    <w:rsid w:val="005B6F7B"/>
    <w:rsid w:val="005B73D6"/>
    <w:rsid w:val="005C0700"/>
    <w:rsid w:val="005C1666"/>
    <w:rsid w:val="005C36D9"/>
    <w:rsid w:val="005D2289"/>
    <w:rsid w:val="005D3606"/>
    <w:rsid w:val="005D4914"/>
    <w:rsid w:val="005D4D22"/>
    <w:rsid w:val="005D63D3"/>
    <w:rsid w:val="005D71DC"/>
    <w:rsid w:val="005D7840"/>
    <w:rsid w:val="005E1406"/>
    <w:rsid w:val="005E1C14"/>
    <w:rsid w:val="005E3171"/>
    <w:rsid w:val="005E4258"/>
    <w:rsid w:val="005E629B"/>
    <w:rsid w:val="005E7ED4"/>
    <w:rsid w:val="005F13EF"/>
    <w:rsid w:val="005F1C36"/>
    <w:rsid w:val="005F30A9"/>
    <w:rsid w:val="005F3F8D"/>
    <w:rsid w:val="005F44EE"/>
    <w:rsid w:val="006058F4"/>
    <w:rsid w:val="006072B1"/>
    <w:rsid w:val="00607741"/>
    <w:rsid w:val="00612035"/>
    <w:rsid w:val="00612ED6"/>
    <w:rsid w:val="00613DBC"/>
    <w:rsid w:val="006144D9"/>
    <w:rsid w:val="00614712"/>
    <w:rsid w:val="00615617"/>
    <w:rsid w:val="006202C7"/>
    <w:rsid w:val="006229F7"/>
    <w:rsid w:val="00623488"/>
    <w:rsid w:val="006236E0"/>
    <w:rsid w:val="00632BF9"/>
    <w:rsid w:val="0064149B"/>
    <w:rsid w:val="00645972"/>
    <w:rsid w:val="00653374"/>
    <w:rsid w:val="006561F0"/>
    <w:rsid w:val="00656568"/>
    <w:rsid w:val="006571A8"/>
    <w:rsid w:val="00660F1B"/>
    <w:rsid w:val="006634D1"/>
    <w:rsid w:val="00666186"/>
    <w:rsid w:val="00666F91"/>
    <w:rsid w:val="0066777E"/>
    <w:rsid w:val="00670D47"/>
    <w:rsid w:val="00672132"/>
    <w:rsid w:val="00673842"/>
    <w:rsid w:val="00673CF3"/>
    <w:rsid w:val="00675DE4"/>
    <w:rsid w:val="00676817"/>
    <w:rsid w:val="00677BE0"/>
    <w:rsid w:val="00682510"/>
    <w:rsid w:val="00682FC6"/>
    <w:rsid w:val="00686E15"/>
    <w:rsid w:val="00687A8E"/>
    <w:rsid w:val="00693FAC"/>
    <w:rsid w:val="006A1D56"/>
    <w:rsid w:val="006A2027"/>
    <w:rsid w:val="006A6238"/>
    <w:rsid w:val="006A7EBD"/>
    <w:rsid w:val="006B4D7D"/>
    <w:rsid w:val="006B67B7"/>
    <w:rsid w:val="006B7F7A"/>
    <w:rsid w:val="006C27E6"/>
    <w:rsid w:val="006C3B4D"/>
    <w:rsid w:val="006C5D18"/>
    <w:rsid w:val="006C7722"/>
    <w:rsid w:val="006C7F76"/>
    <w:rsid w:val="006D1F2B"/>
    <w:rsid w:val="006D411C"/>
    <w:rsid w:val="006D50AD"/>
    <w:rsid w:val="006E12A0"/>
    <w:rsid w:val="006E1EEE"/>
    <w:rsid w:val="006E4746"/>
    <w:rsid w:val="006E56E2"/>
    <w:rsid w:val="006E652B"/>
    <w:rsid w:val="006E6E32"/>
    <w:rsid w:val="006F0DE5"/>
    <w:rsid w:val="006F225A"/>
    <w:rsid w:val="006F3B74"/>
    <w:rsid w:val="006F3C9D"/>
    <w:rsid w:val="006F3FB8"/>
    <w:rsid w:val="006F44DC"/>
    <w:rsid w:val="006F4C99"/>
    <w:rsid w:val="00704594"/>
    <w:rsid w:val="00713666"/>
    <w:rsid w:val="00715E10"/>
    <w:rsid w:val="00717B42"/>
    <w:rsid w:val="00722C6E"/>
    <w:rsid w:val="00737366"/>
    <w:rsid w:val="0074150F"/>
    <w:rsid w:val="0074167B"/>
    <w:rsid w:val="00742ECA"/>
    <w:rsid w:val="00744FD6"/>
    <w:rsid w:val="007502B6"/>
    <w:rsid w:val="007503F0"/>
    <w:rsid w:val="00751C22"/>
    <w:rsid w:val="00755FA7"/>
    <w:rsid w:val="00756082"/>
    <w:rsid w:val="007604A5"/>
    <w:rsid w:val="00764D94"/>
    <w:rsid w:val="00765E49"/>
    <w:rsid w:val="00766A9C"/>
    <w:rsid w:val="00771950"/>
    <w:rsid w:val="00786304"/>
    <w:rsid w:val="00786C01"/>
    <w:rsid w:val="007910C1"/>
    <w:rsid w:val="00791770"/>
    <w:rsid w:val="00793D97"/>
    <w:rsid w:val="007945ED"/>
    <w:rsid w:val="00794FEF"/>
    <w:rsid w:val="007A161D"/>
    <w:rsid w:val="007A295B"/>
    <w:rsid w:val="007A5AD4"/>
    <w:rsid w:val="007B5827"/>
    <w:rsid w:val="007B5B53"/>
    <w:rsid w:val="007B5EB8"/>
    <w:rsid w:val="007B643A"/>
    <w:rsid w:val="007C0BCF"/>
    <w:rsid w:val="007C216B"/>
    <w:rsid w:val="007C2518"/>
    <w:rsid w:val="007C4787"/>
    <w:rsid w:val="007C5111"/>
    <w:rsid w:val="007C65DB"/>
    <w:rsid w:val="007D1510"/>
    <w:rsid w:val="007D2223"/>
    <w:rsid w:val="007D3305"/>
    <w:rsid w:val="007D3502"/>
    <w:rsid w:val="007D3FF6"/>
    <w:rsid w:val="007D7FC0"/>
    <w:rsid w:val="007E1038"/>
    <w:rsid w:val="007E2743"/>
    <w:rsid w:val="007F224A"/>
    <w:rsid w:val="007F552F"/>
    <w:rsid w:val="007F58E7"/>
    <w:rsid w:val="007F7457"/>
    <w:rsid w:val="007F75D5"/>
    <w:rsid w:val="00804535"/>
    <w:rsid w:val="00804ABF"/>
    <w:rsid w:val="00810720"/>
    <w:rsid w:val="008112B2"/>
    <w:rsid w:val="00821B04"/>
    <w:rsid w:val="00822A1D"/>
    <w:rsid w:val="008246B7"/>
    <w:rsid w:val="00826980"/>
    <w:rsid w:val="00827EE2"/>
    <w:rsid w:val="00832709"/>
    <w:rsid w:val="008358B4"/>
    <w:rsid w:val="00835A79"/>
    <w:rsid w:val="0084145C"/>
    <w:rsid w:val="00841571"/>
    <w:rsid w:val="0084176A"/>
    <w:rsid w:val="00843FAB"/>
    <w:rsid w:val="00852326"/>
    <w:rsid w:val="00853200"/>
    <w:rsid w:val="00861509"/>
    <w:rsid w:val="0086653A"/>
    <w:rsid w:val="008667DB"/>
    <w:rsid w:val="008712F3"/>
    <w:rsid w:val="00872B88"/>
    <w:rsid w:val="00872EF0"/>
    <w:rsid w:val="00875EE5"/>
    <w:rsid w:val="00880A48"/>
    <w:rsid w:val="00886BE2"/>
    <w:rsid w:val="008871D9"/>
    <w:rsid w:val="008879FB"/>
    <w:rsid w:val="00887D9F"/>
    <w:rsid w:val="008906A5"/>
    <w:rsid w:val="008A1FF7"/>
    <w:rsid w:val="008B1E75"/>
    <w:rsid w:val="008B4342"/>
    <w:rsid w:val="008B54D6"/>
    <w:rsid w:val="008B7573"/>
    <w:rsid w:val="008C1ED6"/>
    <w:rsid w:val="008C1ED9"/>
    <w:rsid w:val="008C2B2E"/>
    <w:rsid w:val="008C76B7"/>
    <w:rsid w:val="008D1487"/>
    <w:rsid w:val="008D148B"/>
    <w:rsid w:val="008E0C4C"/>
    <w:rsid w:val="008E445C"/>
    <w:rsid w:val="008F096E"/>
    <w:rsid w:val="008F15A4"/>
    <w:rsid w:val="008F28C2"/>
    <w:rsid w:val="008F774C"/>
    <w:rsid w:val="009024D3"/>
    <w:rsid w:val="00902E6D"/>
    <w:rsid w:val="00907858"/>
    <w:rsid w:val="00910BAB"/>
    <w:rsid w:val="009113BE"/>
    <w:rsid w:val="009118D4"/>
    <w:rsid w:val="009129C1"/>
    <w:rsid w:val="00912C74"/>
    <w:rsid w:val="009243D5"/>
    <w:rsid w:val="009262D8"/>
    <w:rsid w:val="009266CB"/>
    <w:rsid w:val="009335C2"/>
    <w:rsid w:val="0093412C"/>
    <w:rsid w:val="00937CCB"/>
    <w:rsid w:val="00945595"/>
    <w:rsid w:val="0094616F"/>
    <w:rsid w:val="00947182"/>
    <w:rsid w:val="0095147C"/>
    <w:rsid w:val="009518AE"/>
    <w:rsid w:val="00954FB4"/>
    <w:rsid w:val="00955EA6"/>
    <w:rsid w:val="009565D0"/>
    <w:rsid w:val="009575C7"/>
    <w:rsid w:val="00967664"/>
    <w:rsid w:val="00971A0A"/>
    <w:rsid w:val="009765DE"/>
    <w:rsid w:val="00980731"/>
    <w:rsid w:val="00982B42"/>
    <w:rsid w:val="009836CC"/>
    <w:rsid w:val="00983F18"/>
    <w:rsid w:val="00985B10"/>
    <w:rsid w:val="0098703B"/>
    <w:rsid w:val="00990A72"/>
    <w:rsid w:val="0099288F"/>
    <w:rsid w:val="00992F14"/>
    <w:rsid w:val="00992FD9"/>
    <w:rsid w:val="00993730"/>
    <w:rsid w:val="00995248"/>
    <w:rsid w:val="009A68C5"/>
    <w:rsid w:val="009A70CC"/>
    <w:rsid w:val="009A74F1"/>
    <w:rsid w:val="009B141E"/>
    <w:rsid w:val="009B1BF0"/>
    <w:rsid w:val="009B4686"/>
    <w:rsid w:val="009B46F9"/>
    <w:rsid w:val="009B4A77"/>
    <w:rsid w:val="009B5FFC"/>
    <w:rsid w:val="009B7734"/>
    <w:rsid w:val="009C06CB"/>
    <w:rsid w:val="009C2620"/>
    <w:rsid w:val="009C26BA"/>
    <w:rsid w:val="009C4224"/>
    <w:rsid w:val="009C4C63"/>
    <w:rsid w:val="009D132B"/>
    <w:rsid w:val="009D1A0A"/>
    <w:rsid w:val="009D5862"/>
    <w:rsid w:val="009D5D68"/>
    <w:rsid w:val="009E33B6"/>
    <w:rsid w:val="009E3CA2"/>
    <w:rsid w:val="009E6EF0"/>
    <w:rsid w:val="009F0260"/>
    <w:rsid w:val="009F1121"/>
    <w:rsid w:val="009F2497"/>
    <w:rsid w:val="009F650B"/>
    <w:rsid w:val="009F7460"/>
    <w:rsid w:val="00A00E4C"/>
    <w:rsid w:val="00A04088"/>
    <w:rsid w:val="00A04573"/>
    <w:rsid w:val="00A0546E"/>
    <w:rsid w:val="00A057AC"/>
    <w:rsid w:val="00A067F6"/>
    <w:rsid w:val="00A11140"/>
    <w:rsid w:val="00A11AF9"/>
    <w:rsid w:val="00A1470E"/>
    <w:rsid w:val="00A15AD1"/>
    <w:rsid w:val="00A15FE2"/>
    <w:rsid w:val="00A171B6"/>
    <w:rsid w:val="00A21CBF"/>
    <w:rsid w:val="00A22262"/>
    <w:rsid w:val="00A238B2"/>
    <w:rsid w:val="00A25F28"/>
    <w:rsid w:val="00A300F5"/>
    <w:rsid w:val="00A34032"/>
    <w:rsid w:val="00A35DB7"/>
    <w:rsid w:val="00A36F97"/>
    <w:rsid w:val="00A40812"/>
    <w:rsid w:val="00A414E5"/>
    <w:rsid w:val="00A41C9C"/>
    <w:rsid w:val="00A4417A"/>
    <w:rsid w:val="00A50052"/>
    <w:rsid w:val="00A516D4"/>
    <w:rsid w:val="00A51A9A"/>
    <w:rsid w:val="00A5217F"/>
    <w:rsid w:val="00A524E4"/>
    <w:rsid w:val="00A5448B"/>
    <w:rsid w:val="00A5580A"/>
    <w:rsid w:val="00A55AFE"/>
    <w:rsid w:val="00A56B24"/>
    <w:rsid w:val="00A641B0"/>
    <w:rsid w:val="00A64503"/>
    <w:rsid w:val="00A65220"/>
    <w:rsid w:val="00A65C46"/>
    <w:rsid w:val="00A66521"/>
    <w:rsid w:val="00A6698C"/>
    <w:rsid w:val="00A71890"/>
    <w:rsid w:val="00A73066"/>
    <w:rsid w:val="00A7637D"/>
    <w:rsid w:val="00A8047C"/>
    <w:rsid w:val="00A812C3"/>
    <w:rsid w:val="00A83CC3"/>
    <w:rsid w:val="00A84D3A"/>
    <w:rsid w:val="00A85981"/>
    <w:rsid w:val="00A863CC"/>
    <w:rsid w:val="00A92717"/>
    <w:rsid w:val="00A92F9A"/>
    <w:rsid w:val="00A94B74"/>
    <w:rsid w:val="00A97D83"/>
    <w:rsid w:val="00AA00C7"/>
    <w:rsid w:val="00AA097D"/>
    <w:rsid w:val="00AA19AA"/>
    <w:rsid w:val="00AA24C1"/>
    <w:rsid w:val="00AA2F11"/>
    <w:rsid w:val="00AA74D5"/>
    <w:rsid w:val="00AA7D9E"/>
    <w:rsid w:val="00AB067D"/>
    <w:rsid w:val="00AB0911"/>
    <w:rsid w:val="00AB134B"/>
    <w:rsid w:val="00AB3F1F"/>
    <w:rsid w:val="00AB620B"/>
    <w:rsid w:val="00AC0554"/>
    <w:rsid w:val="00AC078D"/>
    <w:rsid w:val="00AC332B"/>
    <w:rsid w:val="00AC33B6"/>
    <w:rsid w:val="00AC6FC0"/>
    <w:rsid w:val="00AD1920"/>
    <w:rsid w:val="00AD2CF0"/>
    <w:rsid w:val="00AD317B"/>
    <w:rsid w:val="00AE0332"/>
    <w:rsid w:val="00AE0E35"/>
    <w:rsid w:val="00AE3EAA"/>
    <w:rsid w:val="00AE42C1"/>
    <w:rsid w:val="00AE6672"/>
    <w:rsid w:val="00AF166C"/>
    <w:rsid w:val="00AF617B"/>
    <w:rsid w:val="00AF6F9D"/>
    <w:rsid w:val="00B051DD"/>
    <w:rsid w:val="00B0684C"/>
    <w:rsid w:val="00B112D7"/>
    <w:rsid w:val="00B125A0"/>
    <w:rsid w:val="00B125C0"/>
    <w:rsid w:val="00B1370A"/>
    <w:rsid w:val="00B14056"/>
    <w:rsid w:val="00B142F5"/>
    <w:rsid w:val="00B17914"/>
    <w:rsid w:val="00B17DDE"/>
    <w:rsid w:val="00B200A5"/>
    <w:rsid w:val="00B20487"/>
    <w:rsid w:val="00B20FEF"/>
    <w:rsid w:val="00B225CB"/>
    <w:rsid w:val="00B24004"/>
    <w:rsid w:val="00B26ADC"/>
    <w:rsid w:val="00B272BE"/>
    <w:rsid w:val="00B32C11"/>
    <w:rsid w:val="00B35CD6"/>
    <w:rsid w:val="00B40842"/>
    <w:rsid w:val="00B41474"/>
    <w:rsid w:val="00B4575F"/>
    <w:rsid w:val="00B47D6F"/>
    <w:rsid w:val="00B51030"/>
    <w:rsid w:val="00B5315A"/>
    <w:rsid w:val="00B5422A"/>
    <w:rsid w:val="00B56827"/>
    <w:rsid w:val="00B572BF"/>
    <w:rsid w:val="00B57785"/>
    <w:rsid w:val="00B608FE"/>
    <w:rsid w:val="00B61B57"/>
    <w:rsid w:val="00B64E24"/>
    <w:rsid w:val="00B67ABA"/>
    <w:rsid w:val="00B67B9B"/>
    <w:rsid w:val="00B73BCB"/>
    <w:rsid w:val="00B75868"/>
    <w:rsid w:val="00B80FFC"/>
    <w:rsid w:val="00B82229"/>
    <w:rsid w:val="00B832A6"/>
    <w:rsid w:val="00B86420"/>
    <w:rsid w:val="00B903C8"/>
    <w:rsid w:val="00B92DA1"/>
    <w:rsid w:val="00B94ABA"/>
    <w:rsid w:val="00B95114"/>
    <w:rsid w:val="00BA207B"/>
    <w:rsid w:val="00BA2269"/>
    <w:rsid w:val="00BA22E1"/>
    <w:rsid w:val="00BA28BB"/>
    <w:rsid w:val="00BA3B32"/>
    <w:rsid w:val="00BA77BB"/>
    <w:rsid w:val="00BA7988"/>
    <w:rsid w:val="00BD2963"/>
    <w:rsid w:val="00BD4A5D"/>
    <w:rsid w:val="00BD7884"/>
    <w:rsid w:val="00BD7941"/>
    <w:rsid w:val="00BF33D6"/>
    <w:rsid w:val="00BF4E75"/>
    <w:rsid w:val="00BF6BC0"/>
    <w:rsid w:val="00C02E94"/>
    <w:rsid w:val="00C03394"/>
    <w:rsid w:val="00C11F92"/>
    <w:rsid w:val="00C22C3B"/>
    <w:rsid w:val="00C23268"/>
    <w:rsid w:val="00C26A4D"/>
    <w:rsid w:val="00C278BD"/>
    <w:rsid w:val="00C305EB"/>
    <w:rsid w:val="00C325A9"/>
    <w:rsid w:val="00C32D1F"/>
    <w:rsid w:val="00C3536E"/>
    <w:rsid w:val="00C36798"/>
    <w:rsid w:val="00C36DEA"/>
    <w:rsid w:val="00C41C30"/>
    <w:rsid w:val="00C45A65"/>
    <w:rsid w:val="00C5002E"/>
    <w:rsid w:val="00C5549B"/>
    <w:rsid w:val="00C55998"/>
    <w:rsid w:val="00C5636B"/>
    <w:rsid w:val="00C56564"/>
    <w:rsid w:val="00C56866"/>
    <w:rsid w:val="00C661EE"/>
    <w:rsid w:val="00C66B8E"/>
    <w:rsid w:val="00C67DE7"/>
    <w:rsid w:val="00C71566"/>
    <w:rsid w:val="00C7269E"/>
    <w:rsid w:val="00C73D34"/>
    <w:rsid w:val="00C76D5E"/>
    <w:rsid w:val="00C80B84"/>
    <w:rsid w:val="00C8195F"/>
    <w:rsid w:val="00C8310E"/>
    <w:rsid w:val="00C83D32"/>
    <w:rsid w:val="00C86781"/>
    <w:rsid w:val="00C87C21"/>
    <w:rsid w:val="00C925BB"/>
    <w:rsid w:val="00C925CA"/>
    <w:rsid w:val="00C928FF"/>
    <w:rsid w:val="00C938EC"/>
    <w:rsid w:val="00C94867"/>
    <w:rsid w:val="00CA0247"/>
    <w:rsid w:val="00CA1C8A"/>
    <w:rsid w:val="00CA299E"/>
    <w:rsid w:val="00CA351E"/>
    <w:rsid w:val="00CA3FA9"/>
    <w:rsid w:val="00CA4346"/>
    <w:rsid w:val="00CA530C"/>
    <w:rsid w:val="00CA5F98"/>
    <w:rsid w:val="00CA6B33"/>
    <w:rsid w:val="00CA7917"/>
    <w:rsid w:val="00CB1338"/>
    <w:rsid w:val="00CB14D3"/>
    <w:rsid w:val="00CB18BB"/>
    <w:rsid w:val="00CB298C"/>
    <w:rsid w:val="00CC1422"/>
    <w:rsid w:val="00CC359C"/>
    <w:rsid w:val="00CC3A16"/>
    <w:rsid w:val="00CC5170"/>
    <w:rsid w:val="00CD36F2"/>
    <w:rsid w:val="00CE0CA3"/>
    <w:rsid w:val="00CE1F44"/>
    <w:rsid w:val="00CE25CD"/>
    <w:rsid w:val="00CE3E67"/>
    <w:rsid w:val="00CE40F0"/>
    <w:rsid w:val="00CE440B"/>
    <w:rsid w:val="00CE544C"/>
    <w:rsid w:val="00CE7FE6"/>
    <w:rsid w:val="00CF3773"/>
    <w:rsid w:val="00CF60F3"/>
    <w:rsid w:val="00D00AEA"/>
    <w:rsid w:val="00D03FB7"/>
    <w:rsid w:val="00D04063"/>
    <w:rsid w:val="00D04E75"/>
    <w:rsid w:val="00D056C7"/>
    <w:rsid w:val="00D075CE"/>
    <w:rsid w:val="00D10058"/>
    <w:rsid w:val="00D100AD"/>
    <w:rsid w:val="00D1108B"/>
    <w:rsid w:val="00D12581"/>
    <w:rsid w:val="00D1328A"/>
    <w:rsid w:val="00D147AF"/>
    <w:rsid w:val="00D1578C"/>
    <w:rsid w:val="00D158CE"/>
    <w:rsid w:val="00D16117"/>
    <w:rsid w:val="00D22138"/>
    <w:rsid w:val="00D250AB"/>
    <w:rsid w:val="00D265CF"/>
    <w:rsid w:val="00D35CF0"/>
    <w:rsid w:val="00D36EDD"/>
    <w:rsid w:val="00D43FBD"/>
    <w:rsid w:val="00D4425C"/>
    <w:rsid w:val="00D502A8"/>
    <w:rsid w:val="00D525E1"/>
    <w:rsid w:val="00D529B9"/>
    <w:rsid w:val="00D5322B"/>
    <w:rsid w:val="00D53476"/>
    <w:rsid w:val="00D541D1"/>
    <w:rsid w:val="00D570B4"/>
    <w:rsid w:val="00D57B41"/>
    <w:rsid w:val="00D623F0"/>
    <w:rsid w:val="00D74EE0"/>
    <w:rsid w:val="00D76F6F"/>
    <w:rsid w:val="00D81CB7"/>
    <w:rsid w:val="00D859E5"/>
    <w:rsid w:val="00D8669D"/>
    <w:rsid w:val="00D86CB9"/>
    <w:rsid w:val="00D9113B"/>
    <w:rsid w:val="00D9468B"/>
    <w:rsid w:val="00D95107"/>
    <w:rsid w:val="00D95917"/>
    <w:rsid w:val="00D95CDE"/>
    <w:rsid w:val="00DA0E1A"/>
    <w:rsid w:val="00DA2CBC"/>
    <w:rsid w:val="00DB21FF"/>
    <w:rsid w:val="00DB370D"/>
    <w:rsid w:val="00DB38C6"/>
    <w:rsid w:val="00DB669B"/>
    <w:rsid w:val="00DC07F3"/>
    <w:rsid w:val="00DC27A2"/>
    <w:rsid w:val="00DC5555"/>
    <w:rsid w:val="00DD287F"/>
    <w:rsid w:val="00DD2FCF"/>
    <w:rsid w:val="00DE35CC"/>
    <w:rsid w:val="00DE3CCB"/>
    <w:rsid w:val="00DE607E"/>
    <w:rsid w:val="00DF05AC"/>
    <w:rsid w:val="00E00A7F"/>
    <w:rsid w:val="00E01C0E"/>
    <w:rsid w:val="00E06557"/>
    <w:rsid w:val="00E07755"/>
    <w:rsid w:val="00E07E08"/>
    <w:rsid w:val="00E10A2E"/>
    <w:rsid w:val="00E1495F"/>
    <w:rsid w:val="00E15471"/>
    <w:rsid w:val="00E15E1A"/>
    <w:rsid w:val="00E16842"/>
    <w:rsid w:val="00E30ACE"/>
    <w:rsid w:val="00E36358"/>
    <w:rsid w:val="00E42346"/>
    <w:rsid w:val="00E42512"/>
    <w:rsid w:val="00E42D7D"/>
    <w:rsid w:val="00E43ECE"/>
    <w:rsid w:val="00E47769"/>
    <w:rsid w:val="00E47DE5"/>
    <w:rsid w:val="00E530AC"/>
    <w:rsid w:val="00E563DA"/>
    <w:rsid w:val="00E600E4"/>
    <w:rsid w:val="00E60FB9"/>
    <w:rsid w:val="00E61EF9"/>
    <w:rsid w:val="00E6327A"/>
    <w:rsid w:val="00E65D05"/>
    <w:rsid w:val="00E66484"/>
    <w:rsid w:val="00E67759"/>
    <w:rsid w:val="00E71AA9"/>
    <w:rsid w:val="00E72813"/>
    <w:rsid w:val="00E73137"/>
    <w:rsid w:val="00E74143"/>
    <w:rsid w:val="00E74CB5"/>
    <w:rsid w:val="00E75976"/>
    <w:rsid w:val="00E76A6B"/>
    <w:rsid w:val="00E76F17"/>
    <w:rsid w:val="00E77D51"/>
    <w:rsid w:val="00E81669"/>
    <w:rsid w:val="00E8167E"/>
    <w:rsid w:val="00E853B4"/>
    <w:rsid w:val="00E93886"/>
    <w:rsid w:val="00E944E1"/>
    <w:rsid w:val="00E96DED"/>
    <w:rsid w:val="00EA1201"/>
    <w:rsid w:val="00EA13DD"/>
    <w:rsid w:val="00EA174F"/>
    <w:rsid w:val="00EA54B2"/>
    <w:rsid w:val="00EA6993"/>
    <w:rsid w:val="00EA78C7"/>
    <w:rsid w:val="00EB3E1E"/>
    <w:rsid w:val="00EB5014"/>
    <w:rsid w:val="00EB58B4"/>
    <w:rsid w:val="00EB5F8D"/>
    <w:rsid w:val="00EB7D94"/>
    <w:rsid w:val="00EC03FB"/>
    <w:rsid w:val="00EC14B7"/>
    <w:rsid w:val="00EC1912"/>
    <w:rsid w:val="00EC318A"/>
    <w:rsid w:val="00EC35C9"/>
    <w:rsid w:val="00EC4172"/>
    <w:rsid w:val="00EC4678"/>
    <w:rsid w:val="00EC5692"/>
    <w:rsid w:val="00EC79B9"/>
    <w:rsid w:val="00ED752B"/>
    <w:rsid w:val="00ED765A"/>
    <w:rsid w:val="00EE00B3"/>
    <w:rsid w:val="00EE1637"/>
    <w:rsid w:val="00EE5B7B"/>
    <w:rsid w:val="00EE6F44"/>
    <w:rsid w:val="00EF2E40"/>
    <w:rsid w:val="00EF4732"/>
    <w:rsid w:val="00F005E9"/>
    <w:rsid w:val="00F014FE"/>
    <w:rsid w:val="00F03E48"/>
    <w:rsid w:val="00F0404E"/>
    <w:rsid w:val="00F04B33"/>
    <w:rsid w:val="00F113F5"/>
    <w:rsid w:val="00F11F03"/>
    <w:rsid w:val="00F15F7E"/>
    <w:rsid w:val="00F17047"/>
    <w:rsid w:val="00F2017D"/>
    <w:rsid w:val="00F222C0"/>
    <w:rsid w:val="00F22952"/>
    <w:rsid w:val="00F25D14"/>
    <w:rsid w:val="00F315F4"/>
    <w:rsid w:val="00F35686"/>
    <w:rsid w:val="00F37EF3"/>
    <w:rsid w:val="00F42870"/>
    <w:rsid w:val="00F436E7"/>
    <w:rsid w:val="00F45D4C"/>
    <w:rsid w:val="00F45F29"/>
    <w:rsid w:val="00F46DE2"/>
    <w:rsid w:val="00F47998"/>
    <w:rsid w:val="00F47BBD"/>
    <w:rsid w:val="00F52BCC"/>
    <w:rsid w:val="00F5377C"/>
    <w:rsid w:val="00F540D9"/>
    <w:rsid w:val="00F573EF"/>
    <w:rsid w:val="00F60479"/>
    <w:rsid w:val="00F60D2F"/>
    <w:rsid w:val="00F614F1"/>
    <w:rsid w:val="00F622F3"/>
    <w:rsid w:val="00F62757"/>
    <w:rsid w:val="00F63A19"/>
    <w:rsid w:val="00F67AA2"/>
    <w:rsid w:val="00F73B25"/>
    <w:rsid w:val="00F7401C"/>
    <w:rsid w:val="00F754EB"/>
    <w:rsid w:val="00F75B96"/>
    <w:rsid w:val="00F77621"/>
    <w:rsid w:val="00F80438"/>
    <w:rsid w:val="00F812CC"/>
    <w:rsid w:val="00F9303D"/>
    <w:rsid w:val="00F94015"/>
    <w:rsid w:val="00F94B85"/>
    <w:rsid w:val="00FA12BF"/>
    <w:rsid w:val="00FA189D"/>
    <w:rsid w:val="00FB450F"/>
    <w:rsid w:val="00FB5F66"/>
    <w:rsid w:val="00FB6AA0"/>
    <w:rsid w:val="00FB7B95"/>
    <w:rsid w:val="00FC1CB8"/>
    <w:rsid w:val="00FC1E8E"/>
    <w:rsid w:val="00FC461A"/>
    <w:rsid w:val="00FC7C7B"/>
    <w:rsid w:val="00FC7E24"/>
    <w:rsid w:val="00FD3F0F"/>
    <w:rsid w:val="00FD40DC"/>
    <w:rsid w:val="00FD41DF"/>
    <w:rsid w:val="00FD6216"/>
    <w:rsid w:val="00FD7BB5"/>
    <w:rsid w:val="00FE1C76"/>
    <w:rsid w:val="00FE2BE8"/>
    <w:rsid w:val="00FE509A"/>
    <w:rsid w:val="00FE71DC"/>
    <w:rsid w:val="00FE73FB"/>
    <w:rsid w:val="00FE7CA4"/>
    <w:rsid w:val="00FF352B"/>
    <w:rsid w:val="00FF4F6C"/>
    <w:rsid w:val="00FF5C1B"/>
    <w:rsid w:val="00FF5CB3"/>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2.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C37F3B-36B3-4EC0-ACB5-9DB2DDDD50D7}">
  <ds:schemaRefs>
    <ds:schemaRef ds:uri="360018dd-41eb-4458-b1d4-4b46a95a2b02"/>
    <ds:schemaRef ds:uri="http://schemas.microsoft.com/office/2006/documentManagement/types"/>
    <ds:schemaRef ds:uri="http://www.w3.org/XML/1998/namespace"/>
    <ds:schemaRef ds:uri="http://schemas.microsoft.com/office/2006/metadata/properties"/>
    <ds:schemaRef ds:uri="8c008993-a31f-4b40-b1f3-88dd9c6e1924"/>
    <ds:schemaRef ds:uri="http://purl.org/dc/elements/1.1/"/>
    <ds:schemaRef ds:uri="http://purl.org/dc/dcmitype/"/>
    <ds:schemaRef ds:uri="http://schemas.microsoft.com/office/infopath/2007/PartnerControls"/>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6FDA71D6-CEBD-461F-9756-2139E3ECC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15</Pages>
  <Words>12615</Words>
  <Characters>71909</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69</cp:revision>
  <dcterms:created xsi:type="dcterms:W3CDTF">2022-02-07T23:48:00Z</dcterms:created>
  <dcterms:modified xsi:type="dcterms:W3CDTF">2022-02-09T10:43:00Z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zotero-version="5.0.96.3"&gt;&lt;session id="lVXflbw4"/&gt;&lt;style id="http://www.zotero.org/styles/apa-no-doi-no-issue" locale="en-US" hasBibliography="1" bibliographyStyleHasBeenSet="1"/&gt;&lt;prefs&gt;&lt;pref name="fieldType" value="Field"/&gt;&lt;/prefs&gt;</vt:lpwstr>
  </property>
  <property fmtid="{D5CDD505-2E9C-101B-9397-08002B2CF9AE}" pid="4" name="ZOTERO_PREF_2">
    <vt:lpwstr>&lt;/data&gt;</vt:lpwstr>
  </property>
</Properties>
</file>