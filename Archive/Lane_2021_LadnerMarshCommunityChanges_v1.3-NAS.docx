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48768" w14:textId="0A6BE2A8" w:rsidR="00DE79AF" w:rsidRPr="00453678" w:rsidRDefault="00EB6931" w:rsidP="00453678">
      <w:pPr>
        <w:pStyle w:val="Title"/>
        <w:rPr>
          <w:sz w:val="36"/>
        </w:rPr>
      </w:pPr>
      <w:r>
        <w:rPr>
          <w:sz w:val="36"/>
        </w:rPr>
        <w:t>Plant community changes</w:t>
      </w:r>
      <w:r w:rsidR="007D5F59" w:rsidRPr="007D5F59">
        <w:rPr>
          <w:sz w:val="36"/>
        </w:rPr>
        <w:t xml:space="preserve"> over 40 years in </w:t>
      </w:r>
      <w:r w:rsidR="002D0891" w:rsidRPr="00453678">
        <w:rPr>
          <w:sz w:val="36"/>
        </w:rPr>
        <w:t xml:space="preserve">a tidal freshwater marsh </w:t>
      </w:r>
      <w:r w:rsidR="00934873" w:rsidRPr="00453678">
        <w:rPr>
          <w:sz w:val="36"/>
        </w:rPr>
        <w:t>of the Fraser River Estuary</w:t>
      </w:r>
      <w:r w:rsidR="00473C11">
        <w:rPr>
          <w:sz w:val="36"/>
        </w:rPr>
        <w:t>, British Columbia</w:t>
      </w:r>
    </w:p>
    <w:p w14:paraId="5451F21B" w14:textId="67E2F376" w:rsidR="002D0891" w:rsidRDefault="002D0891">
      <w:r>
        <w:t>Stefanie L. Lane</w:t>
      </w:r>
      <w:r w:rsidR="00E960F4">
        <w:t>, John S. Richardson, Gary E. Bradfield |</w:t>
      </w:r>
      <w:r>
        <w:t xml:space="preserve"> University of British Columbia</w:t>
      </w:r>
    </w:p>
    <w:p w14:paraId="34E1F2B7" w14:textId="6F66C29C" w:rsidR="002D0891" w:rsidRDefault="002D0891"/>
    <w:p w14:paraId="2D43A6AB" w14:textId="0C723D15" w:rsidR="0001635B" w:rsidRDefault="0001635B" w:rsidP="001424E2">
      <w:pPr>
        <w:pStyle w:val="Heading1"/>
        <w:numPr>
          <w:ilvl w:val="0"/>
          <w:numId w:val="0"/>
        </w:numPr>
      </w:pPr>
      <w:r>
        <w:t>Abstract</w:t>
      </w:r>
    </w:p>
    <w:p w14:paraId="6F3CF4E3" w14:textId="65EE67A4" w:rsidR="00F856FC" w:rsidRDefault="00F856FC" w:rsidP="0001635B">
      <w:commentRangeStart w:id="0"/>
      <w:r>
        <w:rPr>
          <w:b/>
          <w:i/>
        </w:rPr>
        <w:t xml:space="preserve">Premise </w:t>
      </w:r>
      <w:commentRangeEnd w:id="0"/>
      <w:r w:rsidR="00D428B4">
        <w:rPr>
          <w:rStyle w:val="CommentReference"/>
        </w:rPr>
        <w:commentReference w:id="0"/>
      </w:r>
      <w:r>
        <w:rPr>
          <w:b/>
          <w:i/>
        </w:rPr>
        <w:t>of study</w:t>
      </w:r>
      <w:r>
        <w:t>:</w:t>
      </w:r>
      <w:r w:rsidR="00E65FDF">
        <w:t xml:space="preserve"> Identifying long-term habitat change</w:t>
      </w:r>
      <w:r w:rsidR="0024320F">
        <w:t xml:space="preserve">s and their implications for habitat management is dependent on data availability. In the absence of long-term monitoring programs, repeated observation at historical study sites </w:t>
      </w:r>
      <w:r w:rsidR="001373CA">
        <w:t xml:space="preserve">can provide insight to community compositional shifts. </w:t>
      </w:r>
    </w:p>
    <w:p w14:paraId="717D8E10" w14:textId="6596CF1B" w:rsidR="00F856FC" w:rsidRDefault="00F856FC" w:rsidP="0001635B">
      <w:r>
        <w:rPr>
          <w:b/>
          <w:i/>
        </w:rPr>
        <w:t xml:space="preserve">Methods: </w:t>
      </w:r>
      <w:r w:rsidR="00210BF1">
        <w:t xml:space="preserve">Three datasets collected over 40 years were used to assess shifts in community diversity in </w:t>
      </w:r>
      <w:r w:rsidR="001373CA">
        <w:t xml:space="preserve">Ladner Marsh, </w:t>
      </w:r>
      <w:r w:rsidR="00210BF1">
        <w:t>a</w:t>
      </w:r>
      <w:r w:rsidR="001373CA">
        <w:t xml:space="preserve"> reference freshwater</w:t>
      </w:r>
      <w:r w:rsidR="00210BF1">
        <w:t xml:space="preserve"> tidal marsh in the Fraser River Estuary near </w:t>
      </w:r>
      <w:r w:rsidR="009C3772">
        <w:t>Vancouver</w:t>
      </w:r>
      <w:r w:rsidR="00210BF1">
        <w:t xml:space="preserve">, BC. Cluster analysis and non-metric multidimensional scaling illustrate changes in plant community assemblages. </w:t>
      </w:r>
    </w:p>
    <w:p w14:paraId="396CD61B" w14:textId="2CDDFD76" w:rsidR="00F856FC" w:rsidRDefault="00F856FC" w:rsidP="0001635B">
      <w:r>
        <w:rPr>
          <w:b/>
          <w:i/>
        </w:rPr>
        <w:t>Results</w:t>
      </w:r>
      <w:r>
        <w:t>:</w:t>
      </w:r>
      <w:r w:rsidR="00210BF1">
        <w:t xml:space="preserve"> </w:t>
      </w:r>
      <w:commentRangeStart w:id="1"/>
      <w:r w:rsidR="00210BF1">
        <w:t xml:space="preserve">Plant </w:t>
      </w:r>
      <w:commentRangeEnd w:id="1"/>
      <w:r w:rsidR="00D428B4">
        <w:rPr>
          <w:rStyle w:val="CommentReference"/>
        </w:rPr>
        <w:commentReference w:id="1"/>
      </w:r>
      <w:r w:rsidR="00210BF1">
        <w:t>composition has become homogenized within</w:t>
      </w:r>
      <w:r w:rsidR="008B0D1D">
        <w:t xml:space="preserve"> each of three</w:t>
      </w:r>
      <w:r w:rsidR="00210BF1">
        <w:t xml:space="preserve"> community type</w:t>
      </w:r>
      <w:r w:rsidR="008B0D1D">
        <w:t xml:space="preserve">s, but with greater dissimilarity between community types. Sedge and fescue communities have greater proportion of invasive species, while </w:t>
      </w:r>
      <w:r w:rsidR="00EF3718">
        <w:t xml:space="preserve">invasive species cover in the </w:t>
      </w:r>
      <w:r w:rsidR="008B0D1D">
        <w:t>bogbean</w:t>
      </w:r>
      <w:r w:rsidR="00EF3718">
        <w:t>-dominated</w:t>
      </w:r>
      <w:r w:rsidR="008B0D1D">
        <w:t xml:space="preserve"> community </w:t>
      </w:r>
      <w:r w:rsidR="00EF3718">
        <w:t xml:space="preserve">type has not changed significantly over 40 years. </w:t>
      </w:r>
    </w:p>
    <w:p w14:paraId="1E6B3FF9" w14:textId="64801C57" w:rsidR="00A52C72" w:rsidRDefault="00F856FC" w:rsidP="001424E2">
      <w:r>
        <w:rPr>
          <w:b/>
          <w:i/>
        </w:rPr>
        <w:t>Discussion:</w:t>
      </w:r>
      <w:r w:rsidR="001373CA">
        <w:t xml:space="preserve"> </w:t>
      </w:r>
      <w:r w:rsidR="008331D3">
        <w:t xml:space="preserve">Ladner Marsh </w:t>
      </w:r>
      <w:r w:rsidR="00A07407">
        <w:t>has greater cover of invasive species, and greater</w:t>
      </w:r>
      <w:r w:rsidR="0014003D">
        <w:t xml:space="preserve"> </w:t>
      </w:r>
      <w:commentRangeStart w:id="2"/>
      <w:r w:rsidR="0014003D">
        <w:t xml:space="preserve">partitioning </w:t>
      </w:r>
      <w:commentRangeEnd w:id="2"/>
      <w:r w:rsidR="00363FB9">
        <w:rPr>
          <w:rStyle w:val="CommentReference"/>
        </w:rPr>
        <w:commentReference w:id="2"/>
      </w:r>
      <w:r w:rsidR="0014003D">
        <w:t>between communities</w:t>
      </w:r>
      <w:r w:rsidR="00A73345">
        <w:t xml:space="preserve">, which together may not achieve long-term conservation objectives. </w:t>
      </w:r>
      <w:r w:rsidR="00F75080">
        <w:t>I</w:t>
      </w:r>
      <w:r w:rsidR="00C019E8">
        <w:t>dentification of likely drivers of change such as sediment starvation</w:t>
      </w:r>
      <w:r w:rsidR="00F75080">
        <w:t xml:space="preserve"> or marsh platform subsidence in the context of sea level rise </w:t>
      </w:r>
      <w:r w:rsidR="00C019E8">
        <w:t xml:space="preserve">will be key to mitigating </w:t>
      </w:r>
      <w:r w:rsidR="00FC785D">
        <w:t xml:space="preserve">further shifts away from desired community structure. </w:t>
      </w:r>
    </w:p>
    <w:p w14:paraId="2DA4E9B7" w14:textId="77777777" w:rsidR="00A17D1B" w:rsidRDefault="00A17D1B" w:rsidP="00A83F50">
      <w:pPr>
        <w:ind w:firstLine="360"/>
      </w:pPr>
    </w:p>
    <w:p w14:paraId="36F62D0E" w14:textId="65812A04" w:rsidR="008A39C8" w:rsidRDefault="008A39C8" w:rsidP="00A83F50">
      <w:pPr>
        <w:ind w:firstLine="360"/>
      </w:pPr>
    </w:p>
    <w:p w14:paraId="2735D12B" w14:textId="286FFEAD" w:rsidR="008A39C8" w:rsidRDefault="008A39C8" w:rsidP="00A83F50">
      <w:pPr>
        <w:ind w:firstLine="360"/>
      </w:pPr>
    </w:p>
    <w:p w14:paraId="1A7218A0" w14:textId="04605ED6" w:rsidR="0001635B" w:rsidRDefault="00C32B88" w:rsidP="0001635B">
      <w:r>
        <w:rPr>
          <w:b/>
        </w:rPr>
        <w:t>Keywords:</w:t>
      </w:r>
      <w:r>
        <w:t xml:space="preserve"> </w:t>
      </w:r>
      <w:r w:rsidR="009C3772">
        <w:t xml:space="preserve">Habitat conservation; managed retreat; </w:t>
      </w:r>
      <w:r w:rsidR="00B77F0A">
        <w:t>community resistance; juvenile salmon habitat; wildlife management area</w:t>
      </w:r>
    </w:p>
    <w:p w14:paraId="3156F8EC" w14:textId="77777777" w:rsidR="00CB0A8E" w:rsidRDefault="00CB0A8E">
      <w:pPr>
        <w:rPr>
          <w:rFonts w:asciiTheme="majorHAnsi" w:eastAsiaTheme="majorEastAsia" w:hAnsiTheme="majorHAnsi" w:cstheme="majorBidi"/>
          <w:color w:val="2F5496" w:themeColor="accent1" w:themeShade="BF"/>
          <w:sz w:val="32"/>
          <w:szCs w:val="32"/>
        </w:rPr>
      </w:pPr>
      <w:r>
        <w:br w:type="page"/>
      </w:r>
    </w:p>
    <w:p w14:paraId="4D0E2AD1" w14:textId="5E565710" w:rsidR="0001635B" w:rsidRDefault="0001635B" w:rsidP="005B3902">
      <w:pPr>
        <w:pStyle w:val="Heading1"/>
        <w:numPr>
          <w:ilvl w:val="0"/>
          <w:numId w:val="0"/>
        </w:numPr>
      </w:pPr>
      <w:r>
        <w:lastRenderedPageBreak/>
        <w:t>Introduction</w:t>
      </w:r>
    </w:p>
    <w:p w14:paraId="7DECFCE3" w14:textId="60F6C833" w:rsidR="00572071" w:rsidRDefault="00395075">
      <w:pPr>
        <w:ind w:firstLine="360"/>
      </w:pPr>
      <w:bookmarkStart w:id="3" w:name="_Hlk73611667"/>
      <w:r>
        <w:t>Tidal marshes within estuaries</w:t>
      </w:r>
      <w:r w:rsidR="0021145A">
        <w:t xml:space="preserve"> experience hydrogeomorphic and plant community changes</w:t>
      </w:r>
      <w:r>
        <w:t xml:space="preserve"> </w:t>
      </w:r>
      <w:r w:rsidR="00BB2998">
        <w:t>o</w:t>
      </w:r>
      <w:r>
        <w:t xml:space="preserve">n annual, decadal, and millennial timescales </w:t>
      </w:r>
      <w:r>
        <w:fldChar w:fldCharType="begin"/>
      </w:r>
      <w:r>
        <w:instrText xml:space="preserve"> ADDIN ZOTERO_ITEM CSL_CITATION {"citationID":"WHjPBd1n","properties":{"formattedCitation":"(Chalifour et al., 2019; Pasternack, 2009)","plainCitation":"(Chalifour et al., 2019; Pasternack, 2009)","noteIndex":0},"citationItems":[{"id":141,"uris":["http://zotero.org/users/6092945/items/9ERQWQD8"],"uri":["http://zotero.org/users/6092945/items/9ERQWQD8"],"itemData":{"id":141,"type":"article-journal","abstract":"Interfacing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K."}],"issued":{"date-parts":[["2019",8,29]]}}},{"id":396,"uris":["http://zotero.org/users/6092945/items/S2AD5CNH"],"uri":["http://zotero.org/users/6092945/items/S2AD5CNH"],"itemData":{"id":396,"type":"chapter","abstract":"Tidal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fldChar w:fldCharType="separate"/>
      </w:r>
      <w:r w:rsidRPr="0087158D">
        <w:rPr>
          <w:rFonts w:ascii="Calibri" w:hAnsi="Calibri" w:cs="Calibri"/>
        </w:rPr>
        <w:t>(Chalifour et al., 2019; Pasternack, 2009)</w:t>
      </w:r>
      <w:r>
        <w:fldChar w:fldCharType="end"/>
      </w:r>
      <w:r>
        <w:t xml:space="preserve">. Their valuable functions of carbon cycling, shoreline protection, and aquatic habitat make their protection extremely important. </w:t>
      </w:r>
      <w:r w:rsidR="00B5463B">
        <w:t>Estuary conservation efforts are intended to protect coastal municipalities and provide sufficient habitat; however, tidal marshes must r</w:t>
      </w:r>
      <w:r w:rsidR="00B5463B" w:rsidRPr="001424E2">
        <w:t xml:space="preserve">esist change to continuously provide these services. </w:t>
      </w:r>
      <w:bookmarkEnd w:id="3"/>
      <w:r w:rsidR="00A60265" w:rsidRPr="001424E2">
        <w:t xml:space="preserve">The opportunity to characterize plant community changes on decadal timescales contributes to observation of meaningful long-term patterns of community stability, and is instructive to form inferences about drivers of community stability or change over time. </w:t>
      </w:r>
      <w:commentRangeStart w:id="4"/>
      <w:r w:rsidR="00A60265" w:rsidRPr="001424E2">
        <w:t xml:space="preserve">Management </w:t>
      </w:r>
      <w:commentRangeEnd w:id="4"/>
      <w:r w:rsidR="00363FB9">
        <w:rPr>
          <w:rStyle w:val="CommentReference"/>
        </w:rPr>
        <w:commentReference w:id="4"/>
      </w:r>
      <w:r w:rsidR="00A60265" w:rsidRPr="001424E2">
        <w:t>initiatives such as Canada’s Coastal Restoration Fund or British Columbia’s Salmon Restoration and Inn</w:t>
      </w:r>
      <w:r w:rsidR="00A60265">
        <w:t xml:space="preserve">ovation Fund or Sea Level Rise Adaptation programs target successes on </w:t>
      </w:r>
      <w:proofErr w:type="gramStart"/>
      <w:r w:rsidR="00A60265">
        <w:t>50-100 year</w:t>
      </w:r>
      <w:proofErr w:type="gramEnd"/>
      <w:r w:rsidR="00A60265">
        <w:t xml:space="preserve"> horizons, so understanding what leads to </w:t>
      </w:r>
      <w:commentRangeStart w:id="5"/>
      <w:r w:rsidR="00A60265">
        <w:t xml:space="preserve">resistant or resilient </w:t>
      </w:r>
      <w:commentRangeEnd w:id="5"/>
      <w:r w:rsidR="00CC74A2">
        <w:rPr>
          <w:rStyle w:val="CommentReference"/>
        </w:rPr>
        <w:commentReference w:id="5"/>
      </w:r>
      <w:r w:rsidR="00A60265">
        <w:t xml:space="preserve">communities within this timescale is of great importance </w:t>
      </w:r>
      <w:r w:rsidR="00D56685">
        <w:t>to</w:t>
      </w:r>
      <w:r w:rsidR="00A60265">
        <w:t xml:space="preserve"> shoreline communities for immediate habitat conservation or floodwater protection initiatives. </w:t>
      </w:r>
    </w:p>
    <w:p w14:paraId="7087EBBB" w14:textId="16FB2145" w:rsidR="00614023" w:rsidRDefault="00E80211" w:rsidP="001424E2">
      <w:pPr>
        <w:ind w:firstLine="360"/>
      </w:pPr>
      <w:r>
        <w:t xml:space="preserve">A key </w:t>
      </w:r>
      <w:r w:rsidR="00BF689A">
        <w:t xml:space="preserve">abiotic </w:t>
      </w:r>
      <w:r>
        <w:t xml:space="preserve">driver of </w:t>
      </w:r>
      <w:r w:rsidR="0041506D">
        <w:t xml:space="preserve">plant </w:t>
      </w:r>
      <w:r w:rsidR="00BF689A">
        <w:t xml:space="preserve">community </w:t>
      </w:r>
      <w:commentRangeStart w:id="6"/>
      <w:r w:rsidR="00BF689A">
        <w:t xml:space="preserve">resistance </w:t>
      </w:r>
      <w:commentRangeEnd w:id="6"/>
      <w:r w:rsidR="00CC74A2">
        <w:rPr>
          <w:rStyle w:val="CommentReference"/>
        </w:rPr>
        <w:commentReference w:id="6"/>
      </w:r>
      <w:r w:rsidR="00E9047A">
        <w:t xml:space="preserve">include sediment trapping </w:t>
      </w:r>
      <w:r w:rsidR="00E9047A">
        <w:fldChar w:fldCharType="begin"/>
      </w:r>
      <w:r w:rsidR="00E9047A">
        <w:instrText xml:space="preserve"> ADDIN ZOTERO_ITEM CSL_CITATION {"citationID":"yJqjcYax","properties":{"formattedCitation":"(Marijnissen, Kok, Kroeze, &amp; van Loon-Steensma, 2020)","plainCitation":"(Marijnissen, Kok, Kroeze, &amp; van Loon-Steensma, 2020)","dontUpdate":true,"noteIndex":0},"citationItems":[{"id":102,"uris":["http://zotero.org/users/6092945/items/PYLYV238"],"uri":["http://zotero.org/users/6092945/items/PYLYV238"],"itemData":{"id":102,"type":"article-journal","abstract":"Integrating natural components in flood defence infrastructure can add resilience to sea-level rise. Natural foreshores can keep pace with sea-level rise by accumulating sediment and attenuate waves before reaching the adjacent flood defences. In this study we address how natural foreshores affect the future need for dike heightening. A simplified model of vertical marsh accretion was combined with a wave model and a probabilistic evaluation of dike failure by overtopping. The sensitivity of a marsh-dike system was evaluated in relation to a combination of processes: (1) sea-level rise, (2) changes in sediment concentration, (3) a retreat of the marsh edge, and (4) compaction of the marsh. Results indicate that foreshore processes considerably affect the need for dike heightening in the future. At a low sea-level rise rate, the marshes can accrete such that dike heightening is partially mitigated. But with sea-level rise accelerating, a threshold is reached where dike heightening needs to compensate for the loss of marshes, and for increasing water levels. The level of the threshold depends mostly on the delivery of sediment and degree of compaction on the marsh; with sufficient width of the marsh, lateral erosion only has a minor effect. The study shows how processes and practices that hamper or enhance marsh development today exacerbate or alleviate the challenge of flood protection posed by accelerated sea-level rise.","container-title":"Journal of Marine Science and Engineering","DOI":"10.3390/jmse8010042","issue":"1","language":"en","page":"42","source":"www.mdpi.com","title":"The Sensitivity of a Dike-Marsh System to Sea-Level Rise—A Model-Based Exploration","volume":"8","author":[{"family":"Marijnissen","given":"Richard"},{"family":"Kok","given":"Matthijs"},{"family":"Kroeze","given":"Carolien"},{"family":"Loon-Steensma","given":"Jantsje","non-dropping-particle":"van"}],"issued":{"date-parts":[["2020",1]]}}}],"schema":"https://github.com/citation-style-language/schema/raw/master/csl-citation.json"} </w:instrText>
      </w:r>
      <w:r w:rsidR="00E9047A">
        <w:fldChar w:fldCharType="separate"/>
      </w:r>
      <w:r w:rsidR="00E9047A" w:rsidRPr="00F431E3">
        <w:rPr>
          <w:rFonts w:ascii="Calibri" w:hAnsi="Calibri" w:cs="Calibri"/>
        </w:rPr>
        <w:t xml:space="preserve">(Marijnissen, </w:t>
      </w:r>
      <w:r w:rsidR="00E9047A">
        <w:rPr>
          <w:rFonts w:ascii="Calibri" w:hAnsi="Calibri" w:cs="Calibri"/>
        </w:rPr>
        <w:t>et al.</w:t>
      </w:r>
      <w:r w:rsidR="00E9047A" w:rsidRPr="00F431E3">
        <w:rPr>
          <w:rFonts w:ascii="Calibri" w:hAnsi="Calibri" w:cs="Calibri"/>
        </w:rPr>
        <w:t>, 2020)</w:t>
      </w:r>
      <w:r w:rsidR="00E9047A">
        <w:fldChar w:fldCharType="end"/>
      </w:r>
      <w:r w:rsidR="00E9047A">
        <w:t>.</w:t>
      </w:r>
      <w:r w:rsidR="008C17D3">
        <w:t xml:space="preserve"> Sediment deliver</w:t>
      </w:r>
      <w:r w:rsidR="003F0654">
        <w:t>ed by</w:t>
      </w:r>
      <w:r w:rsidR="008C17D3">
        <w:t xml:space="preserve"> river transport is</w:t>
      </w:r>
      <w:r w:rsidR="003F0654">
        <w:t xml:space="preserve"> trapped by vegetation, creating a feedback loop of rising tidal marsh platforms, increased vegetation growth, and increased sediment trapping capacity </w:t>
      </w:r>
      <w:r w:rsidR="003F0654">
        <w:fldChar w:fldCharType="begin"/>
      </w:r>
      <w:r w:rsidR="003F0654">
        <w:instrText xml:space="preserve"> ADDIN ZOTERO_ITEM CSL_CITATION {"citationID":"p7oUpuHN","properties":{"formattedCitation":"(Corenblit et al., 2015; Peteet et al., 2018)","plainCitation":"(Corenblit et al., 2015; Peteet et al., 2018)","noteIndex":0},"citationItems":[{"id":248,"uris":["http://zotero.org/users/6092945/items/RW6P9677"],"uri":["http://zotero.org/users/6092945/items/RW6P9677"],"itemData":{"id":248,"type":"article-journal","abstract":"Aim Within fluvial and coastal ecosystems world-wide, flows of water, wind and sediment generate a shifting landscape mosaic composed of bare substrate and pioneer and mature vegetation successional stages. Pioneer plant species that colonize these ecosystems at the land–water interface have developed specific traits in response to environmental constraints (response traits) and are able to modify habitat conditions by modulating geomorphic processes (effect traits). Changes in the geomorphic environment under the control of engineer plants often feed back to organism traits (feedback traits), and thereby ecosystem functioning, leading to eco-evolutionary dynamics. Here we explain the joint foundations of fluvial and coastal ecosystems according to feedback between plants and the geomorphic environment. Location Dynamic fluvial and coastal ecosystems world-wide. Method Drawing from a pre-existing model of ‘fluvial biogeomorphic succession’, we propose a conceptual framework showing that fluvial and coastal ‘biogeomorphic ecosystems’ are functionally similar due to eco-evolutionary feedbacks between plants and geomorphology. Results The relationships between plant traits and their geomorphic environments within different fluvial and coastal biogeomorphic ecosystems are identified and classified within a framework of biogeomorphic functional similarity according to three criteria: (1) pioneer plants develop specific responses to the geomorphic environment; (2) engineer plants modulate the geomorphic environment; (3) geomorphic changes under biotic control within biogeomorphic ecosystems feed back to organisms. Main conclusions The conceptual framework of functional similarity proposed here will improve our capacity to analyse, compare, manage and restore fluvial and coastal biogeomorphic ecosystems world-wide by using the same protocols based on the three criteria and four phases of the biogeomorphic succession model.","container-title":"Global Ecology and Biogeography","DOI":"10.1111/geb.12373","ISSN":"1466-8238","issue":"12","language":"en","page":"1363-1376","source":"Wiley Online Library","title":"Engineer pioneer plants respond to and affect geomorphic constraints similarly along water–terrestrial interfaces world-wide","volume":"24","author":[{"family":"Corenblit","given":"Dov"},{"family":"Baas","given":"Andreas"},{"family":"Balke","given":"Thorsten"},{"family":"Bouma","given":"Tjeerd"},{"family":"Fromard","given":"François"},{"family":"Garófano‐Gómez","given":"Virginia"},{"family":"González","given":"Eduardo"},{"family":"Gurnell","given":"Angela M."},{"family":"Hortobágyi","given":"Borbála"},{"family":"Julien","given":"Frédéric"},{"family":"Kim","given":"Daehyun"},{"family":"Lambs","given":"Luc"},{"family":"Stallins","given":"J. Anthony"},{"family":"Steiger","given":"Johannes"},{"family":"Tabacchi","given":"Eric"},{"family":"Walcker","given":"Romain"}],"issued":{"date-parts":[["2015"]]}}},{"id":464,"uris":["http://zotero.org/users/6092945/items/84RI2WFG"],"uri":["http://zotero.org/users/6092945/items/84RI2WFG"],"itemData":{"id":464,"type":"article-journal","abstract":"New York City (NYC) is representative of many vulnerable coastal urban populations, infrastructures, and economies threatened by global sea level rise. The steady loss of marshes in NYC’s Jamaica Bay is typical of many urban estuaries worldwide. Essential to the restoration and preservation of these key wetlands is an understanding of their sedimentation. Here we present a reconstruction of the history of mineral and organic sediment fluxes in Jamaica Bay marshes over three centuries, using a combination of density measurements and a detailed accretion model. Accretion rate is calculated using historical land use and pollution markers, through a wide variety of sediment core analyses including geochemical, isotopic, and paleobotanical analyses. We find that, since 1800 CE, urban development dramatically reduced the input of marsh-stabilizing mineral sediment. However, as mineral flux decreased, organic matter flux increased. While this organic accumulation increase allowed vertical accumulation to outpace sea level, reduced mineral content causes structural weakness and edge failure. Marsh integrity now requires mineral sediment addition to both marshes and subsurface channels and borrow pits, a solution applicable to drowning estuaries worldwide. Integration of marsh mineral/organic accretion history with modeling provides parameters for marsh preservation at specific locales with sea level rise.","container-title":"Proceedings of the National Academy of Sciences","DOI":"10.1073/pnas.1715392115","ISSN":"0027-8424, 1091-6490","issue":"41","journalAbbreviation":"PNAS","language":"en","note":"publisher: National Academy of Sciences\nsection: Physical Sciences\nPMID: 30249641","page":"10281-10286","source":"www.pnas.org","title":"Sediment starvation destroys New York City marshes’ resistance to sea level rise","volume":"115","author":[{"family":"Peteet","given":"Dorothy M."},{"family":"Nichols","given":"Jonathan"},{"family":"Kenna","given":"Timothy"},{"family":"Chang","given":"Clara"},{"family":"Browne","given":"James"},{"family":"Reza","given":"Mohammad"},{"family":"Kovari","given":"Stephen"},{"family":"Liberman","given":"Louisa"},{"family":"Stern-Protz","given":"Stephanie"}],"issued":{"date-parts":[["2018",10,9]]}}}],"schema":"https://github.com/citation-style-language/schema/raw/master/csl-citation.json"} </w:instrText>
      </w:r>
      <w:r w:rsidR="003F0654">
        <w:fldChar w:fldCharType="separate"/>
      </w:r>
      <w:r w:rsidR="003F0654" w:rsidRPr="00F3106E">
        <w:rPr>
          <w:rFonts w:ascii="Calibri" w:hAnsi="Calibri" w:cs="Calibri"/>
        </w:rPr>
        <w:t>(Corenblit et al., 2015; Peteet et al., 2018)</w:t>
      </w:r>
      <w:r w:rsidR="003F0654">
        <w:fldChar w:fldCharType="end"/>
      </w:r>
      <w:r>
        <w:t xml:space="preserve">. </w:t>
      </w:r>
      <w:commentRangeStart w:id="7"/>
      <w:r w:rsidR="00BF689A">
        <w:t xml:space="preserve">Biotic resistance </w:t>
      </w:r>
      <w:r w:rsidR="00F30D19">
        <w:t xml:space="preserve">to invasion or species displacement </w:t>
      </w:r>
      <w:r w:rsidR="00BF689A">
        <w:t xml:space="preserve">within the plant community </w:t>
      </w:r>
      <w:r w:rsidR="00F30D19">
        <w:t xml:space="preserve">depends on the total richness within the site </w:t>
      </w:r>
      <w:commentRangeEnd w:id="7"/>
      <w:r w:rsidR="00CC74A2">
        <w:rPr>
          <w:rStyle w:val="CommentReference"/>
        </w:rPr>
        <w:commentReference w:id="7"/>
      </w:r>
      <w:r w:rsidR="00F30D19">
        <w:fldChar w:fldCharType="begin"/>
      </w:r>
      <w:r w:rsidR="00F30D19">
        <w:instrText xml:space="preserve"> ADDIN ZOTERO_ITEM CSL_CITATION {"citationID":"QlxOwYly","properties":{"formattedCitation":"(Tilman, 1997)","plainCitation":"(Tilman, 1997)","noteIndex":0},"citationItems":[{"id":271,"uris":["http://zotero.org/users/6092945/items/SCR9CNS3"],"uri":["http://zotero.org/users/6092945/items/SCR9CNS3"],"itemData":{"id":271,"type":"article-journal","abstract":"Plant species composition, species abundances, and species richness were strongly recruitment limited in a 4-yr experiment in which seeds of up to 54 species were added to patches of native grassland. Four field seasons after a one-time addition of seed, many added species were still present and reproducing, with plots seeded at the highest rate having species richness that was 83% greater and total plant cover that was 31% greater than controls. Total plant community cover increased significantly with the number of species added as seed, but total cover of pre-existing species was independent of the number of species added as seed, suggesting that the new species mainly filled previously “empty” sites. The proportion of added species that became established was negatively correlated with initial species richness of plots, suggesting that species-rich sites were more resistant to invasion. Plot invasibility also depended on the abundances and species richness of plant functional groups in the plots, but was independent of seed size and of total plant cover. The major functional groups of plants differed in their abilities to invade as seed, with perennial grasses being the poorest invaders and herbaceous legumes being the best. Thus, local biotic interactions and recruitment dynamics jointly determined diversity, species composition, and species abundances in these native grassland communities. This supports a metapopulation-like perspective over a purely interspecific-interaction perspective or a purely regional perspective, suggesting that recruitment limitation may be more important, even on a local scale, than often recognized.","container-title":"Ecology","DOI":"10.1890/0012-9658(1997)078[0081:CIRLAG]2.0.CO;2","ISSN":"1939-9170","issue":"1","language":"en","page":"81-92","source":"Wiley Online Library","title":"Community Invasibility, Recruitment Limitation, and Grassland Biodiversity","volume":"78","author":[{"family":"Tilman","given":"David"}],"issued":{"date-parts":[["1997"]]}}}],"schema":"https://github.com/citation-style-language/schema/raw/master/csl-citation.json"} </w:instrText>
      </w:r>
      <w:r w:rsidR="00F30D19">
        <w:fldChar w:fldCharType="separate"/>
      </w:r>
      <w:r w:rsidR="00F30D19" w:rsidRPr="00F431E3">
        <w:rPr>
          <w:rFonts w:ascii="Calibri" w:hAnsi="Calibri" w:cs="Calibri"/>
        </w:rPr>
        <w:t>(Tilman, 1997)</w:t>
      </w:r>
      <w:r w:rsidR="00F30D19">
        <w:fldChar w:fldCharType="end"/>
      </w:r>
      <w:r w:rsidR="00F30D19">
        <w:t xml:space="preserve">. This is partially due to the </w:t>
      </w:r>
      <w:commentRangeStart w:id="8"/>
      <w:r w:rsidR="00F30D19">
        <w:t xml:space="preserve">resilience </w:t>
      </w:r>
      <w:commentRangeEnd w:id="8"/>
      <w:r w:rsidR="00CC74A2">
        <w:rPr>
          <w:rStyle w:val="CommentReference"/>
        </w:rPr>
        <w:commentReference w:id="8"/>
      </w:r>
      <w:r w:rsidR="00F30D19">
        <w:t xml:space="preserve">of plant life history strategies, such as community-dominant plants being comprised of perennial species that do not yield </w:t>
      </w:r>
      <w:r w:rsidR="008A39C8">
        <w:t xml:space="preserve">space for new species to encroach </w:t>
      </w:r>
      <w:r w:rsidR="008A39C8">
        <w:fldChar w:fldCharType="begin"/>
      </w:r>
      <w:r w:rsidR="008A39C8">
        <w:instrText xml:space="preserve"> ADDIN ZOTERO_ITEM CSL_CITATION {"citationID":"DwRtHp3t","properties":{"formattedCitation":"(Hopfensperger et al., 2009)","plainCitation":"(Hopfensperger et al., 2009)","noteIndex":0},"citationItems":[{"id":11,"uris":["http://zotero.org/users/6092945/items/93SS4ZQG"],"uri":["http://zotero.org/users/6092945/items/93SS4ZQG"],"itemData":{"id":11,"type":"article-journal","abstract":"Questions: What are the feedbacks among the seed bank, parent vegetation, and landscape structure that control plant species turnover in space and time in a tidal freshwater marsh? How can these feedbacks be used to better understand marsh community dynamics and to establish restoration practices that seek to restore vegetation diversity of this important and widely distributed ecosystem? Location: Potomac River, Virginia, United States (15 km south of Washington, DC). Methods: We sampled the seed bank and standing vegetation in a tidal freshwater marsh and explored similarities between seed bank and vegetation composition through space and time. We then investigated marsh surface elevation, distance to nearest tidal channels, and life history of component species as potential explanations for the observed vegetation patterns. Results: The composition of individual plots changed considerably from year to year; however, the composition at broader spatial (whole marsh) and temporal (4 years) scales was relatively stable. Species composition of the seed bank was dissimilar to both the previous and current year's standing vegetation, and similarity to standing vegetation was particularly low in plots dominated by annual species. Landscape structure and life history characteristics of individual species best explained the spatiotemporal variability in marsh vegetation. Conclusions: Restoration designs should be landscape-dependent and explicitly incorporate spatially structured elements such as elevation gradients to maximize community diversity in reconstructed tidal freshwater marshes. Optimal designs include areas of high seed input, areas of high species turnover, as well as other areas of greater stability.","container-title":"Journal of Vegetation Science","DOI":"10.1111/j.1654-1103.2009.01083.x","ISSN":"1654-1103","issue":"4","language":"en","page":"767-778","source":"Wiley Online Library","title":"Vegetation and seed bank dynamics in a tidal freshwater marsh","volume":"20","author":[{"family":"Hopfensperger","given":"K. N."},{"family":"Engelhardt","given":"K. a. M."},{"family":"Lookingbill","given":"T. R."}],"issued":{"date-parts":[["2009"]]}}}],"schema":"https://github.com/citation-style-language/schema/raw/master/csl-citation.json"} </w:instrText>
      </w:r>
      <w:r w:rsidR="008A39C8">
        <w:fldChar w:fldCharType="separate"/>
      </w:r>
      <w:r w:rsidR="008A39C8" w:rsidRPr="007744EE">
        <w:rPr>
          <w:rFonts w:ascii="Calibri" w:hAnsi="Calibri" w:cs="Calibri"/>
        </w:rPr>
        <w:t>(Hopfensperger et al., 2009)</w:t>
      </w:r>
      <w:r w:rsidR="008A39C8">
        <w:fldChar w:fldCharType="end"/>
      </w:r>
      <w:r w:rsidR="008A39C8">
        <w:t xml:space="preserve">. </w:t>
      </w:r>
      <w:r w:rsidR="00277645">
        <w:t xml:space="preserve">If sediment transport is altered, tidal marsh platforms </w:t>
      </w:r>
      <w:r w:rsidR="007543D4">
        <w:t xml:space="preserve">will </w:t>
      </w:r>
      <w:r w:rsidR="00277645">
        <w:t xml:space="preserve">not accrue elevation, and over time will </w:t>
      </w:r>
      <w:r w:rsidR="00AA2786">
        <w:t xml:space="preserve">experience more frequent and longer periods of inundation as the landform subsides, sea levels rise, or a combination of the two processes occur. </w:t>
      </w:r>
      <w:r w:rsidR="00B059E5">
        <w:t>This gradual change in elevation leads to altered habitat conditions for foundational plant communities, eventually shifting the</w:t>
      </w:r>
      <w:r w:rsidR="00C360A1">
        <w:t xml:space="preserve"> botanic</w:t>
      </w:r>
      <w:r w:rsidR="00B059E5">
        <w:t xml:space="preserve"> </w:t>
      </w:r>
      <w:r w:rsidR="00C360A1">
        <w:t>species composition that may be supporting specific fauna assemblages.</w:t>
      </w:r>
      <w:r w:rsidR="00277FE4">
        <w:t xml:space="preserve"> Hindcasting processes </w:t>
      </w:r>
      <w:r w:rsidR="002F3F21">
        <w:t xml:space="preserve">such as sedimentation is difficult, however observing impacts on plant communities can offer a method to </w:t>
      </w:r>
      <w:r w:rsidR="00313CBB">
        <w:t>infer</w:t>
      </w:r>
      <w:r w:rsidR="002F3F21">
        <w:t xml:space="preserve"> ecological processes and </w:t>
      </w:r>
      <w:r w:rsidR="00313CBB">
        <w:t xml:space="preserve">their impacts on habitats that have not been directly altered. </w:t>
      </w:r>
      <w:r w:rsidR="009D37AD">
        <w:t>One such opportunity is available in the Fraser River Estuary, where two historical studies</w:t>
      </w:r>
      <w:r w:rsidR="00313CBB">
        <w:t xml:space="preserve"> </w:t>
      </w:r>
      <w:r w:rsidR="00313CBB">
        <w:fldChar w:fldCharType="begin"/>
      </w:r>
      <w:r w:rsidR="00313CBB">
        <w:instrText xml:space="preserve"> ADDIN ZOTERO_ITEM CSL_CITATION {"citationID":"MAFZIfx6","properties":{"formattedCitation":"(Bradfield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313CBB">
        <w:fldChar w:fldCharType="separate"/>
      </w:r>
      <w:r w:rsidR="00313CBB" w:rsidRPr="00313CBB">
        <w:rPr>
          <w:rFonts w:ascii="Calibri" w:hAnsi="Calibri" w:cs="Calibri"/>
        </w:rPr>
        <w:t>(Bradfield &amp; Porter, 1982; Denoth &amp; Myers, 2007)</w:t>
      </w:r>
      <w:r w:rsidR="00313CBB">
        <w:fldChar w:fldCharType="end"/>
      </w:r>
      <w:r w:rsidR="009D37AD">
        <w:t xml:space="preserve"> were conducted to document </w:t>
      </w:r>
      <w:r w:rsidR="00546E62">
        <w:t xml:space="preserve">floristic </w:t>
      </w:r>
      <w:commentRangeStart w:id="9"/>
      <w:r w:rsidR="00546E62">
        <w:t>richness</w:t>
      </w:r>
      <w:commentRangeEnd w:id="9"/>
      <w:r w:rsidR="00800AB5">
        <w:rPr>
          <w:rStyle w:val="CommentReference"/>
        </w:rPr>
        <w:commentReference w:id="9"/>
      </w:r>
      <w:r w:rsidR="00546E62">
        <w:t xml:space="preserve">. </w:t>
      </w:r>
    </w:p>
    <w:p w14:paraId="419870EE" w14:textId="7A20225C" w:rsidR="002E11AD" w:rsidRDefault="00E22487" w:rsidP="001424E2">
      <w:pPr>
        <w:ind w:firstLine="360"/>
      </w:pPr>
      <w:r>
        <w:t>The Fraser River drains the largest catchment in British Columbia, and its estuary</w:t>
      </w:r>
      <w:r w:rsidR="00845F9F">
        <w:t xml:space="preserve"> currently</w:t>
      </w:r>
      <w:r w:rsidR="000D737E">
        <w:t xml:space="preserve"> spans</w:t>
      </w:r>
      <w:r>
        <w:t xml:space="preserve"> 2814 ha, one-third of which lies within the South Arm Marshes Wildlife Management Area </w:t>
      </w:r>
      <w:r>
        <w:fldChar w:fldCharType="begin"/>
      </w:r>
      <w:r>
        <w:instrText xml:space="preserve"> ADDIN ZOTERO_ITEM CSL_CITATION {"citationID":"Co6VhsCC","properties":{"formattedCitation":"(Schaefer, 2004)","plainCitation":"(Schaefer, 2004)","noteIndex":0},"citationItems":[{"id":345,"uris":["http://zotero.org/users/6092945/items/NPJPIN3W"],"uri":["http://zotero.org/users/6092945/items/NPJPIN3W"],"itemData":{"id":345,"type":"chapter","container-title":"Fraser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fldChar w:fldCharType="separate"/>
      </w:r>
      <w:r w:rsidRPr="00414329">
        <w:rPr>
          <w:rFonts w:ascii="Calibri" w:hAnsi="Calibri" w:cs="Calibri"/>
        </w:rPr>
        <w:t>(Schaefer, 2004)</w:t>
      </w:r>
      <w:r>
        <w:fldChar w:fldCharType="end"/>
      </w:r>
      <w:r w:rsidR="00D95C7B">
        <w:t xml:space="preserve"> (</w:t>
      </w:r>
      <w:r w:rsidR="00D95C7B">
        <w:fldChar w:fldCharType="begin"/>
      </w:r>
      <w:r w:rsidR="00D95C7B">
        <w:instrText xml:space="preserve"> REF _Ref74410501 \h </w:instrText>
      </w:r>
      <w:r w:rsidR="00D95C7B">
        <w:fldChar w:fldCharType="separate"/>
      </w:r>
      <w:r w:rsidR="00D95C7B">
        <w:t xml:space="preserve">Figure </w:t>
      </w:r>
      <w:r w:rsidR="00D95C7B">
        <w:rPr>
          <w:noProof/>
        </w:rPr>
        <w:t>1</w:t>
      </w:r>
      <w:r w:rsidR="00D95C7B">
        <w:fldChar w:fldCharType="end"/>
      </w:r>
      <w:r w:rsidR="00D95C7B">
        <w:t>)</w:t>
      </w:r>
      <w:r>
        <w:t xml:space="preserve">. </w:t>
      </w:r>
      <w:commentRangeStart w:id="10"/>
      <w:r>
        <w:t xml:space="preserve">Ladner </w:t>
      </w:r>
      <w:commentRangeEnd w:id="10"/>
      <w:r w:rsidR="00E304BE">
        <w:rPr>
          <w:rStyle w:val="CommentReference"/>
        </w:rPr>
        <w:commentReference w:id="10"/>
      </w:r>
      <w:r>
        <w:t xml:space="preserve">Marsh occupies </w:t>
      </w:r>
      <w:r w:rsidRPr="00631B1E">
        <w:t xml:space="preserve">approximately </w:t>
      </w:r>
      <w:r>
        <w:t>100</w:t>
      </w:r>
      <w:r w:rsidRPr="00631B1E">
        <w:t xml:space="preserve"> ha wi</w:t>
      </w:r>
      <w:r>
        <w:t xml:space="preserve">thin the South Arm Marshes, bounded to the east </w:t>
      </w:r>
      <w:proofErr w:type="spellStart"/>
      <w:r>
        <w:t>by</w:t>
      </w:r>
      <w:proofErr w:type="spellEnd"/>
      <w:r>
        <w:t xml:space="preserve"> municipal development and </w:t>
      </w:r>
      <w:r w:rsidR="00232E21">
        <w:t xml:space="preserve">by </w:t>
      </w:r>
      <w:r>
        <w:t>the Fraser River</w:t>
      </w:r>
      <w:r w:rsidR="00232E21">
        <w:t xml:space="preserve"> along its western edge</w:t>
      </w:r>
      <w:r w:rsidR="00F5671F">
        <w:t xml:space="preserve"> (Figure 1</w:t>
      </w:r>
      <w:r w:rsidR="0024019D">
        <w:t>C</w:t>
      </w:r>
      <w:r w:rsidR="00F5671F">
        <w:t>)</w:t>
      </w:r>
      <w:r>
        <w:t xml:space="preserve">. </w:t>
      </w:r>
      <w:r w:rsidR="004B3AEA">
        <w:t xml:space="preserve">While much of the marshland in the lower Fraser River Estuary was converted to log-sorting, fish cannery, agriculture, or dry docks, Ladner Marsh escaped these developments and is </w:t>
      </w:r>
      <w:r w:rsidR="00C260CC">
        <w:t xml:space="preserve">relatively </w:t>
      </w:r>
      <w:r w:rsidR="004B3AEA">
        <w:t xml:space="preserve">undisturbed. </w:t>
      </w:r>
      <w:r w:rsidR="000F056E">
        <w:t xml:space="preserve">Because of this, it is used </w:t>
      </w:r>
      <w:r w:rsidR="00572071">
        <w:t xml:space="preserve">by </w:t>
      </w:r>
      <w:r w:rsidR="00C51139">
        <w:t xml:space="preserve">regional land managers </w:t>
      </w:r>
      <w:r w:rsidR="000F056E">
        <w:t>as a benchmark reference for tidal marsh restoration</w:t>
      </w:r>
      <w:r w:rsidR="009779E4">
        <w:t>.</w:t>
      </w:r>
      <w:r w:rsidR="000F056E">
        <w:t xml:space="preserve"> </w:t>
      </w:r>
      <w:r w:rsidR="00C622DC">
        <w:t>Because Ladner Marsh has not experienced direct impacts</w:t>
      </w:r>
      <w:r w:rsidR="002F1885">
        <w:t>, it</w:t>
      </w:r>
      <w:r w:rsidR="004B3AEA">
        <w:t xml:space="preserve"> is an ideal ecological laboratory to monitor plant community </w:t>
      </w:r>
      <w:commentRangeStart w:id="11"/>
      <w:r w:rsidR="004B3AEA">
        <w:t xml:space="preserve">stability </w:t>
      </w:r>
      <w:commentRangeEnd w:id="11"/>
      <w:r w:rsidR="00E304BE">
        <w:rPr>
          <w:rStyle w:val="CommentReference"/>
        </w:rPr>
        <w:commentReference w:id="11"/>
      </w:r>
      <w:r w:rsidR="004B3AEA">
        <w:t>over decadal timescales.</w:t>
      </w:r>
      <w:r w:rsidR="007C69D6">
        <w:t xml:space="preserve"> </w:t>
      </w:r>
      <w:r w:rsidR="00681EF9">
        <w:t xml:space="preserve">Two studies conducted in Ladner Marsh documented floristic diversity </w:t>
      </w:r>
      <w:r w:rsidR="000F68EF">
        <w:t xml:space="preserve">over the past 40 years </w:t>
      </w:r>
      <w:r w:rsidR="00681EF9">
        <w:fldChar w:fldCharType="begin"/>
      </w:r>
      <w:r w:rsidR="00681EF9">
        <w:instrText xml:space="preserve"> ADDIN ZOTERO_ITEM CSL_CITATION {"citationID":"6mq2qPtY","properties":{"formattedCitation":"(Bradfield &amp; Porter, 1982; Denoth &amp; Myers, 2007)","plainCitation":"(Bradfield &amp; Porter, 1982; Denoth &amp; Myers, 2007)","noteIndex":0},"citationItems":[{"id":480,"uris":["http://zotero.org/users/6092945/items/AA4XA4EZ"],"uri":["http://zotero.org/users/6092945/items/AA4XA4EZ"],"itemData":{"id":480,"type":"article-journal","abstract":"Vegetation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681EF9">
        <w:fldChar w:fldCharType="separate"/>
      </w:r>
      <w:r w:rsidR="00681EF9" w:rsidRPr="00681EF9">
        <w:rPr>
          <w:rFonts w:ascii="Calibri" w:hAnsi="Calibri" w:cs="Calibri"/>
        </w:rPr>
        <w:t>(Bradfield &amp; Porter, 1982; Denoth &amp; Myers, 2007)</w:t>
      </w:r>
      <w:r w:rsidR="00681EF9">
        <w:fldChar w:fldCharType="end"/>
      </w:r>
      <w:r w:rsidR="00681EF9">
        <w:t xml:space="preserve">, </w:t>
      </w:r>
      <w:r w:rsidR="00C51139">
        <w:t xml:space="preserve">which provides the opportunity to repeat observations to </w:t>
      </w:r>
      <w:r w:rsidR="00B73E14">
        <w:t xml:space="preserve">characterize </w:t>
      </w:r>
      <w:r w:rsidR="000F68EF">
        <w:t xml:space="preserve">long-term plant community changes. </w:t>
      </w:r>
      <w:commentRangeStart w:id="12"/>
      <w:r w:rsidR="000F68EF">
        <w:t>T</w:t>
      </w:r>
      <w:r w:rsidR="007C69D6">
        <w:t xml:space="preserve">he main objective of this study was to determine what changes in plant community composition </w:t>
      </w:r>
      <w:r w:rsidR="00C260CC">
        <w:t xml:space="preserve">have </w:t>
      </w:r>
      <w:r w:rsidR="00427FB8">
        <w:t>occurred</w:t>
      </w:r>
      <w:r w:rsidR="007C69D6">
        <w:t xml:space="preserve"> over 40 years in Ladner Marsh </w:t>
      </w:r>
      <w:commentRangeEnd w:id="12"/>
      <w:r w:rsidR="00545138">
        <w:rPr>
          <w:rStyle w:val="CommentReference"/>
        </w:rPr>
        <w:commentReference w:id="12"/>
      </w:r>
      <w:r w:rsidR="007C69D6">
        <w:fldChar w:fldCharType="begin"/>
      </w:r>
      <w:r w:rsidR="007C69D6">
        <w:instrText xml:space="preserve"> ADDIN ZOTERO_ITEM CSL_CITATION {"citationID":"laqB5BWj","properties":{"formattedCitation":"(Bradfield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7C69D6">
        <w:fldChar w:fldCharType="separate"/>
      </w:r>
      <w:r w:rsidR="007C69D6" w:rsidRPr="008105DB">
        <w:rPr>
          <w:rFonts w:ascii="Calibri" w:hAnsi="Calibri" w:cs="Calibri"/>
        </w:rPr>
        <w:t>(Bradfield &amp; Porter, 1982)</w:t>
      </w:r>
      <w:r w:rsidR="007C69D6">
        <w:fldChar w:fldCharType="end"/>
      </w:r>
      <w:r w:rsidR="007C69D6">
        <w:t xml:space="preserve">. I specifically wanted to know whether (1) the dominant communities are still characterized by the same </w:t>
      </w:r>
      <w:r w:rsidR="007C69D6">
        <w:lastRenderedPageBreak/>
        <w:t xml:space="preserve">species, (2) the diversity increased or </w:t>
      </w:r>
      <w:r w:rsidR="00B90413">
        <w:t xml:space="preserve">was </w:t>
      </w:r>
      <w:r w:rsidR="007C69D6">
        <w:t xml:space="preserve">reduced, and </w:t>
      </w:r>
      <w:commentRangeStart w:id="13"/>
      <w:r w:rsidR="007C69D6">
        <w:t xml:space="preserve">(3), </w:t>
      </w:r>
      <w:commentRangeEnd w:id="13"/>
      <w:r w:rsidR="00545138">
        <w:rPr>
          <w:rStyle w:val="CommentReference"/>
        </w:rPr>
        <w:commentReference w:id="13"/>
      </w:r>
      <w:r w:rsidR="007C69D6">
        <w:t xml:space="preserve">if diversity has changed, are the plant communities more or less diverse than 40 years ago? </w:t>
      </w:r>
      <w:r w:rsidR="002E11AD" w:rsidRPr="00C56985">
        <w:t xml:space="preserve">If processes such as sedimentation rates and local </w:t>
      </w:r>
      <w:r w:rsidR="002E11AD">
        <w:t>plant recruitment</w:t>
      </w:r>
      <w:r w:rsidR="002E11AD" w:rsidRPr="00C56985">
        <w:t xml:space="preserve"> are intact, then I expect assemblage </w:t>
      </w:r>
      <w:r w:rsidR="0096240F">
        <w:t xml:space="preserve">total richness, relative abundance, and the </w:t>
      </w:r>
      <w:r w:rsidR="00A62FF4">
        <w:t>species dominating characteristic communities shoul</w:t>
      </w:r>
      <w:r w:rsidR="002E11AD" w:rsidRPr="00C56985">
        <w:t xml:space="preserve">d be </w:t>
      </w:r>
      <w:commentRangeStart w:id="14"/>
      <w:r w:rsidR="002E11AD" w:rsidRPr="00C56985">
        <w:t>highly similar across time</w:t>
      </w:r>
      <w:commentRangeEnd w:id="14"/>
      <w:r w:rsidR="00545138">
        <w:rPr>
          <w:rStyle w:val="CommentReference"/>
        </w:rPr>
        <w:commentReference w:id="14"/>
      </w:r>
      <w:r w:rsidR="002E11AD" w:rsidRPr="00C56985">
        <w:t>.</w:t>
      </w:r>
      <w:r w:rsidR="002E11AD">
        <w:t xml:space="preserve"> I also expect that measures </w:t>
      </w:r>
      <w:r w:rsidR="00FF717C">
        <w:t xml:space="preserve">of </w:t>
      </w:r>
      <w:r w:rsidR="002E11AD">
        <w:t xml:space="preserve">diversity, such as </w:t>
      </w:r>
      <w:r w:rsidR="002E11AD">
        <w:rPr>
          <w:rFonts w:cstheme="minorHAnsi"/>
        </w:rPr>
        <w:t>α</w:t>
      </w:r>
      <w:r w:rsidR="002E11AD">
        <w:t xml:space="preserve">-diversity (species density) and </w:t>
      </w:r>
      <w:commentRangeStart w:id="15"/>
      <w:r w:rsidR="002E11AD">
        <w:rPr>
          <w:rFonts w:cstheme="minorHAnsi"/>
        </w:rPr>
        <w:t>β</w:t>
      </w:r>
      <w:commentRangeEnd w:id="15"/>
      <w:r w:rsidR="00545138">
        <w:rPr>
          <w:rStyle w:val="CommentReference"/>
        </w:rPr>
        <w:commentReference w:id="15"/>
      </w:r>
      <w:r w:rsidR="002E11AD">
        <w:t xml:space="preserve">-diversity will be the same, even if </w:t>
      </w:r>
      <w:r w:rsidR="00A62FF4">
        <w:t>secondary richness has changed</w:t>
      </w:r>
      <w:r w:rsidR="002E11AD">
        <w:t xml:space="preserve">. Alternatively, if </w:t>
      </w:r>
      <w:r w:rsidR="000D306C">
        <w:t xml:space="preserve">these </w:t>
      </w:r>
      <w:r w:rsidR="002E11AD">
        <w:t>processes have altered the habitat, then</w:t>
      </w:r>
      <w:r w:rsidR="0061474B">
        <w:t xml:space="preserve"> I expect these variables will be significantly</w:t>
      </w:r>
      <w:r w:rsidR="00FF717C">
        <w:t xml:space="preserve"> </w:t>
      </w:r>
      <w:r w:rsidR="002E11AD">
        <w:t>change</w:t>
      </w:r>
      <w:r w:rsidR="00FF717C">
        <w:t>d</w:t>
      </w:r>
      <w:r w:rsidR="002E11AD">
        <w:t xml:space="preserve">. </w:t>
      </w:r>
      <w:r w:rsidR="001768F5">
        <w:t>These o</w:t>
      </w:r>
      <w:r w:rsidR="002E11AD">
        <w:t>bservation</w:t>
      </w:r>
      <w:r w:rsidR="001768F5">
        <w:t>s</w:t>
      </w:r>
      <w:r w:rsidR="002E11AD">
        <w:t xml:space="preserve"> can help generate or refine hypotheses about key mechanisms of community profile changes. </w:t>
      </w:r>
    </w:p>
    <w:p w14:paraId="491E51EC" w14:textId="66854CA8" w:rsidR="004B3AEA" w:rsidRDefault="004B3AEA" w:rsidP="00370F81">
      <w:pPr>
        <w:ind w:firstLine="360"/>
      </w:pPr>
    </w:p>
    <w:p w14:paraId="791D8C8F" w14:textId="77777777" w:rsidR="006F52A7" w:rsidRDefault="000319D2" w:rsidP="006F52A7">
      <w:pPr>
        <w:keepNext/>
        <w:ind w:firstLine="360"/>
      </w:pPr>
      <w:r>
        <w:rPr>
          <w:noProof/>
          <w:lang w:val="en-CA" w:eastAsia="en-CA"/>
        </w:rPr>
        <w:drawing>
          <wp:inline distT="0" distB="0" distL="0" distR="0" wp14:anchorId="573D5492" wp14:editId="1D7E9FE5">
            <wp:extent cx="5590377" cy="20689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90377" cy="2068940"/>
                    </a:xfrm>
                    <a:prstGeom prst="rect">
                      <a:avLst/>
                    </a:prstGeom>
                    <a:noFill/>
                  </pic:spPr>
                </pic:pic>
              </a:graphicData>
            </a:graphic>
          </wp:inline>
        </w:drawing>
      </w:r>
    </w:p>
    <w:p w14:paraId="68BEF7ED" w14:textId="48A0740B" w:rsidR="007133F3" w:rsidRDefault="006F52A7" w:rsidP="001C2AEA">
      <w:pPr>
        <w:pStyle w:val="Caption"/>
      </w:pPr>
      <w:bookmarkStart w:id="16" w:name="_Ref74410501"/>
      <w:commentRangeStart w:id="17"/>
      <w:r w:rsidRPr="001424E2">
        <w:rPr>
          <w:sz w:val="22"/>
          <w:szCs w:val="22"/>
        </w:rPr>
        <w:t>Figure</w:t>
      </w:r>
      <w:r w:rsidRPr="00F26240">
        <w:rPr>
          <w:sz w:val="22"/>
          <w:szCs w:val="22"/>
        </w:rPr>
        <w:t xml:space="preserve"> </w:t>
      </w:r>
      <w:commentRangeEnd w:id="17"/>
      <w:r w:rsidR="001160BD" w:rsidRPr="00F26240">
        <w:rPr>
          <w:rStyle w:val="CommentReference"/>
          <w:iCs w:val="0"/>
          <w:color w:val="auto"/>
        </w:rPr>
        <w:commentReference w:id="17"/>
      </w:r>
      <w:r w:rsidR="0022035E" w:rsidRPr="00F26240">
        <w:rPr>
          <w:sz w:val="22"/>
          <w:szCs w:val="22"/>
        </w:rPr>
        <w:fldChar w:fldCharType="begin"/>
      </w:r>
      <w:r w:rsidR="0022035E" w:rsidRPr="00F26240">
        <w:rPr>
          <w:sz w:val="22"/>
          <w:szCs w:val="22"/>
        </w:rPr>
        <w:instrText xml:space="preserve"> SEQ Figure \* ARABIC </w:instrText>
      </w:r>
      <w:r w:rsidR="0022035E" w:rsidRPr="00F26240">
        <w:rPr>
          <w:sz w:val="22"/>
          <w:szCs w:val="22"/>
        </w:rPr>
        <w:fldChar w:fldCharType="separate"/>
      </w:r>
      <w:r w:rsidR="00071A6D" w:rsidRPr="00F26240">
        <w:rPr>
          <w:noProof/>
          <w:sz w:val="22"/>
          <w:szCs w:val="22"/>
        </w:rPr>
        <w:t>1</w:t>
      </w:r>
      <w:r w:rsidR="0022035E" w:rsidRPr="00F26240">
        <w:rPr>
          <w:noProof/>
          <w:sz w:val="22"/>
          <w:szCs w:val="22"/>
        </w:rPr>
        <w:fldChar w:fldCharType="end"/>
      </w:r>
      <w:bookmarkEnd w:id="16"/>
      <w:r w:rsidRPr="00F26240">
        <w:rPr>
          <w:sz w:val="22"/>
          <w:szCs w:val="22"/>
        </w:rPr>
        <w:t xml:space="preserve">. </w:t>
      </w:r>
      <w:r w:rsidR="00F26240" w:rsidRPr="00F26240">
        <w:rPr>
          <w:sz w:val="22"/>
          <w:szCs w:val="22"/>
        </w:rPr>
        <w:t xml:space="preserve">Vancouver, BC, Canada (A), located approximately 20 km north of the South Arm Marshes Wildlife Management Area (highlighted in orange, B). Ladner Marsh abuts municipal development on the south bank of the Fraser River (C). </w:t>
      </w:r>
      <w:proofErr w:type="spellStart"/>
      <w:r w:rsidR="00F26240" w:rsidRPr="00F26240">
        <w:rPr>
          <w:sz w:val="22"/>
          <w:szCs w:val="22"/>
        </w:rPr>
        <w:t>Basemaps</w:t>
      </w:r>
      <w:proofErr w:type="spellEnd"/>
      <w:r w:rsidR="00F26240" w:rsidRPr="00F26240">
        <w:rPr>
          <w:sz w:val="22"/>
          <w:szCs w:val="22"/>
        </w:rPr>
        <w:t xml:space="preserve"> generated by  Conservation Lands dataset published by the </w:t>
      </w:r>
      <w:hyperlink r:id="rId14" w:history="1">
        <w:r w:rsidR="00F26240" w:rsidRPr="00F26240">
          <w:rPr>
            <w:rStyle w:val="Hyperlink"/>
            <w:sz w:val="22"/>
            <w:szCs w:val="22"/>
          </w:rPr>
          <w:t>Ministry of Forests, Lands, Natural Resource Operations and Rural Development</w:t>
        </w:r>
      </w:hyperlink>
      <w:r w:rsidR="00F26240" w:rsidRPr="00F26240">
        <w:rPr>
          <w:sz w:val="22"/>
          <w:szCs w:val="22"/>
        </w:rPr>
        <w:t xml:space="preserve"> - </w:t>
      </w:r>
      <w:hyperlink r:id="rId15" w:history="1">
        <w:r w:rsidR="00F26240" w:rsidRPr="00F26240">
          <w:rPr>
            <w:rStyle w:val="Hyperlink"/>
            <w:sz w:val="22"/>
            <w:szCs w:val="22"/>
          </w:rPr>
          <w:t>Wildlife and Habitat</w:t>
        </w:r>
      </w:hyperlink>
      <w:r w:rsidR="00F26240" w:rsidRPr="00F26240">
        <w:rPr>
          <w:sz w:val="22"/>
          <w:szCs w:val="22"/>
        </w:rPr>
        <w:t xml:space="preserve">; source data from </w:t>
      </w:r>
      <w:proofErr w:type="spellStart"/>
      <w:r w:rsidR="00F26240" w:rsidRPr="00F26240">
        <w:rPr>
          <w:sz w:val="22"/>
          <w:szCs w:val="22"/>
        </w:rPr>
        <w:t>Tantalis</w:t>
      </w:r>
      <w:proofErr w:type="spellEnd"/>
      <w:r w:rsidR="00F26240" w:rsidRPr="00F26240">
        <w:rPr>
          <w:sz w:val="22"/>
          <w:szCs w:val="22"/>
        </w:rPr>
        <w:t xml:space="preserve"> and derived from </w:t>
      </w:r>
      <w:proofErr w:type="spellStart"/>
      <w:r w:rsidR="00F26240" w:rsidRPr="00F26240">
        <w:rPr>
          <w:sz w:val="22"/>
          <w:szCs w:val="22"/>
        </w:rPr>
        <w:t>GeoBC</w:t>
      </w:r>
      <w:proofErr w:type="spellEnd"/>
      <w:r w:rsidR="00F26240" w:rsidRPr="00F26240">
        <w:rPr>
          <w:sz w:val="22"/>
          <w:szCs w:val="22"/>
        </w:rPr>
        <w:t xml:space="preserve"> (A, B) and OpenStreetMap (</w:t>
      </w:r>
      <w:commentRangeStart w:id="18"/>
      <w:r w:rsidR="00F26240" w:rsidRPr="00F26240">
        <w:rPr>
          <w:sz w:val="22"/>
          <w:szCs w:val="22"/>
        </w:rPr>
        <w:t>C</w:t>
      </w:r>
      <w:commentRangeEnd w:id="18"/>
      <w:r w:rsidR="00545138">
        <w:rPr>
          <w:rStyle w:val="CommentReference"/>
          <w:i w:val="0"/>
          <w:iCs w:val="0"/>
          <w:color w:val="auto"/>
        </w:rPr>
        <w:commentReference w:id="18"/>
      </w:r>
      <w:r w:rsidR="00F26240" w:rsidRPr="00F26240">
        <w:rPr>
          <w:sz w:val="22"/>
          <w:szCs w:val="22"/>
        </w:rPr>
        <w:t>).</w:t>
      </w:r>
    </w:p>
    <w:p w14:paraId="2D0691B0" w14:textId="77777777" w:rsidR="005F0694" w:rsidRDefault="005F0694" w:rsidP="00B618BB">
      <w:pPr>
        <w:ind w:firstLine="360"/>
      </w:pPr>
    </w:p>
    <w:p w14:paraId="3D8B2F12" w14:textId="77777777" w:rsidR="00B618BB" w:rsidRDefault="00B618BB" w:rsidP="00370F81">
      <w:pPr>
        <w:ind w:firstLine="360"/>
      </w:pPr>
    </w:p>
    <w:p w14:paraId="7A1D87EE" w14:textId="51C49BEA" w:rsidR="004A5E9D" w:rsidRDefault="004A5E9D" w:rsidP="0001635B"/>
    <w:p w14:paraId="7E9E3832" w14:textId="77777777" w:rsidR="004A5E9D" w:rsidRDefault="004A5E9D" w:rsidP="0001635B"/>
    <w:p w14:paraId="1E960B90" w14:textId="660B961F" w:rsidR="00990EA7" w:rsidRDefault="00990EA7" w:rsidP="0001635B"/>
    <w:p w14:paraId="38F43A9A" w14:textId="2956ECDA" w:rsidR="0001635B" w:rsidRDefault="0001635B" w:rsidP="0001635B"/>
    <w:p w14:paraId="2A11C8DA" w14:textId="77777777" w:rsidR="002E2F32" w:rsidRDefault="002E2F32">
      <w:pPr>
        <w:rPr>
          <w:rFonts w:asciiTheme="majorHAnsi" w:eastAsiaTheme="majorEastAsia" w:hAnsiTheme="majorHAnsi" w:cstheme="majorBidi"/>
          <w:color w:val="2F5496" w:themeColor="accent1" w:themeShade="BF"/>
          <w:sz w:val="32"/>
          <w:szCs w:val="32"/>
        </w:rPr>
      </w:pPr>
      <w:r>
        <w:br w:type="page"/>
      </w:r>
    </w:p>
    <w:p w14:paraId="06C93234" w14:textId="78E5FC6D" w:rsidR="0001635B" w:rsidRDefault="0001635B" w:rsidP="00BE72B1">
      <w:pPr>
        <w:pStyle w:val="Heading1"/>
        <w:numPr>
          <w:ilvl w:val="0"/>
          <w:numId w:val="0"/>
        </w:numPr>
      </w:pPr>
      <w:r>
        <w:lastRenderedPageBreak/>
        <w:t>Methods</w:t>
      </w:r>
    </w:p>
    <w:p w14:paraId="2669A6B6" w14:textId="67286594" w:rsidR="00512B1D" w:rsidRDefault="00512B1D" w:rsidP="005B3902">
      <w:pPr>
        <w:pStyle w:val="Heading2"/>
        <w:numPr>
          <w:ilvl w:val="0"/>
          <w:numId w:val="0"/>
        </w:numPr>
      </w:pPr>
      <w:r>
        <w:t>Vegetation surveys</w:t>
      </w:r>
      <w:r w:rsidR="00322DC1">
        <w:t xml:space="preserve"> and site selection</w:t>
      </w:r>
    </w:p>
    <w:p w14:paraId="4836237E" w14:textId="62BAF04A" w:rsidR="00DD1803" w:rsidRDefault="00DD1803" w:rsidP="005B3902">
      <w:pPr>
        <w:pStyle w:val="Heading3"/>
        <w:numPr>
          <w:ilvl w:val="0"/>
          <w:numId w:val="0"/>
        </w:numPr>
      </w:pPr>
      <w:r>
        <w:t>1979</w:t>
      </w:r>
      <w:r w:rsidR="00D752C7">
        <w:t xml:space="preserve"> &amp; 1999</w:t>
      </w:r>
    </w:p>
    <w:p w14:paraId="38A130E8" w14:textId="6FC2EA8E" w:rsidR="00D752C7" w:rsidRPr="009B0BA5" w:rsidRDefault="00D752C7" w:rsidP="00AC6F67">
      <w:pPr>
        <w:ind w:firstLine="720"/>
      </w:pPr>
      <w:r>
        <w:t xml:space="preserve">Data were originally collected in 1979 as part of an observational study to characterize dominant community types </w:t>
      </w:r>
      <w:r>
        <w:fldChar w:fldCharType="begin"/>
      </w:r>
      <w:r>
        <w:instrText xml:space="preserve"> ADDIN ZOTERO_ITEM CSL_CITATION {"citationID":"DvFrgRoV","properties":{"formattedCitation":"(Bradfield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Pr="00D752C7">
        <w:rPr>
          <w:rFonts w:ascii="Calibri" w:hAnsi="Calibri" w:cs="Calibri"/>
        </w:rPr>
        <w:t>(Bradfield &amp; Porter, 1982)</w:t>
      </w:r>
      <w:r>
        <w:fldChar w:fldCharType="end"/>
      </w:r>
      <w:r>
        <w:t xml:space="preserve">. </w:t>
      </w:r>
      <w:r w:rsidR="003518C4">
        <w:t>Cluster analysis and</w:t>
      </w:r>
      <w:r w:rsidR="00AC6F67">
        <w:t xml:space="preserve"> principal components analysis (PCA)</w:t>
      </w:r>
      <w:r w:rsidR="00322DC1">
        <w:t xml:space="preserve"> distinguished three community associations, each dominated by a distinct species</w:t>
      </w:r>
      <w:r w:rsidR="00192659">
        <w:t xml:space="preserve">: </w:t>
      </w:r>
      <w:proofErr w:type="spellStart"/>
      <w:r w:rsidR="003518C4">
        <w:t>Lyngbye’s</w:t>
      </w:r>
      <w:proofErr w:type="spellEnd"/>
      <w:r w:rsidR="003518C4">
        <w:t xml:space="preserve"> </w:t>
      </w:r>
      <w:r w:rsidR="00192659">
        <w:t>sedge (</w:t>
      </w:r>
      <w:proofErr w:type="spellStart"/>
      <w:r w:rsidR="00192659">
        <w:rPr>
          <w:i/>
        </w:rPr>
        <w:t>Carex</w:t>
      </w:r>
      <w:proofErr w:type="spellEnd"/>
      <w:r w:rsidR="00192659">
        <w:rPr>
          <w:i/>
        </w:rPr>
        <w:t xml:space="preserve"> </w:t>
      </w:r>
      <w:proofErr w:type="spellStart"/>
      <w:r w:rsidR="00192659">
        <w:rPr>
          <w:i/>
        </w:rPr>
        <w:t>lyngbyei</w:t>
      </w:r>
      <w:proofErr w:type="spellEnd"/>
      <w:r w:rsidR="00192659">
        <w:t xml:space="preserve"> </w:t>
      </w:r>
      <w:proofErr w:type="spellStart"/>
      <w:r w:rsidR="00192659">
        <w:t>Hornem</w:t>
      </w:r>
      <w:proofErr w:type="spellEnd"/>
      <w:r w:rsidR="00192659">
        <w:t>.), fescue (</w:t>
      </w:r>
      <w:r w:rsidR="00192659">
        <w:rPr>
          <w:i/>
        </w:rPr>
        <w:t xml:space="preserve">Festuca </w:t>
      </w:r>
      <w:proofErr w:type="spellStart"/>
      <w:r w:rsidR="00192659">
        <w:rPr>
          <w:i/>
        </w:rPr>
        <w:t>arundinaceae</w:t>
      </w:r>
      <w:proofErr w:type="spellEnd"/>
      <w:r w:rsidR="00192659">
        <w:t xml:space="preserve"> </w:t>
      </w:r>
      <w:proofErr w:type="spellStart"/>
      <w:r w:rsidR="00192659">
        <w:t>Schreb</w:t>
      </w:r>
      <w:proofErr w:type="spellEnd"/>
      <w:r w:rsidR="00192659">
        <w:t>.), and bogbean (</w:t>
      </w:r>
      <w:proofErr w:type="spellStart"/>
      <w:r w:rsidR="00192659">
        <w:rPr>
          <w:i/>
        </w:rPr>
        <w:t>Menyanthes</w:t>
      </w:r>
      <w:proofErr w:type="spellEnd"/>
      <w:r w:rsidR="00192659">
        <w:rPr>
          <w:i/>
        </w:rPr>
        <w:t xml:space="preserve"> </w:t>
      </w:r>
      <w:commentRangeStart w:id="19"/>
      <w:r w:rsidR="00192659">
        <w:rPr>
          <w:i/>
        </w:rPr>
        <w:t xml:space="preserve">trifoliata </w:t>
      </w:r>
      <w:r w:rsidR="008A3B91">
        <w:t xml:space="preserve">L.). </w:t>
      </w:r>
      <w:commentRangeEnd w:id="19"/>
      <w:r w:rsidR="000C5527">
        <w:rPr>
          <w:rStyle w:val="CommentReference"/>
        </w:rPr>
        <w:commentReference w:id="19"/>
      </w:r>
      <w:r w:rsidR="00056EF4">
        <w:t>Eight transects were positioned along a north-to-south gradient</w:t>
      </w:r>
      <w:r w:rsidR="009B0BA5">
        <w:t>, and 1 m</w:t>
      </w:r>
      <w:r w:rsidR="009B0BA5">
        <w:rPr>
          <w:vertAlign w:val="superscript"/>
        </w:rPr>
        <w:t>2</w:t>
      </w:r>
      <w:r w:rsidR="009B0BA5">
        <w:t xml:space="preserve"> quadrats </w:t>
      </w:r>
      <w:r w:rsidR="004E74AE">
        <w:t xml:space="preserve">(plots) </w:t>
      </w:r>
      <w:r w:rsidR="009B0BA5">
        <w:t xml:space="preserve">were placed </w:t>
      </w:r>
      <w:commentRangeStart w:id="20"/>
      <w:r w:rsidR="009F000A">
        <w:t>semi-systematically</w:t>
      </w:r>
      <w:r w:rsidR="009B0BA5">
        <w:t xml:space="preserve"> </w:t>
      </w:r>
      <w:commentRangeEnd w:id="20"/>
      <w:r w:rsidR="000C5527">
        <w:rPr>
          <w:rStyle w:val="CommentReference"/>
        </w:rPr>
        <w:commentReference w:id="20"/>
      </w:r>
      <w:r w:rsidR="009B0BA5">
        <w:t xml:space="preserve">in the center of patches with distinct vegetation </w:t>
      </w:r>
      <w:commentRangeStart w:id="21"/>
      <w:r w:rsidR="009630C9">
        <w:t xml:space="preserve">changes </w:t>
      </w:r>
      <w:commentRangeEnd w:id="21"/>
      <w:r w:rsidR="00974D38">
        <w:rPr>
          <w:rStyle w:val="CommentReference"/>
        </w:rPr>
        <w:commentReference w:id="21"/>
      </w:r>
      <w:r w:rsidR="009630C9">
        <w:t>(Bradfield, 2019 personal comm.).</w:t>
      </w:r>
      <w:r w:rsidR="009F000A">
        <w:t xml:space="preserve"> </w:t>
      </w:r>
    </w:p>
    <w:p w14:paraId="7C5C483F" w14:textId="704D4CD6" w:rsidR="00D752C7" w:rsidRDefault="00D752C7" w:rsidP="003518C4">
      <w:pPr>
        <w:ind w:firstLine="720"/>
      </w:pPr>
      <w:r>
        <w:t xml:space="preserve">A subsequent survey conducted in </w:t>
      </w:r>
      <w:commentRangeStart w:id="22"/>
      <w:r>
        <w:t xml:space="preserve">1999 </w:t>
      </w:r>
      <w:commentRangeEnd w:id="22"/>
      <w:r w:rsidR="00FA2C7F">
        <w:rPr>
          <w:rStyle w:val="CommentReference"/>
        </w:rPr>
        <w:commentReference w:id="22"/>
      </w:r>
      <w:r w:rsidR="004238DE">
        <w:t>recreated the transects and sought to place sampling plots at exact positions sampled in 1979 to test relationships between invasive purple loosestrife (</w:t>
      </w:r>
      <w:proofErr w:type="spellStart"/>
      <w:r w:rsidR="004238DE">
        <w:rPr>
          <w:i/>
        </w:rPr>
        <w:t>Lythrum</w:t>
      </w:r>
      <w:proofErr w:type="spellEnd"/>
      <w:r w:rsidR="004238DE">
        <w:rPr>
          <w:i/>
        </w:rPr>
        <w:t xml:space="preserve"> </w:t>
      </w:r>
      <w:proofErr w:type="spellStart"/>
      <w:r w:rsidR="004238DE">
        <w:rPr>
          <w:i/>
        </w:rPr>
        <w:t>salicaria</w:t>
      </w:r>
      <w:proofErr w:type="spellEnd"/>
      <w:r w:rsidR="004238DE">
        <w:t xml:space="preserve">, L.) and Henderson’s </w:t>
      </w:r>
      <w:proofErr w:type="spellStart"/>
      <w:r w:rsidR="004238DE">
        <w:t>checkermallow</w:t>
      </w:r>
      <w:proofErr w:type="spellEnd"/>
      <w:r w:rsidR="003D4334">
        <w:t xml:space="preserve"> (</w:t>
      </w:r>
      <w:proofErr w:type="spellStart"/>
      <w:r w:rsidR="003D4334">
        <w:rPr>
          <w:i/>
        </w:rPr>
        <w:t>Sidalcea</w:t>
      </w:r>
      <w:proofErr w:type="spellEnd"/>
      <w:r w:rsidR="003D4334">
        <w:rPr>
          <w:i/>
        </w:rPr>
        <w:t xml:space="preserve"> </w:t>
      </w:r>
      <w:proofErr w:type="spellStart"/>
      <w:r w:rsidR="003D4334">
        <w:rPr>
          <w:i/>
        </w:rPr>
        <w:t>hendersonii</w:t>
      </w:r>
      <w:proofErr w:type="spellEnd"/>
      <w:r w:rsidR="003D4334">
        <w:rPr>
          <w:i/>
        </w:rPr>
        <w:t xml:space="preserve"> </w:t>
      </w:r>
      <w:r w:rsidR="003D4334">
        <w:t>S. Watson)</w:t>
      </w:r>
      <w:r w:rsidR="00281098">
        <w:t xml:space="preserve">, which </w:t>
      </w:r>
      <w:r w:rsidR="00287B6A">
        <w:t xml:space="preserve">is </w:t>
      </w:r>
      <w:r w:rsidR="00281098">
        <w:t>a Blue Listed species of special concern in British Columbia</w:t>
      </w:r>
      <w:r w:rsidR="00BA4523">
        <w:t xml:space="preserve"> </w:t>
      </w:r>
      <w:r w:rsidR="00BA4523">
        <w:fldChar w:fldCharType="begin"/>
      </w:r>
      <w:r w:rsidR="00BA4523">
        <w:instrText xml:space="preserve"> ADDIN ZOTERO_ITEM CSL_CITATION {"citationID":"BWMcZIyP","properties":{"formattedCitation":"(Denoth &amp; Myers, 2007)","plainCitation":"(Denoth &amp; Myers, 2007)","noteIndex":0},"citationItems":[{"id":225,"uris":["http://zotero.org/users/6092945/items/LSLEQYJS"],"uri":["http://zotero.org/users/6092945/items/LSLEQYJS"],"itemData":{"id":225,"type":"article-journal","abstract":"The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BA4523">
        <w:fldChar w:fldCharType="separate"/>
      </w:r>
      <w:r w:rsidR="00BA4523" w:rsidRPr="00BA4523">
        <w:rPr>
          <w:rFonts w:ascii="Calibri" w:hAnsi="Calibri" w:cs="Calibri"/>
        </w:rPr>
        <w:t>(Denoth &amp; Myers, 2007)</w:t>
      </w:r>
      <w:r w:rsidR="00BA4523">
        <w:fldChar w:fldCharType="end"/>
      </w:r>
      <w:r w:rsidR="00281098">
        <w:t>.</w:t>
      </w:r>
      <w:r w:rsidR="00BA4523">
        <w:t xml:space="preserve"> While </w:t>
      </w:r>
      <w:proofErr w:type="spellStart"/>
      <w:r w:rsidR="00C430ED">
        <w:t>Denoth</w:t>
      </w:r>
      <w:proofErr w:type="spellEnd"/>
      <w:r w:rsidR="00C430ED">
        <w:t xml:space="preserve"> &amp; Myers</w:t>
      </w:r>
      <w:r w:rsidR="00BA4523">
        <w:t xml:space="preserve"> did not seek to test changes in community composition, data were collected according to the same protocols</w:t>
      </w:r>
      <w:r w:rsidR="00DF7B7A">
        <w:t xml:space="preserve"> as in 1979</w:t>
      </w:r>
      <w:r w:rsidR="00C430ED">
        <w:t xml:space="preserve">, and the data has </w:t>
      </w:r>
      <w:r w:rsidR="003518C4">
        <w:t>generously</w:t>
      </w:r>
      <w:r w:rsidR="00C430ED">
        <w:t xml:space="preserve"> been made available for comparison</w:t>
      </w:r>
      <w:r w:rsidR="00DF7B7A">
        <w:t xml:space="preserve">. </w:t>
      </w:r>
      <w:r w:rsidR="00D00C97">
        <w:t>This publication will reference dates the data were collected, rather than publication dates of the preceding studies.</w:t>
      </w:r>
    </w:p>
    <w:p w14:paraId="5DF2C008" w14:textId="01EB1AE5" w:rsidR="00D752C7" w:rsidRDefault="00D752C7" w:rsidP="005B3902">
      <w:pPr>
        <w:pStyle w:val="Heading3"/>
        <w:numPr>
          <w:ilvl w:val="0"/>
          <w:numId w:val="0"/>
        </w:numPr>
      </w:pPr>
      <w:r>
        <w:t>2019</w:t>
      </w:r>
    </w:p>
    <w:p w14:paraId="13B7DFB2" w14:textId="0E6918CF" w:rsidR="00D00C97" w:rsidRDefault="00D00C97" w:rsidP="00AC6F67">
      <w:pPr>
        <w:ind w:firstLine="720"/>
      </w:pPr>
      <w:r>
        <w:t xml:space="preserve">No permanent markers were left in Ladner Marsh, so </w:t>
      </w:r>
      <w:commentRangeStart w:id="23"/>
      <w:r>
        <w:t xml:space="preserve">precise </w:t>
      </w:r>
      <w:commentRangeEnd w:id="23"/>
      <w:r w:rsidR="00974D38">
        <w:rPr>
          <w:rStyle w:val="CommentReference"/>
        </w:rPr>
        <w:commentReference w:id="23"/>
      </w:r>
      <w:r>
        <w:t xml:space="preserve">transects assessed by Bradfield &amp; Porter (1982) or </w:t>
      </w:r>
      <w:proofErr w:type="spellStart"/>
      <w:r>
        <w:t>Denoth</w:t>
      </w:r>
      <w:proofErr w:type="spellEnd"/>
      <w:r>
        <w:t xml:space="preserve"> &amp; Myers (2007) were not identifiable in 2019. To approximate transect location</w:t>
      </w:r>
      <w:ins w:id="24" w:author="n" w:date="2021-12-09T16:51:00Z">
        <w:r w:rsidR="00974D38">
          <w:t>s,</w:t>
        </w:r>
      </w:ins>
      <w:r>
        <w:t xml:space="preserve"> the map from Figure 1 (</w:t>
      </w:r>
      <w:r w:rsidR="006534CA">
        <w:t xml:space="preserve">Bradfield &amp; Porter, </w:t>
      </w:r>
      <w:r>
        <w:t xml:space="preserve">1982) was overlaid onto 2019 Google Earth Imagery (Google Earth Pro 7.3.2.5776, Imagery Dates November 9, 2002 and June 12, 2019). Dominant channel features shown </w:t>
      </w:r>
      <w:r w:rsidRPr="005E69B1">
        <w:t xml:space="preserve">in Figure </w:t>
      </w:r>
      <w:r>
        <w:t xml:space="preserve">1 (Bradfield &amp; Porter, 1982) were easily distinguished on Google Earth, and used as visual guides to place transect ends in 2019. </w:t>
      </w:r>
      <w:commentRangeStart w:id="25"/>
      <w:r>
        <w:t xml:space="preserve">GPS locations of transect beginnings and ends were georeferenced (NAD83) and transferred to </w:t>
      </w:r>
      <w:proofErr w:type="spellStart"/>
      <w:r>
        <w:t>Avenza</w:t>
      </w:r>
      <w:proofErr w:type="spellEnd"/>
      <w:r>
        <w:t xml:space="preserve"> 3.2 (72.23) for field wayfinding. Actual GPS locations of transect ends and assemblage area polygons were recorded in </w:t>
      </w:r>
      <w:proofErr w:type="spellStart"/>
      <w:r>
        <w:t>Avenza</w:t>
      </w:r>
      <w:proofErr w:type="spellEnd"/>
      <w:r>
        <w:t xml:space="preserve">. Transects to be resampled were selected based on ecosystem similarity to published results. </w:t>
      </w:r>
      <w:commentRangeEnd w:id="25"/>
      <w:r w:rsidR="00FA2C7F">
        <w:rPr>
          <w:rStyle w:val="CommentReference"/>
        </w:rPr>
        <w:commentReference w:id="25"/>
      </w:r>
      <w:r>
        <w:t xml:space="preserve">For example, </w:t>
      </w:r>
      <w:proofErr w:type="gramStart"/>
      <w:r>
        <w:t>Transect</w:t>
      </w:r>
      <w:proofErr w:type="gramEnd"/>
      <w:r>
        <w:t xml:space="preserve"> “Q” (n = 7 plots) was omitted in 1999 and 2019 due to inaccessibility and conversion to thick riparian forest with an understory of Himalayan blackberry (</w:t>
      </w:r>
      <w:r>
        <w:rPr>
          <w:i/>
        </w:rPr>
        <w:t xml:space="preserve">Rubus </w:t>
      </w:r>
      <w:proofErr w:type="spellStart"/>
      <w:r w:rsidRPr="00904BB3">
        <w:rPr>
          <w:i/>
        </w:rPr>
        <w:t>armeniacus</w:t>
      </w:r>
      <w:proofErr w:type="spellEnd"/>
      <w:r>
        <w:t xml:space="preserve">) </w:t>
      </w:r>
      <w:r w:rsidRPr="00904BB3">
        <w:t>since</w:t>
      </w:r>
      <w:r>
        <w:t xml:space="preserve"> 1979. An additional total of 18 plots were removed in 2019 due to issues accessing all plots, either due to overgrowth of riparian fringe, widening of tidal channels, or placement of transects resulting in shorter sampling distances. </w:t>
      </w:r>
      <w:commentRangeStart w:id="26"/>
      <w:r>
        <w:t xml:space="preserve">For </w:t>
      </w:r>
      <w:commentRangeEnd w:id="26"/>
      <w:r w:rsidR="00FA2C7F">
        <w:rPr>
          <w:rStyle w:val="CommentReference"/>
        </w:rPr>
        <w:commentReference w:id="26"/>
      </w:r>
      <w:r>
        <w:t xml:space="preserve">example, the last 30 m of transect “W” (n = 4 plots, # 89-92 in Fig. 3, Bradfield &amp; Porter (1982)) were truncated at its western edge due to inaccessibility into the often-submerged low marsh. In another instance, transect “U” </w:t>
      </w:r>
      <w:r w:rsidRPr="003B6F1C">
        <w:t>was recorded as 60 m long in 1979 and 1999, but in 2019 the approximated transect was 44 m long, resulting</w:t>
      </w:r>
      <w:r>
        <w:t xml:space="preserve"> in the exclusion of two historical sampling plots. Despite these decisions to exclude plots, </w:t>
      </w:r>
      <w:proofErr w:type="spellStart"/>
      <w:r w:rsidRPr="00E03D57">
        <w:rPr>
          <w:rFonts w:ascii="Calibri" w:hAnsi="Calibri" w:cs="Calibri"/>
          <w:szCs w:val="24"/>
        </w:rPr>
        <w:t>Kopecký</w:t>
      </w:r>
      <w:proofErr w:type="spellEnd"/>
      <w:r w:rsidRPr="00E03D57">
        <w:rPr>
          <w:rFonts w:ascii="Calibri" w:hAnsi="Calibri" w:cs="Calibri"/>
          <w:szCs w:val="24"/>
        </w:rPr>
        <w:t xml:space="preserve"> &amp; </w:t>
      </w:r>
      <w:proofErr w:type="spellStart"/>
      <w:r w:rsidRPr="00E03D57">
        <w:rPr>
          <w:rFonts w:ascii="Calibri" w:hAnsi="Calibri" w:cs="Calibri"/>
          <w:szCs w:val="24"/>
        </w:rPr>
        <w:t>Macek</w:t>
      </w:r>
      <w:proofErr w:type="spellEnd"/>
      <w:r>
        <w:t xml:space="preserve">  </w:t>
      </w:r>
      <w:r>
        <w:fldChar w:fldCharType="begin"/>
      </w:r>
      <w:r>
        <w:instrText xml:space="preserve"> ADDIN ZOTERO_ITEM CSL_CITATION {"citationID":"bSqJEZda","properties":{"formattedCitation":"(Kopeck\\uc0\\u253{} &amp; Macek, 2015)","plainCitation":"(Kopecký &amp; Macek, 2015)","dontUpdate":true,"noteIndex":0},"citationItems":[{"id":1639,"uris":["http://zotero.org/users/6092945/items/GEADUCAG"],"uri":["http://zotero.org/users/6092945/items/GEADUCAG"],"itemData":{"id":1639,"type":"article-journal","abstract":"Aim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Distributions","DOI":"https://doi.org/10.1111/ddi.12299","ISSN":"1472-4642","issue":"3","language":"en","page":"322-330","source":"Wiley Online Library","title":"Vegetation resurvey is robust to plot location uncertainty","volume":"21","author":[{"family":"Kopecký","given":"Martin"},{"family":"Macek","given":"Martin"}],"issued":{"date-parts":[["2015"]]}}}],"schema":"https://github.com/citation-style-language/schema/raw/master/csl-citation.json"} </w:instrText>
      </w:r>
      <w:r>
        <w:fldChar w:fldCharType="separate"/>
      </w:r>
      <w:r w:rsidRPr="00E03D57">
        <w:rPr>
          <w:rFonts w:ascii="Calibri" w:hAnsi="Calibri" w:cs="Calibri"/>
          <w:szCs w:val="24"/>
        </w:rPr>
        <w:t>(2015)</w:t>
      </w:r>
      <w:r>
        <w:fldChar w:fldCharType="end"/>
      </w:r>
      <w:r>
        <w:t xml:space="preserve"> have demonstrated that uncertainty of plot location does not produce unreliable evidence of plant community changes on decadal timescales. </w:t>
      </w:r>
    </w:p>
    <w:p w14:paraId="6BB0F99B" w14:textId="4C6C9EF6" w:rsidR="0053304C" w:rsidRDefault="00A705D3" w:rsidP="00AC6F67">
      <w:pPr>
        <w:ind w:firstLine="720"/>
      </w:pPr>
      <w:r>
        <w:t xml:space="preserve">To test the hypothesis that dominant species would remain the same in local communities, I </w:t>
      </w:r>
      <w:r w:rsidR="00CC2390">
        <w:t>resampled vegetation</w:t>
      </w:r>
      <w:r w:rsidR="0084535D">
        <w:t xml:space="preserve"> in the same manner as the 1979 survey</w:t>
      </w:r>
      <w:r w:rsidR="00CC2390">
        <w:t xml:space="preserve"> by semi-systematically placing 1 m</w:t>
      </w:r>
      <w:r w:rsidR="00CC2390">
        <w:rPr>
          <w:vertAlign w:val="superscript"/>
        </w:rPr>
        <w:t>2</w:t>
      </w:r>
      <w:r w:rsidR="00CC2390">
        <w:t xml:space="preserve"> quadrats in the center of patches where vegetation contained noticeably different species, or every 10 m of transect length, whichever distance was shorter. </w:t>
      </w:r>
      <w:r w:rsidR="00716B13">
        <w:t xml:space="preserve">Assemblage types were considered if their boundary intersected the transect tape; assemblages tangential to the survey transect (but not </w:t>
      </w:r>
      <w:r w:rsidR="00716B13">
        <w:lastRenderedPageBreak/>
        <w:t xml:space="preserve">intersecting it) were ignored. Assemblages were defined as being dominated </w:t>
      </w:r>
      <w:r w:rsidR="00716B13">
        <w:rPr>
          <w:u w:val="single"/>
        </w:rPr>
        <w:t>&gt;</w:t>
      </w:r>
      <w:r w:rsidR="00716B13">
        <w:t xml:space="preserve">50% by one or two species. If no species was clearly dominant, the area was characterized as “undefined.” To keep survey methods consistent with the </w:t>
      </w:r>
      <w:r w:rsidR="008F148C">
        <w:t>1979</w:t>
      </w:r>
      <w:r w:rsidR="00716B13">
        <w:t xml:space="preserve"> survey, 1 m</w:t>
      </w:r>
      <w:r w:rsidR="00716B13">
        <w:rPr>
          <w:vertAlign w:val="superscript"/>
        </w:rPr>
        <w:t>2</w:t>
      </w:r>
      <w:r w:rsidR="00716B13">
        <w:t xml:space="preserve"> quadrats were </w:t>
      </w:r>
      <w:del w:id="27" w:author="n" w:date="2021-12-09T17:03:00Z">
        <w:r w:rsidR="00716B13" w:rsidDel="000C5527">
          <w:delText xml:space="preserve">centered </w:delText>
        </w:r>
      </w:del>
      <w:ins w:id="28" w:author="n" w:date="2021-12-09T17:03:00Z">
        <w:r w:rsidR="000C5527">
          <w:t xml:space="preserve">placed </w:t>
        </w:r>
      </w:ins>
      <w:r w:rsidR="00716B13">
        <w:t>at the center of the assemblage region (</w:t>
      </w:r>
      <w:r w:rsidR="00D603D4">
        <w:rPr>
          <w:highlight w:val="yellow"/>
        </w:rPr>
        <w:fldChar w:fldCharType="begin"/>
      </w:r>
      <w:r w:rsidR="00D603D4">
        <w:instrText xml:space="preserve"> REF _Ref74327635 \h </w:instrText>
      </w:r>
      <w:r w:rsidR="00D603D4">
        <w:rPr>
          <w:highlight w:val="yellow"/>
        </w:rPr>
      </w:r>
      <w:r w:rsidR="00D603D4">
        <w:rPr>
          <w:highlight w:val="yellow"/>
        </w:rPr>
        <w:fldChar w:fldCharType="separate"/>
      </w:r>
      <w:r w:rsidR="00965AA8">
        <w:t xml:space="preserve">Figure </w:t>
      </w:r>
      <w:r w:rsidR="00965AA8">
        <w:rPr>
          <w:noProof/>
        </w:rPr>
        <w:t>2</w:t>
      </w:r>
      <w:r w:rsidR="00D603D4">
        <w:rPr>
          <w:highlight w:val="yellow"/>
        </w:rPr>
        <w:fldChar w:fldCharType="end"/>
      </w:r>
      <w:r w:rsidR="00716B13">
        <w:t xml:space="preserve">). No </w:t>
      </w:r>
      <w:r w:rsidR="00D8257A">
        <w:t xml:space="preserve">areas of </w:t>
      </w:r>
      <w:r w:rsidR="00716B13">
        <w:t>assemblage types were so small that the 1 m</w:t>
      </w:r>
      <w:r w:rsidR="00716B13">
        <w:rPr>
          <w:vertAlign w:val="superscript"/>
        </w:rPr>
        <w:t>2</w:t>
      </w:r>
      <w:r w:rsidR="00716B13">
        <w:t xml:space="preserve"> quadrat was less than 1 m from the boundary of the next assemblage. Along transects where the same assemblage reached &gt; 20 m, quadrats were sampled every 10 m to reproduce a modal distance of 10 m </w:t>
      </w:r>
      <w:r w:rsidR="008F148C">
        <w:fldChar w:fldCharType="begin"/>
      </w:r>
      <w:r w:rsidR="008F148C">
        <w:instrText xml:space="preserve"> ADDIN ZOTERO_ITEM CSL_CITATION {"citationID":"70T5OaXP","properties":{"formattedCitation":"(Bradfield &amp; Porter, 1982)","plainCitation":"(Bradfield &amp; Porter, 1982)","noteIndex":0},"citationItems":[{"id":480,"uris":["http://zotero.org/users/6092945/items/AA4XA4EZ"],"uri":["http://zotero.org/users/6092945/items/AA4XA4EZ"],"itemData":{"id":480,"type":"article-journal","abstract":"Vegetation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rsidR="008F148C">
        <w:fldChar w:fldCharType="separate"/>
      </w:r>
      <w:r w:rsidR="008F148C" w:rsidRPr="008F148C">
        <w:rPr>
          <w:rFonts w:ascii="Calibri" w:hAnsi="Calibri" w:cs="Calibri"/>
        </w:rPr>
        <w:t>(Bradfield &amp; Porter, 1982)</w:t>
      </w:r>
      <w:r w:rsidR="008F148C">
        <w:fldChar w:fldCharType="end"/>
      </w:r>
      <w:r w:rsidR="00716B13">
        <w:t>.</w:t>
      </w:r>
    </w:p>
    <w:p w14:paraId="4FC8BE09" w14:textId="18510339" w:rsidR="00512B1D" w:rsidRDefault="0053304C" w:rsidP="00AC6F67">
      <w:pPr>
        <w:ind w:firstLine="720"/>
      </w:pPr>
      <w:r>
        <w:t xml:space="preserve">Individuals were defined as “in the plot” if </w:t>
      </w:r>
      <w:r w:rsidR="0073758B">
        <w:rPr>
          <w:u w:val="single"/>
        </w:rPr>
        <w:t>&gt;</w:t>
      </w:r>
      <w:r w:rsidR="0073758B">
        <w:t xml:space="preserve">50% of </w:t>
      </w:r>
      <w:r>
        <w:t>their most basal stem originated within the plot boundary; overhanging stems were not considered. Aerial coverage was considered as percent of the quadrat occluded by foliage; rambling lianas (</w:t>
      </w:r>
      <w:r>
        <w:rPr>
          <w:i/>
        </w:rPr>
        <w:t>Lathyrus palustris</w:t>
      </w:r>
      <w:r w:rsidR="00ED4736">
        <w:t xml:space="preserve"> L.</w:t>
      </w:r>
      <w:r>
        <w:t>) were visually estimated as groundcover (even if climbing vertically). Percent cover of the quadrat was estimated to the nearest 1/64</w:t>
      </w:r>
      <w:r w:rsidRPr="001024C9">
        <w:rPr>
          <w:vertAlign w:val="superscript"/>
        </w:rPr>
        <w:t>th</w:t>
      </w:r>
      <w:r>
        <w:t xml:space="preserve"> m</w:t>
      </w:r>
      <w:r>
        <w:rPr>
          <w:vertAlign w:val="superscript"/>
        </w:rPr>
        <w:t>2</w:t>
      </w:r>
      <w:r>
        <w:t>, and later binned into quartile categories (&lt; 25%, 25-50%, 50-75%, and &gt; 75%).</w:t>
      </w:r>
    </w:p>
    <w:p w14:paraId="11A1B9A4" w14:textId="39A03A5C" w:rsidR="00DA04E0" w:rsidRDefault="00D978EF" w:rsidP="00AC6F67">
      <w:pPr>
        <w:ind w:firstLine="720"/>
      </w:pPr>
      <w:r>
        <w:t xml:space="preserve">Elevation </w:t>
      </w:r>
      <w:r w:rsidR="00C85593">
        <w:t xml:space="preserve">for the center of each plot sampled </w:t>
      </w:r>
      <w:r w:rsidR="008F19AD">
        <w:t xml:space="preserve">was determined by traditional methods using a </w:t>
      </w:r>
      <w:r w:rsidR="008F19AD" w:rsidRPr="008F19AD">
        <w:t>surveyor’s level (</w:t>
      </w:r>
      <w:proofErr w:type="spellStart"/>
      <w:r w:rsidR="008F19AD" w:rsidRPr="008F19AD">
        <w:t>LineSite</w:t>
      </w:r>
      <w:proofErr w:type="spellEnd"/>
      <w:r w:rsidR="008F19AD" w:rsidRPr="008F19AD">
        <w:t xml:space="preserve"> AL28 Auto Level, </w:t>
      </w:r>
      <w:proofErr w:type="spellStart"/>
      <w:r w:rsidR="008F19AD" w:rsidRPr="008F19AD">
        <w:t>Trinitec</w:t>
      </w:r>
      <w:proofErr w:type="spellEnd"/>
      <w:r w:rsidR="008F19AD" w:rsidRPr="008F19AD">
        <w:t xml:space="preserve"> Distribution, Inc., Burnaby, BC, Canada)</w:t>
      </w:r>
      <w:r w:rsidR="008F19AD">
        <w:t xml:space="preserve">, and </w:t>
      </w:r>
      <w:r w:rsidR="00C85593">
        <w:t xml:space="preserve">referencing plot elevations to the nearest </w:t>
      </w:r>
      <w:r w:rsidR="00C85593" w:rsidRPr="00C85593">
        <w:t>Survey Canada Geodetic Control Marker (GCM 737197, Tablet Marking 84H0431, CVD28 Datum)</w:t>
      </w:r>
      <w:r w:rsidR="00C85593">
        <w:t xml:space="preserve">. </w:t>
      </w:r>
      <w:r w:rsidR="006E6A17">
        <w:t xml:space="preserve">Each plot’s distance from </w:t>
      </w:r>
      <w:r w:rsidR="001B3696">
        <w:t xml:space="preserve">a </w:t>
      </w:r>
      <w:r w:rsidR="006E6A17">
        <w:t>channel edge</w:t>
      </w:r>
      <w:r w:rsidR="001B3696">
        <w:t xml:space="preserve"> of at least 0.3 m width</w:t>
      </w:r>
      <w:r w:rsidR="006E6A17">
        <w:t xml:space="preserve"> was calculated in a desktop exercise using 2019 Google Earth Imagery (Google Earth Pro 7.3.2.5776, Imagery Dates November 9, 2002 and June 12, 2019)</w:t>
      </w:r>
      <w:r w:rsidR="007468C4">
        <w:t xml:space="preserve">. </w:t>
      </w:r>
    </w:p>
    <w:p w14:paraId="4DCAB950" w14:textId="77777777" w:rsidR="0058364A" w:rsidRDefault="008F6A6A" w:rsidP="0058364A">
      <w:pPr>
        <w:keepNext/>
      </w:pPr>
      <w:r>
        <w:rPr>
          <w:noProof/>
          <w:lang w:val="en-CA" w:eastAsia="en-CA"/>
        </w:rPr>
        <w:drawing>
          <wp:inline distT="0" distB="0" distL="0" distR="0" wp14:anchorId="77E76993" wp14:editId="420697DE">
            <wp:extent cx="5400675" cy="32481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08764" cy="3252981"/>
                    </a:xfrm>
                    <a:prstGeom prst="rect">
                      <a:avLst/>
                    </a:prstGeom>
                    <a:noFill/>
                  </pic:spPr>
                </pic:pic>
              </a:graphicData>
            </a:graphic>
          </wp:inline>
        </w:drawing>
      </w:r>
    </w:p>
    <w:p w14:paraId="1532A352" w14:textId="1C151288" w:rsidR="00512B1D" w:rsidRPr="001424E2" w:rsidRDefault="0058364A" w:rsidP="0058364A">
      <w:pPr>
        <w:pStyle w:val="Caption"/>
        <w:rPr>
          <w:i w:val="0"/>
          <w:sz w:val="22"/>
          <w:szCs w:val="22"/>
        </w:rPr>
      </w:pPr>
      <w:bookmarkStart w:id="29" w:name="_Ref74327635"/>
      <w:r w:rsidRPr="001424E2">
        <w:rPr>
          <w:i w:val="0"/>
          <w:sz w:val="22"/>
          <w:szCs w:val="22"/>
        </w:rPr>
        <w:t xml:space="preserve">Figure </w:t>
      </w:r>
      <w:r w:rsidR="0022035E" w:rsidRPr="001424E2">
        <w:rPr>
          <w:i w:val="0"/>
          <w:sz w:val="22"/>
          <w:szCs w:val="22"/>
        </w:rPr>
        <w:fldChar w:fldCharType="begin"/>
      </w:r>
      <w:r w:rsidR="0022035E" w:rsidRPr="001424E2">
        <w:rPr>
          <w:i w:val="0"/>
          <w:sz w:val="22"/>
          <w:szCs w:val="22"/>
        </w:rPr>
        <w:instrText xml:space="preserve"> SEQ Figure \* ARABIC </w:instrText>
      </w:r>
      <w:r w:rsidR="0022035E" w:rsidRPr="001424E2">
        <w:rPr>
          <w:i w:val="0"/>
          <w:sz w:val="22"/>
          <w:szCs w:val="22"/>
        </w:rPr>
        <w:fldChar w:fldCharType="separate"/>
      </w:r>
      <w:r w:rsidR="00071A6D">
        <w:rPr>
          <w:i w:val="0"/>
          <w:noProof/>
          <w:sz w:val="22"/>
          <w:szCs w:val="22"/>
        </w:rPr>
        <w:t>2</w:t>
      </w:r>
      <w:r w:rsidR="0022035E" w:rsidRPr="001424E2">
        <w:rPr>
          <w:i w:val="0"/>
          <w:noProof/>
          <w:sz w:val="22"/>
          <w:szCs w:val="22"/>
        </w:rPr>
        <w:fldChar w:fldCharType="end"/>
      </w:r>
      <w:bookmarkEnd w:id="29"/>
      <w:r w:rsidRPr="001424E2">
        <w:rPr>
          <w:i w:val="0"/>
          <w:sz w:val="22"/>
          <w:szCs w:val="22"/>
        </w:rPr>
        <w:t xml:space="preserve">. Sampling schematic along sample transect of unique community types, represented by irregular polygons. </w:t>
      </w:r>
      <w:r w:rsidR="0073758B" w:rsidRPr="001424E2">
        <w:rPr>
          <w:i w:val="0"/>
          <w:sz w:val="22"/>
          <w:szCs w:val="22"/>
        </w:rPr>
        <w:t>S</w:t>
      </w:r>
      <w:r w:rsidRPr="001424E2">
        <w:rPr>
          <w:i w:val="0"/>
          <w:sz w:val="22"/>
          <w:szCs w:val="22"/>
        </w:rPr>
        <w:t>ampling plots</w:t>
      </w:r>
      <w:r w:rsidR="0073758B" w:rsidRPr="001424E2">
        <w:rPr>
          <w:i w:val="0"/>
          <w:sz w:val="22"/>
          <w:szCs w:val="22"/>
        </w:rPr>
        <w:t xml:space="preserve"> of</w:t>
      </w:r>
      <w:r w:rsidRPr="001424E2">
        <w:rPr>
          <w:i w:val="0"/>
          <w:sz w:val="22"/>
          <w:szCs w:val="22"/>
        </w:rPr>
        <w:t xml:space="preserve"> </w:t>
      </w:r>
      <w:r w:rsidR="0073758B" w:rsidRPr="001424E2">
        <w:rPr>
          <w:i w:val="0"/>
          <w:sz w:val="22"/>
          <w:szCs w:val="22"/>
        </w:rPr>
        <w:t>1 m</w:t>
      </w:r>
      <w:r w:rsidR="0073758B" w:rsidRPr="001424E2">
        <w:rPr>
          <w:i w:val="0"/>
          <w:sz w:val="22"/>
          <w:szCs w:val="22"/>
          <w:vertAlign w:val="superscript"/>
        </w:rPr>
        <w:t>2</w:t>
      </w:r>
      <w:r w:rsidR="0073758B" w:rsidRPr="001424E2">
        <w:rPr>
          <w:i w:val="0"/>
          <w:sz w:val="22"/>
          <w:szCs w:val="22"/>
        </w:rPr>
        <w:t xml:space="preserve"> </w:t>
      </w:r>
      <w:r w:rsidRPr="001424E2">
        <w:rPr>
          <w:i w:val="0"/>
          <w:sz w:val="22"/>
          <w:szCs w:val="22"/>
        </w:rPr>
        <w:t>were placed at the center of the unique community polygon, or every 10</w:t>
      </w:r>
      <w:r w:rsidR="0073758B" w:rsidRPr="001424E2">
        <w:rPr>
          <w:i w:val="0"/>
          <w:sz w:val="22"/>
          <w:szCs w:val="22"/>
        </w:rPr>
        <w:t xml:space="preserve"> </w:t>
      </w:r>
      <w:r w:rsidRPr="001424E2">
        <w:rPr>
          <w:i w:val="0"/>
          <w:sz w:val="22"/>
          <w:szCs w:val="22"/>
        </w:rPr>
        <w:t xml:space="preserve">m of transect length, whichever was less. Illustration not to scale. </w:t>
      </w:r>
    </w:p>
    <w:p w14:paraId="0CCAFCED" w14:textId="076CB158" w:rsidR="00C947D4" w:rsidRDefault="00894BD8" w:rsidP="005B3902">
      <w:pPr>
        <w:pStyle w:val="Heading3"/>
        <w:numPr>
          <w:ilvl w:val="0"/>
          <w:numId w:val="0"/>
        </w:numPr>
      </w:pPr>
      <w:r>
        <w:t>Taxonomy</w:t>
      </w:r>
    </w:p>
    <w:p w14:paraId="578676EB" w14:textId="3B37E13C" w:rsidR="0001635B" w:rsidRDefault="00CD72E1" w:rsidP="00AC6F67">
      <w:pPr>
        <w:ind w:firstLine="720"/>
      </w:pPr>
      <w:r>
        <w:t xml:space="preserve">Observation of </w:t>
      </w:r>
      <w:r w:rsidR="00894BD8">
        <w:t>vascular plant species</w:t>
      </w:r>
      <w:r>
        <w:t xml:space="preserve"> was conducted in all sampling years during </w:t>
      </w:r>
      <w:r w:rsidR="00F425EB">
        <w:t>early summer</w:t>
      </w:r>
      <w:r w:rsidR="005079DF">
        <w:t xml:space="preserve"> (approx. June-July)</w:t>
      </w:r>
      <w:r>
        <w:t>.</w:t>
      </w:r>
      <w:r w:rsidR="00894BD8">
        <w:t xml:space="preserve"> </w:t>
      </w:r>
      <w:r w:rsidR="00646375">
        <w:t xml:space="preserve">In all </w:t>
      </w:r>
      <w:r w:rsidR="00461287">
        <w:t>datasets, most plants were identified to species</w:t>
      </w:r>
      <w:r>
        <w:t xml:space="preserve"> according to Hitchcock &amp; </w:t>
      </w:r>
      <w:r>
        <w:lastRenderedPageBreak/>
        <w:t xml:space="preserve">Cronquist </w:t>
      </w:r>
      <w:r>
        <w:fldChar w:fldCharType="begin"/>
      </w:r>
      <w:r>
        <w:instrText xml:space="preserve"> ADDIN ZOTERO_ITEM CSL_CITATION {"citationID":"hqflzXl5","properties":{"formattedCitation":"(HItchcock &amp; Cronquist, 1973)","plainCitation":"(HItchcock &amp; Cronquist, 1973)","dontUpdate":true,"noteIndex":0},"citationItems":[{"id":344,"uris":["http://zotero.org/users/6092945/items/I3ZNS3TR"],"uri":["http://zotero.org/users/6092945/items/I3ZNS3TR"],"itemData":{"id":344,"type":"book","event-place":"Seattle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rsidR="00461287">
        <w:t xml:space="preserve">, although a few were identified at higher taxonomic </w:t>
      </w:r>
      <w:r w:rsidR="00461287" w:rsidRPr="002866B1">
        <w:t>levels</w:t>
      </w:r>
      <w:r w:rsidR="00194996">
        <w:t xml:space="preserve"> due to insufficient identifying characteristics</w:t>
      </w:r>
      <w:r w:rsidR="00461287" w:rsidRPr="002866B1">
        <w:t xml:space="preserve"> (n</w:t>
      </w:r>
      <w:r w:rsidR="0073758B">
        <w:t xml:space="preserve"> </w:t>
      </w:r>
      <w:r w:rsidR="00461287" w:rsidRPr="002866B1">
        <w:t>=</w:t>
      </w:r>
      <w:r w:rsidR="0073758B">
        <w:t xml:space="preserve"> </w:t>
      </w:r>
      <w:r w:rsidR="002866B1" w:rsidRPr="002866B1">
        <w:t>6</w:t>
      </w:r>
      <w:r w:rsidR="00461287" w:rsidRPr="002866B1">
        <w:t xml:space="preserve"> </w:t>
      </w:r>
      <w:r w:rsidR="002866B1" w:rsidRPr="002866B1">
        <w:t>to</w:t>
      </w:r>
      <w:r w:rsidR="00461287">
        <w:t xml:space="preserve"> genus, </w:t>
      </w:r>
      <w:r w:rsidR="002866B1">
        <w:t xml:space="preserve">n = 2 to </w:t>
      </w:r>
      <w:r w:rsidR="00461287">
        <w:t>Family</w:t>
      </w:r>
      <w:r w:rsidR="002866B1">
        <w:t xml:space="preserve">; see </w:t>
      </w:r>
      <w:r w:rsidR="002866B1">
        <w:fldChar w:fldCharType="begin"/>
      </w:r>
      <w:r w:rsidR="002866B1">
        <w:instrText xml:space="preserve"> REF _Ref71308067 \h </w:instrText>
      </w:r>
      <w:r w:rsidR="002866B1">
        <w:fldChar w:fldCharType="separate"/>
      </w:r>
      <w:r w:rsidR="002866B1">
        <w:t>Appendix 1</w:t>
      </w:r>
      <w:r w:rsidR="002866B1">
        <w:fldChar w:fldCharType="end"/>
      </w:r>
      <w:r w:rsidR="00461287">
        <w:t xml:space="preserve">). To account for changes in nomenclature revision over time, all </w:t>
      </w:r>
      <w:r w:rsidR="00DA47DE">
        <w:t>datasets were harmonized to use the most recently accepted species name</w:t>
      </w:r>
      <w:r w:rsidR="00DA04E0">
        <w:t xml:space="preserve"> </w:t>
      </w:r>
      <w:r w:rsidR="00DA47DE">
        <w:t>as reported in the PLANTS Database of the United States Department of Agriculture</w:t>
      </w:r>
      <w:r w:rsidR="0058066D">
        <w:t xml:space="preserve">, </w:t>
      </w:r>
      <w:r w:rsidR="00DA47DE">
        <w:t xml:space="preserve">Natural Resources Conservation Science </w:t>
      </w:r>
      <w:r w:rsidR="009418F9">
        <w:t>[</w:t>
      </w:r>
      <w:r w:rsidR="00DA47DE">
        <w:t>USDA NRCS</w:t>
      </w:r>
      <w:r w:rsidR="00F0003F">
        <w:t xml:space="preserve"> </w:t>
      </w:r>
      <w:r w:rsidR="009418F9">
        <w:t>(</w:t>
      </w:r>
      <w:r w:rsidR="00F0003F">
        <w:fldChar w:fldCharType="begin"/>
      </w:r>
      <w:r w:rsidR="00F0003F">
        <w:instrText xml:space="preserve"> REF _Ref71308067 \h </w:instrText>
      </w:r>
      <w:r w:rsidR="00F0003F">
        <w:fldChar w:fldCharType="separate"/>
      </w:r>
      <w:r w:rsidR="00F0003F">
        <w:t>Appendix 1</w:t>
      </w:r>
      <w:r w:rsidR="00F0003F">
        <w:fldChar w:fldCharType="end"/>
      </w:r>
      <w:r w:rsidR="009418F9">
        <w:t>)]</w:t>
      </w:r>
      <w:r w:rsidR="0058066D">
        <w:t xml:space="preserve">. </w:t>
      </w:r>
      <w:r w:rsidR="009418F9">
        <w:t xml:space="preserve">In </w:t>
      </w:r>
      <w:r w:rsidR="004E2317">
        <w:t xml:space="preserve">the instance of </w:t>
      </w:r>
      <w:r w:rsidR="004E2317">
        <w:rPr>
          <w:i/>
        </w:rPr>
        <w:t>Agrostis</w:t>
      </w:r>
      <w:r w:rsidR="004E2317">
        <w:t xml:space="preserve"> species, the judgement to assume </w:t>
      </w:r>
      <w:r w:rsidR="004E2317">
        <w:rPr>
          <w:i/>
        </w:rPr>
        <w:t>Agrostis alba</w:t>
      </w:r>
      <w:r w:rsidR="004E2317">
        <w:t xml:space="preserve"> identified in 1979 and 1999 is the same as </w:t>
      </w:r>
      <w:r w:rsidR="004E2317">
        <w:rPr>
          <w:i/>
        </w:rPr>
        <w:t>Agrostis stolonifera</w:t>
      </w:r>
      <w:r w:rsidR="004E2317">
        <w:t xml:space="preserve"> in 2019 was made based on the</w:t>
      </w:r>
      <w:r w:rsidR="004A1D2E">
        <w:t xml:space="preserve"> likelihood that the presence of a species would not be replaced by another with similar abundance. </w:t>
      </w:r>
    </w:p>
    <w:p w14:paraId="33228660" w14:textId="34F02B52" w:rsidR="00166B32" w:rsidRDefault="00573549" w:rsidP="001424E2">
      <w:pPr>
        <w:pStyle w:val="Heading2"/>
        <w:numPr>
          <w:ilvl w:val="0"/>
          <w:numId w:val="0"/>
        </w:numPr>
      </w:pPr>
      <w:r>
        <w:t>Statistical analyses</w:t>
      </w:r>
    </w:p>
    <w:p w14:paraId="4F927473" w14:textId="4FD314AA" w:rsidR="00FC1C0B" w:rsidRPr="00F6466A" w:rsidRDefault="00573549" w:rsidP="00AC6F67">
      <w:pPr>
        <w:ind w:firstLine="720"/>
      </w:pPr>
      <w:commentRangeStart w:id="30"/>
      <w:r>
        <w:t xml:space="preserve">All </w:t>
      </w:r>
      <w:commentRangeEnd w:id="30"/>
      <w:r w:rsidR="00D1087F">
        <w:rPr>
          <w:rStyle w:val="CommentReference"/>
        </w:rPr>
        <w:commentReference w:id="30"/>
      </w:r>
      <w:r w:rsidR="00F5009D">
        <w:t>statistical analyses were performed in R v.4.0.2</w:t>
      </w:r>
      <w:r w:rsidR="00506AB7">
        <w:t>. To determine dominant community types, cluster analysis</w:t>
      </w:r>
      <w:r w:rsidR="009E75EB">
        <w:t xml:space="preserve"> was performed for each observation year</w:t>
      </w:r>
      <w:r w:rsidR="00DC3760">
        <w:t xml:space="preserve"> using </w:t>
      </w:r>
      <w:commentRangeStart w:id="31"/>
      <w:r w:rsidR="00DC3760">
        <w:t xml:space="preserve">Euclidean </w:t>
      </w:r>
      <w:commentRangeEnd w:id="31"/>
      <w:r w:rsidR="00D1087F">
        <w:rPr>
          <w:rStyle w:val="CommentReference"/>
        </w:rPr>
        <w:commentReference w:id="31"/>
      </w:r>
      <w:r w:rsidR="00DC3760">
        <w:t>distance as the measure of plot dissimilarity</w:t>
      </w:r>
      <w:r w:rsidR="00506AB7">
        <w:t xml:space="preserve"> (function </w:t>
      </w:r>
      <w:proofErr w:type="spellStart"/>
      <w:r w:rsidR="00506AB7">
        <w:rPr>
          <w:i/>
        </w:rPr>
        <w:t>hclust</w:t>
      </w:r>
      <w:proofErr w:type="spellEnd"/>
      <w:r w:rsidR="00506AB7">
        <w:t>, package ‘</w:t>
      </w:r>
      <w:r w:rsidR="00065293">
        <w:t>stats</w:t>
      </w:r>
      <w:r w:rsidR="00A94873">
        <w:t>’</w:t>
      </w:r>
      <w:r w:rsidR="005B46AB">
        <w:t>)</w:t>
      </w:r>
      <w:r w:rsidR="009E75EB">
        <w:t xml:space="preserve">. </w:t>
      </w:r>
      <w:r w:rsidR="00DD4154">
        <w:t xml:space="preserve">Dendrograms for each year were cut into three groups, and all plots within a cluster group were subjected to a species indicator analysis to determine the dominant species driving clusters (function </w:t>
      </w:r>
      <w:proofErr w:type="spellStart"/>
      <w:r w:rsidR="00DD4154">
        <w:rPr>
          <w:i/>
        </w:rPr>
        <w:t>multipatt</w:t>
      </w:r>
      <w:proofErr w:type="spellEnd"/>
      <w:r w:rsidR="00DD4154">
        <w:t>, package ‘</w:t>
      </w:r>
      <w:proofErr w:type="spellStart"/>
      <w:r w:rsidR="005C3F39">
        <w:t>indicspecies</w:t>
      </w:r>
      <w:proofErr w:type="spellEnd"/>
      <w:r w:rsidR="00A77AEA">
        <w:t xml:space="preserve">’). </w:t>
      </w:r>
      <w:r w:rsidR="00E94900">
        <w:t>Nonmetric multidimensional scaling (</w:t>
      </w:r>
      <w:commentRangeStart w:id="32"/>
      <w:r w:rsidR="00E94900">
        <w:t>NM</w:t>
      </w:r>
      <w:r w:rsidR="00602EFA">
        <w:t>D</w:t>
      </w:r>
      <w:r w:rsidR="00E94900">
        <w:t>S</w:t>
      </w:r>
      <w:commentRangeEnd w:id="32"/>
      <w:r w:rsidR="00D1087F">
        <w:rPr>
          <w:rStyle w:val="CommentReference"/>
        </w:rPr>
        <w:commentReference w:id="32"/>
      </w:r>
      <w:r w:rsidR="00E94900">
        <w:t xml:space="preserve">) was used to demonstrate shifts in community associations over time </w:t>
      </w:r>
      <w:r w:rsidR="00F6466A">
        <w:t xml:space="preserve">using the Bray-Curtis distance (function </w:t>
      </w:r>
      <w:proofErr w:type="spellStart"/>
      <w:r w:rsidR="00F6466A">
        <w:rPr>
          <w:i/>
        </w:rPr>
        <w:t>metaMDS</w:t>
      </w:r>
      <w:proofErr w:type="spellEnd"/>
      <w:r w:rsidR="00F6466A">
        <w:t xml:space="preserve">, package ‘vegan’). </w:t>
      </w:r>
    </w:p>
    <w:p w14:paraId="11FB9E8D" w14:textId="69C87EAE" w:rsidR="00BF2815" w:rsidRDefault="009E199A" w:rsidP="00AC6F67">
      <w:pPr>
        <w:ind w:firstLine="720"/>
      </w:pPr>
      <w:r>
        <w:t>D</w:t>
      </w:r>
      <w:r w:rsidR="00183418">
        <w:t xml:space="preserve">iversity components were calculated </w:t>
      </w:r>
      <w:r>
        <w:t>for each</w:t>
      </w:r>
      <w:r w:rsidR="00183418">
        <w:t xml:space="preserve"> community </w:t>
      </w:r>
      <w:r>
        <w:t>group for all years</w:t>
      </w:r>
      <w:r w:rsidR="00183418">
        <w:t>. Alpha diversity</w:t>
      </w:r>
      <w:r>
        <w:t xml:space="preserve"> (species density)</w:t>
      </w:r>
      <w:r w:rsidR="00183418">
        <w:t xml:space="preserve"> was calculated as average number of </w:t>
      </w:r>
      <w:r w:rsidR="00EB274B">
        <w:t xml:space="preserve">taxa </w:t>
      </w:r>
      <w:r w:rsidR="00183418">
        <w:t>per m</w:t>
      </w:r>
      <w:r w:rsidR="00183418">
        <w:rPr>
          <w:vertAlign w:val="superscript"/>
        </w:rPr>
        <w:t>2</w:t>
      </w:r>
      <w:r w:rsidR="00CC3685">
        <w:t xml:space="preserve">, and </w:t>
      </w:r>
      <w:commentRangeStart w:id="33"/>
      <w:r w:rsidR="00CC3685">
        <w:t xml:space="preserve">beta diversity was calculated as the total number </w:t>
      </w:r>
      <w:r w:rsidR="0073758B">
        <w:t xml:space="preserve">of </w:t>
      </w:r>
      <w:r w:rsidR="00CC3685">
        <w:t>species per community type divided by species density</w:t>
      </w:r>
      <w:commentRangeEnd w:id="33"/>
      <w:r w:rsidR="00F422B4">
        <w:rPr>
          <w:rStyle w:val="CommentReference"/>
        </w:rPr>
        <w:commentReference w:id="33"/>
      </w:r>
      <w:r w:rsidR="00CC3685">
        <w:t xml:space="preserve"> </w:t>
      </w:r>
      <w:r w:rsidR="00CC3685">
        <w:fldChar w:fldCharType="begin"/>
      </w:r>
      <w:r w:rsidR="00CC3685">
        <w:instrText xml:space="preserve"> ADDIN ZOTERO_ITEM CSL_CITATION {"citationID":"01BBYJSZ","properties":{"formattedCitation":"(Whittaker &amp; Gauch, 1978)","plainCitation":"(Whittaker &amp; Gauch, 1978)","noteIndex":0},"citationItems":[{"id":1670,"uris":["http://zotero.org/users/6092945/items/AZAD6JTQ"],"uri":["http://zotero.org/users/6092945/items/AZAD6JTQ"],"itemData":{"id":1670,"type":"chapter","abstract":"Historically, ordination techniques have had a number of sources (Whittaker 1967), from early work in direct gradient analysis (articles 2 and 4) and the use of similarity measurements in various schools (articles 5 and 6) to the development of Wisconsin polar ordination and its modifications (article 7) and the introduction of multivariate techniques from other fields (articles 8 and 9) to the testing of these techniques and development of new techniques appropriate to ecological data and research purposes (articles 10 and 11). The following article contains a brief summary of this history (11.2). The combinations of different ordination approaches, algorithms, similarity coefficients, and criteria for axis determination provide an uncountable number of possible techniques. Summarization of this range of techniques and evaluation of their usefulness for data from natural communities are needed. We consider here how ordination techniques are affected by the peculiarities of community data, how they can be evaluated, and what recommendations on their use can be offered.","collection-title":"Handbook of Vegetation Science","container-title":"Ordination of Plant Communities","event-place":"Dordrecht","ISBN":"978-94-009-7989-5","language":"en","note":"DOI: 10.1007/978-94-009-7989-5_10","page":"277-336","publisher":"Springer Netherlands","publisher-place":"Dordrecht","source":"Springer Link","title":"Evaluation of Ordination Techniques","URL":"https://doi.org/10.1007/978-94-009-7989-5_10","author":[{"family":"Whittaker","given":"Robert H."},{"family":"Gauch","given":"Hugh G."}],"editor":[{"family":"Whittaker","given":"Robert H."}],"accessed":{"date-parts":[["2021",6,11]]},"issued":{"date-parts":[["1978"]]}}}],"schema":"https://github.com/citation-style-language/schema/raw/master/csl-citation.json"} </w:instrText>
      </w:r>
      <w:r w:rsidR="00CC3685">
        <w:fldChar w:fldCharType="separate"/>
      </w:r>
      <w:r w:rsidR="00CC3685" w:rsidRPr="00CC3685">
        <w:rPr>
          <w:rFonts w:ascii="Calibri" w:hAnsi="Calibri" w:cs="Calibri"/>
        </w:rPr>
        <w:t>(Whittaker &amp; Gauch, 1978)</w:t>
      </w:r>
      <w:r w:rsidR="00CC3685">
        <w:fldChar w:fldCharType="end"/>
      </w:r>
      <w:r w:rsidR="00CC3685">
        <w:t xml:space="preserve">. </w:t>
      </w:r>
      <w:r w:rsidR="00B920E0">
        <w:t>Relative abundance of select invasive species was calculated as a p</w:t>
      </w:r>
      <w:r w:rsidR="00B34FE9">
        <w:t>roportion of average plot cover.</w:t>
      </w:r>
      <w:r w:rsidR="00B920E0">
        <w:t xml:space="preserve"> </w:t>
      </w:r>
      <w:r w:rsidR="0041587C">
        <w:t xml:space="preserve">Permutational analysis of </w:t>
      </w:r>
      <w:commentRangeStart w:id="34"/>
      <w:r w:rsidR="0041587C">
        <w:t>multivariate dispersion (PERMDISP) tested whether community groups were homogeneously dispersed</w:t>
      </w:r>
      <w:r w:rsidR="004F7156">
        <w:t xml:space="preserve"> (function </w:t>
      </w:r>
      <w:proofErr w:type="spellStart"/>
      <w:r w:rsidR="004F7156">
        <w:rPr>
          <w:i/>
        </w:rPr>
        <w:t>betadisper</w:t>
      </w:r>
      <w:proofErr w:type="spellEnd"/>
      <w:r w:rsidR="004F7156">
        <w:t xml:space="preserve">, package ‘vegan’). </w:t>
      </w:r>
      <w:commentRangeEnd w:id="34"/>
      <w:r w:rsidR="0097725E">
        <w:rPr>
          <w:rStyle w:val="CommentReference"/>
        </w:rPr>
        <w:commentReference w:id="34"/>
      </w:r>
      <w:r w:rsidR="00A77AEA">
        <w:t>Significant differences in changes between years were assessed by permutational analysis of variance (</w:t>
      </w:r>
      <w:r w:rsidR="00A77AEA" w:rsidRPr="00A77AEA">
        <w:t>PERMANOVA,</w:t>
      </w:r>
      <w:r w:rsidR="00950997">
        <w:t xml:space="preserve"> </w:t>
      </w:r>
      <w:r w:rsidR="00A77AEA" w:rsidRPr="00A77AEA">
        <w:t>with Bray–Curtis distances) using 999 permutations (function</w:t>
      </w:r>
      <w:r w:rsidR="00950997">
        <w:t xml:space="preserve"> </w:t>
      </w:r>
      <w:proofErr w:type="spellStart"/>
      <w:r w:rsidR="00A77AEA" w:rsidRPr="00A77AEA">
        <w:rPr>
          <w:i/>
          <w:iCs/>
        </w:rPr>
        <w:t>adonis</w:t>
      </w:r>
      <w:proofErr w:type="spellEnd"/>
      <w:r w:rsidR="00A77AEA" w:rsidRPr="00A77AEA">
        <w:t>, package ‘vegan’)</w:t>
      </w:r>
      <w:r w:rsidR="00BF2815">
        <w:t xml:space="preserve">. </w:t>
      </w:r>
      <w:r w:rsidR="00F3185F">
        <w:t>PERMANOVA was chosen over analysis of similarity (</w:t>
      </w:r>
      <w:commentRangeStart w:id="35"/>
      <w:r w:rsidR="00F3185F">
        <w:t>ANOSIM</w:t>
      </w:r>
      <w:commentRangeEnd w:id="35"/>
      <w:r w:rsidR="0097725E">
        <w:rPr>
          <w:rStyle w:val="CommentReference"/>
        </w:rPr>
        <w:commentReference w:id="35"/>
      </w:r>
      <w:r w:rsidR="00F3185F">
        <w:t>) due to lower sensitivities to unbalanced sampling sizes within each community group</w:t>
      </w:r>
      <w:r w:rsidR="004667B7">
        <w:t xml:space="preserve"> </w:t>
      </w:r>
      <w:r w:rsidR="004667B7">
        <w:fldChar w:fldCharType="begin"/>
      </w:r>
      <w:r w:rsidR="004667B7">
        <w:instrText xml:space="preserve"> ADDIN ZOTERO_ITEM CSL_CITATION {"citationID":"rnLjU7IH","properties":{"formattedCitation":"(Anderson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rsidR="004667B7">
        <w:fldChar w:fldCharType="separate"/>
      </w:r>
      <w:r w:rsidR="004667B7" w:rsidRPr="004667B7">
        <w:rPr>
          <w:rFonts w:ascii="Calibri" w:hAnsi="Calibri" w:cs="Calibri"/>
        </w:rPr>
        <w:t>(Anderson &amp; Walsh, 2013)</w:t>
      </w:r>
      <w:r w:rsidR="004667B7">
        <w:fldChar w:fldCharType="end"/>
      </w:r>
      <w:r w:rsidR="004667B7">
        <w:t xml:space="preserve">. </w:t>
      </w:r>
      <w:r w:rsidR="00BF2815">
        <w:t xml:space="preserve"> </w:t>
      </w:r>
    </w:p>
    <w:p w14:paraId="2B87CA95" w14:textId="12BADA8B" w:rsidR="005B3902" w:rsidRPr="00AD658B" w:rsidRDefault="005B3902">
      <w:r>
        <w:br w:type="page"/>
      </w:r>
    </w:p>
    <w:p w14:paraId="0E3D8A8D" w14:textId="6737EE98" w:rsidR="0001635B" w:rsidRDefault="0001635B" w:rsidP="003C398B">
      <w:pPr>
        <w:pStyle w:val="Heading1"/>
        <w:numPr>
          <w:ilvl w:val="0"/>
          <w:numId w:val="0"/>
        </w:numPr>
      </w:pPr>
      <w:r>
        <w:lastRenderedPageBreak/>
        <w:t>Results</w:t>
      </w:r>
    </w:p>
    <w:p w14:paraId="56F9C18A" w14:textId="77777777" w:rsidR="00D40116" w:rsidRDefault="00D40116" w:rsidP="00D40116">
      <w:pPr>
        <w:pStyle w:val="Heading2"/>
        <w:numPr>
          <w:ilvl w:val="0"/>
          <w:numId w:val="0"/>
        </w:numPr>
      </w:pPr>
      <w:r>
        <w:t>Diversity components, PERMDISP, and PERMANOVA</w:t>
      </w:r>
    </w:p>
    <w:p w14:paraId="4682C1D2" w14:textId="5B4B6715" w:rsidR="00D40116" w:rsidRDefault="00581B77" w:rsidP="00D40116">
      <w:pPr>
        <w:ind w:firstLine="360"/>
      </w:pPr>
      <w:r>
        <w:t xml:space="preserve">The total number of </w:t>
      </w:r>
      <w:r w:rsidR="00D12898">
        <w:t xml:space="preserve">taxa </w:t>
      </w:r>
      <w:r>
        <w:t xml:space="preserve">recorded </w:t>
      </w:r>
      <w:r w:rsidR="002C0DC4">
        <w:t xml:space="preserve">declined in each subsequent year of observation after 1979. Trends within each major community type vary, </w:t>
      </w:r>
      <w:r w:rsidR="006757FE">
        <w:t xml:space="preserve">with bogbean-dominated communities appearing the most </w:t>
      </w:r>
      <w:commentRangeStart w:id="36"/>
      <w:r w:rsidR="006757FE">
        <w:t xml:space="preserve">stable </w:t>
      </w:r>
      <w:commentRangeEnd w:id="36"/>
      <w:r w:rsidR="00F422B4">
        <w:rPr>
          <w:rStyle w:val="CommentReference"/>
        </w:rPr>
        <w:commentReference w:id="36"/>
      </w:r>
      <w:r w:rsidR="006757FE">
        <w:t xml:space="preserve">and </w:t>
      </w:r>
      <w:r w:rsidR="00E137BE">
        <w:t>sedge</w:t>
      </w:r>
      <w:r w:rsidR="006757FE">
        <w:t xml:space="preserve">-dominated community </w:t>
      </w:r>
      <w:r w:rsidR="00E137BE">
        <w:t>showing greater trends of instability. The total n</w:t>
      </w:r>
      <w:r w:rsidR="00D40116">
        <w:t xml:space="preserve">umber of bogbean plots </w:t>
      </w:r>
      <w:r w:rsidR="006717EF">
        <w:t>encountered in</w:t>
      </w:r>
      <w:r w:rsidR="002A31B7">
        <w:t xml:space="preserve"> 2019 along</w:t>
      </w:r>
      <w:r w:rsidR="006717EF">
        <w:t xml:space="preserve"> the same length</w:t>
      </w:r>
      <w:r w:rsidR="002A31B7">
        <w:t>s</w:t>
      </w:r>
      <w:r w:rsidR="006717EF">
        <w:t xml:space="preserve"> of transect </w:t>
      </w:r>
      <w:r w:rsidR="00D40116">
        <w:t xml:space="preserve">increased </w:t>
      </w:r>
      <w:r w:rsidR="006717EF">
        <w:t xml:space="preserve">by almost 50% </w:t>
      </w:r>
      <w:r w:rsidR="002A31B7">
        <w:t>over previous years</w:t>
      </w:r>
      <w:r w:rsidR="00D40116">
        <w:t xml:space="preserve">, while number of fescue plots decreased </w:t>
      </w:r>
      <w:r w:rsidR="0015345B">
        <w:t>by ~</w:t>
      </w:r>
      <w:commentRangeStart w:id="37"/>
      <w:r w:rsidR="0015345B">
        <w:t>40</w:t>
      </w:r>
      <w:commentRangeEnd w:id="37"/>
      <w:r w:rsidR="00F422B4">
        <w:rPr>
          <w:rStyle w:val="CommentReference"/>
        </w:rPr>
        <w:commentReference w:id="37"/>
      </w:r>
      <w:r w:rsidR="0015345B">
        <w:t xml:space="preserve">% </w:t>
      </w:r>
      <w:r w:rsidR="00D40116">
        <w:t>(</w:t>
      </w:r>
      <w:r w:rsidR="00D40116">
        <w:fldChar w:fldCharType="begin"/>
      </w:r>
      <w:r w:rsidR="00D40116">
        <w:instrText xml:space="preserve"> REF _Ref73895918 \h </w:instrText>
      </w:r>
      <w:r w:rsidR="00D40116">
        <w:fldChar w:fldCharType="separate"/>
      </w:r>
      <w:r w:rsidR="00D40116">
        <w:t xml:space="preserve">Table </w:t>
      </w:r>
      <w:r w:rsidR="00D40116">
        <w:rPr>
          <w:noProof/>
        </w:rPr>
        <w:t>1</w:t>
      </w:r>
      <w:r w:rsidR="00D40116">
        <w:fldChar w:fldCharType="end"/>
      </w:r>
      <w:r w:rsidR="00D40116">
        <w:t xml:space="preserve">). </w:t>
      </w:r>
      <w:r w:rsidR="005A3B5A">
        <w:t xml:space="preserve">In the fescue community type, </w:t>
      </w:r>
      <w:r w:rsidR="00D40116">
        <w:rPr>
          <w:rFonts w:cstheme="minorHAnsi"/>
        </w:rPr>
        <w:t>α</w:t>
      </w:r>
      <w:r w:rsidR="00D40116">
        <w:t>-diversity (species density) decreased</w:t>
      </w:r>
      <w:r w:rsidR="005A3B5A">
        <w:t xml:space="preserve"> by ~25% per observation year, </w:t>
      </w:r>
      <w:r w:rsidR="00C03A02">
        <w:t xml:space="preserve">resulting in nearly half the </w:t>
      </w:r>
      <w:r w:rsidR="00C03A02">
        <w:rPr>
          <w:rFonts w:cstheme="minorHAnsi"/>
        </w:rPr>
        <w:t>α</w:t>
      </w:r>
      <w:r w:rsidR="00C03A02">
        <w:t>-diversity lost between 1979 and 2019.</w:t>
      </w:r>
      <w:r w:rsidR="00A07CE7">
        <w:t xml:space="preserve"> Of note is that </w:t>
      </w:r>
      <w:proofErr w:type="spellStart"/>
      <w:r w:rsidR="00A07CE7">
        <w:t>Lyngbye’s</w:t>
      </w:r>
      <w:proofErr w:type="spellEnd"/>
      <w:r w:rsidR="00A07CE7">
        <w:t xml:space="preserve"> sedge communities had </w:t>
      </w:r>
      <w:r w:rsidR="007354CD">
        <w:t xml:space="preserve">the fewest </w:t>
      </w:r>
      <w:r w:rsidR="00A07CE7">
        <w:t xml:space="preserve">plots recorded in 2019, but a comparable </w:t>
      </w:r>
      <w:commentRangeStart w:id="38"/>
      <w:r w:rsidR="00A07CE7">
        <w:t xml:space="preserve">number of species </w:t>
      </w:r>
      <w:commentRangeEnd w:id="38"/>
      <w:r w:rsidR="00F422B4">
        <w:rPr>
          <w:rStyle w:val="CommentReference"/>
        </w:rPr>
        <w:commentReference w:id="38"/>
      </w:r>
      <w:r w:rsidR="00A07CE7">
        <w:t xml:space="preserve">observed as in previous years. </w:t>
      </w:r>
      <w:r w:rsidR="00D40116">
        <w:t xml:space="preserve">The total number of species observed in 2019 fescue plots was approximately 60% of what was observed in prior years, however some of this could be related to a proportionally reduced number of plot observations as well. </w:t>
      </w:r>
      <w:commentRangeStart w:id="39"/>
      <w:r w:rsidR="007354CD">
        <w:t xml:space="preserve">Beta </w:t>
      </w:r>
      <w:commentRangeEnd w:id="39"/>
      <w:r w:rsidR="002C5F7B">
        <w:rPr>
          <w:rStyle w:val="CommentReference"/>
        </w:rPr>
        <w:commentReference w:id="39"/>
      </w:r>
      <w:r w:rsidR="007354CD">
        <w:t>diversity was comparable 1999-2019.</w:t>
      </w:r>
    </w:p>
    <w:p w14:paraId="21526457" w14:textId="1A024203" w:rsidR="00D40116" w:rsidRDefault="00D40116" w:rsidP="00D40116">
      <w:pPr>
        <w:ind w:firstLine="360"/>
      </w:pPr>
      <w:r>
        <w:t>Tests of dispersion assume equal variance in composition</w:t>
      </w:r>
      <w:commentRangeStart w:id="40"/>
      <w:r>
        <w:t xml:space="preserve">, however the rate of rejection in PERMANOVA is less than 2% when the greater amount of </w:t>
      </w:r>
      <w:r w:rsidR="00E74437">
        <w:t>dispersion</w:t>
      </w:r>
      <w:r>
        <w:t xml:space="preserve"> is in the larger group sampled </w:t>
      </w:r>
      <w:r>
        <w:fldChar w:fldCharType="begin"/>
      </w:r>
      <w:r>
        <w:instrText xml:space="preserve"> ADDIN ZOTERO_ITEM CSL_CITATION {"citationID":"59zm5ENR","properties":{"formattedCitation":"(Anderson &amp; Walsh, 2013)","plainCitation":"(Anderson &amp; Walsh, 2013)","noteIndex":0},"citationItems":[{"id":1669,"uris":["http://zotero.org/users/6092945/items/36SNN2U9"],"uri":["http://zotero.org/users/6092945/items/36SNN2U9"],"itemData":{"id":1669,"type":"article-journal","abstract":"ANOSIM, PERMANOVA, and the Mantel test are all resemblance-based permutation methods widely used in ecology. Here, we report the results of the first simulation study, to our knowledge, specifically designed to examine the effects of heterogeneity of multivariate dispersions on the rejection rates of these tests and on a classical MANOVA test (Pillai's trace). Increasing differences in dispersion among groups were simulated under scenarios of changing sample sizes, correlation structures, error distributions, numbers of variables, and numbers of groups for balanced and unbalanced one-way designs. The power of these tests to detect environmental impacts or natural large-scale biogeographic gradients was also compared empirically under simulations based on parameters derived from real ecological data sets. Overall, ANOSIM and the Mantel test were very sensitive to heterogeneity in dispersions, with ANOSIM generally being more sensitive than the Mantel test. In contrast, PERMANOVA and Pillai's trace were largely unaffected by heterogeneity for balanced designs. PERMANOVA was also unaffected by differences in correlation structure, unlike Pillai's trace. For unbalanced designs, however, all of the tests were (1) too liberal when the smaller group had greater dispersion and (2) overly conservative when the larger group had greater dispersion, especially ANOSIM and the Mantel test. For simulations based on real ecological data sets, PERMANOVA was generally, but not always, more powerful than the others to detect changes in community structure, and the Mantel test was usually more powerful than ANOSIM. Both the error distributions and the resemblance measure affected results concerning power. Differences in the underlying construction of these test statistics result in important differences in the nature of the null hypothesis they are testing, their sensitivity to heterogeneity, and their power to detect important changes in ecological communities. For balanced designs, PERMANOVA and PERMDISP can be used to rigorously identify location vs. dispersion effects, respectively, in the space of the chosen resemblance measure. ANOSIM and the Mantel test can be used as more \"omnibus\" tests, being sensitive to differences in location, dispersion or correlation structure among groups. Unfortunately, none of the tests (PERMANOVA, Mantel, or ANOSIM) behaved reliably for unbalanced designs in the face of heterogeneity. Key words: ANOSIM; Bray-Curtis; community composition; dispersion: dissimilarities; homogeneity: multivariate analysis: null hypothesis: PERMANOVA: PERMDISP: permutation test; species abundances.","container-title":"Ecological Monographs","DOI":"10.1890/12-2010.1","ISSN":"0012-9615","issue":"4","journalAbbreviation":"Ecological Monographs","language":"en","page":"557-574","source":"DOI.org (Crossref)","title":"PERMANOVA, ANOSIM, and the Mantel test in the face of heterogeneous dispersions: What null hypothesis are you testing?","title-short":"PERMANOVA, ANOSIM, and the Mantel test in the face of heterogeneous dispersions","volume":"83","author":[{"family":"Anderson","given":"Marti J."},{"family":"Walsh","given":"Daniel C. I."}],"issued":{"date-parts":[["2013"]]}}}],"schema":"https://github.com/citation-style-language/schema/raw/master/csl-citation.json"} </w:instrText>
      </w:r>
      <w:r>
        <w:fldChar w:fldCharType="separate"/>
      </w:r>
      <w:r w:rsidRPr="005C0F8A">
        <w:rPr>
          <w:rFonts w:ascii="Calibri" w:hAnsi="Calibri" w:cs="Calibri"/>
        </w:rPr>
        <w:t>(Anderson &amp; Walsh, 2013)</w:t>
      </w:r>
      <w:r>
        <w:fldChar w:fldCharType="end"/>
      </w:r>
      <w:r>
        <w:t xml:space="preserve">. </w:t>
      </w:r>
      <w:commentRangeEnd w:id="40"/>
      <w:r w:rsidR="0097725E">
        <w:rPr>
          <w:rStyle w:val="CommentReference"/>
        </w:rPr>
        <w:commentReference w:id="40"/>
      </w:r>
      <w:r>
        <w:t xml:space="preserve"> </w:t>
      </w:r>
      <w:commentRangeStart w:id="41"/>
      <w:r w:rsidR="005A584D">
        <w:t xml:space="preserve">Because </w:t>
      </w:r>
      <w:r w:rsidR="001D706C">
        <w:t xml:space="preserve">there was </w:t>
      </w:r>
      <w:r w:rsidR="00E74437">
        <w:t>greatest</w:t>
      </w:r>
      <w:r w:rsidR="001D706C">
        <w:t xml:space="preserve"> </w:t>
      </w:r>
      <w:r w:rsidR="00E74437">
        <w:t>dispersion</w:t>
      </w:r>
      <w:r w:rsidR="001D706C">
        <w:t xml:space="preserve"> in the larger group (1979, </w:t>
      </w:r>
      <w:r w:rsidR="001D706C">
        <w:fldChar w:fldCharType="begin"/>
      </w:r>
      <w:r w:rsidR="001D706C">
        <w:instrText xml:space="preserve"> REF _Ref74326177 \h </w:instrText>
      </w:r>
      <w:r w:rsidR="001D706C">
        <w:fldChar w:fldCharType="separate"/>
      </w:r>
      <w:r w:rsidR="001D706C">
        <w:t xml:space="preserve">Table </w:t>
      </w:r>
      <w:r w:rsidR="001D706C">
        <w:rPr>
          <w:noProof/>
        </w:rPr>
        <w:t>1</w:t>
      </w:r>
      <w:r w:rsidR="001D706C">
        <w:fldChar w:fldCharType="end"/>
      </w:r>
      <w:r w:rsidR="001D706C">
        <w:t>)</w:t>
      </w:r>
      <w:r>
        <w:t xml:space="preserve">, analysis with PERMANOVA was conducted despite </w:t>
      </w:r>
      <w:r w:rsidR="00BE54A9">
        <w:t>u</w:t>
      </w:r>
      <w:r>
        <w:t xml:space="preserve">nequal variance for the </w:t>
      </w:r>
      <w:proofErr w:type="spellStart"/>
      <w:r>
        <w:t>Lyngbye’s</w:t>
      </w:r>
      <w:proofErr w:type="spellEnd"/>
      <w:r>
        <w:t xml:space="preserve"> sedge community group. </w:t>
      </w:r>
      <w:commentRangeEnd w:id="41"/>
      <w:r w:rsidR="009327AE">
        <w:rPr>
          <w:rStyle w:val="CommentReference"/>
        </w:rPr>
        <w:commentReference w:id="41"/>
      </w:r>
      <w:r>
        <w:t xml:space="preserve">In all groups, PERMANOVA results were significant, indicating that while fescue and bogbean groups had the same compositional variance, species composition had significantly </w:t>
      </w:r>
      <w:commentRangeStart w:id="42"/>
      <w:r>
        <w:t>changed</w:t>
      </w:r>
      <w:commentRangeEnd w:id="42"/>
      <w:r w:rsidR="00690608">
        <w:rPr>
          <w:rStyle w:val="CommentReference"/>
        </w:rPr>
        <w:commentReference w:id="42"/>
      </w:r>
      <w:r>
        <w:t xml:space="preserve">. For </w:t>
      </w:r>
      <w:proofErr w:type="spellStart"/>
      <w:r>
        <w:t>Lyngbye’s</w:t>
      </w:r>
      <w:proofErr w:type="spellEnd"/>
      <w:r>
        <w:t xml:space="preserve"> sedge, this similarly suggests that species composition has likely changed significantly, in addition to</w:t>
      </w:r>
      <w:r w:rsidR="00EA1385">
        <w:t xml:space="preserve"> significant</w:t>
      </w:r>
      <w:r>
        <w:t xml:space="preserve"> compositional </w:t>
      </w:r>
      <w:commentRangeStart w:id="43"/>
      <w:r>
        <w:t>variance</w:t>
      </w:r>
      <w:commentRangeEnd w:id="43"/>
      <w:r w:rsidR="0097725E">
        <w:rPr>
          <w:rStyle w:val="CommentReference"/>
        </w:rPr>
        <w:commentReference w:id="43"/>
      </w:r>
      <w:r>
        <w:t xml:space="preserve">.  </w:t>
      </w:r>
    </w:p>
    <w:p w14:paraId="3ADC8D82" w14:textId="63AB2309" w:rsidR="00AD4F85" w:rsidRDefault="00A748E6" w:rsidP="00DF6B05">
      <w:pPr>
        <w:ind w:firstLine="360"/>
      </w:pPr>
      <w:r>
        <w:t xml:space="preserve">Permutational analysis of multivariate dispersion (PERMDISP) showed </w:t>
      </w:r>
      <w:r w:rsidR="00233AC3">
        <w:t xml:space="preserve">significant changes in </w:t>
      </w:r>
      <w:commentRangeStart w:id="44"/>
      <w:r w:rsidR="00233AC3">
        <w:t xml:space="preserve">community </w:t>
      </w:r>
      <w:r>
        <w:rPr>
          <w:rFonts w:cstheme="minorHAnsi"/>
        </w:rPr>
        <w:t>β</w:t>
      </w:r>
      <w:r>
        <w:t xml:space="preserve">-diversity </w:t>
      </w:r>
      <w:commentRangeEnd w:id="44"/>
      <w:r w:rsidR="009327AE">
        <w:rPr>
          <w:rStyle w:val="CommentReference"/>
        </w:rPr>
        <w:commentReference w:id="44"/>
      </w:r>
      <w:r w:rsidR="00180C1A">
        <w:t>in the bogbean community, but not the sedge and fescue communities (</w:t>
      </w:r>
      <w:r w:rsidR="00180C1A">
        <w:fldChar w:fldCharType="begin"/>
      </w:r>
      <w:r w:rsidR="00180C1A">
        <w:instrText xml:space="preserve"> REF _Ref74326177 \h </w:instrText>
      </w:r>
      <w:r w:rsidR="00180C1A">
        <w:fldChar w:fldCharType="separate"/>
      </w:r>
      <w:r w:rsidR="00180C1A">
        <w:t xml:space="preserve">Table </w:t>
      </w:r>
      <w:r w:rsidR="00180C1A">
        <w:rPr>
          <w:noProof/>
        </w:rPr>
        <w:t>1</w:t>
      </w:r>
      <w:r w:rsidR="00180C1A">
        <w:fldChar w:fldCharType="end"/>
      </w:r>
      <w:r w:rsidR="00180C1A">
        <w:t xml:space="preserve">). </w:t>
      </w:r>
      <w:r w:rsidR="00C20B50">
        <w:t>However</w:t>
      </w:r>
      <w:r w:rsidR="00B34432">
        <w:t xml:space="preserve">, permutational analysis of variance (PERMANOVA) </w:t>
      </w:r>
      <w:r w:rsidR="00263050">
        <w:t>indicate c</w:t>
      </w:r>
      <w:r w:rsidR="008803AB">
        <w:t xml:space="preserve">ommunity composition changed significantly in </w:t>
      </w:r>
      <w:r w:rsidR="00AD4F85">
        <w:t>in all community types (</w:t>
      </w:r>
      <w:r w:rsidR="00AD4F85">
        <w:fldChar w:fldCharType="begin"/>
      </w:r>
      <w:r w:rsidR="00AD4F85">
        <w:instrText xml:space="preserve"> REF _Ref74326177 \h </w:instrText>
      </w:r>
      <w:r w:rsidR="00AD4F85">
        <w:fldChar w:fldCharType="separate"/>
      </w:r>
      <w:r w:rsidR="00AD4F85">
        <w:t xml:space="preserve">Table </w:t>
      </w:r>
      <w:r w:rsidR="00AD4F85">
        <w:rPr>
          <w:noProof/>
        </w:rPr>
        <w:t>1</w:t>
      </w:r>
      <w:r w:rsidR="00AD4F85">
        <w:fldChar w:fldCharType="end"/>
      </w:r>
      <w:r w:rsidR="00AD4F85">
        <w:t>), which are especially visible in the 2019 community samples in the NMDS plot</w:t>
      </w:r>
      <w:r w:rsidR="00263050">
        <w:t xml:space="preserve"> (</w:t>
      </w:r>
      <w:r w:rsidR="00263050">
        <w:fldChar w:fldCharType="begin"/>
      </w:r>
      <w:r w:rsidR="00263050">
        <w:instrText xml:space="preserve"> REF _Ref73799153 \h </w:instrText>
      </w:r>
      <w:r w:rsidR="00263050">
        <w:fldChar w:fldCharType="separate"/>
      </w:r>
      <w:r w:rsidR="00263050">
        <w:t xml:space="preserve">Figure </w:t>
      </w:r>
      <w:r w:rsidR="00263050">
        <w:rPr>
          <w:noProof/>
        </w:rPr>
        <w:t>4</w:t>
      </w:r>
      <w:r w:rsidR="00263050">
        <w:fldChar w:fldCharType="end"/>
      </w:r>
      <w:r w:rsidR="00263050">
        <w:t xml:space="preserve">). </w:t>
      </w:r>
      <w:r w:rsidR="00AD4F85">
        <w:t>The magnitude of compositional shifts (</w:t>
      </w:r>
      <w:commentRangeStart w:id="45"/>
      <w:r w:rsidR="00AD4F85">
        <w:t>R</w:t>
      </w:r>
      <w:r w:rsidR="00AD4F85">
        <w:rPr>
          <w:vertAlign w:val="superscript"/>
        </w:rPr>
        <w:t>2</w:t>
      </w:r>
      <w:commentRangeEnd w:id="45"/>
      <w:r w:rsidR="009327AE">
        <w:rPr>
          <w:rStyle w:val="CommentReference"/>
        </w:rPr>
        <w:commentReference w:id="45"/>
      </w:r>
      <w:r w:rsidR="00AD4F85">
        <w:t>)</w:t>
      </w:r>
      <w:r w:rsidR="002B398D">
        <w:t xml:space="preserve"> range from 10% in the fescue community to 25</w:t>
      </w:r>
      <w:commentRangeStart w:id="46"/>
      <w:r w:rsidR="002B398D">
        <w:t>%</w:t>
      </w:r>
      <w:commentRangeEnd w:id="46"/>
      <w:r w:rsidR="009327AE">
        <w:rPr>
          <w:rStyle w:val="CommentReference"/>
        </w:rPr>
        <w:commentReference w:id="46"/>
      </w:r>
      <w:r w:rsidR="002B398D">
        <w:t xml:space="preserve"> in the bogbean community</w:t>
      </w:r>
      <w:r w:rsidR="00B11BAF">
        <w:t xml:space="preserve"> (</w:t>
      </w:r>
      <w:r w:rsidR="00B11BAF">
        <w:fldChar w:fldCharType="begin"/>
      </w:r>
      <w:r w:rsidR="00B11BAF">
        <w:instrText xml:space="preserve"> REF _Ref74326177 \h </w:instrText>
      </w:r>
      <w:r w:rsidR="00B11BAF">
        <w:fldChar w:fldCharType="separate"/>
      </w:r>
      <w:r w:rsidR="00B11BAF">
        <w:t xml:space="preserve">Table </w:t>
      </w:r>
      <w:r w:rsidR="00B11BAF">
        <w:rPr>
          <w:noProof/>
        </w:rPr>
        <w:t>1</w:t>
      </w:r>
      <w:r w:rsidR="00B11BAF">
        <w:fldChar w:fldCharType="end"/>
      </w:r>
      <w:r w:rsidR="00B11BAF">
        <w:t>)</w:t>
      </w:r>
      <w:r w:rsidR="007703AC">
        <w:t>.</w:t>
      </w:r>
    </w:p>
    <w:p w14:paraId="1E8654D3" w14:textId="63EED288" w:rsidR="00D40116" w:rsidRDefault="00D40116" w:rsidP="00D40116">
      <w:pPr>
        <w:pStyle w:val="Heading2"/>
        <w:numPr>
          <w:ilvl w:val="0"/>
          <w:numId w:val="0"/>
        </w:numPr>
      </w:pPr>
      <w:r>
        <w:t>Cluster analysis</w:t>
      </w:r>
      <w:r w:rsidR="00220195">
        <w:t>, indicator species,</w:t>
      </w:r>
      <w:r>
        <w:t xml:space="preserve"> and NMDS</w:t>
      </w:r>
    </w:p>
    <w:p w14:paraId="61780339" w14:textId="4700CB81" w:rsidR="00C979CB" w:rsidRDefault="003715CB" w:rsidP="00C979CB">
      <w:pPr>
        <w:ind w:firstLine="720"/>
      </w:pPr>
      <w:r>
        <w:t>Community groups were identified</w:t>
      </w:r>
      <w:r w:rsidR="007B1346">
        <w:t xml:space="preserve"> by applying indicator species analysis </w:t>
      </w:r>
      <w:r w:rsidR="00F60978">
        <w:t xml:space="preserve">to the three main clusters generated by cluster analysis. </w:t>
      </w:r>
      <w:r w:rsidR="00811D15">
        <w:t xml:space="preserve">Although associated species </w:t>
      </w:r>
      <w:r w:rsidR="007321DC">
        <w:t>within each cluster change over time, t</w:t>
      </w:r>
      <w:r w:rsidR="00E64B49">
        <w:t>he</w:t>
      </w:r>
      <w:r w:rsidR="00F60978">
        <w:t xml:space="preserve"> </w:t>
      </w:r>
      <w:r w:rsidR="00E64B49">
        <w:t xml:space="preserve">species common to each cluster in each year are </w:t>
      </w:r>
      <w:proofErr w:type="spellStart"/>
      <w:r w:rsidR="00E64B49">
        <w:t>Lyngbye’s</w:t>
      </w:r>
      <w:proofErr w:type="spellEnd"/>
      <w:r w:rsidR="00E64B49">
        <w:t xml:space="preserve"> sedge, fescue, and bogbean</w:t>
      </w:r>
      <w:r w:rsidR="00D40116">
        <w:t xml:space="preserve"> (</w:t>
      </w:r>
      <w:r w:rsidR="00D40116">
        <w:fldChar w:fldCharType="begin"/>
      </w:r>
      <w:r w:rsidR="00D40116">
        <w:instrText xml:space="preserve"> REF _Ref73795382 \h </w:instrText>
      </w:r>
      <w:r w:rsidR="00D40116">
        <w:fldChar w:fldCharType="separate"/>
      </w:r>
      <w:r w:rsidR="00374159">
        <w:t xml:space="preserve">Table </w:t>
      </w:r>
      <w:r w:rsidR="00374159">
        <w:rPr>
          <w:noProof/>
        </w:rPr>
        <w:t>2</w:t>
      </w:r>
      <w:r w:rsidR="00D40116">
        <w:fldChar w:fldCharType="end"/>
      </w:r>
      <w:r w:rsidR="00D40116">
        <w:t>), which reflect the major groups identified in Bradfield &amp; Porter (1982). Overall, comparison of dendrograms across time show a trend of increasing dissimilarity between major community groups, and increasing similarity within major community groups (</w:t>
      </w:r>
      <w:r w:rsidR="00D40116">
        <w:fldChar w:fldCharType="begin"/>
      </w:r>
      <w:r w:rsidR="00D40116">
        <w:instrText xml:space="preserve"> REF _Ref73795173 \h </w:instrText>
      </w:r>
      <w:r w:rsidR="00D40116">
        <w:fldChar w:fldCharType="separate"/>
      </w:r>
      <w:r w:rsidR="006E5A77">
        <w:t xml:space="preserve">Figure </w:t>
      </w:r>
      <w:r w:rsidR="006E5A77">
        <w:rPr>
          <w:noProof/>
        </w:rPr>
        <w:t>3</w:t>
      </w:r>
      <w:r w:rsidR="00D40116">
        <w:fldChar w:fldCharType="end"/>
      </w:r>
      <w:r w:rsidR="00D40116">
        <w:t>).</w:t>
      </w:r>
      <w:r w:rsidR="007321DC">
        <w:t xml:space="preserve"> </w:t>
      </w:r>
      <w:r w:rsidR="00D40116">
        <w:t xml:space="preserve">Bogbean and fescue groups clustered with greater similarity in 1979 and 1999, while in 2019 fescue and </w:t>
      </w:r>
      <w:proofErr w:type="spellStart"/>
      <w:r w:rsidR="00D40116">
        <w:t>Lyngbye’s</w:t>
      </w:r>
      <w:proofErr w:type="spellEnd"/>
      <w:r w:rsidR="00D40116">
        <w:t xml:space="preserve"> sedge </w:t>
      </w:r>
      <w:r w:rsidR="0022035E">
        <w:t>we</w:t>
      </w:r>
      <w:r w:rsidR="00D40116">
        <w:t>re more closely clustered (</w:t>
      </w:r>
      <w:r w:rsidR="00D40116">
        <w:fldChar w:fldCharType="begin"/>
      </w:r>
      <w:r w:rsidR="00D40116">
        <w:instrText xml:space="preserve"> REF _Ref73795173 \h </w:instrText>
      </w:r>
      <w:r w:rsidR="00D40116">
        <w:fldChar w:fldCharType="separate"/>
      </w:r>
      <w:r w:rsidR="00D852A0">
        <w:t xml:space="preserve">Figure </w:t>
      </w:r>
      <w:r w:rsidR="00D852A0">
        <w:rPr>
          <w:noProof/>
        </w:rPr>
        <w:t>3</w:t>
      </w:r>
      <w:r w:rsidR="00D40116">
        <w:fldChar w:fldCharType="end"/>
      </w:r>
      <w:r w:rsidR="00D40116">
        <w:t>).</w:t>
      </w:r>
      <w:r w:rsidR="00C979CB">
        <w:t xml:space="preserve"> </w:t>
      </w:r>
      <w:commentRangeStart w:id="47"/>
      <w:r w:rsidR="00C979CB">
        <w:t xml:space="preserve">These </w:t>
      </w:r>
      <w:commentRangeEnd w:id="47"/>
      <w:r w:rsidR="009327AE">
        <w:rPr>
          <w:rStyle w:val="CommentReference"/>
        </w:rPr>
        <w:commentReference w:id="47"/>
      </w:r>
      <w:r w:rsidR="00C979CB">
        <w:t xml:space="preserve">shifts in association are likely due to which plots were kept from the 1979 and 1999 datasets, and </w:t>
      </w:r>
      <w:r w:rsidR="00887522">
        <w:t>may be</w:t>
      </w:r>
      <w:r w:rsidR="00C979CB">
        <w:t xml:space="preserve"> more indicative of relationships to environmental gradients. </w:t>
      </w:r>
    </w:p>
    <w:p w14:paraId="2270DD06" w14:textId="2F53AF2B" w:rsidR="00D40116" w:rsidRPr="000D3295" w:rsidRDefault="00D40116" w:rsidP="00E64B49">
      <w:pPr>
        <w:ind w:firstLine="720"/>
      </w:pPr>
      <w:r>
        <w:t xml:space="preserve"> Differences in community composition between years were represented by a two-dimensional NMDS ordination (stress = 0.23</w:t>
      </w:r>
      <w:r w:rsidR="007357F1">
        <w:t>2</w:t>
      </w:r>
      <w:r>
        <w:t xml:space="preserve">). Communities in 1979 occupied the </w:t>
      </w:r>
      <w:r w:rsidR="0022035E">
        <w:t xml:space="preserve">majority of the </w:t>
      </w:r>
      <w:r>
        <w:t>ordination space, while those in 2019 occupied the least (</w:t>
      </w:r>
      <w:r>
        <w:fldChar w:fldCharType="begin"/>
      </w:r>
      <w:r>
        <w:instrText xml:space="preserve"> REF _Ref73799153 \h </w:instrText>
      </w:r>
      <w:r>
        <w:fldChar w:fldCharType="separate"/>
      </w:r>
      <w:r w:rsidR="00D852A0">
        <w:t xml:space="preserve">Figure </w:t>
      </w:r>
      <w:r w:rsidR="00D852A0">
        <w:rPr>
          <w:noProof/>
        </w:rPr>
        <w:t>4</w:t>
      </w:r>
      <w:r>
        <w:fldChar w:fldCharType="end"/>
      </w:r>
      <w:r>
        <w:t xml:space="preserve">), reflecting </w:t>
      </w:r>
      <w:r w:rsidR="0058764C">
        <w:t>reduced variation of community types asses</w:t>
      </w:r>
      <w:r>
        <w:t>sed by cluster analysis.</w:t>
      </w:r>
      <w:r w:rsidR="00D51B6E">
        <w:t xml:space="preserve"> Environmental data were not available for </w:t>
      </w:r>
      <w:r w:rsidR="006D3A03">
        <w:t xml:space="preserve">1979 or 1999 observations, </w:t>
      </w:r>
      <w:r w:rsidR="006D3A03">
        <w:lastRenderedPageBreak/>
        <w:t xml:space="preserve">however elevation above mean sea level (MSL) and distance from nearest tidal creek channel edge were assessed as potential explanatory variables for observations made in 2019. </w:t>
      </w:r>
      <w:r w:rsidR="003D7840">
        <w:t xml:space="preserve">Elevation </w:t>
      </w:r>
      <w:r w:rsidR="00601D85">
        <w:t>above MSL</w:t>
      </w:r>
      <w:r w:rsidR="003D7840">
        <w:t xml:space="preserve"> was nearly orthogonal to distance from channel edge, indicating no strong relationship, in contrast to the conclusions made in the original analysis (Bradfield &amp; Porter, 1982). </w:t>
      </w:r>
      <w:commentRangeStart w:id="48"/>
      <w:r w:rsidR="001F41EE">
        <w:t>However, the fescue community type was most strongly associated with</w:t>
      </w:r>
      <w:r w:rsidR="006A6674">
        <w:t xml:space="preserve"> </w:t>
      </w:r>
      <w:r w:rsidR="001F41EE">
        <w:t xml:space="preserve">elevation, while the bogbean communities were </w:t>
      </w:r>
      <w:r w:rsidR="00EE5E97">
        <w:t xml:space="preserve">most strongly associated with </w:t>
      </w:r>
      <w:r w:rsidR="00FA510F">
        <w:t>greater</w:t>
      </w:r>
      <w:r w:rsidR="00EE5E97">
        <w:t xml:space="preserve"> distance from channel edges. </w:t>
      </w:r>
      <w:r w:rsidR="00E06180">
        <w:t>(</w:t>
      </w:r>
      <w:r w:rsidR="00E06180">
        <w:fldChar w:fldCharType="begin"/>
      </w:r>
      <w:r w:rsidR="00E06180">
        <w:instrText xml:space="preserve"> REF _Ref87267949 \h </w:instrText>
      </w:r>
      <w:r w:rsidR="00E06180">
        <w:fldChar w:fldCharType="separate"/>
      </w:r>
      <w:r w:rsidR="00E06180">
        <w:t xml:space="preserve">Figure </w:t>
      </w:r>
      <w:r w:rsidR="00E06180">
        <w:rPr>
          <w:noProof/>
        </w:rPr>
        <w:t>5</w:t>
      </w:r>
      <w:r w:rsidR="00E06180">
        <w:fldChar w:fldCharType="end"/>
      </w:r>
      <w:r w:rsidR="00E06180">
        <w:t>)</w:t>
      </w:r>
      <w:r w:rsidR="008E0A1D">
        <w:t xml:space="preserve"> </w:t>
      </w:r>
      <w:commentRangeEnd w:id="48"/>
      <w:r w:rsidR="00A55C1E">
        <w:rPr>
          <w:rStyle w:val="CommentReference"/>
        </w:rPr>
        <w:commentReference w:id="48"/>
      </w:r>
      <w:r w:rsidR="000618E5">
        <w:t xml:space="preserve">Invasive species comprise relatively equal proportions </w:t>
      </w:r>
      <w:r w:rsidR="00433CA1">
        <w:t xml:space="preserve">in the </w:t>
      </w:r>
      <w:r w:rsidR="000618E5">
        <w:t>bogbean community types</w:t>
      </w:r>
      <w:r w:rsidR="00433CA1">
        <w:t xml:space="preserve"> </w:t>
      </w:r>
      <w:r w:rsidR="000618E5">
        <w:t xml:space="preserve">across all years, however invasive species cover in fescue community plots </w:t>
      </w:r>
      <w:r w:rsidR="00433CA1">
        <w:t>more than</w:t>
      </w:r>
      <w:r w:rsidR="004A30E5">
        <w:t xml:space="preserve"> doubled </w:t>
      </w:r>
      <w:r w:rsidR="00433CA1">
        <w:t xml:space="preserve">between 1979 and 2019 observation </w:t>
      </w:r>
      <w:commentRangeStart w:id="49"/>
      <w:r w:rsidR="00433CA1">
        <w:t xml:space="preserve">years </w:t>
      </w:r>
      <w:commentRangeEnd w:id="49"/>
      <w:r w:rsidR="00A55C1E">
        <w:rPr>
          <w:rStyle w:val="CommentReference"/>
        </w:rPr>
        <w:commentReference w:id="49"/>
      </w:r>
      <w:r w:rsidR="00433CA1">
        <w:t>(</w:t>
      </w:r>
      <w:r w:rsidR="00433CA1">
        <w:fldChar w:fldCharType="begin"/>
      </w:r>
      <w:r w:rsidR="00433CA1">
        <w:instrText xml:space="preserve"> REF _Ref89778881 \h </w:instrText>
      </w:r>
      <w:r w:rsidR="00433CA1">
        <w:fldChar w:fldCharType="separate"/>
      </w:r>
      <w:r w:rsidR="00433CA1">
        <w:t xml:space="preserve">Figure </w:t>
      </w:r>
      <w:r w:rsidR="00433CA1">
        <w:rPr>
          <w:noProof/>
        </w:rPr>
        <w:t>6</w:t>
      </w:r>
      <w:r w:rsidR="00433CA1">
        <w:fldChar w:fldCharType="end"/>
      </w:r>
      <w:r w:rsidR="00433CA1">
        <w:t>).</w:t>
      </w:r>
    </w:p>
    <w:bookmarkStart w:id="50" w:name="_Hlk87098812"/>
    <w:p w14:paraId="629C9A87" w14:textId="66BB9062" w:rsidR="00D40116" w:rsidRPr="0076692C" w:rsidRDefault="00D40116" w:rsidP="00D40116">
      <w:r w:rsidRPr="001424E2">
        <w:fldChar w:fldCharType="begin"/>
      </w:r>
      <w:r w:rsidRPr="0076692C">
        <w:instrText xml:space="preserve"> LINK Excel.Sheet.12 "https://ubcca-my.sharepoint.com/personal/stefanie_lane_ubc_ca/Documents/Documents/Thesis-related/2019_Field/2019_Analysis/Indicator_analysis_table.xlsx" "DiversityMeasures!R1C1:R7C12" \a \f 4 \h  \* MERGEFORMAT </w:instrText>
      </w:r>
      <w:r w:rsidRPr="001424E2">
        <w:fldChar w:fldCharType="separate"/>
      </w:r>
      <w:bookmarkStart w:id="51" w:name="_Toc73895997"/>
      <w:bookmarkStart w:id="52" w:name="_Ref73895918"/>
    </w:p>
    <w:p w14:paraId="505EF0FC" w14:textId="4F7D0C4E" w:rsidR="00714627" w:rsidRDefault="00D40116" w:rsidP="001424E2">
      <w:pPr>
        <w:pStyle w:val="Caption"/>
        <w:keepNext/>
      </w:pPr>
      <w:bookmarkStart w:id="53" w:name="_Ref74326177"/>
      <w:r w:rsidRPr="001424E2">
        <w:rPr>
          <w:i w:val="0"/>
          <w:iCs w:val="0"/>
          <w:sz w:val="22"/>
          <w:szCs w:val="22"/>
        </w:rPr>
        <w:t xml:space="preserve">Table </w:t>
      </w:r>
      <w:r w:rsidR="00E0778F" w:rsidRPr="001424E2">
        <w:rPr>
          <w:i w:val="0"/>
          <w:iCs w:val="0"/>
          <w:sz w:val="22"/>
          <w:szCs w:val="22"/>
        </w:rPr>
        <w:fldChar w:fldCharType="begin"/>
      </w:r>
      <w:r w:rsidR="00E0778F" w:rsidRPr="001424E2">
        <w:rPr>
          <w:i w:val="0"/>
          <w:iCs w:val="0"/>
          <w:sz w:val="22"/>
          <w:szCs w:val="22"/>
        </w:rPr>
        <w:instrText xml:space="preserve"> SEQ Table \* ARABIC </w:instrText>
      </w:r>
      <w:r w:rsidR="00E0778F" w:rsidRPr="001424E2">
        <w:rPr>
          <w:i w:val="0"/>
          <w:iCs w:val="0"/>
          <w:sz w:val="22"/>
          <w:szCs w:val="22"/>
        </w:rPr>
        <w:fldChar w:fldCharType="separate"/>
      </w:r>
      <w:r w:rsidRPr="001424E2">
        <w:rPr>
          <w:i w:val="0"/>
          <w:iCs w:val="0"/>
          <w:noProof/>
          <w:sz w:val="22"/>
          <w:szCs w:val="22"/>
        </w:rPr>
        <w:t>1</w:t>
      </w:r>
      <w:r w:rsidR="00E0778F" w:rsidRPr="001424E2">
        <w:rPr>
          <w:i w:val="0"/>
          <w:iCs w:val="0"/>
          <w:noProof/>
          <w:sz w:val="22"/>
          <w:szCs w:val="22"/>
        </w:rPr>
        <w:fldChar w:fldCharType="end"/>
      </w:r>
      <w:bookmarkEnd w:id="52"/>
      <w:bookmarkEnd w:id="53"/>
      <w:r w:rsidRPr="001424E2">
        <w:rPr>
          <w:i w:val="0"/>
          <w:iCs w:val="0"/>
          <w:sz w:val="22"/>
          <w:szCs w:val="22"/>
        </w:rPr>
        <w:t xml:space="preserve">. </w:t>
      </w:r>
      <w:bookmarkEnd w:id="51"/>
      <w:r w:rsidRPr="001424E2">
        <w:rPr>
          <w:i w:val="0"/>
          <w:iCs w:val="0"/>
          <w:sz w:val="22"/>
          <w:szCs w:val="22"/>
        </w:rPr>
        <w:t>Plot-level temporal changes including α-diversity, temporal differences in β-diversity (PERMDISP), and temporal differences in community composition (PERMANOVA)</w:t>
      </w:r>
      <w:r w:rsidRPr="001424E2">
        <w:fldChar w:fldCharType="end"/>
      </w:r>
      <w:r w:rsidR="00714627">
        <w:fldChar w:fldCharType="begin"/>
      </w:r>
      <w:r w:rsidR="00714627">
        <w:instrText xml:space="preserve"> LINK Excel.Sheet.12 "https://ubcca-my.sharepoint.com/personal/stefanie_lane_ubc_ca/Documents/Documents/Thesis-related/2019_Field/2019_Analysis/2019_Tables.xlsx" "DiversityMeasures!R1C1:R16C13" \a \f 4 \h  \* MERGEFORMAT </w:instrText>
      </w:r>
      <w:r w:rsidR="00714627">
        <w:fldChar w:fldCharType="separate"/>
      </w:r>
    </w:p>
    <w:tbl>
      <w:tblPr>
        <w:tblW w:w="9012" w:type="dxa"/>
        <w:tblLook w:val="04A0" w:firstRow="1" w:lastRow="0" w:firstColumn="1" w:lastColumn="0" w:noHBand="0" w:noVBand="1"/>
      </w:tblPr>
      <w:tblGrid>
        <w:gridCol w:w="1162"/>
        <w:gridCol w:w="956"/>
        <w:gridCol w:w="840"/>
        <w:gridCol w:w="300"/>
        <w:gridCol w:w="960"/>
        <w:gridCol w:w="960"/>
        <w:gridCol w:w="300"/>
        <w:gridCol w:w="571"/>
        <w:gridCol w:w="710"/>
        <w:gridCol w:w="300"/>
        <w:gridCol w:w="571"/>
        <w:gridCol w:w="672"/>
        <w:gridCol w:w="822"/>
      </w:tblGrid>
      <w:tr w:rsidR="00714627" w:rsidRPr="00714627" w14:paraId="30AEDD30" w14:textId="77777777" w:rsidTr="001424E2">
        <w:trPr>
          <w:trHeight w:val="520"/>
        </w:trPr>
        <w:tc>
          <w:tcPr>
            <w:tcW w:w="1162" w:type="dxa"/>
            <w:tcBorders>
              <w:top w:val="single" w:sz="8" w:space="0" w:color="7F7F7F"/>
              <w:left w:val="nil"/>
              <w:bottom w:val="single" w:sz="8" w:space="0" w:color="7F7F7F"/>
              <w:right w:val="nil"/>
            </w:tcBorders>
            <w:shd w:val="clear" w:color="auto" w:fill="auto"/>
            <w:noWrap/>
            <w:hideMark/>
          </w:tcPr>
          <w:p w14:paraId="16A4BE44" w14:textId="0BE0F68B" w:rsidR="00714627" w:rsidRPr="001424E2" w:rsidRDefault="00714627">
            <w:pPr>
              <w:rPr>
                <w:rFonts w:ascii="Calibri" w:eastAsia="Times New Roman" w:hAnsi="Calibri" w:cs="Calibri"/>
                <w:color w:val="000000"/>
              </w:rPr>
            </w:pPr>
            <w:r w:rsidRPr="001424E2">
              <w:rPr>
                <w:rFonts w:ascii="Calibri" w:eastAsia="Times New Roman" w:hAnsi="Calibri" w:cs="Calibri"/>
                <w:color w:val="000000"/>
              </w:rPr>
              <w:t> </w:t>
            </w:r>
          </w:p>
        </w:tc>
        <w:tc>
          <w:tcPr>
            <w:tcW w:w="1796" w:type="dxa"/>
            <w:gridSpan w:val="2"/>
            <w:tcBorders>
              <w:top w:val="single" w:sz="8" w:space="0" w:color="7F7F7F"/>
              <w:left w:val="nil"/>
              <w:bottom w:val="single" w:sz="8" w:space="0" w:color="7F7F7F"/>
              <w:right w:val="nil"/>
            </w:tcBorders>
            <w:shd w:val="clear" w:color="auto" w:fill="auto"/>
            <w:vAlign w:val="center"/>
            <w:hideMark/>
          </w:tcPr>
          <w:p w14:paraId="4923FAB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Plot-level components</w:t>
            </w:r>
          </w:p>
        </w:tc>
        <w:tc>
          <w:tcPr>
            <w:tcW w:w="300" w:type="dxa"/>
            <w:tcBorders>
              <w:top w:val="nil"/>
              <w:left w:val="nil"/>
              <w:bottom w:val="nil"/>
              <w:right w:val="nil"/>
            </w:tcBorders>
            <w:shd w:val="clear" w:color="auto" w:fill="auto"/>
            <w:hideMark/>
          </w:tcPr>
          <w:p w14:paraId="0456FBC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1920" w:type="dxa"/>
            <w:gridSpan w:val="2"/>
            <w:tcBorders>
              <w:top w:val="single" w:sz="8" w:space="0" w:color="7F7F7F"/>
              <w:left w:val="nil"/>
              <w:bottom w:val="single" w:sz="8" w:space="0" w:color="7F7F7F"/>
              <w:right w:val="nil"/>
            </w:tcBorders>
            <w:shd w:val="clear" w:color="auto" w:fill="auto"/>
            <w:vAlign w:val="center"/>
            <w:hideMark/>
          </w:tcPr>
          <w:p w14:paraId="1806CAD5"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Diversity components</w:t>
            </w:r>
          </w:p>
        </w:tc>
        <w:tc>
          <w:tcPr>
            <w:tcW w:w="300" w:type="dxa"/>
            <w:tcBorders>
              <w:top w:val="single" w:sz="8" w:space="0" w:color="7F7F7F"/>
              <w:left w:val="nil"/>
              <w:bottom w:val="nil"/>
              <w:right w:val="nil"/>
            </w:tcBorders>
            <w:shd w:val="clear" w:color="auto" w:fill="auto"/>
            <w:noWrap/>
            <w:hideMark/>
          </w:tcPr>
          <w:p w14:paraId="579FFB4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1281" w:type="dxa"/>
            <w:gridSpan w:val="2"/>
            <w:tcBorders>
              <w:top w:val="single" w:sz="8" w:space="0" w:color="7F7F7F"/>
              <w:left w:val="nil"/>
              <w:bottom w:val="single" w:sz="8" w:space="0" w:color="7F7F7F"/>
              <w:right w:val="nil"/>
            </w:tcBorders>
            <w:shd w:val="clear" w:color="auto" w:fill="auto"/>
            <w:noWrap/>
            <w:vAlign w:val="center"/>
            <w:hideMark/>
          </w:tcPr>
          <w:p w14:paraId="2F78ECC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PERMDISP</w:t>
            </w:r>
          </w:p>
        </w:tc>
        <w:tc>
          <w:tcPr>
            <w:tcW w:w="300" w:type="dxa"/>
            <w:tcBorders>
              <w:top w:val="nil"/>
              <w:left w:val="nil"/>
              <w:bottom w:val="nil"/>
              <w:right w:val="nil"/>
            </w:tcBorders>
            <w:shd w:val="clear" w:color="auto" w:fill="auto"/>
            <w:noWrap/>
            <w:hideMark/>
          </w:tcPr>
          <w:p w14:paraId="4D214BEA"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1953" w:type="dxa"/>
            <w:gridSpan w:val="3"/>
            <w:tcBorders>
              <w:top w:val="single" w:sz="8" w:space="0" w:color="7F7F7F"/>
              <w:left w:val="nil"/>
              <w:bottom w:val="single" w:sz="8" w:space="0" w:color="7F7F7F"/>
              <w:right w:val="nil"/>
            </w:tcBorders>
            <w:shd w:val="clear" w:color="auto" w:fill="auto"/>
            <w:vAlign w:val="center"/>
            <w:hideMark/>
          </w:tcPr>
          <w:p w14:paraId="116A28E0"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Community composition (PERMANOVA)</w:t>
            </w:r>
          </w:p>
        </w:tc>
      </w:tr>
      <w:tr w:rsidR="00714627" w:rsidRPr="00714627" w14:paraId="1D0F9004" w14:textId="77777777" w:rsidTr="001424E2">
        <w:trPr>
          <w:trHeight w:val="530"/>
        </w:trPr>
        <w:tc>
          <w:tcPr>
            <w:tcW w:w="1162" w:type="dxa"/>
            <w:tcBorders>
              <w:top w:val="nil"/>
              <w:left w:val="nil"/>
              <w:bottom w:val="single" w:sz="8" w:space="0" w:color="7F7F7F"/>
              <w:right w:val="nil"/>
            </w:tcBorders>
            <w:shd w:val="clear" w:color="auto" w:fill="auto"/>
            <w:vAlign w:val="center"/>
            <w:hideMark/>
          </w:tcPr>
          <w:p w14:paraId="3F683CA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Community Group</w:t>
            </w:r>
          </w:p>
        </w:tc>
        <w:tc>
          <w:tcPr>
            <w:tcW w:w="956" w:type="dxa"/>
            <w:tcBorders>
              <w:top w:val="nil"/>
              <w:left w:val="nil"/>
              <w:bottom w:val="single" w:sz="8" w:space="0" w:color="7F7F7F"/>
              <w:right w:val="nil"/>
            </w:tcBorders>
            <w:shd w:val="clear" w:color="auto" w:fill="auto"/>
            <w:vAlign w:val="center"/>
            <w:hideMark/>
          </w:tcPr>
          <w:p w14:paraId="1CEC8234"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No. quadrats</w:t>
            </w:r>
          </w:p>
        </w:tc>
        <w:tc>
          <w:tcPr>
            <w:tcW w:w="840" w:type="dxa"/>
            <w:tcBorders>
              <w:top w:val="nil"/>
              <w:left w:val="nil"/>
              <w:bottom w:val="single" w:sz="8" w:space="0" w:color="7F7F7F"/>
              <w:right w:val="nil"/>
            </w:tcBorders>
            <w:shd w:val="clear" w:color="auto" w:fill="auto"/>
            <w:vAlign w:val="center"/>
            <w:hideMark/>
          </w:tcPr>
          <w:p w14:paraId="384BD810"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Total no. species</w:t>
            </w:r>
          </w:p>
        </w:tc>
        <w:tc>
          <w:tcPr>
            <w:tcW w:w="300" w:type="dxa"/>
            <w:tcBorders>
              <w:top w:val="nil"/>
              <w:left w:val="nil"/>
              <w:bottom w:val="nil"/>
              <w:right w:val="nil"/>
            </w:tcBorders>
            <w:shd w:val="clear" w:color="auto" w:fill="auto"/>
            <w:hideMark/>
          </w:tcPr>
          <w:p w14:paraId="50ACA91D"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single" w:sz="8" w:space="0" w:color="7F7F7F"/>
              <w:right w:val="nil"/>
            </w:tcBorders>
            <w:shd w:val="clear" w:color="auto" w:fill="auto"/>
            <w:vAlign w:val="center"/>
            <w:hideMark/>
          </w:tcPr>
          <w:p w14:paraId="0AE0AC6F"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α diversity</w:t>
            </w:r>
          </w:p>
        </w:tc>
        <w:tc>
          <w:tcPr>
            <w:tcW w:w="960" w:type="dxa"/>
            <w:tcBorders>
              <w:top w:val="nil"/>
              <w:left w:val="nil"/>
              <w:bottom w:val="single" w:sz="8" w:space="0" w:color="7F7F7F"/>
              <w:right w:val="nil"/>
            </w:tcBorders>
            <w:shd w:val="clear" w:color="auto" w:fill="auto"/>
            <w:vAlign w:val="center"/>
            <w:hideMark/>
          </w:tcPr>
          <w:p w14:paraId="6843CB34"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β diversity</w:t>
            </w:r>
          </w:p>
        </w:tc>
        <w:tc>
          <w:tcPr>
            <w:tcW w:w="300" w:type="dxa"/>
            <w:tcBorders>
              <w:top w:val="nil"/>
              <w:left w:val="nil"/>
              <w:bottom w:val="nil"/>
              <w:right w:val="nil"/>
            </w:tcBorders>
            <w:shd w:val="clear" w:color="auto" w:fill="auto"/>
            <w:hideMark/>
          </w:tcPr>
          <w:p w14:paraId="0BD78287"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571" w:type="dxa"/>
            <w:tcBorders>
              <w:top w:val="nil"/>
              <w:left w:val="nil"/>
              <w:bottom w:val="single" w:sz="8" w:space="0" w:color="7F7F7F"/>
              <w:right w:val="nil"/>
            </w:tcBorders>
            <w:shd w:val="clear" w:color="auto" w:fill="auto"/>
            <w:vAlign w:val="center"/>
            <w:hideMark/>
          </w:tcPr>
          <w:p w14:paraId="65B73973"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F</w:t>
            </w:r>
          </w:p>
        </w:tc>
        <w:tc>
          <w:tcPr>
            <w:tcW w:w="710" w:type="dxa"/>
            <w:tcBorders>
              <w:top w:val="nil"/>
              <w:left w:val="nil"/>
              <w:bottom w:val="single" w:sz="8" w:space="0" w:color="7F7F7F"/>
              <w:right w:val="nil"/>
            </w:tcBorders>
            <w:shd w:val="clear" w:color="auto" w:fill="auto"/>
            <w:vAlign w:val="center"/>
            <w:hideMark/>
          </w:tcPr>
          <w:p w14:paraId="4123EAC3"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roofErr w:type="spellStart"/>
            <w:r w:rsidRPr="001424E2">
              <w:rPr>
                <w:rFonts w:ascii="Calibri" w:eastAsia="Times New Roman" w:hAnsi="Calibri" w:cs="Calibri"/>
                <w:b/>
                <w:bCs/>
                <w:color w:val="000000"/>
                <w:sz w:val="20"/>
                <w:szCs w:val="20"/>
              </w:rPr>
              <w:t>Pr</w:t>
            </w:r>
            <w:proofErr w:type="spellEnd"/>
            <w:r w:rsidRPr="001424E2">
              <w:rPr>
                <w:rFonts w:ascii="Calibri" w:eastAsia="Times New Roman" w:hAnsi="Calibri" w:cs="Calibri"/>
                <w:b/>
                <w:bCs/>
                <w:color w:val="000000"/>
                <w:sz w:val="20"/>
                <w:szCs w:val="20"/>
              </w:rPr>
              <w:t>(&lt;F)</w:t>
            </w:r>
          </w:p>
        </w:tc>
        <w:tc>
          <w:tcPr>
            <w:tcW w:w="300" w:type="dxa"/>
            <w:tcBorders>
              <w:top w:val="nil"/>
              <w:left w:val="nil"/>
              <w:bottom w:val="nil"/>
              <w:right w:val="nil"/>
            </w:tcBorders>
            <w:shd w:val="clear" w:color="auto" w:fill="auto"/>
            <w:hideMark/>
          </w:tcPr>
          <w:p w14:paraId="19F20998"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
        </w:tc>
        <w:tc>
          <w:tcPr>
            <w:tcW w:w="571" w:type="dxa"/>
            <w:tcBorders>
              <w:top w:val="nil"/>
              <w:left w:val="nil"/>
              <w:bottom w:val="single" w:sz="8" w:space="0" w:color="7F7F7F"/>
              <w:right w:val="nil"/>
            </w:tcBorders>
            <w:shd w:val="clear" w:color="auto" w:fill="auto"/>
            <w:vAlign w:val="center"/>
            <w:hideMark/>
          </w:tcPr>
          <w:p w14:paraId="7566BC05"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R</w:t>
            </w:r>
            <w:r w:rsidRPr="001424E2">
              <w:rPr>
                <w:rFonts w:ascii="Calibri" w:eastAsia="Times New Roman" w:hAnsi="Calibri" w:cs="Calibri"/>
                <w:b/>
                <w:bCs/>
                <w:color w:val="000000"/>
                <w:sz w:val="20"/>
                <w:szCs w:val="20"/>
                <w:vertAlign w:val="superscript"/>
              </w:rPr>
              <w:t>2</w:t>
            </w:r>
          </w:p>
        </w:tc>
        <w:tc>
          <w:tcPr>
            <w:tcW w:w="560" w:type="dxa"/>
            <w:tcBorders>
              <w:top w:val="nil"/>
              <w:left w:val="nil"/>
              <w:bottom w:val="single" w:sz="8" w:space="0" w:color="7F7F7F"/>
              <w:right w:val="nil"/>
            </w:tcBorders>
            <w:shd w:val="clear" w:color="auto" w:fill="auto"/>
            <w:vAlign w:val="center"/>
            <w:hideMark/>
          </w:tcPr>
          <w:p w14:paraId="014807AD"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F</w:t>
            </w:r>
          </w:p>
        </w:tc>
        <w:tc>
          <w:tcPr>
            <w:tcW w:w="822" w:type="dxa"/>
            <w:tcBorders>
              <w:top w:val="nil"/>
              <w:left w:val="nil"/>
              <w:bottom w:val="single" w:sz="8" w:space="0" w:color="7F7F7F"/>
              <w:right w:val="nil"/>
            </w:tcBorders>
            <w:shd w:val="clear" w:color="auto" w:fill="auto"/>
            <w:vAlign w:val="center"/>
            <w:hideMark/>
          </w:tcPr>
          <w:p w14:paraId="435B3510" w14:textId="77777777" w:rsidR="00714627" w:rsidRPr="001424E2" w:rsidRDefault="00714627" w:rsidP="001424E2">
            <w:pPr>
              <w:spacing w:after="0" w:line="240" w:lineRule="auto"/>
              <w:jc w:val="center"/>
              <w:rPr>
                <w:rFonts w:ascii="Calibri" w:eastAsia="Times New Roman" w:hAnsi="Calibri" w:cs="Calibri"/>
                <w:b/>
                <w:bCs/>
                <w:color w:val="000000"/>
                <w:sz w:val="20"/>
                <w:szCs w:val="20"/>
              </w:rPr>
            </w:pPr>
            <w:proofErr w:type="spellStart"/>
            <w:r w:rsidRPr="001424E2">
              <w:rPr>
                <w:rFonts w:ascii="Calibri" w:eastAsia="Times New Roman" w:hAnsi="Calibri" w:cs="Calibri"/>
                <w:b/>
                <w:bCs/>
                <w:color w:val="000000"/>
                <w:sz w:val="20"/>
                <w:szCs w:val="20"/>
              </w:rPr>
              <w:t>Pr</w:t>
            </w:r>
            <w:proofErr w:type="spellEnd"/>
            <w:r w:rsidRPr="001424E2">
              <w:rPr>
                <w:rFonts w:ascii="Calibri" w:eastAsia="Times New Roman" w:hAnsi="Calibri" w:cs="Calibri"/>
                <w:b/>
                <w:bCs/>
                <w:color w:val="000000"/>
                <w:sz w:val="20"/>
                <w:szCs w:val="20"/>
              </w:rPr>
              <w:t>(&lt;F)</w:t>
            </w:r>
          </w:p>
        </w:tc>
      </w:tr>
      <w:tr w:rsidR="00714627" w:rsidRPr="00714627" w14:paraId="46C4872C" w14:textId="77777777" w:rsidTr="001424E2">
        <w:trPr>
          <w:trHeight w:val="530"/>
        </w:trPr>
        <w:tc>
          <w:tcPr>
            <w:tcW w:w="1162" w:type="dxa"/>
            <w:tcBorders>
              <w:top w:val="nil"/>
              <w:left w:val="nil"/>
              <w:bottom w:val="nil"/>
              <w:right w:val="nil"/>
            </w:tcBorders>
            <w:shd w:val="clear" w:color="auto" w:fill="auto"/>
            <w:vAlign w:val="center"/>
            <w:hideMark/>
          </w:tcPr>
          <w:p w14:paraId="7914A94A" w14:textId="77777777" w:rsidR="00714627" w:rsidRPr="001424E2" w:rsidRDefault="00714627" w:rsidP="001424E2">
            <w:pPr>
              <w:spacing w:after="0" w:line="240" w:lineRule="auto"/>
              <w:rPr>
                <w:rFonts w:ascii="Calibri" w:eastAsia="Times New Roman" w:hAnsi="Calibri" w:cs="Calibri"/>
                <w:color w:val="000000"/>
                <w:sz w:val="20"/>
                <w:szCs w:val="20"/>
              </w:rPr>
            </w:pPr>
            <w:proofErr w:type="spellStart"/>
            <w:r w:rsidRPr="001424E2">
              <w:rPr>
                <w:rFonts w:ascii="Calibri" w:eastAsia="Times New Roman" w:hAnsi="Calibri" w:cs="Calibri"/>
                <w:color w:val="000000"/>
                <w:sz w:val="20"/>
                <w:szCs w:val="20"/>
              </w:rPr>
              <w:t>Lyngbye's</w:t>
            </w:r>
            <w:proofErr w:type="spellEnd"/>
            <w:r w:rsidRPr="001424E2">
              <w:rPr>
                <w:rFonts w:ascii="Calibri" w:eastAsia="Times New Roman" w:hAnsi="Calibri" w:cs="Calibri"/>
                <w:color w:val="000000"/>
                <w:sz w:val="20"/>
                <w:szCs w:val="20"/>
              </w:rPr>
              <w:t xml:space="preserve"> sedge</w:t>
            </w:r>
          </w:p>
        </w:tc>
        <w:tc>
          <w:tcPr>
            <w:tcW w:w="956" w:type="dxa"/>
            <w:tcBorders>
              <w:top w:val="nil"/>
              <w:left w:val="nil"/>
              <w:bottom w:val="nil"/>
              <w:right w:val="nil"/>
            </w:tcBorders>
            <w:shd w:val="clear" w:color="auto" w:fill="auto"/>
            <w:noWrap/>
            <w:hideMark/>
          </w:tcPr>
          <w:p w14:paraId="28AF72CC"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hideMark/>
          </w:tcPr>
          <w:p w14:paraId="6DD3B9C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6E8ACD93"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DFD68ED"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DAF34E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258E1FF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586E4071"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710" w:type="dxa"/>
            <w:tcBorders>
              <w:top w:val="nil"/>
              <w:left w:val="nil"/>
              <w:bottom w:val="nil"/>
              <w:right w:val="nil"/>
            </w:tcBorders>
            <w:shd w:val="clear" w:color="auto" w:fill="auto"/>
            <w:noWrap/>
            <w:hideMark/>
          </w:tcPr>
          <w:p w14:paraId="18AB21D8"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783E196E"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0162997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hideMark/>
          </w:tcPr>
          <w:p w14:paraId="3EA6DBBA"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22" w:type="dxa"/>
            <w:tcBorders>
              <w:top w:val="nil"/>
              <w:left w:val="nil"/>
              <w:bottom w:val="nil"/>
              <w:right w:val="nil"/>
            </w:tcBorders>
            <w:shd w:val="clear" w:color="auto" w:fill="auto"/>
            <w:noWrap/>
            <w:hideMark/>
          </w:tcPr>
          <w:p w14:paraId="22483275" w14:textId="77777777" w:rsidR="00714627" w:rsidRPr="001424E2" w:rsidRDefault="00714627" w:rsidP="001424E2">
            <w:pPr>
              <w:spacing w:after="0" w:line="240" w:lineRule="auto"/>
              <w:rPr>
                <w:rFonts w:ascii="Times New Roman" w:eastAsia="Times New Roman" w:hAnsi="Times New Roman" w:cs="Times New Roman"/>
                <w:sz w:val="20"/>
                <w:szCs w:val="20"/>
              </w:rPr>
            </w:pPr>
          </w:p>
        </w:tc>
      </w:tr>
      <w:tr w:rsidR="00714627" w:rsidRPr="00714627" w14:paraId="28A7BF0F"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7C828690"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single" w:sz="8" w:space="0" w:color="7F7F7F"/>
              <w:left w:val="nil"/>
              <w:bottom w:val="single" w:sz="8" w:space="0" w:color="7F7F7F"/>
              <w:right w:val="nil"/>
            </w:tcBorders>
            <w:shd w:val="clear" w:color="auto" w:fill="auto"/>
            <w:noWrap/>
            <w:vAlign w:val="center"/>
            <w:hideMark/>
          </w:tcPr>
          <w:p w14:paraId="36712B83"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840" w:type="dxa"/>
            <w:tcBorders>
              <w:top w:val="single" w:sz="8" w:space="0" w:color="7F7F7F"/>
              <w:left w:val="nil"/>
              <w:bottom w:val="single" w:sz="8" w:space="0" w:color="7F7F7F"/>
              <w:right w:val="nil"/>
            </w:tcBorders>
            <w:shd w:val="clear" w:color="auto" w:fill="auto"/>
            <w:noWrap/>
            <w:vAlign w:val="center"/>
            <w:hideMark/>
          </w:tcPr>
          <w:p w14:paraId="2E9F1B5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28E83E15"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0A279E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8.7</w:t>
            </w:r>
          </w:p>
        </w:tc>
        <w:tc>
          <w:tcPr>
            <w:tcW w:w="960" w:type="dxa"/>
            <w:tcBorders>
              <w:top w:val="single" w:sz="8" w:space="0" w:color="7F7F7F"/>
              <w:left w:val="nil"/>
              <w:bottom w:val="single" w:sz="8" w:space="0" w:color="7F7F7F"/>
              <w:right w:val="nil"/>
            </w:tcBorders>
            <w:shd w:val="clear" w:color="auto" w:fill="auto"/>
            <w:noWrap/>
            <w:vAlign w:val="center"/>
            <w:hideMark/>
          </w:tcPr>
          <w:p w14:paraId="242C722F"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3.9</w:t>
            </w:r>
          </w:p>
        </w:tc>
        <w:tc>
          <w:tcPr>
            <w:tcW w:w="300" w:type="dxa"/>
            <w:tcBorders>
              <w:top w:val="nil"/>
              <w:left w:val="nil"/>
              <w:bottom w:val="nil"/>
              <w:right w:val="nil"/>
            </w:tcBorders>
            <w:shd w:val="clear" w:color="auto" w:fill="auto"/>
            <w:noWrap/>
            <w:hideMark/>
          </w:tcPr>
          <w:p w14:paraId="58253CE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single" w:sz="8" w:space="0" w:color="7F7F7F"/>
              <w:left w:val="nil"/>
              <w:bottom w:val="single" w:sz="8" w:space="0" w:color="7F7F7F"/>
              <w:right w:val="nil"/>
            </w:tcBorders>
            <w:shd w:val="clear" w:color="auto" w:fill="auto"/>
            <w:noWrap/>
            <w:vAlign w:val="center"/>
            <w:hideMark/>
          </w:tcPr>
          <w:p w14:paraId="279F57B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3.44</w:t>
            </w:r>
          </w:p>
        </w:tc>
        <w:tc>
          <w:tcPr>
            <w:tcW w:w="710" w:type="dxa"/>
            <w:vMerge w:val="restart"/>
            <w:tcBorders>
              <w:top w:val="single" w:sz="8" w:space="0" w:color="7F7F7F"/>
              <w:left w:val="nil"/>
              <w:bottom w:val="single" w:sz="8" w:space="0" w:color="7F7F7F"/>
              <w:right w:val="nil"/>
            </w:tcBorders>
            <w:shd w:val="clear" w:color="auto" w:fill="auto"/>
            <w:noWrap/>
            <w:vAlign w:val="center"/>
            <w:hideMark/>
          </w:tcPr>
          <w:p w14:paraId="26F4FED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0.044</w:t>
            </w:r>
          </w:p>
        </w:tc>
        <w:tc>
          <w:tcPr>
            <w:tcW w:w="300" w:type="dxa"/>
            <w:tcBorders>
              <w:top w:val="nil"/>
              <w:left w:val="nil"/>
              <w:bottom w:val="nil"/>
              <w:right w:val="nil"/>
            </w:tcBorders>
            <w:shd w:val="clear" w:color="auto" w:fill="auto"/>
            <w:noWrap/>
            <w:hideMark/>
          </w:tcPr>
          <w:p w14:paraId="1FE16582"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single" w:sz="8" w:space="0" w:color="7F7F7F"/>
              <w:left w:val="nil"/>
              <w:bottom w:val="single" w:sz="8" w:space="0" w:color="7F7F7F"/>
              <w:right w:val="nil"/>
            </w:tcBorders>
            <w:shd w:val="clear" w:color="auto" w:fill="auto"/>
            <w:noWrap/>
            <w:vAlign w:val="center"/>
            <w:hideMark/>
          </w:tcPr>
          <w:p w14:paraId="24FFF92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0.15</w:t>
            </w:r>
          </w:p>
        </w:tc>
        <w:tc>
          <w:tcPr>
            <w:tcW w:w="560" w:type="dxa"/>
            <w:vMerge w:val="restart"/>
            <w:tcBorders>
              <w:top w:val="single" w:sz="8" w:space="0" w:color="7F7F7F"/>
              <w:left w:val="nil"/>
              <w:bottom w:val="single" w:sz="8" w:space="0" w:color="7F7F7F"/>
              <w:right w:val="nil"/>
            </w:tcBorders>
            <w:shd w:val="clear" w:color="auto" w:fill="auto"/>
            <w:noWrap/>
            <w:vAlign w:val="center"/>
            <w:hideMark/>
          </w:tcPr>
          <w:p w14:paraId="0B07221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15.2</w:t>
            </w:r>
          </w:p>
        </w:tc>
        <w:tc>
          <w:tcPr>
            <w:tcW w:w="822" w:type="dxa"/>
            <w:vMerge w:val="restart"/>
            <w:tcBorders>
              <w:top w:val="single" w:sz="8" w:space="0" w:color="7F7F7F"/>
              <w:left w:val="nil"/>
              <w:bottom w:val="single" w:sz="8" w:space="0" w:color="7F7F7F"/>
              <w:right w:val="nil"/>
            </w:tcBorders>
            <w:shd w:val="clear" w:color="auto" w:fill="auto"/>
            <w:noWrap/>
            <w:vAlign w:val="center"/>
            <w:hideMark/>
          </w:tcPr>
          <w:p w14:paraId="2BB3B80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4F666B78" w14:textId="77777777" w:rsidTr="001424E2">
        <w:trPr>
          <w:trHeight w:val="300"/>
        </w:trPr>
        <w:tc>
          <w:tcPr>
            <w:tcW w:w="1162" w:type="dxa"/>
            <w:tcBorders>
              <w:top w:val="nil"/>
              <w:left w:val="nil"/>
              <w:bottom w:val="nil"/>
              <w:right w:val="nil"/>
            </w:tcBorders>
            <w:shd w:val="clear" w:color="auto" w:fill="auto"/>
            <w:noWrap/>
            <w:vAlign w:val="center"/>
            <w:hideMark/>
          </w:tcPr>
          <w:p w14:paraId="4659661C"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nil"/>
              <w:left w:val="nil"/>
              <w:bottom w:val="nil"/>
              <w:right w:val="nil"/>
            </w:tcBorders>
            <w:shd w:val="clear" w:color="auto" w:fill="auto"/>
            <w:noWrap/>
            <w:vAlign w:val="center"/>
            <w:hideMark/>
          </w:tcPr>
          <w:p w14:paraId="6EAF1AD5"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31</w:t>
            </w:r>
          </w:p>
        </w:tc>
        <w:tc>
          <w:tcPr>
            <w:tcW w:w="840" w:type="dxa"/>
            <w:tcBorders>
              <w:top w:val="nil"/>
              <w:left w:val="nil"/>
              <w:bottom w:val="nil"/>
              <w:right w:val="nil"/>
            </w:tcBorders>
            <w:shd w:val="clear" w:color="auto" w:fill="auto"/>
            <w:noWrap/>
            <w:vAlign w:val="center"/>
            <w:hideMark/>
          </w:tcPr>
          <w:p w14:paraId="4EA5555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35</w:t>
            </w:r>
          </w:p>
        </w:tc>
        <w:tc>
          <w:tcPr>
            <w:tcW w:w="300" w:type="dxa"/>
            <w:tcBorders>
              <w:top w:val="nil"/>
              <w:left w:val="nil"/>
              <w:bottom w:val="nil"/>
              <w:right w:val="nil"/>
            </w:tcBorders>
            <w:shd w:val="clear" w:color="auto" w:fill="auto"/>
            <w:noWrap/>
            <w:hideMark/>
          </w:tcPr>
          <w:p w14:paraId="37C7BD1A"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04AE67C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8.3</w:t>
            </w:r>
          </w:p>
        </w:tc>
        <w:tc>
          <w:tcPr>
            <w:tcW w:w="960" w:type="dxa"/>
            <w:tcBorders>
              <w:top w:val="nil"/>
              <w:left w:val="nil"/>
              <w:bottom w:val="nil"/>
              <w:right w:val="nil"/>
            </w:tcBorders>
            <w:shd w:val="clear" w:color="auto" w:fill="auto"/>
            <w:noWrap/>
            <w:vAlign w:val="center"/>
            <w:hideMark/>
          </w:tcPr>
          <w:p w14:paraId="31CF6B19"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D4C6DF4"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single" w:sz="8" w:space="0" w:color="7F7F7F"/>
              <w:left w:val="nil"/>
              <w:bottom w:val="single" w:sz="8" w:space="0" w:color="7F7F7F"/>
              <w:right w:val="nil"/>
            </w:tcBorders>
            <w:vAlign w:val="center"/>
            <w:hideMark/>
          </w:tcPr>
          <w:p w14:paraId="78231B9A"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single" w:sz="8" w:space="0" w:color="7F7F7F"/>
              <w:left w:val="nil"/>
              <w:bottom w:val="single" w:sz="8" w:space="0" w:color="7F7F7F"/>
              <w:right w:val="nil"/>
            </w:tcBorders>
            <w:vAlign w:val="center"/>
            <w:hideMark/>
          </w:tcPr>
          <w:p w14:paraId="75E6EDC9"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373D2830"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single" w:sz="8" w:space="0" w:color="7F7F7F"/>
              <w:left w:val="nil"/>
              <w:bottom w:val="single" w:sz="8" w:space="0" w:color="7F7F7F"/>
              <w:right w:val="nil"/>
            </w:tcBorders>
            <w:vAlign w:val="center"/>
            <w:hideMark/>
          </w:tcPr>
          <w:p w14:paraId="403B902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single" w:sz="8" w:space="0" w:color="7F7F7F"/>
              <w:left w:val="nil"/>
              <w:bottom w:val="single" w:sz="8" w:space="0" w:color="7F7F7F"/>
              <w:right w:val="nil"/>
            </w:tcBorders>
            <w:vAlign w:val="center"/>
            <w:hideMark/>
          </w:tcPr>
          <w:p w14:paraId="481521E5"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single" w:sz="8" w:space="0" w:color="7F7F7F"/>
              <w:left w:val="nil"/>
              <w:bottom w:val="single" w:sz="8" w:space="0" w:color="7F7F7F"/>
              <w:right w:val="nil"/>
            </w:tcBorders>
            <w:vAlign w:val="center"/>
            <w:hideMark/>
          </w:tcPr>
          <w:p w14:paraId="6DC23B3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025821BE"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2735C751"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single" w:sz="8" w:space="0" w:color="7F7F7F"/>
              <w:left w:val="nil"/>
              <w:bottom w:val="single" w:sz="8" w:space="0" w:color="7F7F7F"/>
              <w:right w:val="nil"/>
            </w:tcBorders>
            <w:shd w:val="clear" w:color="auto" w:fill="auto"/>
            <w:noWrap/>
            <w:vAlign w:val="center"/>
            <w:hideMark/>
          </w:tcPr>
          <w:p w14:paraId="552C376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25</w:t>
            </w:r>
          </w:p>
        </w:tc>
        <w:tc>
          <w:tcPr>
            <w:tcW w:w="840" w:type="dxa"/>
            <w:tcBorders>
              <w:top w:val="single" w:sz="8" w:space="0" w:color="7F7F7F"/>
              <w:left w:val="nil"/>
              <w:bottom w:val="single" w:sz="8" w:space="0" w:color="7F7F7F"/>
              <w:right w:val="nil"/>
            </w:tcBorders>
            <w:shd w:val="clear" w:color="auto" w:fill="auto"/>
            <w:noWrap/>
            <w:vAlign w:val="center"/>
            <w:hideMark/>
          </w:tcPr>
          <w:p w14:paraId="1C56677A"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39CC6CDE"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279474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8</w:t>
            </w:r>
          </w:p>
        </w:tc>
        <w:tc>
          <w:tcPr>
            <w:tcW w:w="960" w:type="dxa"/>
            <w:tcBorders>
              <w:top w:val="single" w:sz="8" w:space="0" w:color="7F7F7F"/>
              <w:left w:val="nil"/>
              <w:bottom w:val="single" w:sz="8" w:space="0" w:color="7F7F7F"/>
              <w:right w:val="nil"/>
            </w:tcBorders>
            <w:shd w:val="clear" w:color="auto" w:fill="auto"/>
            <w:noWrap/>
            <w:vAlign w:val="center"/>
            <w:hideMark/>
          </w:tcPr>
          <w:p w14:paraId="31B1603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CC3FE28"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single" w:sz="8" w:space="0" w:color="7F7F7F"/>
              <w:left w:val="nil"/>
              <w:bottom w:val="single" w:sz="8" w:space="0" w:color="7F7F7F"/>
              <w:right w:val="nil"/>
            </w:tcBorders>
            <w:vAlign w:val="center"/>
            <w:hideMark/>
          </w:tcPr>
          <w:p w14:paraId="05FA33E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single" w:sz="8" w:space="0" w:color="7F7F7F"/>
              <w:left w:val="nil"/>
              <w:bottom w:val="single" w:sz="8" w:space="0" w:color="7F7F7F"/>
              <w:right w:val="nil"/>
            </w:tcBorders>
            <w:vAlign w:val="center"/>
            <w:hideMark/>
          </w:tcPr>
          <w:p w14:paraId="6AA4EF37"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5479FED3"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single" w:sz="8" w:space="0" w:color="7F7F7F"/>
              <w:left w:val="nil"/>
              <w:bottom w:val="single" w:sz="8" w:space="0" w:color="7F7F7F"/>
              <w:right w:val="nil"/>
            </w:tcBorders>
            <w:vAlign w:val="center"/>
            <w:hideMark/>
          </w:tcPr>
          <w:p w14:paraId="6731C96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single" w:sz="8" w:space="0" w:color="7F7F7F"/>
              <w:left w:val="nil"/>
              <w:bottom w:val="single" w:sz="8" w:space="0" w:color="7F7F7F"/>
              <w:right w:val="nil"/>
            </w:tcBorders>
            <w:vAlign w:val="center"/>
            <w:hideMark/>
          </w:tcPr>
          <w:p w14:paraId="7C09668F"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single" w:sz="8" w:space="0" w:color="7F7F7F"/>
              <w:left w:val="nil"/>
              <w:bottom w:val="single" w:sz="8" w:space="0" w:color="7F7F7F"/>
              <w:right w:val="nil"/>
            </w:tcBorders>
            <w:vAlign w:val="center"/>
            <w:hideMark/>
          </w:tcPr>
          <w:p w14:paraId="0FB087D8"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63215AEA" w14:textId="77777777" w:rsidTr="001424E2">
        <w:trPr>
          <w:trHeight w:val="290"/>
        </w:trPr>
        <w:tc>
          <w:tcPr>
            <w:tcW w:w="1162" w:type="dxa"/>
            <w:tcBorders>
              <w:top w:val="nil"/>
              <w:left w:val="nil"/>
              <w:bottom w:val="nil"/>
              <w:right w:val="nil"/>
            </w:tcBorders>
            <w:shd w:val="clear" w:color="auto" w:fill="auto"/>
            <w:noWrap/>
            <w:hideMark/>
          </w:tcPr>
          <w:p w14:paraId="0A133950"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56" w:type="dxa"/>
            <w:tcBorders>
              <w:top w:val="nil"/>
              <w:left w:val="nil"/>
              <w:bottom w:val="nil"/>
              <w:right w:val="nil"/>
            </w:tcBorders>
            <w:shd w:val="clear" w:color="auto" w:fill="auto"/>
            <w:noWrap/>
            <w:hideMark/>
          </w:tcPr>
          <w:p w14:paraId="1E8A69E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40" w:type="dxa"/>
            <w:tcBorders>
              <w:top w:val="nil"/>
              <w:left w:val="nil"/>
              <w:bottom w:val="nil"/>
              <w:right w:val="nil"/>
            </w:tcBorders>
            <w:shd w:val="clear" w:color="auto" w:fill="auto"/>
            <w:noWrap/>
            <w:hideMark/>
          </w:tcPr>
          <w:p w14:paraId="3F0D004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70D1423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26E5BE47"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hideMark/>
          </w:tcPr>
          <w:p w14:paraId="56C16728"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549F60AB"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014C529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710" w:type="dxa"/>
            <w:tcBorders>
              <w:top w:val="nil"/>
              <w:left w:val="nil"/>
              <w:bottom w:val="nil"/>
              <w:right w:val="nil"/>
            </w:tcBorders>
            <w:shd w:val="clear" w:color="auto" w:fill="auto"/>
            <w:noWrap/>
            <w:hideMark/>
          </w:tcPr>
          <w:p w14:paraId="680A50B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hideMark/>
          </w:tcPr>
          <w:p w14:paraId="6EC743BC"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tcBorders>
              <w:top w:val="nil"/>
              <w:left w:val="nil"/>
              <w:bottom w:val="nil"/>
              <w:right w:val="nil"/>
            </w:tcBorders>
            <w:shd w:val="clear" w:color="auto" w:fill="auto"/>
            <w:noWrap/>
            <w:hideMark/>
          </w:tcPr>
          <w:p w14:paraId="6D7E84F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hideMark/>
          </w:tcPr>
          <w:p w14:paraId="29C114A9"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822" w:type="dxa"/>
            <w:tcBorders>
              <w:top w:val="nil"/>
              <w:left w:val="nil"/>
              <w:bottom w:val="nil"/>
              <w:right w:val="nil"/>
            </w:tcBorders>
            <w:shd w:val="clear" w:color="auto" w:fill="auto"/>
            <w:noWrap/>
            <w:hideMark/>
          </w:tcPr>
          <w:p w14:paraId="6F427221" w14:textId="77777777" w:rsidR="00714627" w:rsidRPr="001424E2" w:rsidRDefault="00714627" w:rsidP="001424E2">
            <w:pPr>
              <w:spacing w:after="0" w:line="240" w:lineRule="auto"/>
              <w:rPr>
                <w:rFonts w:ascii="Times New Roman" w:eastAsia="Times New Roman" w:hAnsi="Times New Roman" w:cs="Times New Roman"/>
                <w:sz w:val="20"/>
                <w:szCs w:val="20"/>
              </w:rPr>
            </w:pPr>
          </w:p>
        </w:tc>
      </w:tr>
      <w:tr w:rsidR="00714627" w:rsidRPr="00714627" w14:paraId="5D04D57D" w14:textId="77777777" w:rsidTr="001424E2">
        <w:trPr>
          <w:trHeight w:val="290"/>
        </w:trPr>
        <w:tc>
          <w:tcPr>
            <w:tcW w:w="1162" w:type="dxa"/>
            <w:tcBorders>
              <w:top w:val="nil"/>
              <w:left w:val="nil"/>
              <w:bottom w:val="single" w:sz="4" w:space="0" w:color="auto"/>
              <w:right w:val="nil"/>
            </w:tcBorders>
            <w:shd w:val="clear" w:color="auto" w:fill="auto"/>
            <w:noWrap/>
            <w:vAlign w:val="center"/>
            <w:hideMark/>
          </w:tcPr>
          <w:p w14:paraId="11A9B7D3" w14:textId="77777777" w:rsidR="00714627" w:rsidRPr="001424E2" w:rsidRDefault="00714627" w:rsidP="001424E2">
            <w:pPr>
              <w:spacing w:after="0" w:line="240" w:lineRule="auto"/>
              <w:rPr>
                <w:rFonts w:ascii="Calibri" w:eastAsia="Times New Roman" w:hAnsi="Calibri" w:cs="Calibri"/>
                <w:color w:val="000000"/>
                <w:sz w:val="20"/>
                <w:szCs w:val="20"/>
              </w:rPr>
            </w:pPr>
            <w:r w:rsidRPr="001424E2">
              <w:rPr>
                <w:rFonts w:ascii="Calibri" w:eastAsia="Times New Roman" w:hAnsi="Calibri" w:cs="Calibri"/>
                <w:color w:val="000000"/>
                <w:sz w:val="20"/>
                <w:szCs w:val="20"/>
              </w:rPr>
              <w:t>Fescue</w:t>
            </w:r>
          </w:p>
        </w:tc>
        <w:tc>
          <w:tcPr>
            <w:tcW w:w="956" w:type="dxa"/>
            <w:tcBorders>
              <w:top w:val="nil"/>
              <w:left w:val="nil"/>
              <w:bottom w:val="single" w:sz="4" w:space="0" w:color="auto"/>
              <w:right w:val="nil"/>
            </w:tcBorders>
            <w:shd w:val="clear" w:color="auto" w:fill="auto"/>
            <w:noWrap/>
            <w:hideMark/>
          </w:tcPr>
          <w:p w14:paraId="36FDD3F3"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nil"/>
              <w:left w:val="nil"/>
              <w:bottom w:val="single" w:sz="4" w:space="0" w:color="auto"/>
              <w:right w:val="nil"/>
            </w:tcBorders>
            <w:shd w:val="clear" w:color="auto" w:fill="auto"/>
            <w:noWrap/>
            <w:hideMark/>
          </w:tcPr>
          <w:p w14:paraId="42B8D0E4"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47329CD6"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hideMark/>
          </w:tcPr>
          <w:p w14:paraId="7BB787B1"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hideMark/>
          </w:tcPr>
          <w:p w14:paraId="4ADD9C38"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2BEE131"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single" w:sz="4" w:space="0" w:color="auto"/>
              <w:right w:val="nil"/>
            </w:tcBorders>
            <w:shd w:val="clear" w:color="auto" w:fill="auto"/>
            <w:noWrap/>
            <w:hideMark/>
          </w:tcPr>
          <w:p w14:paraId="5FD1EE43"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single" w:sz="4" w:space="0" w:color="auto"/>
              <w:right w:val="nil"/>
            </w:tcBorders>
            <w:shd w:val="clear" w:color="auto" w:fill="auto"/>
            <w:noWrap/>
            <w:hideMark/>
          </w:tcPr>
          <w:p w14:paraId="13AE7BE6"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single" w:sz="4" w:space="0" w:color="auto"/>
              <w:right w:val="nil"/>
            </w:tcBorders>
            <w:shd w:val="clear" w:color="auto" w:fill="auto"/>
            <w:noWrap/>
            <w:hideMark/>
          </w:tcPr>
          <w:p w14:paraId="27D3EE30"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71" w:type="dxa"/>
            <w:tcBorders>
              <w:top w:val="nil"/>
              <w:left w:val="nil"/>
              <w:bottom w:val="single" w:sz="4" w:space="0" w:color="auto"/>
              <w:right w:val="nil"/>
            </w:tcBorders>
            <w:shd w:val="clear" w:color="auto" w:fill="auto"/>
            <w:noWrap/>
            <w:hideMark/>
          </w:tcPr>
          <w:p w14:paraId="086573CB"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single" w:sz="4" w:space="0" w:color="auto"/>
              <w:right w:val="nil"/>
            </w:tcBorders>
            <w:shd w:val="clear" w:color="auto" w:fill="auto"/>
            <w:noWrap/>
            <w:hideMark/>
          </w:tcPr>
          <w:p w14:paraId="3717E9B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single" w:sz="4" w:space="0" w:color="auto"/>
              <w:right w:val="nil"/>
            </w:tcBorders>
            <w:shd w:val="clear" w:color="auto" w:fill="auto"/>
            <w:noWrap/>
            <w:hideMark/>
          </w:tcPr>
          <w:p w14:paraId="2B6F044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3A93C17A" w14:textId="77777777" w:rsidTr="001424E2">
        <w:trPr>
          <w:trHeight w:val="300"/>
        </w:trPr>
        <w:tc>
          <w:tcPr>
            <w:tcW w:w="1162" w:type="dxa"/>
            <w:tcBorders>
              <w:top w:val="nil"/>
              <w:left w:val="nil"/>
              <w:bottom w:val="nil"/>
              <w:right w:val="nil"/>
            </w:tcBorders>
            <w:shd w:val="clear" w:color="auto" w:fill="auto"/>
            <w:noWrap/>
            <w:vAlign w:val="center"/>
            <w:hideMark/>
          </w:tcPr>
          <w:p w14:paraId="1D7EFC3F"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nil"/>
              <w:left w:val="nil"/>
              <w:bottom w:val="nil"/>
              <w:right w:val="nil"/>
            </w:tcBorders>
            <w:shd w:val="clear" w:color="auto" w:fill="auto"/>
            <w:noWrap/>
            <w:vAlign w:val="center"/>
            <w:hideMark/>
          </w:tcPr>
          <w:p w14:paraId="2B9FBC9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29</w:t>
            </w:r>
          </w:p>
        </w:tc>
        <w:tc>
          <w:tcPr>
            <w:tcW w:w="840" w:type="dxa"/>
            <w:tcBorders>
              <w:top w:val="nil"/>
              <w:left w:val="nil"/>
              <w:bottom w:val="nil"/>
              <w:right w:val="nil"/>
            </w:tcBorders>
            <w:shd w:val="clear" w:color="auto" w:fill="auto"/>
            <w:noWrap/>
            <w:vAlign w:val="center"/>
            <w:hideMark/>
          </w:tcPr>
          <w:p w14:paraId="2A123C6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47</w:t>
            </w:r>
          </w:p>
        </w:tc>
        <w:tc>
          <w:tcPr>
            <w:tcW w:w="300" w:type="dxa"/>
            <w:tcBorders>
              <w:top w:val="nil"/>
              <w:left w:val="nil"/>
              <w:bottom w:val="nil"/>
              <w:right w:val="nil"/>
            </w:tcBorders>
            <w:shd w:val="clear" w:color="auto" w:fill="auto"/>
            <w:noWrap/>
            <w:hideMark/>
          </w:tcPr>
          <w:p w14:paraId="18A31B13"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4452667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12.8</w:t>
            </w:r>
          </w:p>
        </w:tc>
        <w:tc>
          <w:tcPr>
            <w:tcW w:w="960" w:type="dxa"/>
            <w:tcBorders>
              <w:top w:val="nil"/>
              <w:left w:val="nil"/>
              <w:bottom w:val="nil"/>
              <w:right w:val="nil"/>
            </w:tcBorders>
            <w:shd w:val="clear" w:color="auto" w:fill="auto"/>
            <w:noWrap/>
            <w:vAlign w:val="center"/>
            <w:hideMark/>
          </w:tcPr>
          <w:p w14:paraId="2831D6C6"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3.7</w:t>
            </w:r>
          </w:p>
        </w:tc>
        <w:tc>
          <w:tcPr>
            <w:tcW w:w="300" w:type="dxa"/>
            <w:tcBorders>
              <w:top w:val="nil"/>
              <w:left w:val="nil"/>
              <w:bottom w:val="nil"/>
              <w:right w:val="nil"/>
            </w:tcBorders>
            <w:shd w:val="clear" w:color="auto" w:fill="auto"/>
            <w:noWrap/>
            <w:hideMark/>
          </w:tcPr>
          <w:p w14:paraId="1B0920D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483E2A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1.29</w:t>
            </w:r>
          </w:p>
        </w:tc>
        <w:tc>
          <w:tcPr>
            <w:tcW w:w="710" w:type="dxa"/>
            <w:vMerge w:val="restart"/>
            <w:tcBorders>
              <w:top w:val="nil"/>
              <w:left w:val="nil"/>
              <w:bottom w:val="single" w:sz="8" w:space="0" w:color="7F7F7F"/>
              <w:right w:val="nil"/>
            </w:tcBorders>
            <w:shd w:val="clear" w:color="auto" w:fill="auto"/>
            <w:noWrap/>
            <w:vAlign w:val="center"/>
            <w:hideMark/>
          </w:tcPr>
          <w:p w14:paraId="13F172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0.297</w:t>
            </w:r>
          </w:p>
        </w:tc>
        <w:tc>
          <w:tcPr>
            <w:tcW w:w="300" w:type="dxa"/>
            <w:tcBorders>
              <w:top w:val="nil"/>
              <w:left w:val="nil"/>
              <w:bottom w:val="nil"/>
              <w:right w:val="nil"/>
            </w:tcBorders>
            <w:shd w:val="clear" w:color="auto" w:fill="auto"/>
            <w:noWrap/>
            <w:hideMark/>
          </w:tcPr>
          <w:p w14:paraId="30C277F6"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2F80DB9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0.09</w:t>
            </w:r>
          </w:p>
        </w:tc>
        <w:tc>
          <w:tcPr>
            <w:tcW w:w="560" w:type="dxa"/>
            <w:vMerge w:val="restart"/>
            <w:tcBorders>
              <w:top w:val="nil"/>
              <w:left w:val="nil"/>
              <w:bottom w:val="single" w:sz="8" w:space="0" w:color="7F7F7F"/>
              <w:right w:val="nil"/>
            </w:tcBorders>
            <w:shd w:val="clear" w:color="auto" w:fill="auto"/>
            <w:noWrap/>
            <w:vAlign w:val="center"/>
            <w:hideMark/>
          </w:tcPr>
          <w:p w14:paraId="7D7493F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7.42</w:t>
            </w:r>
          </w:p>
        </w:tc>
        <w:tc>
          <w:tcPr>
            <w:tcW w:w="822" w:type="dxa"/>
            <w:vMerge w:val="restart"/>
            <w:tcBorders>
              <w:top w:val="nil"/>
              <w:left w:val="nil"/>
              <w:bottom w:val="single" w:sz="8" w:space="0" w:color="7F7F7F"/>
              <w:right w:val="nil"/>
            </w:tcBorders>
            <w:shd w:val="clear" w:color="auto" w:fill="auto"/>
            <w:noWrap/>
            <w:vAlign w:val="center"/>
            <w:hideMark/>
          </w:tcPr>
          <w:p w14:paraId="7C5DEE8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4FE183C6"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51722D7A"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single" w:sz="8" w:space="0" w:color="7F7F7F"/>
              <w:left w:val="nil"/>
              <w:bottom w:val="single" w:sz="8" w:space="0" w:color="7F7F7F"/>
              <w:right w:val="nil"/>
            </w:tcBorders>
            <w:shd w:val="clear" w:color="auto" w:fill="auto"/>
            <w:noWrap/>
            <w:vAlign w:val="center"/>
            <w:hideMark/>
          </w:tcPr>
          <w:p w14:paraId="2447781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33</w:t>
            </w:r>
          </w:p>
        </w:tc>
        <w:tc>
          <w:tcPr>
            <w:tcW w:w="840" w:type="dxa"/>
            <w:tcBorders>
              <w:top w:val="single" w:sz="8" w:space="0" w:color="7F7F7F"/>
              <w:left w:val="nil"/>
              <w:bottom w:val="single" w:sz="8" w:space="0" w:color="7F7F7F"/>
              <w:right w:val="nil"/>
            </w:tcBorders>
            <w:shd w:val="clear" w:color="auto" w:fill="auto"/>
            <w:noWrap/>
            <w:vAlign w:val="center"/>
            <w:hideMark/>
          </w:tcPr>
          <w:p w14:paraId="64D6CAD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41</w:t>
            </w:r>
          </w:p>
        </w:tc>
        <w:tc>
          <w:tcPr>
            <w:tcW w:w="300" w:type="dxa"/>
            <w:tcBorders>
              <w:top w:val="nil"/>
              <w:left w:val="nil"/>
              <w:bottom w:val="nil"/>
              <w:right w:val="nil"/>
            </w:tcBorders>
            <w:shd w:val="clear" w:color="auto" w:fill="auto"/>
            <w:noWrap/>
            <w:hideMark/>
          </w:tcPr>
          <w:p w14:paraId="1F318F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4B5CD316"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9.7</w:t>
            </w:r>
          </w:p>
        </w:tc>
        <w:tc>
          <w:tcPr>
            <w:tcW w:w="960" w:type="dxa"/>
            <w:tcBorders>
              <w:top w:val="single" w:sz="8" w:space="0" w:color="7F7F7F"/>
              <w:left w:val="nil"/>
              <w:bottom w:val="single" w:sz="8" w:space="0" w:color="7F7F7F"/>
              <w:right w:val="nil"/>
            </w:tcBorders>
            <w:shd w:val="clear" w:color="auto" w:fill="auto"/>
            <w:noWrap/>
            <w:vAlign w:val="center"/>
            <w:hideMark/>
          </w:tcPr>
          <w:p w14:paraId="431ADC0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4.2</w:t>
            </w:r>
          </w:p>
        </w:tc>
        <w:tc>
          <w:tcPr>
            <w:tcW w:w="300" w:type="dxa"/>
            <w:tcBorders>
              <w:top w:val="nil"/>
              <w:left w:val="nil"/>
              <w:bottom w:val="nil"/>
              <w:right w:val="nil"/>
            </w:tcBorders>
            <w:shd w:val="clear" w:color="auto" w:fill="auto"/>
            <w:noWrap/>
            <w:hideMark/>
          </w:tcPr>
          <w:p w14:paraId="78785EC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3CD998EB"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02CC3CE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704A037F"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62751034"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3FFB8F68"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30B94D91"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513E9089" w14:textId="77777777" w:rsidTr="001424E2">
        <w:trPr>
          <w:trHeight w:val="300"/>
        </w:trPr>
        <w:tc>
          <w:tcPr>
            <w:tcW w:w="1162" w:type="dxa"/>
            <w:tcBorders>
              <w:top w:val="nil"/>
              <w:left w:val="nil"/>
              <w:bottom w:val="nil"/>
              <w:right w:val="nil"/>
            </w:tcBorders>
            <w:shd w:val="clear" w:color="auto" w:fill="auto"/>
            <w:noWrap/>
            <w:vAlign w:val="center"/>
            <w:hideMark/>
          </w:tcPr>
          <w:p w14:paraId="19892371"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nil"/>
              <w:left w:val="nil"/>
              <w:bottom w:val="nil"/>
              <w:right w:val="nil"/>
            </w:tcBorders>
            <w:shd w:val="clear" w:color="auto" w:fill="auto"/>
            <w:noWrap/>
            <w:vAlign w:val="center"/>
            <w:hideMark/>
          </w:tcPr>
          <w:p w14:paraId="3D2157B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14</w:t>
            </w:r>
          </w:p>
        </w:tc>
        <w:tc>
          <w:tcPr>
            <w:tcW w:w="840" w:type="dxa"/>
            <w:tcBorders>
              <w:top w:val="nil"/>
              <w:left w:val="nil"/>
              <w:bottom w:val="nil"/>
              <w:right w:val="nil"/>
            </w:tcBorders>
            <w:shd w:val="clear" w:color="auto" w:fill="auto"/>
            <w:noWrap/>
            <w:vAlign w:val="center"/>
            <w:hideMark/>
          </w:tcPr>
          <w:p w14:paraId="432F64D2"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26</w:t>
            </w:r>
          </w:p>
        </w:tc>
        <w:tc>
          <w:tcPr>
            <w:tcW w:w="300" w:type="dxa"/>
            <w:tcBorders>
              <w:top w:val="nil"/>
              <w:left w:val="nil"/>
              <w:bottom w:val="nil"/>
              <w:right w:val="nil"/>
            </w:tcBorders>
            <w:shd w:val="clear" w:color="auto" w:fill="auto"/>
            <w:noWrap/>
            <w:hideMark/>
          </w:tcPr>
          <w:p w14:paraId="0C3B957F"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64E2EE5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6.6</w:t>
            </w:r>
          </w:p>
        </w:tc>
        <w:tc>
          <w:tcPr>
            <w:tcW w:w="960" w:type="dxa"/>
            <w:tcBorders>
              <w:top w:val="nil"/>
              <w:left w:val="nil"/>
              <w:bottom w:val="nil"/>
              <w:right w:val="nil"/>
            </w:tcBorders>
            <w:shd w:val="clear" w:color="auto" w:fill="auto"/>
            <w:noWrap/>
            <w:vAlign w:val="center"/>
            <w:hideMark/>
          </w:tcPr>
          <w:p w14:paraId="70DF860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3.9</w:t>
            </w:r>
          </w:p>
        </w:tc>
        <w:tc>
          <w:tcPr>
            <w:tcW w:w="300" w:type="dxa"/>
            <w:tcBorders>
              <w:top w:val="nil"/>
              <w:left w:val="nil"/>
              <w:bottom w:val="nil"/>
              <w:right w:val="nil"/>
            </w:tcBorders>
            <w:shd w:val="clear" w:color="auto" w:fill="auto"/>
            <w:noWrap/>
            <w:hideMark/>
          </w:tcPr>
          <w:p w14:paraId="4A26B53B"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4A0372DF"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015AB812"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105442F7"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0B99A898"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20E58A4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0F77B3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4D9D595A" w14:textId="77777777" w:rsidTr="001424E2">
        <w:trPr>
          <w:trHeight w:val="290"/>
        </w:trPr>
        <w:tc>
          <w:tcPr>
            <w:tcW w:w="1162" w:type="dxa"/>
            <w:tcBorders>
              <w:top w:val="single" w:sz="8" w:space="0" w:color="7F7F7F"/>
              <w:left w:val="nil"/>
              <w:bottom w:val="nil"/>
              <w:right w:val="nil"/>
            </w:tcBorders>
            <w:shd w:val="clear" w:color="auto" w:fill="auto"/>
            <w:noWrap/>
            <w:hideMark/>
          </w:tcPr>
          <w:p w14:paraId="683BA5A8"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56" w:type="dxa"/>
            <w:tcBorders>
              <w:top w:val="single" w:sz="8" w:space="0" w:color="7F7F7F"/>
              <w:left w:val="nil"/>
              <w:bottom w:val="nil"/>
              <w:right w:val="nil"/>
            </w:tcBorders>
            <w:shd w:val="clear" w:color="auto" w:fill="auto"/>
            <w:noWrap/>
            <w:hideMark/>
          </w:tcPr>
          <w:p w14:paraId="534F03EF"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single" w:sz="8" w:space="0" w:color="7F7F7F"/>
              <w:left w:val="nil"/>
              <w:bottom w:val="nil"/>
              <w:right w:val="nil"/>
            </w:tcBorders>
            <w:shd w:val="clear" w:color="auto" w:fill="auto"/>
            <w:noWrap/>
            <w:hideMark/>
          </w:tcPr>
          <w:p w14:paraId="1956C2D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07E665D"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single" w:sz="8" w:space="0" w:color="7F7F7F"/>
              <w:left w:val="nil"/>
              <w:bottom w:val="nil"/>
              <w:right w:val="nil"/>
            </w:tcBorders>
            <w:shd w:val="clear" w:color="auto" w:fill="auto"/>
            <w:noWrap/>
            <w:hideMark/>
          </w:tcPr>
          <w:p w14:paraId="7C29BB9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single" w:sz="8" w:space="0" w:color="7F7F7F"/>
              <w:left w:val="nil"/>
              <w:bottom w:val="nil"/>
              <w:right w:val="nil"/>
            </w:tcBorders>
            <w:shd w:val="clear" w:color="auto" w:fill="auto"/>
            <w:noWrap/>
            <w:hideMark/>
          </w:tcPr>
          <w:p w14:paraId="680ED72A"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1C614665"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nil"/>
              <w:right w:val="nil"/>
            </w:tcBorders>
            <w:shd w:val="clear" w:color="auto" w:fill="auto"/>
            <w:noWrap/>
            <w:hideMark/>
          </w:tcPr>
          <w:p w14:paraId="5AD645E4"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nil"/>
              <w:right w:val="nil"/>
            </w:tcBorders>
            <w:shd w:val="clear" w:color="auto" w:fill="auto"/>
            <w:noWrap/>
            <w:hideMark/>
          </w:tcPr>
          <w:p w14:paraId="69441451"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73CC551E"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nil"/>
              <w:right w:val="nil"/>
            </w:tcBorders>
            <w:shd w:val="clear" w:color="auto" w:fill="auto"/>
            <w:noWrap/>
            <w:hideMark/>
          </w:tcPr>
          <w:p w14:paraId="00EA5D1C"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nil"/>
              <w:right w:val="nil"/>
            </w:tcBorders>
            <w:shd w:val="clear" w:color="auto" w:fill="auto"/>
            <w:noWrap/>
            <w:hideMark/>
          </w:tcPr>
          <w:p w14:paraId="3A029C5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nil"/>
              <w:right w:val="nil"/>
            </w:tcBorders>
            <w:shd w:val="clear" w:color="auto" w:fill="auto"/>
            <w:noWrap/>
            <w:hideMark/>
          </w:tcPr>
          <w:p w14:paraId="1135878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515DBCFE" w14:textId="77777777" w:rsidTr="001424E2">
        <w:trPr>
          <w:trHeight w:val="290"/>
        </w:trPr>
        <w:tc>
          <w:tcPr>
            <w:tcW w:w="1162" w:type="dxa"/>
            <w:tcBorders>
              <w:top w:val="nil"/>
              <w:left w:val="nil"/>
              <w:bottom w:val="single" w:sz="4" w:space="0" w:color="auto"/>
              <w:right w:val="nil"/>
            </w:tcBorders>
            <w:shd w:val="clear" w:color="auto" w:fill="auto"/>
            <w:noWrap/>
            <w:vAlign w:val="center"/>
            <w:hideMark/>
          </w:tcPr>
          <w:p w14:paraId="2879AF95" w14:textId="77777777" w:rsidR="00714627" w:rsidRPr="001424E2" w:rsidRDefault="00714627" w:rsidP="001424E2">
            <w:pPr>
              <w:spacing w:after="0" w:line="240" w:lineRule="auto"/>
              <w:rPr>
                <w:rFonts w:ascii="Calibri" w:eastAsia="Times New Roman" w:hAnsi="Calibri" w:cs="Calibri"/>
                <w:color w:val="000000"/>
                <w:sz w:val="20"/>
                <w:szCs w:val="20"/>
              </w:rPr>
            </w:pPr>
            <w:r w:rsidRPr="001424E2">
              <w:rPr>
                <w:rFonts w:ascii="Calibri" w:eastAsia="Times New Roman" w:hAnsi="Calibri" w:cs="Calibri"/>
                <w:color w:val="000000"/>
                <w:sz w:val="20"/>
                <w:szCs w:val="20"/>
              </w:rPr>
              <w:t>Bogbean</w:t>
            </w:r>
          </w:p>
        </w:tc>
        <w:tc>
          <w:tcPr>
            <w:tcW w:w="956" w:type="dxa"/>
            <w:tcBorders>
              <w:top w:val="nil"/>
              <w:left w:val="nil"/>
              <w:bottom w:val="single" w:sz="4" w:space="0" w:color="auto"/>
              <w:right w:val="nil"/>
            </w:tcBorders>
            <w:shd w:val="clear" w:color="auto" w:fill="auto"/>
            <w:noWrap/>
            <w:hideMark/>
          </w:tcPr>
          <w:p w14:paraId="5F51B175"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40" w:type="dxa"/>
            <w:tcBorders>
              <w:top w:val="nil"/>
              <w:left w:val="nil"/>
              <w:bottom w:val="single" w:sz="4" w:space="0" w:color="auto"/>
              <w:right w:val="nil"/>
            </w:tcBorders>
            <w:shd w:val="clear" w:color="auto" w:fill="auto"/>
            <w:noWrap/>
            <w:hideMark/>
          </w:tcPr>
          <w:p w14:paraId="5C11B68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2E94883A" w14:textId="77777777" w:rsidR="00714627" w:rsidRPr="001424E2" w:rsidRDefault="00714627" w:rsidP="001424E2">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hideMark/>
          </w:tcPr>
          <w:p w14:paraId="133AE67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hideMark/>
          </w:tcPr>
          <w:p w14:paraId="55A87BC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nil"/>
              <w:right w:val="nil"/>
            </w:tcBorders>
            <w:shd w:val="clear" w:color="auto" w:fill="auto"/>
            <w:noWrap/>
            <w:hideMark/>
          </w:tcPr>
          <w:p w14:paraId="3BA1A0F7" w14:textId="77777777" w:rsidR="00714627" w:rsidRPr="001424E2" w:rsidRDefault="00714627" w:rsidP="001424E2">
            <w:pPr>
              <w:spacing w:after="0" w:line="240" w:lineRule="auto"/>
              <w:rPr>
                <w:rFonts w:ascii="Calibri" w:eastAsia="Times New Roman" w:hAnsi="Calibri" w:cs="Calibri"/>
                <w:color w:val="000000"/>
              </w:rPr>
            </w:pPr>
          </w:p>
        </w:tc>
        <w:tc>
          <w:tcPr>
            <w:tcW w:w="571" w:type="dxa"/>
            <w:tcBorders>
              <w:top w:val="nil"/>
              <w:left w:val="nil"/>
              <w:bottom w:val="single" w:sz="4" w:space="0" w:color="auto"/>
              <w:right w:val="nil"/>
            </w:tcBorders>
            <w:shd w:val="clear" w:color="auto" w:fill="auto"/>
            <w:noWrap/>
            <w:vAlign w:val="bottom"/>
            <w:hideMark/>
          </w:tcPr>
          <w:p w14:paraId="42A9007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710" w:type="dxa"/>
            <w:tcBorders>
              <w:top w:val="nil"/>
              <w:left w:val="nil"/>
              <w:bottom w:val="single" w:sz="4" w:space="0" w:color="auto"/>
              <w:right w:val="nil"/>
            </w:tcBorders>
            <w:shd w:val="clear" w:color="auto" w:fill="auto"/>
            <w:noWrap/>
            <w:hideMark/>
          </w:tcPr>
          <w:p w14:paraId="6884B6AA"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300" w:type="dxa"/>
            <w:tcBorders>
              <w:top w:val="nil"/>
              <w:left w:val="nil"/>
              <w:bottom w:val="single" w:sz="4" w:space="0" w:color="auto"/>
              <w:right w:val="nil"/>
            </w:tcBorders>
            <w:shd w:val="clear" w:color="auto" w:fill="auto"/>
            <w:noWrap/>
            <w:hideMark/>
          </w:tcPr>
          <w:p w14:paraId="4660903E"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71" w:type="dxa"/>
            <w:tcBorders>
              <w:top w:val="nil"/>
              <w:left w:val="nil"/>
              <w:bottom w:val="single" w:sz="4" w:space="0" w:color="auto"/>
              <w:right w:val="nil"/>
            </w:tcBorders>
            <w:shd w:val="clear" w:color="auto" w:fill="auto"/>
            <w:noWrap/>
            <w:hideMark/>
          </w:tcPr>
          <w:p w14:paraId="018A775D"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560" w:type="dxa"/>
            <w:tcBorders>
              <w:top w:val="nil"/>
              <w:left w:val="nil"/>
              <w:bottom w:val="single" w:sz="4" w:space="0" w:color="auto"/>
              <w:right w:val="nil"/>
            </w:tcBorders>
            <w:shd w:val="clear" w:color="auto" w:fill="auto"/>
            <w:noWrap/>
            <w:hideMark/>
          </w:tcPr>
          <w:p w14:paraId="3811E049"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c>
          <w:tcPr>
            <w:tcW w:w="822" w:type="dxa"/>
            <w:tcBorders>
              <w:top w:val="nil"/>
              <w:left w:val="nil"/>
              <w:bottom w:val="single" w:sz="4" w:space="0" w:color="auto"/>
              <w:right w:val="nil"/>
            </w:tcBorders>
            <w:shd w:val="clear" w:color="auto" w:fill="auto"/>
            <w:noWrap/>
            <w:hideMark/>
          </w:tcPr>
          <w:p w14:paraId="20D61E86" w14:textId="77777777" w:rsidR="00714627" w:rsidRPr="001424E2" w:rsidRDefault="00714627" w:rsidP="001424E2">
            <w:pPr>
              <w:spacing w:after="0" w:line="240" w:lineRule="auto"/>
              <w:rPr>
                <w:rFonts w:ascii="Calibri" w:eastAsia="Times New Roman" w:hAnsi="Calibri" w:cs="Calibri"/>
                <w:color w:val="000000"/>
              </w:rPr>
            </w:pPr>
            <w:r w:rsidRPr="001424E2">
              <w:rPr>
                <w:rFonts w:ascii="Calibri" w:eastAsia="Times New Roman" w:hAnsi="Calibri" w:cs="Calibri"/>
                <w:color w:val="000000"/>
              </w:rPr>
              <w:t> </w:t>
            </w:r>
          </w:p>
        </w:tc>
      </w:tr>
      <w:tr w:rsidR="00714627" w:rsidRPr="00714627" w14:paraId="32EEFE77" w14:textId="77777777" w:rsidTr="001424E2">
        <w:trPr>
          <w:trHeight w:val="300"/>
        </w:trPr>
        <w:tc>
          <w:tcPr>
            <w:tcW w:w="1162" w:type="dxa"/>
            <w:tcBorders>
              <w:top w:val="nil"/>
              <w:left w:val="nil"/>
              <w:bottom w:val="single" w:sz="8" w:space="0" w:color="7F7F7F"/>
              <w:right w:val="nil"/>
            </w:tcBorders>
            <w:shd w:val="clear" w:color="auto" w:fill="auto"/>
            <w:noWrap/>
            <w:vAlign w:val="center"/>
            <w:hideMark/>
          </w:tcPr>
          <w:p w14:paraId="14282C99"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1979</w:t>
            </w:r>
          </w:p>
        </w:tc>
        <w:tc>
          <w:tcPr>
            <w:tcW w:w="956" w:type="dxa"/>
            <w:tcBorders>
              <w:top w:val="nil"/>
              <w:left w:val="nil"/>
              <w:bottom w:val="single" w:sz="8" w:space="0" w:color="7F7F7F"/>
              <w:right w:val="nil"/>
            </w:tcBorders>
            <w:shd w:val="clear" w:color="auto" w:fill="auto"/>
            <w:noWrap/>
            <w:vAlign w:val="center"/>
            <w:hideMark/>
          </w:tcPr>
          <w:p w14:paraId="6443B8A1"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19</w:t>
            </w:r>
          </w:p>
        </w:tc>
        <w:tc>
          <w:tcPr>
            <w:tcW w:w="840" w:type="dxa"/>
            <w:tcBorders>
              <w:top w:val="nil"/>
              <w:left w:val="nil"/>
              <w:bottom w:val="single" w:sz="8" w:space="0" w:color="7F7F7F"/>
              <w:right w:val="nil"/>
            </w:tcBorders>
            <w:shd w:val="clear" w:color="auto" w:fill="auto"/>
            <w:noWrap/>
            <w:vAlign w:val="center"/>
            <w:hideMark/>
          </w:tcPr>
          <w:p w14:paraId="150EEA88"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hideMark/>
          </w:tcPr>
          <w:p w14:paraId="78482869"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8" w:space="0" w:color="7F7F7F"/>
              <w:right w:val="nil"/>
            </w:tcBorders>
            <w:shd w:val="clear" w:color="auto" w:fill="auto"/>
            <w:noWrap/>
            <w:vAlign w:val="center"/>
            <w:hideMark/>
          </w:tcPr>
          <w:p w14:paraId="03434F8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12.8</w:t>
            </w:r>
          </w:p>
        </w:tc>
        <w:tc>
          <w:tcPr>
            <w:tcW w:w="960" w:type="dxa"/>
            <w:tcBorders>
              <w:top w:val="nil"/>
              <w:left w:val="nil"/>
              <w:bottom w:val="single" w:sz="8" w:space="0" w:color="7F7F7F"/>
              <w:right w:val="nil"/>
            </w:tcBorders>
            <w:shd w:val="clear" w:color="auto" w:fill="auto"/>
            <w:noWrap/>
            <w:vAlign w:val="center"/>
            <w:hideMark/>
          </w:tcPr>
          <w:p w14:paraId="484E28BC"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2.5</w:t>
            </w:r>
          </w:p>
        </w:tc>
        <w:tc>
          <w:tcPr>
            <w:tcW w:w="300" w:type="dxa"/>
            <w:tcBorders>
              <w:top w:val="nil"/>
              <w:left w:val="nil"/>
              <w:bottom w:val="nil"/>
              <w:right w:val="nil"/>
            </w:tcBorders>
            <w:shd w:val="clear" w:color="auto" w:fill="auto"/>
            <w:noWrap/>
            <w:hideMark/>
          </w:tcPr>
          <w:p w14:paraId="797D8D76"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60A8DE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2.61</w:t>
            </w:r>
          </w:p>
        </w:tc>
        <w:tc>
          <w:tcPr>
            <w:tcW w:w="710" w:type="dxa"/>
            <w:vMerge w:val="restart"/>
            <w:tcBorders>
              <w:top w:val="nil"/>
              <w:left w:val="nil"/>
              <w:bottom w:val="single" w:sz="8" w:space="0" w:color="7F7F7F"/>
              <w:right w:val="nil"/>
            </w:tcBorders>
            <w:shd w:val="clear" w:color="auto" w:fill="auto"/>
            <w:noWrap/>
            <w:vAlign w:val="center"/>
            <w:hideMark/>
          </w:tcPr>
          <w:p w14:paraId="496EBCA3"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0.094</w:t>
            </w:r>
          </w:p>
        </w:tc>
        <w:tc>
          <w:tcPr>
            <w:tcW w:w="300" w:type="dxa"/>
            <w:tcBorders>
              <w:top w:val="nil"/>
              <w:left w:val="nil"/>
              <w:bottom w:val="nil"/>
              <w:right w:val="nil"/>
            </w:tcBorders>
            <w:shd w:val="clear" w:color="auto" w:fill="auto"/>
            <w:noWrap/>
            <w:hideMark/>
          </w:tcPr>
          <w:p w14:paraId="384784E5"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val="restart"/>
            <w:tcBorders>
              <w:top w:val="nil"/>
              <w:left w:val="nil"/>
              <w:bottom w:val="single" w:sz="8" w:space="0" w:color="7F7F7F"/>
              <w:right w:val="nil"/>
            </w:tcBorders>
            <w:shd w:val="clear" w:color="auto" w:fill="auto"/>
            <w:noWrap/>
            <w:vAlign w:val="center"/>
            <w:hideMark/>
          </w:tcPr>
          <w:p w14:paraId="2AC20A3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0.25</w:t>
            </w:r>
          </w:p>
        </w:tc>
        <w:tc>
          <w:tcPr>
            <w:tcW w:w="560" w:type="dxa"/>
            <w:vMerge w:val="restart"/>
            <w:tcBorders>
              <w:top w:val="nil"/>
              <w:left w:val="nil"/>
              <w:bottom w:val="single" w:sz="8" w:space="0" w:color="7F7F7F"/>
              <w:right w:val="nil"/>
            </w:tcBorders>
            <w:shd w:val="clear" w:color="auto" w:fill="auto"/>
            <w:noWrap/>
            <w:vAlign w:val="center"/>
            <w:hideMark/>
          </w:tcPr>
          <w:p w14:paraId="710E2B8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20.72</w:t>
            </w:r>
          </w:p>
        </w:tc>
        <w:tc>
          <w:tcPr>
            <w:tcW w:w="822" w:type="dxa"/>
            <w:vMerge w:val="restart"/>
            <w:tcBorders>
              <w:top w:val="nil"/>
              <w:left w:val="nil"/>
              <w:bottom w:val="single" w:sz="8" w:space="0" w:color="7F7F7F"/>
              <w:right w:val="nil"/>
            </w:tcBorders>
            <w:shd w:val="clear" w:color="auto" w:fill="auto"/>
            <w:noWrap/>
            <w:vAlign w:val="center"/>
            <w:hideMark/>
          </w:tcPr>
          <w:p w14:paraId="47A8D48D"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&lt; 0.001</w:t>
            </w:r>
          </w:p>
        </w:tc>
      </w:tr>
      <w:tr w:rsidR="00714627" w:rsidRPr="00714627" w14:paraId="057A2B97" w14:textId="77777777" w:rsidTr="001424E2">
        <w:trPr>
          <w:trHeight w:val="300"/>
        </w:trPr>
        <w:tc>
          <w:tcPr>
            <w:tcW w:w="1162" w:type="dxa"/>
            <w:tcBorders>
              <w:top w:val="nil"/>
              <w:left w:val="nil"/>
              <w:bottom w:val="nil"/>
              <w:right w:val="nil"/>
            </w:tcBorders>
            <w:shd w:val="clear" w:color="auto" w:fill="auto"/>
            <w:noWrap/>
            <w:vAlign w:val="center"/>
            <w:hideMark/>
          </w:tcPr>
          <w:p w14:paraId="15A4DB86"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1999</w:t>
            </w:r>
          </w:p>
        </w:tc>
        <w:tc>
          <w:tcPr>
            <w:tcW w:w="956" w:type="dxa"/>
            <w:tcBorders>
              <w:top w:val="nil"/>
              <w:left w:val="nil"/>
              <w:bottom w:val="nil"/>
              <w:right w:val="nil"/>
            </w:tcBorders>
            <w:shd w:val="clear" w:color="auto" w:fill="auto"/>
            <w:noWrap/>
            <w:vAlign w:val="center"/>
            <w:hideMark/>
          </w:tcPr>
          <w:p w14:paraId="7086514F"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18</w:t>
            </w:r>
          </w:p>
        </w:tc>
        <w:tc>
          <w:tcPr>
            <w:tcW w:w="840" w:type="dxa"/>
            <w:tcBorders>
              <w:top w:val="nil"/>
              <w:left w:val="nil"/>
              <w:bottom w:val="nil"/>
              <w:right w:val="nil"/>
            </w:tcBorders>
            <w:shd w:val="clear" w:color="auto" w:fill="auto"/>
            <w:noWrap/>
            <w:vAlign w:val="center"/>
            <w:hideMark/>
          </w:tcPr>
          <w:p w14:paraId="6BEA354A"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hideMark/>
          </w:tcPr>
          <w:p w14:paraId="130B3FD0"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center"/>
            <w:hideMark/>
          </w:tcPr>
          <w:p w14:paraId="319BBFA4"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11.5</w:t>
            </w:r>
          </w:p>
        </w:tc>
        <w:tc>
          <w:tcPr>
            <w:tcW w:w="960" w:type="dxa"/>
            <w:tcBorders>
              <w:top w:val="nil"/>
              <w:left w:val="nil"/>
              <w:bottom w:val="nil"/>
              <w:right w:val="nil"/>
            </w:tcBorders>
            <w:shd w:val="clear" w:color="auto" w:fill="auto"/>
            <w:noWrap/>
            <w:vAlign w:val="center"/>
            <w:hideMark/>
          </w:tcPr>
          <w:p w14:paraId="3F13CF72"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3.1</w:t>
            </w:r>
          </w:p>
        </w:tc>
        <w:tc>
          <w:tcPr>
            <w:tcW w:w="300" w:type="dxa"/>
            <w:tcBorders>
              <w:top w:val="nil"/>
              <w:left w:val="nil"/>
              <w:bottom w:val="nil"/>
              <w:right w:val="nil"/>
            </w:tcBorders>
            <w:shd w:val="clear" w:color="auto" w:fill="auto"/>
            <w:noWrap/>
            <w:hideMark/>
          </w:tcPr>
          <w:p w14:paraId="760A0C39"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7A83CF4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2DB4D30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0D119356"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764DF626"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27E8FA94"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FE1D376" w14:textId="77777777" w:rsidR="00714627" w:rsidRPr="001424E2" w:rsidRDefault="00714627" w:rsidP="001424E2">
            <w:pPr>
              <w:spacing w:after="0" w:line="240" w:lineRule="auto"/>
              <w:rPr>
                <w:rFonts w:ascii="Calibri" w:eastAsia="Times New Roman" w:hAnsi="Calibri" w:cs="Calibri"/>
                <w:color w:val="000000"/>
                <w:sz w:val="20"/>
                <w:szCs w:val="20"/>
              </w:rPr>
            </w:pPr>
          </w:p>
        </w:tc>
      </w:tr>
      <w:tr w:rsidR="00714627" w:rsidRPr="00714627" w14:paraId="0409ED4B" w14:textId="77777777" w:rsidTr="001424E2">
        <w:trPr>
          <w:trHeight w:val="300"/>
        </w:trPr>
        <w:tc>
          <w:tcPr>
            <w:tcW w:w="1162" w:type="dxa"/>
            <w:tcBorders>
              <w:top w:val="single" w:sz="8" w:space="0" w:color="7F7F7F"/>
              <w:left w:val="nil"/>
              <w:bottom w:val="single" w:sz="8" w:space="0" w:color="7F7F7F"/>
              <w:right w:val="nil"/>
            </w:tcBorders>
            <w:shd w:val="clear" w:color="auto" w:fill="auto"/>
            <w:noWrap/>
            <w:vAlign w:val="center"/>
            <w:hideMark/>
          </w:tcPr>
          <w:p w14:paraId="3AE6EB8A" w14:textId="77777777" w:rsidR="00714627" w:rsidRPr="001424E2" w:rsidRDefault="00714627" w:rsidP="001424E2">
            <w:pPr>
              <w:spacing w:after="0" w:line="240" w:lineRule="auto"/>
              <w:jc w:val="right"/>
              <w:rPr>
                <w:rFonts w:ascii="Calibri" w:eastAsia="Times New Roman" w:hAnsi="Calibri" w:cs="Calibri"/>
                <w:b/>
                <w:bCs/>
                <w:color w:val="000000"/>
                <w:sz w:val="20"/>
                <w:szCs w:val="20"/>
              </w:rPr>
            </w:pPr>
            <w:r w:rsidRPr="001424E2">
              <w:rPr>
                <w:rFonts w:ascii="Calibri" w:eastAsia="Times New Roman" w:hAnsi="Calibri" w:cs="Calibri"/>
                <w:b/>
                <w:bCs/>
                <w:color w:val="000000"/>
                <w:sz w:val="20"/>
                <w:szCs w:val="20"/>
              </w:rPr>
              <w:t>2019</w:t>
            </w:r>
          </w:p>
        </w:tc>
        <w:tc>
          <w:tcPr>
            <w:tcW w:w="956" w:type="dxa"/>
            <w:tcBorders>
              <w:top w:val="single" w:sz="8" w:space="0" w:color="7F7F7F"/>
              <w:left w:val="nil"/>
              <w:bottom w:val="single" w:sz="8" w:space="0" w:color="7F7F7F"/>
              <w:right w:val="nil"/>
            </w:tcBorders>
            <w:shd w:val="clear" w:color="auto" w:fill="auto"/>
            <w:noWrap/>
            <w:vAlign w:val="center"/>
            <w:hideMark/>
          </w:tcPr>
          <w:p w14:paraId="47E6E300"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28</w:t>
            </w:r>
          </w:p>
        </w:tc>
        <w:tc>
          <w:tcPr>
            <w:tcW w:w="840" w:type="dxa"/>
            <w:tcBorders>
              <w:top w:val="single" w:sz="8" w:space="0" w:color="7F7F7F"/>
              <w:left w:val="nil"/>
              <w:bottom w:val="single" w:sz="8" w:space="0" w:color="7F7F7F"/>
              <w:right w:val="nil"/>
            </w:tcBorders>
            <w:shd w:val="clear" w:color="auto" w:fill="auto"/>
            <w:noWrap/>
            <w:vAlign w:val="center"/>
            <w:hideMark/>
          </w:tcPr>
          <w:p w14:paraId="7F9F56FB"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34</w:t>
            </w:r>
          </w:p>
        </w:tc>
        <w:tc>
          <w:tcPr>
            <w:tcW w:w="300" w:type="dxa"/>
            <w:tcBorders>
              <w:top w:val="nil"/>
              <w:left w:val="nil"/>
              <w:bottom w:val="nil"/>
              <w:right w:val="nil"/>
            </w:tcBorders>
            <w:shd w:val="clear" w:color="auto" w:fill="auto"/>
            <w:noWrap/>
            <w:hideMark/>
          </w:tcPr>
          <w:p w14:paraId="1ED8CF2D"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960" w:type="dxa"/>
            <w:tcBorders>
              <w:top w:val="single" w:sz="8" w:space="0" w:color="7F7F7F"/>
              <w:left w:val="nil"/>
              <w:bottom w:val="single" w:sz="8" w:space="0" w:color="7F7F7F"/>
              <w:right w:val="nil"/>
            </w:tcBorders>
            <w:shd w:val="clear" w:color="auto" w:fill="auto"/>
            <w:noWrap/>
            <w:vAlign w:val="center"/>
            <w:hideMark/>
          </w:tcPr>
          <w:p w14:paraId="7E90ABB7"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10.5</w:t>
            </w:r>
          </w:p>
        </w:tc>
        <w:tc>
          <w:tcPr>
            <w:tcW w:w="960" w:type="dxa"/>
            <w:tcBorders>
              <w:top w:val="single" w:sz="8" w:space="0" w:color="7F7F7F"/>
              <w:left w:val="nil"/>
              <w:bottom w:val="single" w:sz="8" w:space="0" w:color="7F7F7F"/>
              <w:right w:val="nil"/>
            </w:tcBorders>
            <w:shd w:val="clear" w:color="auto" w:fill="auto"/>
            <w:noWrap/>
            <w:vAlign w:val="center"/>
            <w:hideMark/>
          </w:tcPr>
          <w:p w14:paraId="0F18786E" w14:textId="77777777" w:rsidR="00714627" w:rsidRPr="001424E2" w:rsidRDefault="00714627" w:rsidP="001424E2">
            <w:pPr>
              <w:spacing w:after="0" w:line="240" w:lineRule="auto"/>
              <w:jc w:val="center"/>
              <w:rPr>
                <w:rFonts w:ascii="Calibri" w:eastAsia="Times New Roman" w:hAnsi="Calibri" w:cs="Calibri"/>
                <w:color w:val="000000"/>
                <w:sz w:val="20"/>
                <w:szCs w:val="20"/>
              </w:rPr>
            </w:pPr>
            <w:r w:rsidRPr="001424E2">
              <w:rPr>
                <w:rFonts w:ascii="Calibri" w:eastAsia="Times New Roman" w:hAnsi="Calibri" w:cs="Calibri"/>
                <w:color w:val="000000"/>
                <w:sz w:val="20"/>
                <w:szCs w:val="20"/>
              </w:rPr>
              <w:t>3.2</w:t>
            </w:r>
          </w:p>
        </w:tc>
        <w:tc>
          <w:tcPr>
            <w:tcW w:w="300" w:type="dxa"/>
            <w:tcBorders>
              <w:top w:val="nil"/>
              <w:left w:val="nil"/>
              <w:bottom w:val="nil"/>
              <w:right w:val="nil"/>
            </w:tcBorders>
            <w:shd w:val="clear" w:color="auto" w:fill="auto"/>
            <w:noWrap/>
            <w:hideMark/>
          </w:tcPr>
          <w:p w14:paraId="38D0CBA2" w14:textId="77777777" w:rsidR="00714627" w:rsidRPr="001424E2" w:rsidRDefault="00714627" w:rsidP="001424E2">
            <w:pPr>
              <w:spacing w:after="0" w:line="240" w:lineRule="auto"/>
              <w:jc w:val="center"/>
              <w:rPr>
                <w:rFonts w:ascii="Calibri" w:eastAsia="Times New Roman" w:hAnsi="Calibri" w:cs="Calibri"/>
                <w:color w:val="000000"/>
                <w:sz w:val="20"/>
                <w:szCs w:val="20"/>
              </w:rPr>
            </w:pPr>
          </w:p>
        </w:tc>
        <w:tc>
          <w:tcPr>
            <w:tcW w:w="571" w:type="dxa"/>
            <w:vMerge/>
            <w:tcBorders>
              <w:top w:val="nil"/>
              <w:left w:val="nil"/>
              <w:bottom w:val="single" w:sz="8" w:space="0" w:color="7F7F7F"/>
              <w:right w:val="nil"/>
            </w:tcBorders>
            <w:vAlign w:val="center"/>
            <w:hideMark/>
          </w:tcPr>
          <w:p w14:paraId="3D20DE1E"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710" w:type="dxa"/>
            <w:vMerge/>
            <w:tcBorders>
              <w:top w:val="nil"/>
              <w:left w:val="nil"/>
              <w:bottom w:val="single" w:sz="8" w:space="0" w:color="7F7F7F"/>
              <w:right w:val="nil"/>
            </w:tcBorders>
            <w:vAlign w:val="center"/>
            <w:hideMark/>
          </w:tcPr>
          <w:p w14:paraId="30F5FDB1"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300" w:type="dxa"/>
            <w:tcBorders>
              <w:top w:val="nil"/>
              <w:left w:val="nil"/>
              <w:bottom w:val="nil"/>
              <w:right w:val="nil"/>
            </w:tcBorders>
            <w:shd w:val="clear" w:color="auto" w:fill="auto"/>
            <w:noWrap/>
            <w:hideMark/>
          </w:tcPr>
          <w:p w14:paraId="68122C24" w14:textId="77777777" w:rsidR="00714627" w:rsidRPr="001424E2" w:rsidRDefault="00714627" w:rsidP="001424E2">
            <w:pPr>
              <w:spacing w:after="0" w:line="240" w:lineRule="auto"/>
              <w:rPr>
                <w:rFonts w:ascii="Times New Roman" w:eastAsia="Times New Roman" w:hAnsi="Times New Roman" w:cs="Times New Roman"/>
                <w:sz w:val="20"/>
                <w:szCs w:val="20"/>
              </w:rPr>
            </w:pPr>
          </w:p>
        </w:tc>
        <w:tc>
          <w:tcPr>
            <w:tcW w:w="571" w:type="dxa"/>
            <w:vMerge/>
            <w:tcBorders>
              <w:top w:val="nil"/>
              <w:left w:val="nil"/>
              <w:bottom w:val="single" w:sz="8" w:space="0" w:color="7F7F7F"/>
              <w:right w:val="nil"/>
            </w:tcBorders>
            <w:vAlign w:val="center"/>
            <w:hideMark/>
          </w:tcPr>
          <w:p w14:paraId="1C344DCD"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560" w:type="dxa"/>
            <w:vMerge/>
            <w:tcBorders>
              <w:top w:val="nil"/>
              <w:left w:val="nil"/>
              <w:bottom w:val="single" w:sz="8" w:space="0" w:color="7F7F7F"/>
              <w:right w:val="nil"/>
            </w:tcBorders>
            <w:vAlign w:val="center"/>
            <w:hideMark/>
          </w:tcPr>
          <w:p w14:paraId="1D997A75" w14:textId="77777777" w:rsidR="00714627" w:rsidRPr="001424E2" w:rsidRDefault="00714627" w:rsidP="001424E2">
            <w:pPr>
              <w:spacing w:after="0" w:line="240" w:lineRule="auto"/>
              <w:rPr>
                <w:rFonts w:ascii="Calibri" w:eastAsia="Times New Roman" w:hAnsi="Calibri" w:cs="Calibri"/>
                <w:color w:val="000000"/>
                <w:sz w:val="20"/>
                <w:szCs w:val="20"/>
              </w:rPr>
            </w:pPr>
          </w:p>
        </w:tc>
        <w:tc>
          <w:tcPr>
            <w:tcW w:w="822" w:type="dxa"/>
            <w:vMerge/>
            <w:tcBorders>
              <w:top w:val="nil"/>
              <w:left w:val="nil"/>
              <w:bottom w:val="single" w:sz="8" w:space="0" w:color="7F7F7F"/>
              <w:right w:val="nil"/>
            </w:tcBorders>
            <w:vAlign w:val="center"/>
            <w:hideMark/>
          </w:tcPr>
          <w:p w14:paraId="23FB8AD6" w14:textId="77777777" w:rsidR="00714627" w:rsidRPr="001424E2" w:rsidRDefault="00714627" w:rsidP="001424E2">
            <w:pPr>
              <w:spacing w:after="0" w:line="240" w:lineRule="auto"/>
              <w:rPr>
                <w:rFonts w:ascii="Calibri" w:eastAsia="Times New Roman" w:hAnsi="Calibri" w:cs="Calibri"/>
                <w:color w:val="000000"/>
                <w:sz w:val="20"/>
                <w:szCs w:val="20"/>
              </w:rPr>
            </w:pPr>
          </w:p>
        </w:tc>
      </w:tr>
    </w:tbl>
    <w:p w14:paraId="2E86D32D" w14:textId="50E08F4D" w:rsidR="008F570B" w:rsidRDefault="00714627">
      <w:r>
        <w:fldChar w:fldCharType="end"/>
      </w:r>
      <w:r w:rsidR="008F570B">
        <w:fldChar w:fldCharType="begin"/>
      </w:r>
      <w:r w:rsidR="008F570B">
        <w:instrText xml:space="preserve"> LINK Excel.Sheet.12 "https://ubcca-my.sharepoint.com/personal/stefanie_lane_ubc_ca/Documents/Documents/Thesis-related/2019_Field/2019_Analysis/2019_Tables.xlsx" "DiversityMeasures!R1C1:R16C13" \a \f 4 \h </w:instrText>
      </w:r>
      <w:r w:rsidR="00A13E55">
        <w:instrText xml:space="preserve"> \* MERGEFORMAT </w:instrText>
      </w:r>
      <w:r w:rsidR="008F570B">
        <w:fldChar w:fldCharType="separate"/>
      </w:r>
    </w:p>
    <w:p w14:paraId="51810A60" w14:textId="6BB35B03" w:rsidR="00D40116" w:rsidRDefault="008F570B" w:rsidP="00D40116">
      <w:r>
        <w:fldChar w:fldCharType="end"/>
      </w:r>
      <w:bookmarkEnd w:id="50"/>
      <w:r w:rsidR="00D40116">
        <w:fldChar w:fldCharType="begin"/>
      </w:r>
      <w:r w:rsidR="00D40116">
        <w:instrText xml:space="preserve"> LINK Excel.Sheet.12 "https://ubcca-my.sharepoint.com/personal/stefanie_lane_ubc_ca/Documents/Documents/Thesis-related/2019_Field/2019_Analysis/2019_Tables.xlsx" "DiversityMeasures!R4C1:R19C13" \a \f 4 \h </w:instrText>
      </w:r>
      <w:r w:rsidR="004374FD">
        <w:instrText xml:space="preserve"> \* MERGEFORMAT </w:instrText>
      </w:r>
      <w:r w:rsidR="00D40116">
        <w:fldChar w:fldCharType="separate"/>
      </w:r>
    </w:p>
    <w:p w14:paraId="1330070F" w14:textId="77777777" w:rsidR="00D40116" w:rsidRPr="00AB5FED" w:rsidRDefault="00D40116" w:rsidP="00D40116">
      <w:r>
        <w:fldChar w:fldCharType="end"/>
      </w:r>
    </w:p>
    <w:p w14:paraId="348B924E" w14:textId="77777777" w:rsidR="00D40116" w:rsidRDefault="00D40116" w:rsidP="00D40116"/>
    <w:p w14:paraId="69789B97" w14:textId="4DB22E8C" w:rsidR="00D40116" w:rsidRDefault="008606B5" w:rsidP="00D40116">
      <w:pPr>
        <w:keepNext/>
      </w:pPr>
      <w:r w:rsidRPr="008606B5">
        <w:rPr>
          <w:noProof/>
        </w:rPr>
        <w:lastRenderedPageBreak/>
        <w:t xml:space="preserve"> </w:t>
      </w:r>
      <w:r w:rsidR="00840CC1">
        <w:rPr>
          <w:noProof/>
        </w:rPr>
        <w:drawing>
          <wp:inline distT="0" distB="0" distL="0" distR="0" wp14:anchorId="7D317FCA" wp14:editId="22AA0D4B">
            <wp:extent cx="5943600" cy="371475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3714750"/>
                    </a:xfrm>
                    <a:prstGeom prst="rect">
                      <a:avLst/>
                    </a:prstGeom>
                  </pic:spPr>
                </pic:pic>
              </a:graphicData>
            </a:graphic>
          </wp:inline>
        </w:drawing>
      </w:r>
    </w:p>
    <w:p w14:paraId="52F5E737" w14:textId="0F1D3EFE" w:rsidR="00D40116" w:rsidRPr="001424E2" w:rsidRDefault="00D40116" w:rsidP="00D40116">
      <w:pPr>
        <w:pStyle w:val="Caption"/>
        <w:rPr>
          <w:i w:val="0"/>
          <w:sz w:val="22"/>
          <w:szCs w:val="22"/>
        </w:rPr>
      </w:pPr>
      <w:bookmarkStart w:id="54" w:name="_Ref73795173"/>
      <w:commentRangeStart w:id="55"/>
      <w:r w:rsidRPr="001424E2">
        <w:rPr>
          <w:i w:val="0"/>
          <w:sz w:val="22"/>
          <w:szCs w:val="22"/>
        </w:rPr>
        <w:t xml:space="preserve">Figure </w:t>
      </w:r>
      <w:commentRangeEnd w:id="55"/>
      <w:r w:rsidR="00E57C05">
        <w:rPr>
          <w:rStyle w:val="CommentReference"/>
          <w:i w:val="0"/>
          <w:iCs w:val="0"/>
          <w:color w:val="auto"/>
        </w:rPr>
        <w:commentReference w:id="55"/>
      </w:r>
      <w:r w:rsidR="0022035E" w:rsidRPr="001424E2">
        <w:rPr>
          <w:i w:val="0"/>
          <w:sz w:val="22"/>
          <w:szCs w:val="22"/>
        </w:rPr>
        <w:fldChar w:fldCharType="begin"/>
      </w:r>
      <w:r w:rsidR="0022035E" w:rsidRPr="001424E2">
        <w:rPr>
          <w:i w:val="0"/>
          <w:sz w:val="22"/>
          <w:szCs w:val="22"/>
        </w:rPr>
        <w:instrText xml:space="preserve"> SEQ Figure \* ARABIC </w:instrText>
      </w:r>
      <w:r w:rsidR="0022035E" w:rsidRPr="001424E2">
        <w:rPr>
          <w:i w:val="0"/>
          <w:sz w:val="22"/>
          <w:szCs w:val="22"/>
        </w:rPr>
        <w:fldChar w:fldCharType="separate"/>
      </w:r>
      <w:r w:rsidR="00071A6D">
        <w:rPr>
          <w:i w:val="0"/>
          <w:noProof/>
          <w:sz w:val="22"/>
          <w:szCs w:val="22"/>
        </w:rPr>
        <w:t>3</w:t>
      </w:r>
      <w:r w:rsidR="0022035E" w:rsidRPr="001424E2">
        <w:rPr>
          <w:i w:val="0"/>
          <w:noProof/>
          <w:sz w:val="22"/>
          <w:szCs w:val="22"/>
        </w:rPr>
        <w:fldChar w:fldCharType="end"/>
      </w:r>
      <w:bookmarkEnd w:id="54"/>
      <w:r w:rsidRPr="001424E2">
        <w:rPr>
          <w:i w:val="0"/>
          <w:sz w:val="22"/>
          <w:szCs w:val="22"/>
        </w:rPr>
        <w:t xml:space="preserve">. Cluster analysis of vegetation cover data along comparable lengths of transects (n = 7) observed in 1979, 1999, and 2019. Dendrograms cut into three groups (k = 3). Each cluster group subjected to indicator species analysis to determine driving species associations within each cluster. Common species to each cluster includes </w:t>
      </w:r>
      <w:proofErr w:type="spellStart"/>
      <w:r w:rsidRPr="001424E2">
        <w:rPr>
          <w:i w:val="0"/>
          <w:sz w:val="22"/>
          <w:szCs w:val="22"/>
        </w:rPr>
        <w:t>Lyngbye’s</w:t>
      </w:r>
      <w:proofErr w:type="spellEnd"/>
      <w:r w:rsidRPr="001424E2">
        <w:rPr>
          <w:i w:val="0"/>
          <w:sz w:val="22"/>
          <w:szCs w:val="22"/>
        </w:rPr>
        <w:t xml:space="preserve"> sedge (</w:t>
      </w:r>
      <w:proofErr w:type="spellStart"/>
      <w:r w:rsidRPr="001424E2">
        <w:rPr>
          <w:sz w:val="22"/>
          <w:szCs w:val="22"/>
        </w:rPr>
        <w:t>Carex</w:t>
      </w:r>
      <w:proofErr w:type="spellEnd"/>
      <w:r w:rsidRPr="001424E2">
        <w:rPr>
          <w:sz w:val="22"/>
          <w:szCs w:val="22"/>
        </w:rPr>
        <w:t xml:space="preserve"> </w:t>
      </w:r>
      <w:proofErr w:type="spellStart"/>
      <w:r w:rsidRPr="001424E2">
        <w:rPr>
          <w:sz w:val="22"/>
          <w:szCs w:val="22"/>
        </w:rPr>
        <w:t>lyngbyei</w:t>
      </w:r>
      <w:proofErr w:type="spellEnd"/>
      <w:r w:rsidRPr="001424E2">
        <w:rPr>
          <w:i w:val="0"/>
          <w:sz w:val="22"/>
          <w:szCs w:val="22"/>
        </w:rPr>
        <w:t>, green), bogbean (</w:t>
      </w:r>
      <w:proofErr w:type="spellStart"/>
      <w:r w:rsidRPr="001424E2">
        <w:rPr>
          <w:sz w:val="22"/>
          <w:szCs w:val="22"/>
        </w:rPr>
        <w:t>Menyanthes</w:t>
      </w:r>
      <w:proofErr w:type="spellEnd"/>
      <w:r w:rsidRPr="001424E2">
        <w:rPr>
          <w:sz w:val="22"/>
          <w:szCs w:val="22"/>
        </w:rPr>
        <w:t xml:space="preserve"> trifoliata</w:t>
      </w:r>
      <w:r w:rsidRPr="001424E2">
        <w:rPr>
          <w:i w:val="0"/>
          <w:sz w:val="22"/>
          <w:szCs w:val="22"/>
        </w:rPr>
        <w:t>, blue), and Fescue (</w:t>
      </w:r>
      <w:r w:rsidRPr="001424E2">
        <w:rPr>
          <w:sz w:val="22"/>
          <w:szCs w:val="22"/>
        </w:rPr>
        <w:t xml:space="preserve">Festuca </w:t>
      </w:r>
      <w:proofErr w:type="spellStart"/>
      <w:r w:rsidRPr="001424E2">
        <w:rPr>
          <w:sz w:val="22"/>
          <w:szCs w:val="22"/>
        </w:rPr>
        <w:t>arundinaceae</w:t>
      </w:r>
      <w:proofErr w:type="spellEnd"/>
      <w:r w:rsidRPr="001424E2">
        <w:rPr>
          <w:i w:val="0"/>
          <w:sz w:val="22"/>
          <w:szCs w:val="22"/>
        </w:rPr>
        <w:t>, orange). Labels of dendrogram leaves are the unique plot number sampled (n</w:t>
      </w:r>
      <w:r w:rsidRPr="001424E2">
        <w:rPr>
          <w:i w:val="0"/>
          <w:sz w:val="22"/>
          <w:szCs w:val="22"/>
          <w:vertAlign w:val="subscript"/>
        </w:rPr>
        <w:t>1979</w:t>
      </w:r>
      <w:r w:rsidRPr="001424E2">
        <w:rPr>
          <w:i w:val="0"/>
          <w:sz w:val="22"/>
          <w:szCs w:val="22"/>
        </w:rPr>
        <w:t xml:space="preserve"> = 82, n</w:t>
      </w:r>
      <w:r w:rsidRPr="001424E2">
        <w:rPr>
          <w:i w:val="0"/>
          <w:sz w:val="22"/>
          <w:szCs w:val="22"/>
          <w:vertAlign w:val="subscript"/>
        </w:rPr>
        <w:t>1999</w:t>
      </w:r>
      <w:r w:rsidRPr="001424E2">
        <w:rPr>
          <w:i w:val="0"/>
          <w:sz w:val="22"/>
          <w:szCs w:val="22"/>
        </w:rPr>
        <w:t xml:space="preserve"> = 82, n</w:t>
      </w:r>
      <w:r w:rsidRPr="001424E2">
        <w:rPr>
          <w:i w:val="0"/>
          <w:sz w:val="22"/>
          <w:szCs w:val="22"/>
          <w:vertAlign w:val="subscript"/>
        </w:rPr>
        <w:t>2019</w:t>
      </w:r>
      <w:r w:rsidRPr="001424E2">
        <w:rPr>
          <w:i w:val="0"/>
          <w:sz w:val="22"/>
          <w:szCs w:val="22"/>
        </w:rPr>
        <w:t xml:space="preserve"> = </w:t>
      </w:r>
      <w:r w:rsidR="000A3EF3">
        <w:rPr>
          <w:i w:val="0"/>
          <w:sz w:val="22"/>
          <w:szCs w:val="22"/>
        </w:rPr>
        <w:t>67</w:t>
      </w:r>
      <w:r w:rsidRPr="001424E2">
        <w:rPr>
          <w:i w:val="0"/>
          <w:sz w:val="22"/>
          <w:szCs w:val="22"/>
        </w:rPr>
        <w:t>)</w:t>
      </w:r>
    </w:p>
    <w:p w14:paraId="3EB41062" w14:textId="77777777" w:rsidR="00D40116" w:rsidRDefault="00D40116"/>
    <w:p w14:paraId="1D587FBA" w14:textId="77777777" w:rsidR="00A945F5" w:rsidRDefault="00A945F5">
      <w:pPr>
        <w:rPr>
          <w:iCs/>
          <w:color w:val="44546A" w:themeColor="text2"/>
        </w:rPr>
      </w:pPr>
      <w:bookmarkStart w:id="56" w:name="_Ref73795382"/>
      <w:bookmarkStart w:id="57" w:name="_Toc73895998"/>
      <w:r>
        <w:rPr>
          <w:i/>
        </w:rPr>
        <w:br w:type="page"/>
      </w:r>
    </w:p>
    <w:p w14:paraId="1CE54C8E" w14:textId="0251F60A" w:rsidR="00D40116" w:rsidRPr="001424E2" w:rsidRDefault="00D40116" w:rsidP="00D40116">
      <w:pPr>
        <w:pStyle w:val="Caption"/>
        <w:keepNext/>
        <w:rPr>
          <w:i w:val="0"/>
          <w:sz w:val="22"/>
          <w:szCs w:val="22"/>
        </w:rPr>
      </w:pPr>
      <w:r w:rsidRPr="001424E2">
        <w:rPr>
          <w:i w:val="0"/>
          <w:sz w:val="22"/>
          <w:szCs w:val="22"/>
        </w:rPr>
        <w:lastRenderedPageBreak/>
        <w:t xml:space="preserve">Table </w:t>
      </w:r>
      <w:r w:rsidR="0022035E" w:rsidRPr="001424E2">
        <w:rPr>
          <w:i w:val="0"/>
          <w:sz w:val="22"/>
          <w:szCs w:val="22"/>
        </w:rPr>
        <w:fldChar w:fldCharType="begin"/>
      </w:r>
      <w:r w:rsidR="0022035E" w:rsidRPr="001424E2">
        <w:rPr>
          <w:i w:val="0"/>
          <w:sz w:val="22"/>
          <w:szCs w:val="22"/>
        </w:rPr>
        <w:instrText xml:space="preserve"> SEQ Table \* ARABIC </w:instrText>
      </w:r>
      <w:r w:rsidR="0022035E" w:rsidRPr="001424E2">
        <w:rPr>
          <w:i w:val="0"/>
          <w:sz w:val="22"/>
          <w:szCs w:val="22"/>
        </w:rPr>
        <w:fldChar w:fldCharType="separate"/>
      </w:r>
      <w:r w:rsidRPr="001424E2">
        <w:rPr>
          <w:i w:val="0"/>
          <w:noProof/>
          <w:sz w:val="22"/>
          <w:szCs w:val="22"/>
        </w:rPr>
        <w:t>2</w:t>
      </w:r>
      <w:r w:rsidR="0022035E" w:rsidRPr="001424E2">
        <w:rPr>
          <w:i w:val="0"/>
          <w:noProof/>
          <w:sz w:val="22"/>
          <w:szCs w:val="22"/>
        </w:rPr>
        <w:fldChar w:fldCharType="end"/>
      </w:r>
      <w:bookmarkEnd w:id="56"/>
      <w:r w:rsidRPr="001424E2">
        <w:rPr>
          <w:i w:val="0"/>
          <w:sz w:val="22"/>
          <w:szCs w:val="22"/>
        </w:rPr>
        <w:t xml:space="preserve">. </w:t>
      </w:r>
      <w:commentRangeStart w:id="58"/>
      <w:r w:rsidRPr="001424E2">
        <w:rPr>
          <w:i w:val="0"/>
          <w:sz w:val="22"/>
          <w:szCs w:val="22"/>
        </w:rPr>
        <w:t xml:space="preserve">Indicator </w:t>
      </w:r>
      <w:commentRangeEnd w:id="58"/>
      <w:r w:rsidR="00A51ACF">
        <w:rPr>
          <w:rStyle w:val="CommentReference"/>
          <w:i w:val="0"/>
          <w:iCs w:val="0"/>
          <w:color w:val="auto"/>
        </w:rPr>
        <w:commentReference w:id="58"/>
      </w:r>
      <w:r w:rsidRPr="001424E2">
        <w:rPr>
          <w:i w:val="0"/>
          <w:sz w:val="22"/>
          <w:szCs w:val="22"/>
        </w:rPr>
        <w:t>species analysis of clusters for each year of observation data. 'Cluster Group Name' is the common name of the species found across all years with the most significant indicator value (</w:t>
      </w:r>
      <w:proofErr w:type="spellStart"/>
      <w:r w:rsidRPr="001424E2">
        <w:rPr>
          <w:i w:val="0"/>
          <w:sz w:val="22"/>
          <w:szCs w:val="22"/>
        </w:rPr>
        <w:t>IndVal</w:t>
      </w:r>
      <w:proofErr w:type="spellEnd"/>
      <w:r w:rsidRPr="001424E2">
        <w:rPr>
          <w:i w:val="0"/>
          <w:sz w:val="22"/>
          <w:szCs w:val="22"/>
        </w:rPr>
        <w:t>).</w:t>
      </w:r>
      <w:bookmarkEnd w:id="57"/>
    </w:p>
    <w:p w14:paraId="34E9D1C9" w14:textId="5A75F759" w:rsidR="00D40116" w:rsidRDefault="004120DE" w:rsidP="00D40116">
      <w:pPr>
        <w:rPr>
          <w:rFonts w:asciiTheme="majorHAnsi" w:eastAsiaTheme="majorEastAsia" w:hAnsiTheme="majorHAnsi" w:cstheme="majorBidi"/>
          <w:color w:val="2F5496" w:themeColor="accent1" w:themeShade="BF"/>
          <w:sz w:val="32"/>
          <w:szCs w:val="32"/>
        </w:rPr>
      </w:pPr>
      <w:r w:rsidRPr="004120DE">
        <w:rPr>
          <w:noProof/>
        </w:rPr>
        <w:drawing>
          <wp:inline distT="0" distB="0" distL="0" distR="0" wp14:anchorId="611EECB7" wp14:editId="5B124CA6">
            <wp:extent cx="5943600" cy="29427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943600" cy="2942797"/>
                    </a:xfrm>
                    <a:prstGeom prst="rect">
                      <a:avLst/>
                    </a:prstGeom>
                    <a:noFill/>
                    <a:ln>
                      <a:noFill/>
                    </a:ln>
                  </pic:spPr>
                </pic:pic>
              </a:graphicData>
            </a:graphic>
          </wp:inline>
        </w:drawing>
      </w:r>
    </w:p>
    <w:p w14:paraId="0921E317" w14:textId="77777777" w:rsidR="00D40116" w:rsidRDefault="00D40116"/>
    <w:p w14:paraId="74119F60" w14:textId="543EDE7F" w:rsidR="00D40116" w:rsidRDefault="00840CC1" w:rsidP="00D40116">
      <w:pPr>
        <w:keepNext/>
      </w:pPr>
      <w:r>
        <w:rPr>
          <w:noProof/>
        </w:rPr>
        <w:drawing>
          <wp:inline distT="0" distB="0" distL="0" distR="0" wp14:anchorId="733B098D" wp14:editId="58E7DDF9">
            <wp:extent cx="5943600" cy="3419061"/>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dnerNMDS.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4125"/>
                    <a:stretch/>
                  </pic:blipFill>
                  <pic:spPr bwMode="auto">
                    <a:xfrm>
                      <a:off x="0" y="0"/>
                      <a:ext cx="5943600" cy="3419061"/>
                    </a:xfrm>
                    <a:prstGeom prst="rect">
                      <a:avLst/>
                    </a:prstGeom>
                    <a:ln>
                      <a:noFill/>
                    </a:ln>
                    <a:extLst>
                      <a:ext uri="{53640926-AAD7-44D8-BBD7-CCE9431645EC}">
                        <a14:shadowObscured xmlns:a14="http://schemas.microsoft.com/office/drawing/2010/main"/>
                      </a:ext>
                    </a:extLst>
                  </pic:spPr>
                </pic:pic>
              </a:graphicData>
            </a:graphic>
          </wp:inline>
        </w:drawing>
      </w:r>
    </w:p>
    <w:p w14:paraId="631C24A7" w14:textId="2990CEA8" w:rsidR="00D40116" w:rsidRPr="00434068" w:rsidRDefault="00D40116" w:rsidP="00D40116">
      <w:pPr>
        <w:pStyle w:val="Caption"/>
      </w:pPr>
      <w:bookmarkStart w:id="59" w:name="_Ref73799153"/>
      <w:r>
        <w:t xml:space="preserve">Figure </w:t>
      </w:r>
      <w:r w:rsidR="00E57C05">
        <w:fldChar w:fldCharType="begin"/>
      </w:r>
      <w:r w:rsidR="00E57C05">
        <w:instrText xml:space="preserve"> SEQ Figure \* ARABIC </w:instrText>
      </w:r>
      <w:r w:rsidR="00E57C05">
        <w:fldChar w:fldCharType="separate"/>
      </w:r>
      <w:r w:rsidR="00071A6D">
        <w:rPr>
          <w:noProof/>
        </w:rPr>
        <w:t>4</w:t>
      </w:r>
      <w:r w:rsidR="00E57C05">
        <w:rPr>
          <w:noProof/>
        </w:rPr>
        <w:fldChar w:fldCharType="end"/>
      </w:r>
      <w:bookmarkEnd w:id="59"/>
      <w:r>
        <w:t xml:space="preserve">. NMDS shows drift in composition within each of the community types, and across time overall (stress = </w:t>
      </w:r>
      <w:commentRangeStart w:id="60"/>
      <w:r>
        <w:t>0.23</w:t>
      </w:r>
      <w:r w:rsidR="00E26CFF">
        <w:t>2</w:t>
      </w:r>
      <w:r>
        <w:t xml:space="preserve"> </w:t>
      </w:r>
      <w:commentRangeEnd w:id="60"/>
      <w:r w:rsidR="00A51ACF">
        <w:rPr>
          <w:rStyle w:val="CommentReference"/>
          <w:i w:val="0"/>
          <w:iCs w:val="0"/>
          <w:color w:val="auto"/>
        </w:rPr>
        <w:commentReference w:id="60"/>
      </w:r>
      <w:r>
        <w:t xml:space="preserve">with two outliers from 2019 removed). Overall, 2019 communities appear more closely related along NMDS Axis 1 than 1979 and 1999 communities. </w:t>
      </w:r>
      <w:r w:rsidRPr="00434068">
        <w:t xml:space="preserve">Analysis of Similarity (ANOSIM) across all years shows statistically significant differences (R = 0.20, a </w:t>
      </w:r>
      <w:r w:rsidR="00C95F57">
        <w:t>&lt;</w:t>
      </w:r>
      <w:r w:rsidRPr="00434068">
        <w:t xml:space="preserve"> 1e-04); PERMANOVA similarly shows significant differences between all years (F = </w:t>
      </w:r>
      <w:r w:rsidR="0094673A">
        <w:t>22.25</w:t>
      </w:r>
      <w:r w:rsidRPr="00434068">
        <w:t>, r</w:t>
      </w:r>
      <w:r w:rsidRPr="00434068">
        <w:rPr>
          <w:vertAlign w:val="superscript"/>
        </w:rPr>
        <w:t>2</w:t>
      </w:r>
      <w:r w:rsidRPr="00434068">
        <w:t xml:space="preserve"> = 0.0</w:t>
      </w:r>
      <w:r w:rsidR="0094673A">
        <w:t>89</w:t>
      </w:r>
      <w:r w:rsidRPr="00434068">
        <w:t>, p</w:t>
      </w:r>
      <w:r w:rsidR="0094673A">
        <w:t xml:space="preserve"> &lt;</w:t>
      </w:r>
      <w:r w:rsidRPr="00434068">
        <w:t xml:space="preserve"> 0.001). </w:t>
      </w:r>
    </w:p>
    <w:p w14:paraId="49B70165" w14:textId="77777777" w:rsidR="00D40116" w:rsidRDefault="00D40116" w:rsidP="00D40116"/>
    <w:p w14:paraId="4421724C" w14:textId="77777777" w:rsidR="00E95717" w:rsidRDefault="00840CC1" w:rsidP="001424E2">
      <w:pPr>
        <w:keepNext/>
      </w:pPr>
      <w:r>
        <w:rPr>
          <w:noProof/>
        </w:rPr>
        <w:drawing>
          <wp:inline distT="0" distB="0" distL="0" distR="0" wp14:anchorId="24E1FDFB" wp14:editId="7EDC888C">
            <wp:extent cx="5943600" cy="3508513"/>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MDS2019.svg"/>
                    <pic:cNvPicPr/>
                  </pic:nvPicPr>
                  <pic:blipFill rotWithShape="1">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rcRect b="4341"/>
                    <a:stretch/>
                  </pic:blipFill>
                  <pic:spPr bwMode="auto">
                    <a:xfrm>
                      <a:off x="0" y="0"/>
                      <a:ext cx="5943600" cy="3508513"/>
                    </a:xfrm>
                    <a:prstGeom prst="rect">
                      <a:avLst/>
                    </a:prstGeom>
                    <a:ln>
                      <a:noFill/>
                    </a:ln>
                    <a:extLst>
                      <a:ext uri="{53640926-AAD7-44D8-BBD7-CCE9431645EC}">
                        <a14:shadowObscured xmlns:a14="http://schemas.microsoft.com/office/drawing/2010/main"/>
                      </a:ext>
                    </a:extLst>
                  </pic:spPr>
                </pic:pic>
              </a:graphicData>
            </a:graphic>
          </wp:inline>
        </w:drawing>
      </w:r>
    </w:p>
    <w:p w14:paraId="522AB7A2" w14:textId="1668D2A9" w:rsidR="00E95717" w:rsidRDefault="00E95717">
      <w:pPr>
        <w:pStyle w:val="Caption"/>
      </w:pPr>
      <w:bookmarkStart w:id="61" w:name="_Ref87267949"/>
      <w:r>
        <w:t xml:space="preserve">Figure </w:t>
      </w:r>
      <w:fldSimple w:instr=" SEQ Figure \* ARABIC ">
        <w:r w:rsidR="00071A6D">
          <w:rPr>
            <w:noProof/>
          </w:rPr>
          <w:t>5</w:t>
        </w:r>
      </w:fldSimple>
      <w:bookmarkEnd w:id="61"/>
      <w:r>
        <w:t>. NMDS with potential environmental explanatory variables for community observation data collected in 2019.</w:t>
      </w:r>
    </w:p>
    <w:p w14:paraId="078DD6E1" w14:textId="77777777" w:rsidR="00071A6D" w:rsidRDefault="00266D88" w:rsidP="001424E2">
      <w:pPr>
        <w:keepNext/>
      </w:pPr>
      <w:r>
        <w:rPr>
          <w:noProof/>
        </w:rPr>
        <w:drawing>
          <wp:inline distT="0" distB="0" distL="0" distR="0" wp14:anchorId="78EE8EA9" wp14:editId="22096FBE">
            <wp:extent cx="5883388" cy="3631720"/>
            <wp:effectExtent l="0" t="0" r="3175" b="698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ner_EndemicAbund_stacked_bar.sv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3388" cy="3631720"/>
                    </a:xfrm>
                    <a:prstGeom prst="rect">
                      <a:avLst/>
                    </a:prstGeom>
                  </pic:spPr>
                </pic:pic>
              </a:graphicData>
            </a:graphic>
          </wp:inline>
        </w:drawing>
      </w:r>
    </w:p>
    <w:p w14:paraId="67792FE1" w14:textId="56DD1368" w:rsidR="00071A6D" w:rsidRDefault="00071A6D">
      <w:pPr>
        <w:pStyle w:val="Caption"/>
      </w:pPr>
      <w:bookmarkStart w:id="62" w:name="_Ref89778881"/>
      <w:commentRangeStart w:id="63"/>
      <w:r>
        <w:t xml:space="preserve">Figure </w:t>
      </w:r>
      <w:commentRangeEnd w:id="63"/>
      <w:r w:rsidR="00A51ACF">
        <w:rPr>
          <w:rStyle w:val="CommentReference"/>
          <w:i w:val="0"/>
          <w:iCs w:val="0"/>
          <w:color w:val="auto"/>
        </w:rPr>
        <w:commentReference w:id="63"/>
      </w:r>
      <w:fldSimple w:instr=" SEQ Figure \* ARABIC ">
        <w:r>
          <w:rPr>
            <w:noProof/>
          </w:rPr>
          <w:t>6</w:t>
        </w:r>
      </w:fldSimple>
      <w:bookmarkEnd w:id="62"/>
      <w:r>
        <w:t xml:space="preserve">. </w:t>
      </w:r>
      <w:r w:rsidR="00090198">
        <w:t xml:space="preserve">Relative abundance of select non-native species. Species </w:t>
      </w:r>
      <w:r w:rsidR="00F314D1">
        <w:t>selected are</w:t>
      </w:r>
      <w:r w:rsidR="00090198">
        <w:t xml:space="preserve"> community dominant, or</w:t>
      </w:r>
      <w:r w:rsidR="00765731">
        <w:t xml:space="preserve"> of management concern. </w:t>
      </w:r>
    </w:p>
    <w:p w14:paraId="0CBD5AA8" w14:textId="1554CAB8" w:rsidR="00D40116" w:rsidRDefault="00D40116" w:rsidP="00D40116">
      <w:pPr>
        <w:rPr>
          <w:rFonts w:asciiTheme="majorHAnsi" w:eastAsiaTheme="majorEastAsia" w:hAnsiTheme="majorHAnsi" w:cstheme="majorBidi"/>
          <w:color w:val="2F5496" w:themeColor="accent1" w:themeShade="BF"/>
          <w:sz w:val="32"/>
          <w:szCs w:val="32"/>
        </w:rPr>
      </w:pPr>
    </w:p>
    <w:p w14:paraId="137BB0AE" w14:textId="414A34A6" w:rsidR="0001635B" w:rsidRDefault="0001635B" w:rsidP="003C398B">
      <w:pPr>
        <w:pStyle w:val="Heading1"/>
        <w:numPr>
          <w:ilvl w:val="0"/>
          <w:numId w:val="0"/>
        </w:numPr>
      </w:pPr>
      <w:r>
        <w:t>Discussion</w:t>
      </w:r>
    </w:p>
    <w:p w14:paraId="56D2A20A" w14:textId="448A9B0B" w:rsidR="00B16938" w:rsidRPr="00B16938" w:rsidRDefault="00B16938" w:rsidP="001424E2">
      <w:pPr>
        <w:ind w:firstLine="720"/>
      </w:pPr>
      <w:r>
        <w:t xml:space="preserve">The main objective of this study was to </w:t>
      </w:r>
      <w:r w:rsidR="00B20B36">
        <w:t>determine whether the dominant communities characterized 40 years ago were the same</w:t>
      </w:r>
      <w:r w:rsidR="003E5190">
        <w:t xml:space="preserve">, and whether species diversity has increased or decreased in that time. Hierarchical clustering and indicator species analysis shows the same species dominate three major community types, but that </w:t>
      </w:r>
      <w:r w:rsidR="005E2A4D">
        <w:t xml:space="preserve">compositional species diversity within these communities have changed significantly. </w:t>
      </w:r>
      <w:r w:rsidR="004E00AE">
        <w:t xml:space="preserve">A key </w:t>
      </w:r>
      <w:r w:rsidR="00CE2CA1">
        <w:t>concern</w:t>
      </w:r>
      <w:del w:id="64" w:author="n" w:date="2021-12-09T17:42:00Z">
        <w:r w:rsidR="004E00AE" w:rsidDel="00A51ACF">
          <w:delText>s</w:delText>
        </w:r>
      </w:del>
      <w:r w:rsidR="004E00AE">
        <w:t xml:space="preserve"> is </w:t>
      </w:r>
      <w:r w:rsidR="00CE2CA1">
        <w:t xml:space="preserve">that </w:t>
      </w:r>
      <w:r w:rsidR="00CE2CA1" w:rsidRPr="00F87019">
        <w:rPr>
          <w:rFonts w:cstheme="minorHAnsi"/>
        </w:rPr>
        <w:t>α</w:t>
      </w:r>
      <w:r w:rsidR="00CE2CA1">
        <w:t>-diversity is decreasing in all community types sampled</w:t>
      </w:r>
      <w:r w:rsidR="00676028">
        <w:t xml:space="preserve">, and that </w:t>
      </w:r>
      <w:r w:rsidR="00F44763">
        <w:t xml:space="preserve">each community type is becoming more </w:t>
      </w:r>
      <w:commentRangeStart w:id="65"/>
      <w:r w:rsidR="00F44763">
        <w:t>homogenous</w:t>
      </w:r>
      <w:commentRangeEnd w:id="65"/>
      <w:r w:rsidR="00A51ACF">
        <w:rPr>
          <w:rStyle w:val="CommentReference"/>
        </w:rPr>
        <w:commentReference w:id="65"/>
      </w:r>
      <w:r w:rsidR="00F44763">
        <w:t xml:space="preserve">. </w:t>
      </w:r>
      <w:r w:rsidR="005E2F47">
        <w:t xml:space="preserve">An additional concern is the abundance of non-native </w:t>
      </w:r>
      <w:r w:rsidR="00AB66EB">
        <w:t>species encroaching</w:t>
      </w:r>
      <w:r w:rsidR="00DC6CA2">
        <w:t>, especially</w:t>
      </w:r>
      <w:r w:rsidR="00AB66EB">
        <w:t xml:space="preserve"> into the Fescue community type</w:t>
      </w:r>
      <w:r w:rsidR="00FF463C">
        <w:t xml:space="preserve">. </w:t>
      </w:r>
    </w:p>
    <w:p w14:paraId="709AC3C4" w14:textId="4E0CFC64" w:rsidR="003E48A9" w:rsidRDefault="0037471A" w:rsidP="006E084E">
      <w:pPr>
        <w:ind w:firstLine="720"/>
      </w:pPr>
      <w:r>
        <w:t xml:space="preserve">The fescue community experienced the greatest reduction in </w:t>
      </w:r>
      <w:commentRangeStart w:id="66"/>
      <w:r w:rsidR="00F87019" w:rsidRPr="0037471A">
        <w:rPr>
          <w:rFonts w:cstheme="minorHAnsi"/>
        </w:rPr>
        <w:t>α</w:t>
      </w:r>
      <w:r w:rsidR="00F87019">
        <w:t xml:space="preserve">-diversity </w:t>
      </w:r>
      <w:commentRangeEnd w:id="66"/>
      <w:r w:rsidR="008946E4">
        <w:rPr>
          <w:rStyle w:val="CommentReference"/>
        </w:rPr>
        <w:commentReference w:id="66"/>
      </w:r>
      <w:r w:rsidR="00F87019">
        <w:t>in fescue type</w:t>
      </w:r>
      <w:r>
        <w:t>, although this</w:t>
      </w:r>
      <w:r w:rsidR="00F87019">
        <w:t xml:space="preserve"> </w:t>
      </w:r>
      <w:r w:rsidR="002B4533">
        <w:t xml:space="preserve">could be </w:t>
      </w:r>
      <w:r>
        <w:t xml:space="preserve">in part </w:t>
      </w:r>
      <w:r w:rsidR="002B4533">
        <w:t>due to the reduced number of plots observed of this community type</w:t>
      </w:r>
      <w:r w:rsidR="00711A83">
        <w:t xml:space="preserve"> </w:t>
      </w:r>
      <w:r w:rsidR="00711A83">
        <w:fldChar w:fldCharType="begin"/>
      </w:r>
      <w:r w:rsidR="00711A83">
        <w:instrText xml:space="preserve"> ADDIN ZOTERO_ITEM CSL_CITATION {"citationID":"l51mNwGT","properties":{"formattedCitation":"(Scheiner, 2003)","plainCitation":"(Scheiner, 2003)","noteIndex":0},"citationItems":[{"id":29,"uris":["http://zotero.org/users/6092945/items/UWT9A6Z2"],"uri":["http://zotero.org/users/6092945/items/UWT9A6Z2"],"itemData":{"id":29,"type":"article-journal","abstract":"[Macroecological studies infer ecological processes based on observed patterns. An often used measure of pattern is the species-area curve. Insufficient attention has been paid to the variety of methods used to construct those curves. There are six different methods based on different combinations of: (1) the pattern of quadrats or areas sampled (nested, contiguous, noncontiguous, or island); (2) whether successively larger areas are constructed in a spatially explicit fashion or not; and (3) whether the curve is constructed from single values or mean values. The resulting six types of curves differ in their shapes, how diversity is encapsulated, and the scales encompassed. Inventory diversity (α) can either represent a single value or a mean value, creating a difference in the focus of the measure. Differentiation diversity (β) can vary in the extent encompassed, and thus the spatial scale, depending on the pattern of quadrat placement. Species-area curves are used for a variety of purposes: extrapolation, setting a common grain, and hypothesis testing. The six types of curves differ in how they are used or interpreted in these contexts. A failure to recognize these differences can result in improper conclusions. Further work is needed to understand the sampling and measurement properties of the different types of species-area curves.]","archive":"JSTOR","container-title":"Global Ecology and Biogeography","ISSN":"1466-822X","issue":"6","page":"441-447","source":"JSTOR","title":"Six Types of Species-Area Curves","volume":"12","author":[{"family":"Scheiner","given":"Samuel M."}],"issued":{"date-parts":[["2003"]]}}}],"schema":"https://github.com/citation-style-language/schema/raw/master/csl-citation.json"} </w:instrText>
      </w:r>
      <w:r w:rsidR="00711A83">
        <w:fldChar w:fldCharType="separate"/>
      </w:r>
      <w:r w:rsidR="00711A83" w:rsidRPr="00711A83">
        <w:rPr>
          <w:rFonts w:ascii="Calibri" w:hAnsi="Calibri" w:cs="Calibri"/>
        </w:rPr>
        <w:t>(Scheiner, 2003)</w:t>
      </w:r>
      <w:r w:rsidR="00711A83">
        <w:fldChar w:fldCharType="end"/>
      </w:r>
      <w:r w:rsidR="002B4533">
        <w:t xml:space="preserve">. </w:t>
      </w:r>
      <w:r w:rsidR="0091620A">
        <w:t>Many plots discarded from earlier studies were closer to channel edges</w:t>
      </w:r>
      <w:r w:rsidR="00CE482E">
        <w:t xml:space="preserve">, which should have made fescue plots less common in the 1979 and 1999 datasets. </w:t>
      </w:r>
      <w:r w:rsidR="003A776B">
        <w:t>Additionally,</w:t>
      </w:r>
      <w:r w:rsidR="003E48A9">
        <w:t xml:space="preserve"> NMDS of environmental </w:t>
      </w:r>
      <w:r w:rsidR="00110EDF">
        <w:t>gradients showed</w:t>
      </w:r>
      <w:r w:rsidR="003A776B">
        <w:t xml:space="preserve"> </w:t>
      </w:r>
      <w:r w:rsidR="00CA4BF2">
        <w:t xml:space="preserve">the </w:t>
      </w:r>
      <w:r w:rsidR="003A776B">
        <w:t xml:space="preserve">fescue </w:t>
      </w:r>
      <w:r w:rsidR="00CA4BF2">
        <w:t xml:space="preserve">community </w:t>
      </w:r>
      <w:r w:rsidR="003E48A9">
        <w:t>was</w:t>
      </w:r>
      <w:r w:rsidR="00CA4BF2">
        <w:t xml:space="preserve"> not strongly associated with distance from channel edge, and also has the greatest proportion of non-native species per plot in 2019. </w:t>
      </w:r>
      <w:r w:rsidR="00645EAD">
        <w:t>Bradfield &amp; Porter (1982)</w:t>
      </w:r>
      <w:r w:rsidR="00CB5348">
        <w:t xml:space="preserve"> suggested fescue preferred the slightly higher</w:t>
      </w:r>
      <w:r w:rsidR="00645EAD">
        <w:t xml:space="preserve"> and </w:t>
      </w:r>
      <w:r w:rsidR="00CB5348">
        <w:t>dryer conditions</w:t>
      </w:r>
      <w:r w:rsidR="00645EAD">
        <w:t xml:space="preserve"> along channel edges</w:t>
      </w:r>
      <w:r w:rsidR="00FC720D">
        <w:t xml:space="preserve"> – this may indicat</w:t>
      </w:r>
      <w:r w:rsidR="00110EDF">
        <w:t xml:space="preserve">e the fescue community group has been a pathway for invasive species to get established within the marsh, and that the community type is no longer restricted to channel edges. </w:t>
      </w:r>
    </w:p>
    <w:p w14:paraId="4809EE81" w14:textId="324F8D63" w:rsidR="00527E6E" w:rsidRDefault="008A7283" w:rsidP="00C47297">
      <w:pPr>
        <w:ind w:firstLine="720"/>
      </w:pPr>
      <w:r>
        <w:t xml:space="preserve">In concert with this trend is the increased number of bogbean plots, which also had </w:t>
      </w:r>
      <w:r w:rsidR="00B20A5A">
        <w:t xml:space="preserve">the least reduction in </w:t>
      </w:r>
      <w:r w:rsidR="00D31C41" w:rsidRPr="008A7283">
        <w:rPr>
          <w:rFonts w:cstheme="minorHAnsi"/>
        </w:rPr>
        <w:t>α</w:t>
      </w:r>
      <w:r w:rsidR="00D31C41">
        <w:t>-diver</w:t>
      </w:r>
      <w:r w:rsidR="00D31C41" w:rsidRPr="001424E2">
        <w:t>sity</w:t>
      </w:r>
      <w:r w:rsidR="00B20A5A" w:rsidRPr="001424E2">
        <w:t>. Because bogbean and</w:t>
      </w:r>
      <w:r w:rsidR="004A5DCD" w:rsidRPr="001424E2">
        <w:t xml:space="preserve"> </w:t>
      </w:r>
      <w:r w:rsidR="00B20A5A" w:rsidRPr="001424E2">
        <w:t xml:space="preserve">associated </w:t>
      </w:r>
      <w:r w:rsidR="00D31C41" w:rsidRPr="001424E2">
        <w:t>species can</w:t>
      </w:r>
      <w:r w:rsidR="00357D72" w:rsidRPr="001424E2">
        <w:t xml:space="preserve"> withstand more saturated conditions, this seems to indicate that bogbean </w:t>
      </w:r>
      <w:r w:rsidR="003460EE" w:rsidRPr="001424E2">
        <w:t xml:space="preserve">community type is </w:t>
      </w:r>
      <w:r w:rsidR="004A5DCD" w:rsidRPr="001424E2">
        <w:t xml:space="preserve">expanding and </w:t>
      </w:r>
      <w:r w:rsidR="003460EE" w:rsidRPr="001424E2">
        <w:t xml:space="preserve">the most stable within Ladner Marsh. </w:t>
      </w:r>
      <w:r w:rsidR="004A5DCD" w:rsidRPr="001424E2">
        <w:t xml:space="preserve">This </w:t>
      </w:r>
      <w:r w:rsidR="00D4743A">
        <w:t>could indicate</w:t>
      </w:r>
      <w:r w:rsidR="004A5DCD">
        <w:t xml:space="preserve"> the marsh platform is slowly subsiding or experiencing </w:t>
      </w:r>
      <w:r w:rsidR="001B7F14">
        <w:t xml:space="preserve">greater saturation due to sea level rise. </w:t>
      </w:r>
      <w:r w:rsidR="004A5DCD">
        <w:t xml:space="preserve"> </w:t>
      </w:r>
      <w:r w:rsidR="006602E5">
        <w:t xml:space="preserve">The </w:t>
      </w:r>
      <w:proofErr w:type="spellStart"/>
      <w:r w:rsidR="006602E5">
        <w:t>Lyngbye’s</w:t>
      </w:r>
      <w:proofErr w:type="spellEnd"/>
      <w:r w:rsidR="006602E5">
        <w:t xml:space="preserve"> sedge community had somewhat fewer plots, but a similar number of species recorded in previous years. </w:t>
      </w:r>
      <w:r w:rsidR="00946CDA">
        <w:t>However</w:t>
      </w:r>
      <w:r w:rsidR="006602E5">
        <w:t>, species density has decreased</w:t>
      </w:r>
      <w:r w:rsidR="008B3E9A">
        <w:t xml:space="preserve"> </w:t>
      </w:r>
      <w:r w:rsidR="00E425D4">
        <w:t xml:space="preserve">and there is an increasing abundance of </w:t>
      </w:r>
      <w:r w:rsidR="00E425D4">
        <w:rPr>
          <w:i/>
        </w:rPr>
        <w:t>Mentha aquatica</w:t>
      </w:r>
      <w:r w:rsidR="00E425D4">
        <w:t>, which prefers highly saturated soil conditions.</w:t>
      </w:r>
      <w:r w:rsidR="00946CDA">
        <w:t xml:space="preserve"> These trends may indicate that individuals within the community </w:t>
      </w:r>
      <w:r w:rsidR="008B3E9A">
        <w:t xml:space="preserve">are not </w:t>
      </w:r>
      <w:r w:rsidR="004310CE">
        <w:t>tolerating saturated conditions</w:t>
      </w:r>
      <w:r w:rsidR="008B3E9A">
        <w:t>, and/or that replacement through recruitment is not successful.</w:t>
      </w:r>
      <w:r w:rsidR="004310CE">
        <w:t xml:space="preserve"> </w:t>
      </w:r>
      <w:r w:rsidR="00D4743A">
        <w:t>T</w:t>
      </w:r>
      <w:r w:rsidR="008B3E9A">
        <w:t xml:space="preserve">his may be driven by a gradual change in saturation due to </w:t>
      </w:r>
      <w:r w:rsidR="00A63B05">
        <w:t xml:space="preserve">sediment starvation or </w:t>
      </w:r>
      <w:r w:rsidR="006D1A1F">
        <w:t>rising sea level, which has risen at least 6 cm since 1993 (</w:t>
      </w:r>
      <w:commentRangeStart w:id="67"/>
      <w:r w:rsidR="006D1A1F">
        <w:t>NOAA</w:t>
      </w:r>
      <w:commentRangeEnd w:id="67"/>
      <w:r w:rsidR="00C37D38">
        <w:rPr>
          <w:rStyle w:val="CommentReference"/>
        </w:rPr>
        <w:commentReference w:id="67"/>
      </w:r>
      <w:r w:rsidR="006D1A1F">
        <w:t>)</w:t>
      </w:r>
      <w:r w:rsidR="00C37D38">
        <w:t xml:space="preserve">. </w:t>
      </w:r>
    </w:p>
    <w:p w14:paraId="0F3A020F" w14:textId="175FA33D" w:rsidR="003A7737" w:rsidRPr="003A7737" w:rsidRDefault="003A7737" w:rsidP="003A7737">
      <w:r>
        <w:tab/>
      </w:r>
      <w:r w:rsidR="005F0BA3">
        <w:t>R</w:t>
      </w:r>
      <w:r>
        <w:t>educed dissimilarity</w:t>
      </w:r>
      <w:r w:rsidR="005F0BA3">
        <w:t xml:space="preserve"> within community groups</w:t>
      </w:r>
      <w:r w:rsidR="007B467D">
        <w:t xml:space="preserve"> over time</w:t>
      </w:r>
      <w:r>
        <w:t xml:space="preserve"> (Euclidean distance</w:t>
      </w:r>
      <w:r w:rsidR="007B467D">
        <w:t>s</w:t>
      </w:r>
      <w:r>
        <w:t xml:space="preserve">, </w:t>
      </w:r>
      <w:r>
        <w:fldChar w:fldCharType="begin"/>
      </w:r>
      <w:r>
        <w:instrText xml:space="preserve"> REF _Ref73795173 \h </w:instrText>
      </w:r>
      <w:r>
        <w:fldChar w:fldCharType="separate"/>
      </w:r>
      <w:r>
        <w:t xml:space="preserve">Figure </w:t>
      </w:r>
      <w:r>
        <w:rPr>
          <w:noProof/>
        </w:rPr>
        <w:t>3</w:t>
      </w:r>
      <w:r>
        <w:fldChar w:fldCharType="end"/>
      </w:r>
      <w:r>
        <w:t>)</w:t>
      </w:r>
      <w:r w:rsidR="005F0BA3">
        <w:t xml:space="preserve"> indicates increasing homogeneity of species associations, despite </w:t>
      </w:r>
      <w:r w:rsidR="00E55D56">
        <w:t xml:space="preserve">overall species diversity. </w:t>
      </w:r>
      <w:r w:rsidR="00E63952">
        <w:t xml:space="preserve">However, increased dissimilarity between community groups </w:t>
      </w:r>
      <w:r w:rsidR="007B467D">
        <w:t xml:space="preserve">over time points to stronger environmental gradients excluding species </w:t>
      </w:r>
      <w:r w:rsidR="001D708A">
        <w:t xml:space="preserve">associations with multiple community types. </w:t>
      </w:r>
      <w:commentRangeStart w:id="68"/>
      <w:r w:rsidR="001D708A">
        <w:t xml:space="preserve">Together, these trends point to </w:t>
      </w:r>
      <w:r w:rsidR="00950660">
        <w:t>biotic homogenization within environmentally-driven community groups</w:t>
      </w:r>
      <w:r w:rsidR="001D708A">
        <w:t>, which in turn may lead to loss of functional redundancy or resilience.</w:t>
      </w:r>
      <w:r w:rsidR="00BA3221">
        <w:t xml:space="preserve"> </w:t>
      </w:r>
      <w:commentRangeEnd w:id="68"/>
      <w:r w:rsidR="007C6EC5">
        <w:rPr>
          <w:rStyle w:val="CommentReference"/>
        </w:rPr>
        <w:commentReference w:id="68"/>
      </w:r>
    </w:p>
    <w:p w14:paraId="716F5CFB" w14:textId="69D29DBF" w:rsidR="008B29B5" w:rsidRDefault="008B29B5" w:rsidP="008B29B5">
      <w:pPr>
        <w:pStyle w:val="Heading2"/>
        <w:numPr>
          <w:ilvl w:val="0"/>
          <w:numId w:val="0"/>
        </w:numPr>
      </w:pPr>
      <w:r>
        <w:t>Proposed mechanisms</w:t>
      </w:r>
    </w:p>
    <w:p w14:paraId="62010615" w14:textId="1D630ED6" w:rsidR="00614023" w:rsidRDefault="008B29B5" w:rsidP="00921795">
      <w:pPr>
        <w:ind w:firstLine="360"/>
      </w:pPr>
      <w:r>
        <w:t xml:space="preserve">Despite escaping direct anthropogenic manipulations, Ladner Marsh and adjacent estuary habitats are likely affected by regional urbanization. The Fraser River delivers nutrient-rich sediment from the extent of the watershed, and through annual spring floods and monthly high tide events sediment would have been washed over </w:t>
      </w:r>
      <w:r w:rsidR="00D8328B">
        <w:t>a</w:t>
      </w:r>
      <w:r>
        <w:t xml:space="preserve"> landscape that is now dominated by impervious cover to support the </w:t>
      </w:r>
      <w:r>
        <w:lastRenderedPageBreak/>
        <w:t>infrastructure of the cities of Richmond, Ladner, Delta, and other municipalities further upstream. The construction of the George Massey Tu</w:t>
      </w:r>
      <w:r w:rsidRPr="001424E2">
        <w:t>nnel (formerly Deas Island Tunnel) in 1957 created an artificial barrier in the riverbed that has altered sediment flow, while the dredging of the channel for commercial transport removes sediment from</w:t>
      </w:r>
      <w:r>
        <w:t xml:space="preserve"> the lower reaches of the channel. </w:t>
      </w:r>
      <w:r w:rsidR="00D8328B">
        <w:t>This long-term, systemic</w:t>
      </w:r>
      <w:r w:rsidR="006F2C3E">
        <w:t xml:space="preserve"> reduction of sediment inhibits tidal marsh platform accrual, which in turn alters the abiotic niche requirements of the plant species </w:t>
      </w:r>
      <w:r w:rsidR="00576810">
        <w:t xml:space="preserve">structuring the tidal marsh </w:t>
      </w:r>
      <w:commentRangeStart w:id="69"/>
      <w:r w:rsidR="00576810">
        <w:t>habitat</w:t>
      </w:r>
      <w:commentRangeEnd w:id="69"/>
      <w:r w:rsidR="007C6EC5">
        <w:rPr>
          <w:rStyle w:val="CommentReference"/>
        </w:rPr>
        <w:commentReference w:id="69"/>
      </w:r>
      <w:r w:rsidR="00576810">
        <w:t xml:space="preserve">. Empirical tests of these relationships would be difficult, in part due to the long-term observation required to test </w:t>
      </w:r>
      <w:r w:rsidR="00AE01C9">
        <w:t xml:space="preserve">community stability. However, pilot studies of adding dredge spoils to test sites within subsiding marshes may be </w:t>
      </w:r>
      <w:r w:rsidR="00921795">
        <w:t xml:space="preserve">an effective way to test increases in </w:t>
      </w:r>
      <w:r w:rsidR="00921795">
        <w:rPr>
          <w:rFonts w:cstheme="minorHAnsi"/>
        </w:rPr>
        <w:t>α</w:t>
      </w:r>
      <w:r w:rsidR="00921795">
        <w:t xml:space="preserve">-diversity and species associations within a relatively short timeframe of 2-5 years. </w:t>
      </w:r>
    </w:p>
    <w:p w14:paraId="4D167EE8" w14:textId="7C3CE3FB" w:rsidR="00614023" w:rsidRDefault="00614023" w:rsidP="00614023">
      <w:pPr>
        <w:pStyle w:val="Heading2"/>
        <w:numPr>
          <w:ilvl w:val="0"/>
          <w:numId w:val="0"/>
        </w:numPr>
      </w:pPr>
      <w:r>
        <w:t>Applications</w:t>
      </w:r>
    </w:p>
    <w:p w14:paraId="1F7F6F67" w14:textId="1FACCB4A" w:rsidR="004366F6" w:rsidRDefault="004366F6" w:rsidP="004E31FB">
      <w:pPr>
        <w:ind w:firstLine="720"/>
      </w:pPr>
      <w:r>
        <w:t xml:space="preserve">The combination of a rising water table, longer tidal inundation periods within the marsh, and sedimentation rates that do not allow for marsh platforms to accrue elevation sufficient to offset tidal inundation </w:t>
      </w:r>
      <w:r w:rsidR="004556E3">
        <w:t xml:space="preserve">may be driving </w:t>
      </w:r>
      <w:r>
        <w:t xml:space="preserve">in compositional shift that is reducing graminoid-dominated habitat in favor of a forb-dominated community that tolerates waterlogged </w:t>
      </w:r>
      <w:commentRangeStart w:id="70"/>
      <w:r>
        <w:t>conditions</w:t>
      </w:r>
      <w:commentRangeEnd w:id="70"/>
      <w:r w:rsidR="007C6EC5">
        <w:rPr>
          <w:rStyle w:val="CommentReference"/>
        </w:rPr>
        <w:commentReference w:id="70"/>
      </w:r>
      <w:r>
        <w:t xml:space="preserve">. </w:t>
      </w:r>
      <w:r w:rsidR="004556E3">
        <w:t xml:space="preserve">As community </w:t>
      </w:r>
      <w:r w:rsidR="00F81E3B">
        <w:t xml:space="preserve">resistance to environmental change decreases, invasive species encroachment further shifts functional community types and alters </w:t>
      </w:r>
      <w:r w:rsidR="00A76579">
        <w:t xml:space="preserve">baseline reference conditions. </w:t>
      </w:r>
    </w:p>
    <w:p w14:paraId="1B65CCD9" w14:textId="42FFA77B" w:rsidR="004366F6" w:rsidRPr="004366F6" w:rsidRDefault="008857DB" w:rsidP="004E31FB">
      <w:pPr>
        <w:ind w:firstLine="720"/>
      </w:pPr>
      <w:r>
        <w:t xml:space="preserve">Ladner Marsh and similar habitats in the South Arm Marshes WMA are protected for their ability to support juvenile salmon populations, which depend on </w:t>
      </w:r>
      <w:proofErr w:type="spellStart"/>
      <w:r>
        <w:t>Lyngbye’s</w:t>
      </w:r>
      <w:proofErr w:type="spellEnd"/>
      <w:r>
        <w:t xml:space="preserve"> sedge for cover and the detritus food webs </w:t>
      </w:r>
      <w:r>
        <w:fldChar w:fldCharType="begin"/>
      </w:r>
      <w:r>
        <w:instrText xml:space="preserve"> ADDIN ZOTERO_ITEM CSL_CITATION {"citationID":"OQa2p7Q4","properties":{"formattedCitation":"(Maier &amp; Simenstad, 2009)","plainCitation":"(Maier &amp; Simenstad, 2009)","noteIndex":0},"citationItems":[{"id":1624,"uris":["http://zotero.org/users/6092945/items/7H5RS8GF"],"uri":["http://zotero.org/users/6092945/items/7H5RS8GF"],"itemData":{"id":1624,"type":"article-journal","abstract":"The goal of this study was to determine the food web pathways supporting juvenile Chinook (Oncorhynchus tshawytscha) salmon in the Columbia River estuary through multiple stable isotope analysis (δ13C, δ15N, δ34S). Using this method, we distinguished the role of various organic matter sources in Chinook food webs and interpreted the dynamics of their use both spatially and temporally within the estuary. Our results indicate that subyearling Chinook are associated with fluvial, anthropogenic, estuarine, and marine organic matter sources, with hatchery food and vascular plant detritus being the most dominant sources in juvenile Chinook food webs. Although freshwater phytoplankton is involved in many food web pathways to subyearling Chinook, increased phytoplankton production from the impounded river has not replaced the loss of autochthonous marsh production to fish. Our results indicate that large-scale ecosystem alteration may have decreased the availability and quality of food webs in the estuary and potentially diminished the ability of the Columbia to support Chinook salmon.","container-title":"Estuaries and Coasts","DOI":"10.1007/s12237-009-9197-1","ISSN":"1559-2731","issue":"5","journalAbbreviation":"Estuaries and Coasts","language":"en","page":"984-998","source":"Springer Link","title":"The Role of Marsh-Derived Macrodetritus to the Food Webs of Juvenile Chinook Salmon in a Large Altered Estuary","volume":"32","author":[{"family":"Maier","given":"Greer O."},{"family":"Simenstad","given":"Charles A."}],"issued":{"date-parts":[["2009",9,1]]}}}],"schema":"https://github.com/citation-style-language/schema/raw/master/csl-citation.json"} </w:instrText>
      </w:r>
      <w:r>
        <w:fldChar w:fldCharType="separate"/>
      </w:r>
      <w:r w:rsidRPr="00B436C3">
        <w:rPr>
          <w:rFonts w:ascii="Calibri" w:hAnsi="Calibri" w:cs="Calibri"/>
        </w:rPr>
        <w:t>(Maier &amp; Simenstad, 2009)</w:t>
      </w:r>
      <w:r>
        <w:fldChar w:fldCharType="end"/>
      </w:r>
      <w:r>
        <w:t xml:space="preserve"> that support their maturation. </w:t>
      </w:r>
      <w:r w:rsidR="00B436C3">
        <w:t xml:space="preserve">If the trends observed in 2019 continue, it is likely that bogbean-dominated communities will continue to expand, and communities of </w:t>
      </w:r>
      <w:proofErr w:type="spellStart"/>
      <w:r w:rsidR="00B436C3">
        <w:t>Lyngbye’s</w:t>
      </w:r>
      <w:proofErr w:type="spellEnd"/>
      <w:r w:rsidR="00B436C3">
        <w:t xml:space="preserve"> sedge will become more sparsely populated. </w:t>
      </w:r>
      <w:commentRangeStart w:id="71"/>
      <w:r w:rsidR="00B436C3">
        <w:t xml:space="preserve">The </w:t>
      </w:r>
      <w:commentRangeEnd w:id="71"/>
      <w:r w:rsidR="007C696E">
        <w:rPr>
          <w:rStyle w:val="CommentReference"/>
        </w:rPr>
        <w:commentReference w:id="71"/>
      </w:r>
      <w:r w:rsidR="00B436C3">
        <w:t>different community contributions to food web and cover quality</w:t>
      </w:r>
      <w:r w:rsidR="005E5CF0">
        <w:t xml:space="preserve"> during seasonal </w:t>
      </w:r>
      <w:r w:rsidR="004556E3">
        <w:t>migration</w:t>
      </w:r>
      <w:r w:rsidR="00B436C3">
        <w:t xml:space="preserve"> should be investigated</w:t>
      </w:r>
      <w:r w:rsidR="004556E3">
        <w:t xml:space="preserve"> further. This will</w:t>
      </w:r>
      <w:r w:rsidR="00B436C3">
        <w:t xml:space="preserve"> offer habitat managers guidance on whether management action should be taken to create </w:t>
      </w:r>
      <w:proofErr w:type="spellStart"/>
      <w:r w:rsidR="00B436C3">
        <w:t>Lyngbye’s</w:t>
      </w:r>
      <w:proofErr w:type="spellEnd"/>
      <w:r w:rsidR="00B436C3">
        <w:t xml:space="preserve"> sedge habitat,</w:t>
      </w:r>
      <w:r w:rsidR="002A4CB6">
        <w:t xml:space="preserve"> mitigate landform subsidence,</w:t>
      </w:r>
      <w:r w:rsidR="00B436C3">
        <w:t xml:space="preserve"> or if different community types such as those dominated by bogbean would be sufficient to successfully support juvenile salmon populations. </w:t>
      </w:r>
    </w:p>
    <w:p w14:paraId="3C38B3B2" w14:textId="0D1ABF03" w:rsidR="00453678" w:rsidRPr="00973EFC" w:rsidRDefault="00614023" w:rsidP="00973EFC">
      <w:pPr>
        <w:ind w:firstLine="360"/>
      </w:pPr>
      <w:r>
        <w:t xml:space="preserve">Management initiatives such as Canada’s Coastal Restoration Fund or British Columbia’s Salmon Restoration and Innovation Fund or Sea Level Rise Adaptation programs target successes on </w:t>
      </w:r>
      <w:proofErr w:type="gramStart"/>
      <w:r>
        <w:t>50-100 year</w:t>
      </w:r>
      <w:proofErr w:type="gramEnd"/>
      <w:r>
        <w:t xml:space="preserve"> horizons, so </w:t>
      </w:r>
      <w:commentRangeStart w:id="72"/>
      <w:r>
        <w:t xml:space="preserve">understanding what leads to </w:t>
      </w:r>
      <w:r w:rsidR="002A4CB6">
        <w:t>stable</w:t>
      </w:r>
      <w:r>
        <w:t xml:space="preserve"> communities </w:t>
      </w:r>
      <w:commentRangeEnd w:id="72"/>
      <w:r w:rsidR="007C696E">
        <w:rPr>
          <w:rStyle w:val="CommentReference"/>
        </w:rPr>
        <w:commentReference w:id="72"/>
      </w:r>
      <w:r>
        <w:t>within this timescale is of great importance to agency managers wanting to maintain or create shoreline communities for immediate habitat conservation or floodwater protection initiatives.</w:t>
      </w:r>
      <w:r w:rsidR="00600123">
        <w:t xml:space="preserve"> Additionally, land managers operating under these programs should be aware that reference locations such as Ladner Marsh may be in the process of changing to a condition that does not o</w:t>
      </w:r>
      <w:r w:rsidR="0023399B">
        <w:t>ptimally support program benchmarks for success. Understanding how far the threshold of ‘reference’ has shifted is of great importance for setting restoration objectives fo</w:t>
      </w:r>
      <w:r w:rsidR="00D73AD9">
        <w:t xml:space="preserve">r targets to maintain consistent success over program timelines. </w:t>
      </w:r>
    </w:p>
    <w:p w14:paraId="12B99FD6" w14:textId="77777777" w:rsidR="00973EFC" w:rsidRDefault="00973EFC">
      <w:pPr>
        <w:rPr>
          <w:rFonts w:asciiTheme="majorHAnsi" w:eastAsiaTheme="majorEastAsia" w:hAnsiTheme="majorHAnsi" w:cstheme="majorBidi"/>
          <w:color w:val="2F5496" w:themeColor="accent1" w:themeShade="BF"/>
          <w:sz w:val="32"/>
          <w:szCs w:val="32"/>
        </w:rPr>
      </w:pPr>
      <w:r>
        <w:br w:type="page"/>
      </w:r>
    </w:p>
    <w:p w14:paraId="7FDFBD88" w14:textId="1082BCB1" w:rsidR="006D4B57" w:rsidRDefault="006D4B57" w:rsidP="001424E2">
      <w:pPr>
        <w:pStyle w:val="Heading1"/>
        <w:numPr>
          <w:ilvl w:val="0"/>
          <w:numId w:val="0"/>
        </w:numPr>
      </w:pPr>
      <w:r>
        <w:lastRenderedPageBreak/>
        <w:t>Acknowledgements</w:t>
      </w:r>
    </w:p>
    <w:p w14:paraId="13EE7FD6" w14:textId="35000048" w:rsidR="003C398B" w:rsidRDefault="00C70DF8" w:rsidP="001424E2">
      <w:r>
        <w:t xml:space="preserve">The author would like to thank </w:t>
      </w:r>
      <w:commentRangeStart w:id="73"/>
      <w:r w:rsidR="00320A27">
        <w:t xml:space="preserve">G. Bradfield, G. Porter, M. </w:t>
      </w:r>
      <w:proofErr w:type="spellStart"/>
      <w:r w:rsidR="00320A27">
        <w:t>Denoth</w:t>
      </w:r>
      <w:proofErr w:type="spellEnd"/>
      <w:r w:rsidR="00320A27">
        <w:t xml:space="preserve">, and J. Myers </w:t>
      </w:r>
      <w:commentRangeEnd w:id="73"/>
      <w:r w:rsidR="008946E4">
        <w:rPr>
          <w:rStyle w:val="CommentReference"/>
        </w:rPr>
        <w:commentReference w:id="73"/>
      </w:r>
      <w:r w:rsidR="00320A27">
        <w:t>for sharing existing datasets</w:t>
      </w:r>
      <w:r w:rsidR="00853903">
        <w:t>;</w:t>
      </w:r>
      <w:r w:rsidR="00320A27">
        <w:t xml:space="preserve"> Z. Davis </w:t>
      </w:r>
      <w:r w:rsidR="00853903">
        <w:t>for providing R programming</w:t>
      </w:r>
      <w:r w:rsidR="00320A27">
        <w:t xml:space="preserve"> advice</w:t>
      </w:r>
      <w:r w:rsidR="00853903">
        <w:t xml:space="preserve">; P. Roper for field assistance; B. Staines </w:t>
      </w:r>
      <w:r w:rsidR="00853903" w:rsidRPr="00853903">
        <w:t xml:space="preserve">(Ladner </w:t>
      </w:r>
      <w:proofErr w:type="spellStart"/>
      <w:r w:rsidR="00853903" w:rsidRPr="00853903">
        <w:t>Harbour</w:t>
      </w:r>
      <w:proofErr w:type="spellEnd"/>
      <w:r w:rsidR="00853903" w:rsidRPr="00853903">
        <w:t xml:space="preserve"> Authority) for providing watercraft </w:t>
      </w:r>
      <w:r w:rsidR="002039BD">
        <w:t>use</w:t>
      </w:r>
      <w:r w:rsidR="00853903" w:rsidRPr="00853903">
        <w:t>.</w:t>
      </w:r>
      <w:r w:rsidR="002039BD">
        <w:t xml:space="preserve"> </w:t>
      </w:r>
      <w:r w:rsidRPr="001424E2">
        <w:rPr>
          <w:rFonts w:cstheme="minorHAnsi"/>
        </w:rPr>
        <w:t xml:space="preserve">Support was provided by </w:t>
      </w:r>
      <w:r w:rsidRPr="001424E2">
        <w:rPr>
          <w:rFonts w:cstheme="minorHAnsi"/>
          <w:iCs/>
        </w:rPr>
        <w:t>Natural Sciences and Engineering Research Council</w:t>
      </w:r>
      <w:r w:rsidRPr="001424E2">
        <w:rPr>
          <w:rFonts w:cstheme="minorHAnsi"/>
        </w:rPr>
        <w:t xml:space="preserve"> of Canada Discovery Grant RGPIN-2018-03838</w:t>
      </w:r>
      <w:r w:rsidR="006432EE">
        <w:rPr>
          <w:rFonts w:cstheme="minorHAnsi"/>
        </w:rPr>
        <w:t xml:space="preserve"> under J. Richardson</w:t>
      </w:r>
      <w:r w:rsidRPr="001424E2">
        <w:rPr>
          <w:rFonts w:cstheme="minorHAnsi"/>
        </w:rPr>
        <w:t xml:space="preserve">, and research access was granted by The Ministry of Forests, Lands, Natural Resource Operations and Rural Development. </w:t>
      </w:r>
      <w:commentRangeStart w:id="74"/>
      <w:r w:rsidRPr="001424E2">
        <w:rPr>
          <w:rFonts w:cstheme="minorHAnsi"/>
        </w:rPr>
        <w:t xml:space="preserve">Comments from ____ anonymous reviewers greatly improved this manuscript. </w:t>
      </w:r>
      <w:commentRangeEnd w:id="74"/>
      <w:r w:rsidR="008946E4">
        <w:rPr>
          <w:rStyle w:val="CommentReference"/>
        </w:rPr>
        <w:commentReference w:id="74"/>
      </w:r>
    </w:p>
    <w:p w14:paraId="5872F463" w14:textId="77777777" w:rsidR="002039BD" w:rsidRDefault="002039BD">
      <w:pPr>
        <w:rPr>
          <w:rFonts w:asciiTheme="majorHAnsi" w:eastAsiaTheme="majorEastAsia" w:hAnsiTheme="majorHAnsi" w:cstheme="majorBidi"/>
          <w:color w:val="2F5496" w:themeColor="accent1" w:themeShade="BF"/>
          <w:sz w:val="32"/>
          <w:szCs w:val="32"/>
        </w:rPr>
      </w:pPr>
      <w:r>
        <w:br w:type="page"/>
      </w:r>
    </w:p>
    <w:p w14:paraId="6FBE2BE3" w14:textId="7EB09C8E" w:rsidR="0001635B" w:rsidRDefault="0001635B" w:rsidP="003C398B">
      <w:pPr>
        <w:pStyle w:val="Heading1"/>
        <w:numPr>
          <w:ilvl w:val="0"/>
          <w:numId w:val="0"/>
        </w:numPr>
      </w:pPr>
      <w:r>
        <w:lastRenderedPageBreak/>
        <w:t>Literature Cited</w:t>
      </w:r>
    </w:p>
    <w:p w14:paraId="071BA025" w14:textId="77777777" w:rsidR="00313CBB" w:rsidRPr="00313CBB" w:rsidRDefault="00171FE1" w:rsidP="00313CBB">
      <w:pPr>
        <w:pStyle w:val="Bibliography"/>
        <w:rPr>
          <w:rFonts w:ascii="Calibri" w:hAnsi="Calibri" w:cs="Calibri"/>
        </w:rPr>
      </w:pPr>
      <w:r>
        <w:fldChar w:fldCharType="begin"/>
      </w:r>
      <w:r>
        <w:instrText xml:space="preserve"> ADDIN ZOTERO_BIBL {"uncited":[],"omitted":[],"custom":[]} CSL_BIBLIOGRAPHY </w:instrText>
      </w:r>
      <w:r>
        <w:fldChar w:fldCharType="separate"/>
      </w:r>
      <w:r w:rsidR="00313CBB" w:rsidRPr="00313CBB">
        <w:rPr>
          <w:rFonts w:ascii="Calibri" w:hAnsi="Calibri" w:cs="Calibri"/>
        </w:rPr>
        <w:t xml:space="preserve">Anderson, M. J., &amp; Walsh, D. C. I. (2013). PERMANOVA, ANOSIM, and the Mantel test in the face of heterogeneous dispersions: What null hypothesis are you testing? </w:t>
      </w:r>
      <w:r w:rsidR="00313CBB" w:rsidRPr="00313CBB">
        <w:rPr>
          <w:rFonts w:ascii="Calibri" w:hAnsi="Calibri" w:cs="Calibri"/>
          <w:i/>
          <w:iCs/>
        </w:rPr>
        <w:t>Ecological Monographs</w:t>
      </w:r>
      <w:r w:rsidR="00313CBB" w:rsidRPr="00313CBB">
        <w:rPr>
          <w:rFonts w:ascii="Calibri" w:hAnsi="Calibri" w:cs="Calibri"/>
        </w:rPr>
        <w:t xml:space="preserve">, </w:t>
      </w:r>
      <w:r w:rsidR="00313CBB" w:rsidRPr="00313CBB">
        <w:rPr>
          <w:rFonts w:ascii="Calibri" w:hAnsi="Calibri" w:cs="Calibri"/>
          <w:i/>
          <w:iCs/>
        </w:rPr>
        <w:t>83</w:t>
      </w:r>
      <w:r w:rsidR="00313CBB" w:rsidRPr="00313CBB">
        <w:rPr>
          <w:rFonts w:ascii="Calibri" w:hAnsi="Calibri" w:cs="Calibri"/>
        </w:rPr>
        <w:t>(4), 557–574. https://doi.org/10.1890/12-2010.1</w:t>
      </w:r>
    </w:p>
    <w:p w14:paraId="49DB5879" w14:textId="77777777" w:rsidR="00313CBB" w:rsidRPr="00313CBB" w:rsidRDefault="00313CBB" w:rsidP="00313CBB">
      <w:pPr>
        <w:pStyle w:val="Bibliography"/>
        <w:rPr>
          <w:rFonts w:ascii="Calibri" w:hAnsi="Calibri" w:cs="Calibri"/>
        </w:rPr>
      </w:pPr>
      <w:r w:rsidRPr="00313CBB">
        <w:rPr>
          <w:rFonts w:ascii="Calibri" w:hAnsi="Calibri" w:cs="Calibri"/>
        </w:rPr>
        <w:t xml:space="preserve">Bradfield, G. E., &amp; Porter, G. L. (1982). Vegetation structure and diversity components of a Fraser estuary tidal marsh. </w:t>
      </w:r>
      <w:r w:rsidRPr="00313CBB">
        <w:rPr>
          <w:rFonts w:ascii="Calibri" w:hAnsi="Calibri" w:cs="Calibri"/>
          <w:i/>
          <w:iCs/>
        </w:rPr>
        <w:t>Canadian Journal of Botany</w:t>
      </w:r>
      <w:r w:rsidRPr="00313CBB">
        <w:rPr>
          <w:rFonts w:ascii="Calibri" w:hAnsi="Calibri" w:cs="Calibri"/>
        </w:rPr>
        <w:t xml:space="preserve">, </w:t>
      </w:r>
      <w:r w:rsidRPr="00313CBB">
        <w:rPr>
          <w:rFonts w:ascii="Calibri" w:hAnsi="Calibri" w:cs="Calibri"/>
          <w:i/>
          <w:iCs/>
        </w:rPr>
        <w:t>60</w:t>
      </w:r>
      <w:r w:rsidRPr="00313CBB">
        <w:rPr>
          <w:rFonts w:ascii="Calibri" w:hAnsi="Calibri" w:cs="Calibri"/>
        </w:rPr>
        <w:t>(4), 440–451. https://doi.org/10.1139/b82-060</w:t>
      </w:r>
    </w:p>
    <w:p w14:paraId="7EDDFA29" w14:textId="77777777" w:rsidR="00313CBB" w:rsidRPr="00313CBB" w:rsidRDefault="00313CBB" w:rsidP="00313CBB">
      <w:pPr>
        <w:pStyle w:val="Bibliography"/>
        <w:rPr>
          <w:rFonts w:ascii="Calibri" w:hAnsi="Calibri" w:cs="Calibri"/>
        </w:rPr>
      </w:pPr>
      <w:r w:rsidRPr="00313CBB">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313CBB">
        <w:rPr>
          <w:rFonts w:ascii="Calibri" w:hAnsi="Calibri" w:cs="Calibri"/>
          <w:i/>
          <w:iCs/>
        </w:rPr>
        <w:t>Marine Ecology Progress Series</w:t>
      </w:r>
      <w:r w:rsidRPr="00313CBB">
        <w:rPr>
          <w:rFonts w:ascii="Calibri" w:hAnsi="Calibri" w:cs="Calibri"/>
        </w:rPr>
        <w:t xml:space="preserve">, </w:t>
      </w:r>
      <w:r w:rsidRPr="00313CBB">
        <w:rPr>
          <w:rFonts w:ascii="Calibri" w:hAnsi="Calibri" w:cs="Calibri"/>
          <w:i/>
          <w:iCs/>
        </w:rPr>
        <w:t>625</w:t>
      </w:r>
      <w:r w:rsidRPr="00313CBB">
        <w:rPr>
          <w:rFonts w:ascii="Calibri" w:hAnsi="Calibri" w:cs="Calibri"/>
        </w:rPr>
        <w:t>, 145–162. https://doi.org/10.3354/meps13064</w:t>
      </w:r>
    </w:p>
    <w:p w14:paraId="24D2FFCA" w14:textId="77777777" w:rsidR="00313CBB" w:rsidRPr="00313CBB" w:rsidRDefault="00313CBB" w:rsidP="00313CBB">
      <w:pPr>
        <w:pStyle w:val="Bibliography"/>
        <w:rPr>
          <w:rFonts w:ascii="Calibri" w:hAnsi="Calibri" w:cs="Calibri"/>
        </w:rPr>
      </w:pPr>
      <w:r w:rsidRPr="00313CBB">
        <w:rPr>
          <w:rFonts w:ascii="Calibri" w:hAnsi="Calibri" w:cs="Calibri"/>
        </w:rPr>
        <w:t xml:space="preserve">Corenblit, D., Baas, A., Balke, T., Bouma, T., Fromard, F., Garófano‐Gómez, V., González, E., Gurnell, A. M., Hortobágyi, B., Julien, F., Kim, D., Lambs, L., Stallins, J. A., Steiger, J., Tabacchi, E., &amp; Walcker, R. (2015). Engineer pioneer plants respond to and affect geomorphic constraints similarly along water–terrestrial interfaces world-wide.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24</w:t>
      </w:r>
      <w:r w:rsidRPr="00313CBB">
        <w:rPr>
          <w:rFonts w:ascii="Calibri" w:hAnsi="Calibri" w:cs="Calibri"/>
        </w:rPr>
        <w:t>(12), 1363–1376. https://doi.org/10.1111/geb.12373</w:t>
      </w:r>
    </w:p>
    <w:p w14:paraId="4DABBCD4" w14:textId="77777777" w:rsidR="00313CBB" w:rsidRPr="00313CBB" w:rsidRDefault="00313CBB" w:rsidP="00313CBB">
      <w:pPr>
        <w:pStyle w:val="Bibliography"/>
        <w:rPr>
          <w:rFonts w:ascii="Calibri" w:hAnsi="Calibri" w:cs="Calibri"/>
        </w:rPr>
      </w:pPr>
      <w:r w:rsidRPr="00313CBB">
        <w:rPr>
          <w:rFonts w:ascii="Calibri" w:hAnsi="Calibri" w:cs="Calibri"/>
        </w:rPr>
        <w:t xml:space="preserve">Denoth, M., &amp; Myers, J. H. (2007). Competition between Lythrum salicaria and a rare species: Combining evidence from experiments and long-term monitoring. </w:t>
      </w:r>
      <w:r w:rsidRPr="00313CBB">
        <w:rPr>
          <w:rFonts w:ascii="Calibri" w:hAnsi="Calibri" w:cs="Calibri"/>
          <w:i/>
          <w:iCs/>
        </w:rPr>
        <w:t>Plant Ecology</w:t>
      </w:r>
      <w:r w:rsidRPr="00313CBB">
        <w:rPr>
          <w:rFonts w:ascii="Calibri" w:hAnsi="Calibri" w:cs="Calibri"/>
        </w:rPr>
        <w:t xml:space="preserve">, </w:t>
      </w:r>
      <w:r w:rsidRPr="00313CBB">
        <w:rPr>
          <w:rFonts w:ascii="Calibri" w:hAnsi="Calibri" w:cs="Calibri"/>
          <w:i/>
          <w:iCs/>
        </w:rPr>
        <w:t>191</w:t>
      </w:r>
      <w:r w:rsidRPr="00313CBB">
        <w:rPr>
          <w:rFonts w:ascii="Calibri" w:hAnsi="Calibri" w:cs="Calibri"/>
        </w:rPr>
        <w:t>(2), 153–161. https://doi.org/10.1007/s11258-006-9232-2</w:t>
      </w:r>
    </w:p>
    <w:p w14:paraId="5077DFB1" w14:textId="77777777" w:rsidR="00313CBB" w:rsidRPr="00313CBB" w:rsidRDefault="00313CBB" w:rsidP="00313CBB">
      <w:pPr>
        <w:pStyle w:val="Bibliography"/>
        <w:rPr>
          <w:rFonts w:ascii="Calibri" w:hAnsi="Calibri" w:cs="Calibri"/>
        </w:rPr>
      </w:pPr>
      <w:r w:rsidRPr="00313CBB">
        <w:rPr>
          <w:rFonts w:ascii="Calibri" w:hAnsi="Calibri" w:cs="Calibri"/>
        </w:rPr>
        <w:t xml:space="preserve">HItchcock, C. L., &amp; Cronquist, A. (1973). </w:t>
      </w:r>
      <w:r w:rsidRPr="00313CBB">
        <w:rPr>
          <w:rFonts w:ascii="Calibri" w:hAnsi="Calibri" w:cs="Calibri"/>
          <w:i/>
          <w:iCs/>
        </w:rPr>
        <w:t>Flora of the Pacific Northwest, an illustrated manual</w:t>
      </w:r>
      <w:r w:rsidRPr="00313CBB">
        <w:rPr>
          <w:rFonts w:ascii="Calibri" w:hAnsi="Calibri" w:cs="Calibri"/>
        </w:rPr>
        <w:t>. University of Washington Press.</w:t>
      </w:r>
    </w:p>
    <w:p w14:paraId="21CD5881" w14:textId="77777777" w:rsidR="00313CBB" w:rsidRPr="00313CBB" w:rsidRDefault="00313CBB" w:rsidP="00313CBB">
      <w:pPr>
        <w:pStyle w:val="Bibliography"/>
        <w:rPr>
          <w:rFonts w:ascii="Calibri" w:hAnsi="Calibri" w:cs="Calibri"/>
        </w:rPr>
      </w:pPr>
      <w:r w:rsidRPr="00313CBB">
        <w:rPr>
          <w:rFonts w:ascii="Calibri" w:hAnsi="Calibri" w:cs="Calibri"/>
        </w:rPr>
        <w:t xml:space="preserve">Hopfensperger, K. N., Engelhardt, K. a. M., &amp; Lookingbill, T. R. (2009). Vegetation and seed bank dynamics in a tidal freshwater marsh. </w:t>
      </w:r>
      <w:r w:rsidRPr="00313CBB">
        <w:rPr>
          <w:rFonts w:ascii="Calibri" w:hAnsi="Calibri" w:cs="Calibri"/>
          <w:i/>
          <w:iCs/>
        </w:rPr>
        <w:t>Journal of Vegetation Science</w:t>
      </w:r>
      <w:r w:rsidRPr="00313CBB">
        <w:rPr>
          <w:rFonts w:ascii="Calibri" w:hAnsi="Calibri" w:cs="Calibri"/>
        </w:rPr>
        <w:t xml:space="preserve">, </w:t>
      </w:r>
      <w:r w:rsidRPr="00313CBB">
        <w:rPr>
          <w:rFonts w:ascii="Calibri" w:hAnsi="Calibri" w:cs="Calibri"/>
          <w:i/>
          <w:iCs/>
        </w:rPr>
        <w:t>20</w:t>
      </w:r>
      <w:r w:rsidRPr="00313CBB">
        <w:rPr>
          <w:rFonts w:ascii="Calibri" w:hAnsi="Calibri" w:cs="Calibri"/>
        </w:rPr>
        <w:t>(4), 767–778. https://doi.org/10.1111/j.1654-1103.2009.01083.x</w:t>
      </w:r>
    </w:p>
    <w:p w14:paraId="5DC9001D"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Kopecký, M., &amp; Macek, M. (2015). Vegetation resurvey is robust to plot location uncertainty. </w:t>
      </w:r>
      <w:r w:rsidRPr="00313CBB">
        <w:rPr>
          <w:rFonts w:ascii="Calibri" w:hAnsi="Calibri" w:cs="Calibri"/>
          <w:i/>
          <w:iCs/>
        </w:rPr>
        <w:t>Diversity and Distributions</w:t>
      </w:r>
      <w:r w:rsidRPr="00313CBB">
        <w:rPr>
          <w:rFonts w:ascii="Calibri" w:hAnsi="Calibri" w:cs="Calibri"/>
        </w:rPr>
        <w:t xml:space="preserve">, </w:t>
      </w:r>
      <w:r w:rsidRPr="00313CBB">
        <w:rPr>
          <w:rFonts w:ascii="Calibri" w:hAnsi="Calibri" w:cs="Calibri"/>
          <w:i/>
          <w:iCs/>
        </w:rPr>
        <w:t>21</w:t>
      </w:r>
      <w:r w:rsidRPr="00313CBB">
        <w:rPr>
          <w:rFonts w:ascii="Calibri" w:hAnsi="Calibri" w:cs="Calibri"/>
        </w:rPr>
        <w:t>(3), 322–330. https://doi.org/10.1111/ddi.12299</w:t>
      </w:r>
    </w:p>
    <w:p w14:paraId="03163BAB" w14:textId="77777777" w:rsidR="00313CBB" w:rsidRPr="00313CBB" w:rsidRDefault="00313CBB" w:rsidP="00313CBB">
      <w:pPr>
        <w:pStyle w:val="Bibliography"/>
        <w:rPr>
          <w:rFonts w:ascii="Calibri" w:hAnsi="Calibri" w:cs="Calibri"/>
        </w:rPr>
      </w:pPr>
      <w:r w:rsidRPr="00313CBB">
        <w:rPr>
          <w:rFonts w:ascii="Calibri" w:hAnsi="Calibri" w:cs="Calibri"/>
        </w:rPr>
        <w:t xml:space="preserve">Maier, G. O., &amp; Simenstad, C. A. (2009). The Role of Marsh-Derived Macrodetritus to the Food Webs of Juvenile Chinook Salmon in a Large Altered Estuary. </w:t>
      </w:r>
      <w:r w:rsidRPr="00313CBB">
        <w:rPr>
          <w:rFonts w:ascii="Calibri" w:hAnsi="Calibri" w:cs="Calibri"/>
          <w:i/>
          <w:iCs/>
        </w:rPr>
        <w:t>Estuaries and Coasts</w:t>
      </w:r>
      <w:r w:rsidRPr="00313CBB">
        <w:rPr>
          <w:rFonts w:ascii="Calibri" w:hAnsi="Calibri" w:cs="Calibri"/>
        </w:rPr>
        <w:t xml:space="preserve">, </w:t>
      </w:r>
      <w:r w:rsidRPr="00313CBB">
        <w:rPr>
          <w:rFonts w:ascii="Calibri" w:hAnsi="Calibri" w:cs="Calibri"/>
          <w:i/>
          <w:iCs/>
        </w:rPr>
        <w:t>32</w:t>
      </w:r>
      <w:r w:rsidRPr="00313CBB">
        <w:rPr>
          <w:rFonts w:ascii="Calibri" w:hAnsi="Calibri" w:cs="Calibri"/>
        </w:rPr>
        <w:t>(5), 984–998. https://doi.org/10.1007/s12237-009-9197-1</w:t>
      </w:r>
    </w:p>
    <w:p w14:paraId="06FBCE84" w14:textId="77777777" w:rsidR="00313CBB" w:rsidRPr="00313CBB" w:rsidRDefault="00313CBB" w:rsidP="00313CBB">
      <w:pPr>
        <w:pStyle w:val="Bibliography"/>
        <w:rPr>
          <w:rFonts w:ascii="Calibri" w:hAnsi="Calibri" w:cs="Calibri"/>
        </w:rPr>
      </w:pPr>
      <w:r w:rsidRPr="00313CBB">
        <w:rPr>
          <w:rFonts w:ascii="Calibri" w:hAnsi="Calibri" w:cs="Calibri"/>
        </w:rPr>
        <w:t xml:space="preserve">Marijnissen, R., Kok, M., Kroeze, C., &amp; van Loon-Steensma, J. (2020). The Sensitivity of a Dike-Marsh System to Sea-Level Rise—A Model-Based Exploration. </w:t>
      </w:r>
      <w:r w:rsidRPr="00313CBB">
        <w:rPr>
          <w:rFonts w:ascii="Calibri" w:hAnsi="Calibri" w:cs="Calibri"/>
          <w:i/>
          <w:iCs/>
        </w:rPr>
        <w:t>Journal of Marine Science and Engineering</w:t>
      </w:r>
      <w:r w:rsidRPr="00313CBB">
        <w:rPr>
          <w:rFonts w:ascii="Calibri" w:hAnsi="Calibri" w:cs="Calibri"/>
        </w:rPr>
        <w:t xml:space="preserve">, </w:t>
      </w:r>
      <w:r w:rsidRPr="00313CBB">
        <w:rPr>
          <w:rFonts w:ascii="Calibri" w:hAnsi="Calibri" w:cs="Calibri"/>
          <w:i/>
          <w:iCs/>
        </w:rPr>
        <w:t>8</w:t>
      </w:r>
      <w:r w:rsidRPr="00313CBB">
        <w:rPr>
          <w:rFonts w:ascii="Calibri" w:hAnsi="Calibri" w:cs="Calibri"/>
        </w:rPr>
        <w:t>(1), 42. https://doi.org/10.3390/jmse8010042</w:t>
      </w:r>
    </w:p>
    <w:p w14:paraId="052E44B3" w14:textId="77777777" w:rsidR="00313CBB" w:rsidRPr="00313CBB" w:rsidRDefault="00313CBB" w:rsidP="00313CBB">
      <w:pPr>
        <w:pStyle w:val="Bibliography"/>
        <w:rPr>
          <w:rFonts w:ascii="Calibri" w:hAnsi="Calibri" w:cs="Calibri"/>
        </w:rPr>
      </w:pPr>
      <w:r w:rsidRPr="00313CBB">
        <w:rPr>
          <w:rFonts w:ascii="Calibri" w:hAnsi="Calibri" w:cs="Calibri"/>
        </w:rPr>
        <w:t xml:space="preserve">Pasternack, G. B. (2009). Chapter 3. Hydrogeomorphology and sedimentation in tidal freshwater wetlands. In A. Barendregt, D. F. Whigham, &amp; A. H. Baldwin (Eds.), </w:t>
      </w:r>
      <w:r w:rsidRPr="00313CBB">
        <w:rPr>
          <w:rFonts w:ascii="Calibri" w:hAnsi="Calibri" w:cs="Calibri"/>
          <w:i/>
          <w:iCs/>
        </w:rPr>
        <w:t>Tidal Freshwater Wetlands</w:t>
      </w:r>
      <w:r w:rsidRPr="00313CBB">
        <w:rPr>
          <w:rFonts w:ascii="Calibri" w:hAnsi="Calibri" w:cs="Calibri"/>
        </w:rPr>
        <w:t xml:space="preserve"> (pp. 31–40). Backhuys Publishers.</w:t>
      </w:r>
    </w:p>
    <w:p w14:paraId="5B0E279C" w14:textId="77777777" w:rsidR="00313CBB" w:rsidRPr="00313CBB" w:rsidRDefault="00313CBB" w:rsidP="00313CBB">
      <w:pPr>
        <w:pStyle w:val="Bibliography"/>
        <w:rPr>
          <w:rFonts w:ascii="Calibri" w:hAnsi="Calibri" w:cs="Calibri"/>
        </w:rPr>
      </w:pPr>
      <w:r w:rsidRPr="00313CBB">
        <w:rPr>
          <w:rFonts w:ascii="Calibri" w:hAnsi="Calibri" w:cs="Calibri"/>
        </w:rPr>
        <w:t xml:space="preserve">Peteet, D. M., Nichols, J., Kenna, T., Chang, C., Browne, J., Reza, M., Kovari, S., Liberman, L., &amp; Stern-Protz, S. (2018). Sediment starvation destroys New York City marshes’ resistance to sea level rise. </w:t>
      </w:r>
      <w:r w:rsidRPr="00313CBB">
        <w:rPr>
          <w:rFonts w:ascii="Calibri" w:hAnsi="Calibri" w:cs="Calibri"/>
          <w:i/>
          <w:iCs/>
        </w:rPr>
        <w:t>Proceedings of the National Academy of Sciences</w:t>
      </w:r>
      <w:r w:rsidRPr="00313CBB">
        <w:rPr>
          <w:rFonts w:ascii="Calibri" w:hAnsi="Calibri" w:cs="Calibri"/>
        </w:rPr>
        <w:t xml:space="preserve">, </w:t>
      </w:r>
      <w:r w:rsidRPr="00313CBB">
        <w:rPr>
          <w:rFonts w:ascii="Calibri" w:hAnsi="Calibri" w:cs="Calibri"/>
          <w:i/>
          <w:iCs/>
        </w:rPr>
        <w:t>115</w:t>
      </w:r>
      <w:r w:rsidRPr="00313CBB">
        <w:rPr>
          <w:rFonts w:ascii="Calibri" w:hAnsi="Calibri" w:cs="Calibri"/>
        </w:rPr>
        <w:t>(41), 10281–10286. https://doi.org/10.1073/pnas.1715392115</w:t>
      </w:r>
    </w:p>
    <w:p w14:paraId="49127D24" w14:textId="77777777" w:rsidR="00313CBB" w:rsidRPr="00313CBB" w:rsidRDefault="00313CBB" w:rsidP="00313CBB">
      <w:pPr>
        <w:pStyle w:val="Bibliography"/>
        <w:rPr>
          <w:rFonts w:ascii="Calibri" w:hAnsi="Calibri" w:cs="Calibri"/>
        </w:rPr>
      </w:pPr>
      <w:r w:rsidRPr="00313CBB">
        <w:rPr>
          <w:rFonts w:ascii="Calibri" w:hAnsi="Calibri" w:cs="Calibri"/>
        </w:rPr>
        <w:t xml:space="preserve">Schaefer, V. (2004). Ecological setting of the Fraser River delta and its urban estuary. In B. J. Groulx, D. C. Mosher, J. L. Luternauer, &amp; D. E. Bilderback (Eds.), </w:t>
      </w:r>
      <w:r w:rsidRPr="00313CBB">
        <w:rPr>
          <w:rFonts w:ascii="Calibri" w:hAnsi="Calibri" w:cs="Calibri"/>
          <w:i/>
          <w:iCs/>
        </w:rPr>
        <w:t>Fraser River Delta, British Columbia: Issues of an Urban Estuary</w:t>
      </w:r>
      <w:r w:rsidRPr="00313CBB">
        <w:rPr>
          <w:rFonts w:ascii="Calibri" w:hAnsi="Calibri" w:cs="Calibri"/>
        </w:rPr>
        <w:t xml:space="preserve"> (pp. 147–172). Geological Survey of Canada, Bulletin 547.</w:t>
      </w:r>
    </w:p>
    <w:p w14:paraId="6557AF7C" w14:textId="77777777" w:rsidR="00313CBB" w:rsidRPr="00313CBB" w:rsidRDefault="00313CBB" w:rsidP="00313CBB">
      <w:pPr>
        <w:pStyle w:val="Bibliography"/>
        <w:rPr>
          <w:rFonts w:ascii="Calibri" w:hAnsi="Calibri" w:cs="Calibri"/>
        </w:rPr>
      </w:pPr>
      <w:r w:rsidRPr="00313CBB">
        <w:rPr>
          <w:rFonts w:ascii="Calibri" w:hAnsi="Calibri" w:cs="Calibri"/>
        </w:rPr>
        <w:t xml:space="preserve">Scheiner, S. M. (2003). Six Types of Species-Area Curves. </w:t>
      </w:r>
      <w:r w:rsidRPr="00313CBB">
        <w:rPr>
          <w:rFonts w:ascii="Calibri" w:hAnsi="Calibri" w:cs="Calibri"/>
          <w:i/>
          <w:iCs/>
        </w:rPr>
        <w:t>Global Ecology and Biogeography</w:t>
      </w:r>
      <w:r w:rsidRPr="00313CBB">
        <w:rPr>
          <w:rFonts w:ascii="Calibri" w:hAnsi="Calibri" w:cs="Calibri"/>
        </w:rPr>
        <w:t xml:space="preserve">, </w:t>
      </w:r>
      <w:r w:rsidRPr="00313CBB">
        <w:rPr>
          <w:rFonts w:ascii="Calibri" w:hAnsi="Calibri" w:cs="Calibri"/>
          <w:i/>
          <w:iCs/>
        </w:rPr>
        <w:t>12</w:t>
      </w:r>
      <w:r w:rsidRPr="00313CBB">
        <w:rPr>
          <w:rFonts w:ascii="Calibri" w:hAnsi="Calibri" w:cs="Calibri"/>
        </w:rPr>
        <w:t>(6), 441–447. JSTOR.</w:t>
      </w:r>
    </w:p>
    <w:p w14:paraId="6FF406FA" w14:textId="77777777" w:rsidR="00313CBB" w:rsidRPr="00313CBB" w:rsidRDefault="00313CBB" w:rsidP="00313CBB">
      <w:pPr>
        <w:pStyle w:val="Bibliography"/>
        <w:rPr>
          <w:rFonts w:ascii="Calibri" w:hAnsi="Calibri" w:cs="Calibri"/>
        </w:rPr>
      </w:pPr>
      <w:r w:rsidRPr="00313CBB">
        <w:rPr>
          <w:rFonts w:ascii="Calibri" w:hAnsi="Calibri" w:cs="Calibri"/>
        </w:rPr>
        <w:t xml:space="preserve">Tilman, D. (1997). Community Invasibility, Recruitment Limitation, and Grassland Biodiversity. </w:t>
      </w:r>
      <w:r w:rsidRPr="00313CBB">
        <w:rPr>
          <w:rFonts w:ascii="Calibri" w:hAnsi="Calibri" w:cs="Calibri"/>
          <w:i/>
          <w:iCs/>
        </w:rPr>
        <w:t>Ecology</w:t>
      </w:r>
      <w:r w:rsidRPr="00313CBB">
        <w:rPr>
          <w:rFonts w:ascii="Calibri" w:hAnsi="Calibri" w:cs="Calibri"/>
        </w:rPr>
        <w:t xml:space="preserve">, </w:t>
      </w:r>
      <w:r w:rsidRPr="00313CBB">
        <w:rPr>
          <w:rFonts w:ascii="Calibri" w:hAnsi="Calibri" w:cs="Calibri"/>
          <w:i/>
          <w:iCs/>
        </w:rPr>
        <w:t>78</w:t>
      </w:r>
      <w:r w:rsidRPr="00313CBB">
        <w:rPr>
          <w:rFonts w:ascii="Calibri" w:hAnsi="Calibri" w:cs="Calibri"/>
        </w:rPr>
        <w:t>(1), 81–92. https://doi.org/10.1890/0012-9658(1997)078[0081:CIRLAG]2.0.CO;2</w:t>
      </w:r>
    </w:p>
    <w:p w14:paraId="7FBCAA57" w14:textId="77777777" w:rsidR="00313CBB" w:rsidRPr="00313CBB" w:rsidRDefault="00313CBB" w:rsidP="00313CBB">
      <w:pPr>
        <w:pStyle w:val="Bibliography"/>
        <w:rPr>
          <w:rFonts w:ascii="Calibri" w:hAnsi="Calibri" w:cs="Calibri"/>
        </w:rPr>
      </w:pPr>
      <w:r w:rsidRPr="00313CBB">
        <w:rPr>
          <w:rFonts w:ascii="Calibri" w:hAnsi="Calibri" w:cs="Calibri"/>
        </w:rPr>
        <w:lastRenderedPageBreak/>
        <w:t xml:space="preserve">Whittaker, R. H., &amp; Gauch, H. G. (1978). Evaluation of Ordination Techniques. In R. H. Whittaker (Ed.), </w:t>
      </w:r>
      <w:r w:rsidRPr="00313CBB">
        <w:rPr>
          <w:rFonts w:ascii="Calibri" w:hAnsi="Calibri" w:cs="Calibri"/>
          <w:i/>
          <w:iCs/>
        </w:rPr>
        <w:t>Ordination of Plant Communities</w:t>
      </w:r>
      <w:r w:rsidRPr="00313CBB">
        <w:rPr>
          <w:rFonts w:ascii="Calibri" w:hAnsi="Calibri" w:cs="Calibri"/>
        </w:rPr>
        <w:t xml:space="preserve"> (pp. 277–336). Springer Netherlands. https://doi.org/10.1007/978-94-009-7989-5_10</w:t>
      </w:r>
    </w:p>
    <w:p w14:paraId="7DB686A0" w14:textId="39CEAAA4" w:rsidR="0001635B" w:rsidRDefault="00171FE1" w:rsidP="00596DD7">
      <w:pPr>
        <w:spacing w:line="240" w:lineRule="auto"/>
      </w:pPr>
      <w:r>
        <w:fldChar w:fldCharType="end"/>
      </w:r>
    </w:p>
    <w:p w14:paraId="0BE2FB68" w14:textId="75F72E9E" w:rsidR="009418F9" w:rsidRDefault="009418F9" w:rsidP="0001635B"/>
    <w:p w14:paraId="26C46C4B" w14:textId="1BF46B18" w:rsidR="009418F9" w:rsidRDefault="009418F9">
      <w:r>
        <w:br w:type="page"/>
      </w:r>
    </w:p>
    <w:p w14:paraId="374EA62A" w14:textId="2B247864" w:rsidR="000652F0" w:rsidRDefault="009418F9" w:rsidP="00767EAD">
      <w:pPr>
        <w:pStyle w:val="Heading1"/>
        <w:numPr>
          <w:ilvl w:val="0"/>
          <w:numId w:val="0"/>
        </w:numPr>
      </w:pPr>
      <w:bookmarkStart w:id="75" w:name="_Ref71308067"/>
      <w:r>
        <w:lastRenderedPageBreak/>
        <w:t>Appendix 1</w:t>
      </w:r>
      <w:bookmarkEnd w:id="75"/>
    </w:p>
    <w:p w14:paraId="0203DD36" w14:textId="13E09A1F" w:rsidR="00C947D4" w:rsidRPr="00C947D4" w:rsidRDefault="00C947D4" w:rsidP="00C947D4">
      <w:pPr>
        <w:pStyle w:val="Caption"/>
        <w:keepNext/>
      </w:pPr>
      <w:bookmarkStart w:id="76" w:name="_Toc73895999"/>
      <w:r>
        <w:t xml:space="preserve">Table </w:t>
      </w:r>
      <w:r w:rsidR="00E57C05">
        <w:fldChar w:fldCharType="begin"/>
      </w:r>
      <w:r w:rsidR="00E57C05">
        <w:instrText xml:space="preserve"> SEQ Table \* ARABIC </w:instrText>
      </w:r>
      <w:r w:rsidR="00E57C05">
        <w:fldChar w:fldCharType="separate"/>
      </w:r>
      <w:r w:rsidR="00AB5FED">
        <w:rPr>
          <w:noProof/>
        </w:rPr>
        <w:t>3</w:t>
      </w:r>
      <w:r w:rsidR="00E57C05">
        <w:rPr>
          <w:noProof/>
        </w:rPr>
        <w:fldChar w:fldCharType="end"/>
      </w:r>
      <w:r>
        <w:t>. Species described in each observational dataset.</w:t>
      </w:r>
      <w:bookmarkEnd w:id="76"/>
    </w:p>
    <w:tbl>
      <w:tblPr>
        <w:tblW w:w="4712" w:type="pct"/>
        <w:tblLayout w:type="fixed"/>
        <w:tblLook w:val="04A0" w:firstRow="1" w:lastRow="0" w:firstColumn="1" w:lastColumn="0" w:noHBand="0" w:noVBand="1"/>
      </w:tblPr>
      <w:tblGrid>
        <w:gridCol w:w="2187"/>
        <w:gridCol w:w="2110"/>
        <w:gridCol w:w="2004"/>
        <w:gridCol w:w="1380"/>
        <w:gridCol w:w="1140"/>
      </w:tblGrid>
      <w:tr w:rsidR="00C947D4" w:rsidRPr="000652F0" w14:paraId="1022D83B" w14:textId="77777777" w:rsidTr="00C947D4">
        <w:trPr>
          <w:trHeight w:val="870"/>
        </w:trPr>
        <w:tc>
          <w:tcPr>
            <w:tcW w:w="1240" w:type="pct"/>
            <w:tcBorders>
              <w:top w:val="single" w:sz="4" w:space="0" w:color="auto"/>
              <w:left w:val="nil"/>
              <w:bottom w:val="nil"/>
              <w:right w:val="nil"/>
            </w:tcBorders>
            <w:shd w:val="clear" w:color="auto" w:fill="auto"/>
            <w:noWrap/>
            <w:vAlign w:val="center"/>
            <w:hideMark/>
          </w:tcPr>
          <w:p w14:paraId="221FBA9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1979</w:t>
            </w:r>
          </w:p>
        </w:tc>
        <w:tc>
          <w:tcPr>
            <w:tcW w:w="1196" w:type="pct"/>
            <w:tcBorders>
              <w:top w:val="single" w:sz="4" w:space="0" w:color="auto"/>
              <w:left w:val="nil"/>
              <w:bottom w:val="nil"/>
              <w:right w:val="nil"/>
            </w:tcBorders>
            <w:shd w:val="clear" w:color="auto" w:fill="auto"/>
            <w:noWrap/>
            <w:vAlign w:val="center"/>
            <w:hideMark/>
          </w:tcPr>
          <w:p w14:paraId="36452338"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1999</w:t>
            </w:r>
          </w:p>
        </w:tc>
        <w:tc>
          <w:tcPr>
            <w:tcW w:w="1136" w:type="pct"/>
            <w:tcBorders>
              <w:top w:val="single" w:sz="4" w:space="0" w:color="auto"/>
              <w:left w:val="nil"/>
              <w:bottom w:val="nil"/>
              <w:right w:val="nil"/>
            </w:tcBorders>
            <w:shd w:val="clear" w:color="auto" w:fill="auto"/>
            <w:noWrap/>
            <w:vAlign w:val="center"/>
            <w:hideMark/>
          </w:tcPr>
          <w:p w14:paraId="1564ED51"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2019</w:t>
            </w:r>
          </w:p>
        </w:tc>
        <w:tc>
          <w:tcPr>
            <w:tcW w:w="782" w:type="pct"/>
            <w:tcBorders>
              <w:top w:val="single" w:sz="4" w:space="0" w:color="auto"/>
              <w:left w:val="nil"/>
              <w:bottom w:val="nil"/>
              <w:right w:val="nil"/>
            </w:tcBorders>
            <w:shd w:val="clear" w:color="auto" w:fill="auto"/>
            <w:noWrap/>
            <w:vAlign w:val="center"/>
            <w:hideMark/>
          </w:tcPr>
          <w:p w14:paraId="5BF10B53" w14:textId="77777777"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NRCS Symbol</w:t>
            </w:r>
          </w:p>
        </w:tc>
        <w:tc>
          <w:tcPr>
            <w:tcW w:w="646" w:type="pct"/>
            <w:tcBorders>
              <w:top w:val="single" w:sz="4" w:space="0" w:color="auto"/>
              <w:left w:val="nil"/>
              <w:bottom w:val="nil"/>
              <w:right w:val="nil"/>
            </w:tcBorders>
            <w:shd w:val="clear" w:color="auto" w:fill="auto"/>
            <w:vAlign w:val="center"/>
            <w:hideMark/>
          </w:tcPr>
          <w:p w14:paraId="494C5342" w14:textId="4B2D6778" w:rsidR="000652F0" w:rsidRPr="000652F0" w:rsidRDefault="000652F0" w:rsidP="000652F0">
            <w:pPr>
              <w:spacing w:after="0" w:line="240" w:lineRule="auto"/>
              <w:jc w:val="center"/>
              <w:rPr>
                <w:rFonts w:eastAsia="Times New Roman" w:cstheme="minorHAnsi"/>
                <w:b/>
                <w:bCs/>
                <w:color w:val="000000"/>
                <w:sz w:val="20"/>
                <w:szCs w:val="20"/>
              </w:rPr>
            </w:pPr>
            <w:r w:rsidRPr="000652F0">
              <w:rPr>
                <w:rFonts w:eastAsia="Times New Roman" w:cstheme="minorHAnsi"/>
                <w:b/>
                <w:bCs/>
                <w:color w:val="000000"/>
                <w:sz w:val="20"/>
                <w:szCs w:val="20"/>
              </w:rPr>
              <w:t xml:space="preserve">Reported       </w:t>
            </w:r>
            <w:r w:rsidR="00C947D4" w:rsidRPr="00C947D4">
              <w:rPr>
                <w:rFonts w:eastAsia="Times New Roman" w:cstheme="minorHAnsi"/>
                <w:b/>
                <w:bCs/>
                <w:color w:val="000000"/>
                <w:sz w:val="20"/>
                <w:szCs w:val="20"/>
              </w:rPr>
              <w:t xml:space="preserve">Synonym? </w:t>
            </w:r>
          </w:p>
        </w:tc>
      </w:tr>
      <w:tr w:rsidR="00C947D4" w:rsidRPr="000652F0" w14:paraId="401C16B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3CE0D5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96" w:type="pct"/>
            <w:tcBorders>
              <w:top w:val="single" w:sz="4" w:space="0" w:color="auto"/>
              <w:left w:val="nil"/>
              <w:bottom w:val="single" w:sz="4" w:space="0" w:color="auto"/>
              <w:right w:val="nil"/>
            </w:tcBorders>
            <w:shd w:val="clear" w:color="auto" w:fill="auto"/>
            <w:noWrap/>
            <w:vAlign w:val="bottom"/>
            <w:hideMark/>
          </w:tcPr>
          <w:p w14:paraId="32E2045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Agrostis alba</w:t>
            </w:r>
          </w:p>
        </w:tc>
        <w:tc>
          <w:tcPr>
            <w:tcW w:w="1136" w:type="pct"/>
            <w:tcBorders>
              <w:top w:val="single" w:sz="4" w:space="0" w:color="auto"/>
              <w:left w:val="nil"/>
              <w:bottom w:val="single" w:sz="4" w:space="0" w:color="auto"/>
              <w:right w:val="nil"/>
            </w:tcBorders>
            <w:shd w:val="clear" w:color="auto" w:fill="auto"/>
            <w:noWrap/>
            <w:vAlign w:val="bottom"/>
            <w:hideMark/>
          </w:tcPr>
          <w:p w14:paraId="23CD599F"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Agrostis stolonifera</w:t>
            </w:r>
          </w:p>
        </w:tc>
        <w:tc>
          <w:tcPr>
            <w:tcW w:w="782" w:type="pct"/>
            <w:tcBorders>
              <w:top w:val="single" w:sz="4" w:space="0" w:color="auto"/>
              <w:left w:val="nil"/>
              <w:bottom w:val="single" w:sz="4" w:space="0" w:color="auto"/>
              <w:right w:val="nil"/>
            </w:tcBorders>
            <w:shd w:val="clear" w:color="auto" w:fill="auto"/>
            <w:noWrap/>
            <w:vAlign w:val="center"/>
            <w:hideMark/>
          </w:tcPr>
          <w:p w14:paraId="17F3DE5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AGST2</w:t>
            </w:r>
          </w:p>
        </w:tc>
        <w:tc>
          <w:tcPr>
            <w:tcW w:w="646" w:type="pct"/>
            <w:tcBorders>
              <w:top w:val="single" w:sz="4" w:space="0" w:color="auto"/>
              <w:left w:val="nil"/>
              <w:bottom w:val="single" w:sz="4" w:space="0" w:color="auto"/>
              <w:right w:val="nil"/>
            </w:tcBorders>
            <w:shd w:val="clear" w:color="auto" w:fill="auto"/>
            <w:noWrap/>
            <w:vAlign w:val="bottom"/>
            <w:hideMark/>
          </w:tcPr>
          <w:p w14:paraId="01A55E3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54BA9895" w14:textId="77777777" w:rsidTr="00C947D4">
        <w:trPr>
          <w:trHeight w:val="290"/>
        </w:trPr>
        <w:tc>
          <w:tcPr>
            <w:tcW w:w="1240" w:type="pct"/>
            <w:tcBorders>
              <w:top w:val="nil"/>
              <w:left w:val="nil"/>
              <w:bottom w:val="nil"/>
              <w:right w:val="nil"/>
            </w:tcBorders>
            <w:shd w:val="clear" w:color="auto" w:fill="auto"/>
            <w:noWrap/>
            <w:vAlign w:val="bottom"/>
            <w:hideMark/>
          </w:tcPr>
          <w:p w14:paraId="109FF6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Alisma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96" w:type="pct"/>
            <w:tcBorders>
              <w:top w:val="nil"/>
              <w:left w:val="nil"/>
              <w:bottom w:val="nil"/>
              <w:right w:val="nil"/>
            </w:tcBorders>
            <w:shd w:val="clear" w:color="auto" w:fill="auto"/>
            <w:noWrap/>
            <w:vAlign w:val="bottom"/>
            <w:hideMark/>
          </w:tcPr>
          <w:p w14:paraId="63BF414B"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Alisma </w:t>
            </w:r>
            <w:proofErr w:type="spellStart"/>
            <w:r w:rsidRPr="000652F0">
              <w:rPr>
                <w:rFonts w:eastAsia="Times New Roman" w:cstheme="minorHAnsi"/>
                <w:i/>
                <w:iCs/>
                <w:sz w:val="20"/>
                <w:szCs w:val="20"/>
              </w:rPr>
              <w:t>plantago</w:t>
            </w:r>
            <w:proofErr w:type="spellEnd"/>
            <w:r w:rsidRPr="000652F0">
              <w:rPr>
                <w:rFonts w:eastAsia="Times New Roman" w:cstheme="minorHAnsi"/>
                <w:i/>
                <w:iCs/>
                <w:sz w:val="20"/>
                <w:szCs w:val="20"/>
              </w:rPr>
              <w:t xml:space="preserve"> aquatica</w:t>
            </w:r>
          </w:p>
        </w:tc>
        <w:tc>
          <w:tcPr>
            <w:tcW w:w="1136" w:type="pct"/>
            <w:tcBorders>
              <w:top w:val="nil"/>
              <w:left w:val="nil"/>
              <w:bottom w:val="nil"/>
              <w:right w:val="nil"/>
            </w:tcBorders>
            <w:shd w:val="clear" w:color="auto" w:fill="auto"/>
            <w:noWrap/>
            <w:vAlign w:val="bottom"/>
            <w:hideMark/>
          </w:tcPr>
          <w:p w14:paraId="3B38C312"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BA067CD"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ALPL</w:t>
            </w:r>
          </w:p>
        </w:tc>
        <w:tc>
          <w:tcPr>
            <w:tcW w:w="646" w:type="pct"/>
            <w:tcBorders>
              <w:top w:val="nil"/>
              <w:left w:val="nil"/>
              <w:bottom w:val="nil"/>
              <w:right w:val="nil"/>
            </w:tcBorders>
            <w:shd w:val="clear" w:color="auto" w:fill="auto"/>
            <w:noWrap/>
            <w:vAlign w:val="bottom"/>
            <w:hideMark/>
          </w:tcPr>
          <w:p w14:paraId="23BAEA48"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E512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57C707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Alopecurus </w:t>
            </w:r>
            <w:proofErr w:type="spellStart"/>
            <w:r w:rsidRPr="000652F0">
              <w:rPr>
                <w:rFonts w:eastAsia="Times New Roman" w:cstheme="minorHAnsi"/>
                <w:i/>
                <w:iCs/>
                <w:sz w:val="20"/>
                <w:szCs w:val="20"/>
              </w:rPr>
              <w:t>geniculatus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1F31AA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6529D49"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A68D5D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ALGE2</w:t>
            </w:r>
          </w:p>
        </w:tc>
        <w:tc>
          <w:tcPr>
            <w:tcW w:w="646" w:type="pct"/>
            <w:tcBorders>
              <w:top w:val="single" w:sz="4" w:space="0" w:color="auto"/>
              <w:left w:val="nil"/>
              <w:bottom w:val="single" w:sz="4" w:space="0" w:color="auto"/>
              <w:right w:val="nil"/>
            </w:tcBorders>
            <w:shd w:val="clear" w:color="auto" w:fill="auto"/>
            <w:noWrap/>
            <w:vAlign w:val="bottom"/>
            <w:hideMark/>
          </w:tcPr>
          <w:p w14:paraId="52E01DD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5E3C7FC" w14:textId="77777777" w:rsidTr="00C947D4">
        <w:trPr>
          <w:trHeight w:val="290"/>
        </w:trPr>
        <w:tc>
          <w:tcPr>
            <w:tcW w:w="1240" w:type="pct"/>
            <w:tcBorders>
              <w:top w:val="nil"/>
              <w:left w:val="nil"/>
              <w:bottom w:val="nil"/>
              <w:right w:val="nil"/>
            </w:tcBorders>
            <w:shd w:val="clear" w:color="auto" w:fill="auto"/>
            <w:noWrap/>
            <w:vAlign w:val="bottom"/>
            <w:hideMark/>
          </w:tcPr>
          <w:p w14:paraId="41039317"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12EA40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xml:space="preserve">Compositae </w:t>
            </w:r>
            <w:proofErr w:type="spellStart"/>
            <w:r w:rsidRPr="000652F0">
              <w:rPr>
                <w:rFonts w:eastAsia="Times New Roman" w:cstheme="minorHAnsi"/>
                <w:color w:val="000000"/>
                <w:sz w:val="20"/>
                <w:szCs w:val="20"/>
              </w:rPr>
              <w:t>misc</w:t>
            </w:r>
            <w:proofErr w:type="spellEnd"/>
          </w:p>
        </w:tc>
        <w:tc>
          <w:tcPr>
            <w:tcW w:w="1136" w:type="pct"/>
            <w:tcBorders>
              <w:top w:val="nil"/>
              <w:left w:val="nil"/>
              <w:bottom w:val="nil"/>
              <w:right w:val="nil"/>
            </w:tcBorders>
            <w:shd w:val="clear" w:color="auto" w:fill="auto"/>
            <w:noWrap/>
            <w:vAlign w:val="bottom"/>
            <w:hideMark/>
          </w:tcPr>
          <w:p w14:paraId="3558B0F6" w14:textId="77777777" w:rsidR="000652F0" w:rsidRPr="000652F0" w:rsidRDefault="000652F0" w:rsidP="000652F0">
            <w:pPr>
              <w:spacing w:after="0" w:line="240" w:lineRule="auto"/>
              <w:rPr>
                <w:rFonts w:eastAsia="Times New Roman" w:cstheme="minorHAnsi"/>
                <w:color w:val="000000"/>
                <w:sz w:val="20"/>
                <w:szCs w:val="20"/>
              </w:rPr>
            </w:pPr>
          </w:p>
        </w:tc>
        <w:tc>
          <w:tcPr>
            <w:tcW w:w="782" w:type="pct"/>
            <w:tcBorders>
              <w:top w:val="nil"/>
              <w:left w:val="nil"/>
              <w:bottom w:val="nil"/>
              <w:right w:val="nil"/>
            </w:tcBorders>
            <w:shd w:val="clear" w:color="auto" w:fill="auto"/>
            <w:noWrap/>
            <w:vAlign w:val="center"/>
            <w:hideMark/>
          </w:tcPr>
          <w:p w14:paraId="26899B38" w14:textId="77777777" w:rsidR="000652F0" w:rsidRPr="000652F0" w:rsidRDefault="000652F0" w:rsidP="000652F0">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Asteraceae_misc</w:t>
            </w:r>
            <w:proofErr w:type="spellEnd"/>
          </w:p>
        </w:tc>
        <w:tc>
          <w:tcPr>
            <w:tcW w:w="646" w:type="pct"/>
            <w:tcBorders>
              <w:top w:val="nil"/>
              <w:left w:val="nil"/>
              <w:bottom w:val="nil"/>
              <w:right w:val="nil"/>
            </w:tcBorders>
            <w:shd w:val="clear" w:color="auto" w:fill="auto"/>
            <w:noWrap/>
            <w:vAlign w:val="bottom"/>
            <w:hideMark/>
          </w:tcPr>
          <w:p w14:paraId="0814829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211E50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7BC73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D9588E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Aster </w:t>
            </w:r>
            <w:proofErr w:type="spellStart"/>
            <w:r w:rsidRPr="000652F0">
              <w:rPr>
                <w:rFonts w:eastAsia="Times New Roman" w:cstheme="minorHAnsi"/>
                <w:i/>
                <w:iCs/>
                <w:sz w:val="20"/>
                <w:szCs w:val="20"/>
              </w:rPr>
              <w:t>eatonii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CB2DC0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4B053B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SYEA2</w:t>
            </w:r>
          </w:p>
        </w:tc>
        <w:tc>
          <w:tcPr>
            <w:tcW w:w="646" w:type="pct"/>
            <w:tcBorders>
              <w:top w:val="single" w:sz="4" w:space="0" w:color="auto"/>
              <w:left w:val="nil"/>
              <w:bottom w:val="single" w:sz="4" w:space="0" w:color="auto"/>
              <w:right w:val="nil"/>
            </w:tcBorders>
            <w:shd w:val="clear" w:color="auto" w:fill="auto"/>
            <w:noWrap/>
            <w:vAlign w:val="bottom"/>
            <w:hideMark/>
          </w:tcPr>
          <w:p w14:paraId="2B882C2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1395C1F" w14:textId="77777777" w:rsidTr="00C947D4">
        <w:trPr>
          <w:trHeight w:val="290"/>
        </w:trPr>
        <w:tc>
          <w:tcPr>
            <w:tcW w:w="1240" w:type="pct"/>
            <w:tcBorders>
              <w:top w:val="nil"/>
              <w:left w:val="nil"/>
              <w:bottom w:val="nil"/>
              <w:right w:val="nil"/>
            </w:tcBorders>
            <w:shd w:val="clear" w:color="auto" w:fill="auto"/>
            <w:noWrap/>
            <w:vAlign w:val="bottom"/>
            <w:hideMark/>
          </w:tcPr>
          <w:p w14:paraId="238CEF4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Bidens </w:t>
            </w:r>
            <w:proofErr w:type="spellStart"/>
            <w:r w:rsidRPr="000652F0">
              <w:rPr>
                <w:rFonts w:eastAsia="Times New Roman" w:cstheme="minorHAnsi"/>
                <w:i/>
                <w:iCs/>
                <w:sz w:val="20"/>
                <w:szCs w:val="20"/>
              </w:rPr>
              <w:t>cernua</w:t>
            </w:r>
            <w:proofErr w:type="spellEnd"/>
          </w:p>
        </w:tc>
        <w:tc>
          <w:tcPr>
            <w:tcW w:w="1196" w:type="pct"/>
            <w:tcBorders>
              <w:top w:val="nil"/>
              <w:left w:val="nil"/>
              <w:bottom w:val="nil"/>
              <w:right w:val="nil"/>
            </w:tcBorders>
            <w:shd w:val="clear" w:color="auto" w:fill="auto"/>
            <w:noWrap/>
            <w:vAlign w:val="bottom"/>
            <w:hideMark/>
          </w:tcPr>
          <w:p w14:paraId="70C34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Bidens </w:t>
            </w:r>
            <w:proofErr w:type="spellStart"/>
            <w:r w:rsidRPr="000652F0">
              <w:rPr>
                <w:rFonts w:eastAsia="Times New Roman" w:cstheme="minorHAnsi"/>
                <w:i/>
                <w:iCs/>
                <w:sz w:val="20"/>
                <w:szCs w:val="20"/>
              </w:rPr>
              <w:t>cernua</w:t>
            </w:r>
            <w:proofErr w:type="spellEnd"/>
          </w:p>
        </w:tc>
        <w:tc>
          <w:tcPr>
            <w:tcW w:w="1136" w:type="pct"/>
            <w:tcBorders>
              <w:top w:val="nil"/>
              <w:left w:val="nil"/>
              <w:bottom w:val="nil"/>
              <w:right w:val="nil"/>
            </w:tcBorders>
            <w:shd w:val="clear" w:color="auto" w:fill="auto"/>
            <w:noWrap/>
            <w:vAlign w:val="bottom"/>
            <w:hideMark/>
          </w:tcPr>
          <w:p w14:paraId="0EA1F1D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Bidens </w:t>
            </w:r>
            <w:proofErr w:type="spellStart"/>
            <w:r w:rsidRPr="000652F0">
              <w:rPr>
                <w:rFonts w:eastAsia="Times New Roman" w:cstheme="minorHAnsi"/>
                <w:i/>
                <w:iCs/>
                <w:sz w:val="20"/>
                <w:szCs w:val="20"/>
              </w:rPr>
              <w:t>cernua</w:t>
            </w:r>
            <w:proofErr w:type="spellEnd"/>
          </w:p>
        </w:tc>
        <w:tc>
          <w:tcPr>
            <w:tcW w:w="782" w:type="pct"/>
            <w:tcBorders>
              <w:top w:val="nil"/>
              <w:left w:val="nil"/>
              <w:bottom w:val="nil"/>
              <w:right w:val="nil"/>
            </w:tcBorders>
            <w:shd w:val="clear" w:color="auto" w:fill="auto"/>
            <w:noWrap/>
            <w:vAlign w:val="center"/>
            <w:hideMark/>
          </w:tcPr>
          <w:p w14:paraId="75C6D8D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BICE</w:t>
            </w:r>
          </w:p>
        </w:tc>
        <w:tc>
          <w:tcPr>
            <w:tcW w:w="646" w:type="pct"/>
            <w:tcBorders>
              <w:top w:val="nil"/>
              <w:left w:val="nil"/>
              <w:bottom w:val="nil"/>
              <w:right w:val="nil"/>
            </w:tcBorders>
            <w:shd w:val="clear" w:color="auto" w:fill="auto"/>
            <w:noWrap/>
            <w:vAlign w:val="bottom"/>
            <w:hideMark/>
          </w:tcPr>
          <w:p w14:paraId="6879518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88097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08FCDF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96" w:type="pct"/>
            <w:tcBorders>
              <w:top w:val="single" w:sz="4" w:space="0" w:color="auto"/>
              <w:left w:val="nil"/>
              <w:bottom w:val="single" w:sz="4" w:space="0" w:color="auto"/>
              <w:right w:val="nil"/>
            </w:tcBorders>
            <w:shd w:val="clear" w:color="auto" w:fill="auto"/>
            <w:noWrap/>
            <w:vAlign w:val="bottom"/>
            <w:hideMark/>
          </w:tcPr>
          <w:p w14:paraId="07DCE86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1136" w:type="pct"/>
            <w:tcBorders>
              <w:top w:val="single" w:sz="4" w:space="0" w:color="auto"/>
              <w:left w:val="nil"/>
              <w:bottom w:val="single" w:sz="4" w:space="0" w:color="auto"/>
              <w:right w:val="nil"/>
            </w:tcBorders>
            <w:shd w:val="clear" w:color="auto" w:fill="auto"/>
            <w:noWrap/>
            <w:vAlign w:val="bottom"/>
            <w:hideMark/>
          </w:tcPr>
          <w:p w14:paraId="40CD6ED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Caltha palustris</w:t>
            </w:r>
          </w:p>
        </w:tc>
        <w:tc>
          <w:tcPr>
            <w:tcW w:w="782" w:type="pct"/>
            <w:tcBorders>
              <w:top w:val="single" w:sz="4" w:space="0" w:color="auto"/>
              <w:left w:val="nil"/>
              <w:bottom w:val="single" w:sz="4" w:space="0" w:color="auto"/>
              <w:right w:val="nil"/>
            </w:tcBorders>
            <w:shd w:val="clear" w:color="auto" w:fill="auto"/>
            <w:noWrap/>
            <w:vAlign w:val="center"/>
            <w:hideMark/>
          </w:tcPr>
          <w:p w14:paraId="2421443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CAPAP6</w:t>
            </w:r>
          </w:p>
        </w:tc>
        <w:tc>
          <w:tcPr>
            <w:tcW w:w="646" w:type="pct"/>
            <w:tcBorders>
              <w:top w:val="single" w:sz="4" w:space="0" w:color="auto"/>
              <w:left w:val="nil"/>
              <w:bottom w:val="single" w:sz="4" w:space="0" w:color="auto"/>
              <w:right w:val="nil"/>
            </w:tcBorders>
            <w:shd w:val="clear" w:color="auto" w:fill="auto"/>
            <w:noWrap/>
            <w:vAlign w:val="bottom"/>
            <w:hideMark/>
          </w:tcPr>
          <w:p w14:paraId="2B43726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B722B90" w14:textId="77777777" w:rsidTr="00C947D4">
        <w:trPr>
          <w:trHeight w:val="290"/>
        </w:trPr>
        <w:tc>
          <w:tcPr>
            <w:tcW w:w="1240" w:type="pct"/>
            <w:tcBorders>
              <w:top w:val="nil"/>
              <w:left w:val="nil"/>
              <w:bottom w:val="nil"/>
              <w:right w:val="nil"/>
            </w:tcBorders>
            <w:shd w:val="clear" w:color="auto" w:fill="auto"/>
            <w:noWrap/>
            <w:vAlign w:val="bottom"/>
            <w:hideMark/>
          </w:tcPr>
          <w:p w14:paraId="5EE021B3"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5779B973"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_sp1</w:t>
            </w:r>
          </w:p>
        </w:tc>
        <w:tc>
          <w:tcPr>
            <w:tcW w:w="1136" w:type="pct"/>
            <w:tcBorders>
              <w:top w:val="nil"/>
              <w:left w:val="nil"/>
              <w:bottom w:val="nil"/>
              <w:right w:val="nil"/>
            </w:tcBorders>
            <w:shd w:val="clear" w:color="auto" w:fill="auto"/>
            <w:noWrap/>
            <w:vAlign w:val="bottom"/>
            <w:hideMark/>
          </w:tcPr>
          <w:p w14:paraId="73CC606B"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029BDB71"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Carex_sp1</w:t>
            </w:r>
          </w:p>
        </w:tc>
        <w:tc>
          <w:tcPr>
            <w:tcW w:w="646" w:type="pct"/>
            <w:tcBorders>
              <w:top w:val="nil"/>
              <w:left w:val="nil"/>
              <w:bottom w:val="nil"/>
              <w:right w:val="nil"/>
            </w:tcBorders>
            <w:shd w:val="clear" w:color="auto" w:fill="auto"/>
            <w:noWrap/>
            <w:vAlign w:val="bottom"/>
            <w:hideMark/>
          </w:tcPr>
          <w:p w14:paraId="303E2730"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3F01EB5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5FE1CF6"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40A9E78D"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Carex</w:t>
            </w:r>
            <w:r w:rsidRPr="000652F0">
              <w:rPr>
                <w:rFonts w:eastAsia="Times New Roman" w:cstheme="minorHAnsi"/>
                <w:sz w:val="20"/>
                <w:szCs w:val="20"/>
              </w:rPr>
              <w:t>_sp2</w:t>
            </w:r>
          </w:p>
        </w:tc>
        <w:tc>
          <w:tcPr>
            <w:tcW w:w="1136" w:type="pct"/>
            <w:tcBorders>
              <w:top w:val="single" w:sz="4" w:space="0" w:color="auto"/>
              <w:left w:val="nil"/>
              <w:bottom w:val="single" w:sz="4" w:space="0" w:color="auto"/>
              <w:right w:val="nil"/>
            </w:tcBorders>
            <w:shd w:val="clear" w:color="auto" w:fill="auto"/>
            <w:noWrap/>
            <w:vAlign w:val="bottom"/>
            <w:hideMark/>
          </w:tcPr>
          <w:p w14:paraId="5124F26D"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11751026" w14:textId="77777777" w:rsidR="000652F0" w:rsidRPr="000652F0" w:rsidRDefault="000652F0" w:rsidP="000652F0">
            <w:pPr>
              <w:spacing w:after="0" w:line="240" w:lineRule="auto"/>
              <w:jc w:val="center"/>
              <w:rPr>
                <w:rFonts w:eastAsia="Times New Roman" w:cstheme="minorHAnsi"/>
                <w:sz w:val="20"/>
                <w:szCs w:val="20"/>
              </w:rPr>
            </w:pPr>
            <w:r w:rsidRPr="000652F0">
              <w:rPr>
                <w:rFonts w:eastAsia="Times New Roman" w:cstheme="minorHAnsi"/>
                <w:sz w:val="20"/>
                <w:szCs w:val="20"/>
              </w:rPr>
              <w:t>Carex_sp2</w:t>
            </w:r>
          </w:p>
        </w:tc>
        <w:tc>
          <w:tcPr>
            <w:tcW w:w="646" w:type="pct"/>
            <w:tcBorders>
              <w:top w:val="single" w:sz="4" w:space="0" w:color="auto"/>
              <w:left w:val="nil"/>
              <w:bottom w:val="single" w:sz="4" w:space="0" w:color="auto"/>
              <w:right w:val="nil"/>
            </w:tcBorders>
            <w:shd w:val="clear" w:color="auto" w:fill="auto"/>
            <w:noWrap/>
            <w:vAlign w:val="bottom"/>
            <w:hideMark/>
          </w:tcPr>
          <w:p w14:paraId="52F93F6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16F4EE" w14:textId="77777777" w:rsidTr="00C947D4">
        <w:trPr>
          <w:trHeight w:val="290"/>
        </w:trPr>
        <w:tc>
          <w:tcPr>
            <w:tcW w:w="1240" w:type="pct"/>
            <w:tcBorders>
              <w:top w:val="nil"/>
              <w:left w:val="nil"/>
              <w:bottom w:val="nil"/>
              <w:right w:val="nil"/>
            </w:tcBorders>
            <w:shd w:val="clear" w:color="auto" w:fill="auto"/>
            <w:noWrap/>
            <w:vAlign w:val="bottom"/>
            <w:hideMark/>
          </w:tcPr>
          <w:p w14:paraId="47AF61A5"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Carex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lyngbei</w:t>
            </w:r>
            <w:proofErr w:type="spellEnd"/>
          </w:p>
        </w:tc>
        <w:tc>
          <w:tcPr>
            <w:tcW w:w="1196" w:type="pct"/>
            <w:tcBorders>
              <w:top w:val="nil"/>
              <w:left w:val="nil"/>
              <w:bottom w:val="nil"/>
              <w:right w:val="nil"/>
            </w:tcBorders>
            <w:shd w:val="clear" w:color="auto" w:fill="auto"/>
            <w:noWrap/>
            <w:vAlign w:val="bottom"/>
            <w:hideMark/>
          </w:tcPr>
          <w:p w14:paraId="2E41D162"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Carex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lyngbei</w:t>
            </w:r>
            <w:proofErr w:type="spellEnd"/>
          </w:p>
        </w:tc>
        <w:tc>
          <w:tcPr>
            <w:tcW w:w="1136" w:type="pct"/>
            <w:tcBorders>
              <w:top w:val="nil"/>
              <w:left w:val="nil"/>
              <w:bottom w:val="nil"/>
              <w:right w:val="nil"/>
            </w:tcBorders>
            <w:shd w:val="clear" w:color="auto" w:fill="auto"/>
            <w:noWrap/>
            <w:vAlign w:val="bottom"/>
            <w:hideMark/>
          </w:tcPr>
          <w:p w14:paraId="2E0A594B"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Carex</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lyngbei</w:t>
            </w:r>
            <w:proofErr w:type="spellEnd"/>
          </w:p>
        </w:tc>
        <w:tc>
          <w:tcPr>
            <w:tcW w:w="782" w:type="pct"/>
            <w:tcBorders>
              <w:top w:val="nil"/>
              <w:left w:val="nil"/>
              <w:bottom w:val="nil"/>
              <w:right w:val="nil"/>
            </w:tcBorders>
            <w:shd w:val="clear" w:color="auto" w:fill="auto"/>
            <w:noWrap/>
            <w:vAlign w:val="center"/>
            <w:hideMark/>
          </w:tcPr>
          <w:p w14:paraId="5E10710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CALY3</w:t>
            </w:r>
          </w:p>
        </w:tc>
        <w:tc>
          <w:tcPr>
            <w:tcW w:w="646" w:type="pct"/>
            <w:tcBorders>
              <w:top w:val="nil"/>
              <w:left w:val="nil"/>
              <w:bottom w:val="nil"/>
              <w:right w:val="nil"/>
            </w:tcBorders>
            <w:shd w:val="clear" w:color="auto" w:fill="auto"/>
            <w:noWrap/>
            <w:vAlign w:val="bottom"/>
            <w:hideMark/>
          </w:tcPr>
          <w:p w14:paraId="37CD112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A76DD1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F35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A70ED0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39416D4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Cirsium </w:t>
            </w:r>
            <w:proofErr w:type="spellStart"/>
            <w:r w:rsidRPr="000652F0">
              <w:rPr>
                <w:rFonts w:eastAsia="Times New Roman" w:cstheme="minorHAnsi"/>
                <w:i/>
                <w:iCs/>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E09E07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CIAR4</w:t>
            </w:r>
          </w:p>
        </w:tc>
        <w:tc>
          <w:tcPr>
            <w:tcW w:w="646" w:type="pct"/>
            <w:tcBorders>
              <w:top w:val="single" w:sz="4" w:space="0" w:color="auto"/>
              <w:left w:val="nil"/>
              <w:bottom w:val="single" w:sz="4" w:space="0" w:color="auto"/>
              <w:right w:val="nil"/>
            </w:tcBorders>
            <w:shd w:val="clear" w:color="auto" w:fill="auto"/>
            <w:noWrap/>
            <w:vAlign w:val="bottom"/>
            <w:hideMark/>
          </w:tcPr>
          <w:p w14:paraId="7BF4D40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AE0ED89" w14:textId="77777777" w:rsidTr="00C947D4">
        <w:trPr>
          <w:trHeight w:val="290"/>
        </w:trPr>
        <w:tc>
          <w:tcPr>
            <w:tcW w:w="1240" w:type="pct"/>
            <w:tcBorders>
              <w:top w:val="nil"/>
              <w:left w:val="nil"/>
              <w:bottom w:val="nil"/>
              <w:right w:val="nil"/>
            </w:tcBorders>
            <w:shd w:val="clear" w:color="auto" w:fill="auto"/>
            <w:noWrap/>
            <w:vAlign w:val="bottom"/>
            <w:hideMark/>
          </w:tcPr>
          <w:p w14:paraId="3D0DBA5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96" w:type="pct"/>
            <w:tcBorders>
              <w:top w:val="nil"/>
              <w:left w:val="nil"/>
              <w:bottom w:val="nil"/>
              <w:right w:val="nil"/>
            </w:tcBorders>
            <w:shd w:val="clear" w:color="auto" w:fill="auto"/>
            <w:noWrap/>
            <w:vAlign w:val="bottom"/>
            <w:hideMark/>
          </w:tcPr>
          <w:p w14:paraId="52B176FD"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Deschampsia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caespitosa</w:t>
            </w:r>
            <w:proofErr w:type="spellEnd"/>
          </w:p>
        </w:tc>
        <w:tc>
          <w:tcPr>
            <w:tcW w:w="1136" w:type="pct"/>
            <w:tcBorders>
              <w:top w:val="nil"/>
              <w:left w:val="nil"/>
              <w:bottom w:val="nil"/>
              <w:right w:val="nil"/>
            </w:tcBorders>
            <w:shd w:val="clear" w:color="auto" w:fill="auto"/>
            <w:noWrap/>
            <w:vAlign w:val="bottom"/>
            <w:hideMark/>
          </w:tcPr>
          <w:p w14:paraId="7D2E9F46"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00A138B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DECE</w:t>
            </w:r>
          </w:p>
        </w:tc>
        <w:tc>
          <w:tcPr>
            <w:tcW w:w="646" w:type="pct"/>
            <w:tcBorders>
              <w:top w:val="nil"/>
              <w:left w:val="nil"/>
              <w:bottom w:val="nil"/>
              <w:right w:val="nil"/>
            </w:tcBorders>
            <w:shd w:val="clear" w:color="auto" w:fill="auto"/>
            <w:noWrap/>
            <w:vAlign w:val="bottom"/>
            <w:hideMark/>
          </w:tcPr>
          <w:p w14:paraId="4408A64F"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72059D58"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2054EA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Dulichium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arundinaceum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0A6304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2962F8A"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AA99A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DUAR3</w:t>
            </w:r>
          </w:p>
        </w:tc>
        <w:tc>
          <w:tcPr>
            <w:tcW w:w="646" w:type="pct"/>
            <w:tcBorders>
              <w:top w:val="single" w:sz="4" w:space="0" w:color="auto"/>
              <w:left w:val="nil"/>
              <w:bottom w:val="single" w:sz="4" w:space="0" w:color="auto"/>
              <w:right w:val="nil"/>
            </w:tcBorders>
            <w:shd w:val="clear" w:color="auto" w:fill="auto"/>
            <w:noWrap/>
            <w:vAlign w:val="bottom"/>
            <w:hideMark/>
          </w:tcPr>
          <w:p w14:paraId="49D45675"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062D967" w14:textId="77777777" w:rsidTr="00C947D4">
        <w:trPr>
          <w:trHeight w:val="290"/>
        </w:trPr>
        <w:tc>
          <w:tcPr>
            <w:tcW w:w="1240" w:type="pct"/>
            <w:tcBorders>
              <w:top w:val="nil"/>
              <w:left w:val="nil"/>
              <w:bottom w:val="nil"/>
              <w:right w:val="nil"/>
            </w:tcBorders>
            <w:shd w:val="clear" w:color="auto" w:fill="auto"/>
            <w:noWrap/>
            <w:vAlign w:val="bottom"/>
            <w:hideMark/>
          </w:tcPr>
          <w:p w14:paraId="5C7226D0"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96" w:type="pct"/>
            <w:tcBorders>
              <w:top w:val="nil"/>
              <w:left w:val="nil"/>
              <w:bottom w:val="nil"/>
              <w:right w:val="nil"/>
            </w:tcBorders>
            <w:shd w:val="clear" w:color="auto" w:fill="auto"/>
            <w:noWrap/>
            <w:vAlign w:val="bottom"/>
            <w:hideMark/>
          </w:tcPr>
          <w:p w14:paraId="2247DE7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1136" w:type="pct"/>
            <w:tcBorders>
              <w:top w:val="nil"/>
              <w:left w:val="nil"/>
              <w:bottom w:val="nil"/>
              <w:right w:val="nil"/>
            </w:tcBorders>
            <w:shd w:val="clear" w:color="auto" w:fill="auto"/>
            <w:noWrap/>
            <w:vAlign w:val="bottom"/>
            <w:hideMark/>
          </w:tcPr>
          <w:p w14:paraId="3A2F54F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Eleocharis palustris</w:t>
            </w:r>
          </w:p>
        </w:tc>
        <w:tc>
          <w:tcPr>
            <w:tcW w:w="782" w:type="pct"/>
            <w:tcBorders>
              <w:top w:val="nil"/>
              <w:left w:val="nil"/>
              <w:bottom w:val="nil"/>
              <w:right w:val="nil"/>
            </w:tcBorders>
            <w:shd w:val="clear" w:color="auto" w:fill="auto"/>
            <w:noWrap/>
            <w:vAlign w:val="center"/>
            <w:hideMark/>
          </w:tcPr>
          <w:p w14:paraId="44DACB90"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ELPA3</w:t>
            </w:r>
          </w:p>
        </w:tc>
        <w:tc>
          <w:tcPr>
            <w:tcW w:w="646" w:type="pct"/>
            <w:tcBorders>
              <w:top w:val="nil"/>
              <w:left w:val="nil"/>
              <w:bottom w:val="nil"/>
              <w:right w:val="nil"/>
            </w:tcBorders>
            <w:shd w:val="clear" w:color="auto" w:fill="auto"/>
            <w:noWrap/>
            <w:vAlign w:val="bottom"/>
            <w:hideMark/>
          </w:tcPr>
          <w:p w14:paraId="18C032A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699E19DC"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B3AFD84"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711C742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BA14679"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Equisetum </w:t>
            </w:r>
            <w:proofErr w:type="spellStart"/>
            <w:r w:rsidRPr="000652F0">
              <w:rPr>
                <w:rFonts w:eastAsia="Times New Roman" w:cstheme="minorHAnsi"/>
                <w:i/>
                <w:iCs/>
                <w:color w:val="000000"/>
                <w:sz w:val="20"/>
                <w:szCs w:val="20"/>
              </w:rPr>
              <w:t>arvense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25197A4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EQAR</w:t>
            </w:r>
          </w:p>
        </w:tc>
        <w:tc>
          <w:tcPr>
            <w:tcW w:w="646" w:type="pct"/>
            <w:tcBorders>
              <w:top w:val="single" w:sz="4" w:space="0" w:color="auto"/>
              <w:left w:val="nil"/>
              <w:bottom w:val="single" w:sz="4" w:space="0" w:color="auto"/>
              <w:right w:val="nil"/>
            </w:tcBorders>
            <w:shd w:val="clear" w:color="auto" w:fill="auto"/>
            <w:noWrap/>
            <w:vAlign w:val="bottom"/>
            <w:hideMark/>
          </w:tcPr>
          <w:p w14:paraId="5D74EC67"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B1B962A" w14:textId="77777777" w:rsidTr="00C947D4">
        <w:trPr>
          <w:trHeight w:val="290"/>
        </w:trPr>
        <w:tc>
          <w:tcPr>
            <w:tcW w:w="1240" w:type="pct"/>
            <w:tcBorders>
              <w:top w:val="nil"/>
              <w:left w:val="nil"/>
              <w:bottom w:val="nil"/>
              <w:right w:val="nil"/>
            </w:tcBorders>
            <w:shd w:val="clear" w:color="auto" w:fill="auto"/>
            <w:noWrap/>
            <w:vAlign w:val="bottom"/>
            <w:hideMark/>
          </w:tcPr>
          <w:p w14:paraId="7153031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96" w:type="pct"/>
            <w:tcBorders>
              <w:top w:val="nil"/>
              <w:left w:val="nil"/>
              <w:bottom w:val="nil"/>
              <w:right w:val="nil"/>
            </w:tcBorders>
            <w:shd w:val="clear" w:color="auto" w:fill="auto"/>
            <w:noWrap/>
            <w:vAlign w:val="bottom"/>
            <w:hideMark/>
          </w:tcPr>
          <w:p w14:paraId="18AA27A1"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1136" w:type="pct"/>
            <w:tcBorders>
              <w:top w:val="nil"/>
              <w:left w:val="nil"/>
              <w:bottom w:val="nil"/>
              <w:right w:val="nil"/>
            </w:tcBorders>
            <w:shd w:val="clear" w:color="auto" w:fill="auto"/>
            <w:noWrap/>
            <w:vAlign w:val="bottom"/>
            <w:hideMark/>
          </w:tcPr>
          <w:p w14:paraId="52BF0DA6"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fluviatile</w:t>
            </w:r>
          </w:p>
        </w:tc>
        <w:tc>
          <w:tcPr>
            <w:tcW w:w="782" w:type="pct"/>
            <w:tcBorders>
              <w:top w:val="nil"/>
              <w:left w:val="nil"/>
              <w:bottom w:val="nil"/>
              <w:right w:val="nil"/>
            </w:tcBorders>
            <w:shd w:val="clear" w:color="auto" w:fill="auto"/>
            <w:noWrap/>
            <w:vAlign w:val="center"/>
            <w:hideMark/>
          </w:tcPr>
          <w:p w14:paraId="067B820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EQFL</w:t>
            </w:r>
          </w:p>
        </w:tc>
        <w:tc>
          <w:tcPr>
            <w:tcW w:w="646" w:type="pct"/>
            <w:tcBorders>
              <w:top w:val="nil"/>
              <w:left w:val="nil"/>
              <w:bottom w:val="nil"/>
              <w:right w:val="nil"/>
            </w:tcBorders>
            <w:shd w:val="clear" w:color="auto" w:fill="auto"/>
            <w:noWrap/>
            <w:vAlign w:val="bottom"/>
            <w:hideMark/>
          </w:tcPr>
          <w:p w14:paraId="4B392A61"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48CBFB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5CBB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2C989D6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Equisetum </w:t>
            </w:r>
            <w:proofErr w:type="spellStart"/>
            <w:r w:rsidRPr="000652F0">
              <w:rPr>
                <w:rFonts w:eastAsia="Times New Roman" w:cstheme="minorHAnsi"/>
                <w:i/>
                <w:iCs/>
                <w:sz w:val="20"/>
                <w:szCs w:val="20"/>
              </w:rPr>
              <w:t>palustre</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5DB9C82"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5101F7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EQPA</w:t>
            </w:r>
          </w:p>
        </w:tc>
        <w:tc>
          <w:tcPr>
            <w:tcW w:w="646" w:type="pct"/>
            <w:tcBorders>
              <w:top w:val="single" w:sz="4" w:space="0" w:color="auto"/>
              <w:left w:val="nil"/>
              <w:bottom w:val="single" w:sz="4" w:space="0" w:color="auto"/>
              <w:right w:val="nil"/>
            </w:tcBorders>
            <w:shd w:val="clear" w:color="auto" w:fill="auto"/>
            <w:noWrap/>
            <w:vAlign w:val="bottom"/>
            <w:hideMark/>
          </w:tcPr>
          <w:p w14:paraId="5694C6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689550D9" w14:textId="77777777" w:rsidTr="00C947D4">
        <w:trPr>
          <w:trHeight w:val="290"/>
        </w:trPr>
        <w:tc>
          <w:tcPr>
            <w:tcW w:w="1240" w:type="pct"/>
            <w:tcBorders>
              <w:top w:val="nil"/>
              <w:left w:val="nil"/>
              <w:bottom w:val="nil"/>
              <w:right w:val="nil"/>
            </w:tcBorders>
            <w:shd w:val="clear" w:color="auto" w:fill="auto"/>
            <w:noWrap/>
            <w:vAlign w:val="bottom"/>
            <w:hideMark/>
          </w:tcPr>
          <w:p w14:paraId="46A3252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variegatum</w:t>
            </w:r>
          </w:p>
        </w:tc>
        <w:tc>
          <w:tcPr>
            <w:tcW w:w="1196" w:type="pct"/>
            <w:tcBorders>
              <w:top w:val="nil"/>
              <w:left w:val="nil"/>
              <w:bottom w:val="nil"/>
              <w:right w:val="nil"/>
            </w:tcBorders>
            <w:shd w:val="clear" w:color="auto" w:fill="auto"/>
            <w:noWrap/>
            <w:vAlign w:val="bottom"/>
            <w:hideMark/>
          </w:tcPr>
          <w:p w14:paraId="7BD4E49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Equisetum variegatum</w:t>
            </w:r>
          </w:p>
        </w:tc>
        <w:tc>
          <w:tcPr>
            <w:tcW w:w="1136" w:type="pct"/>
            <w:tcBorders>
              <w:top w:val="nil"/>
              <w:left w:val="nil"/>
              <w:bottom w:val="nil"/>
              <w:right w:val="nil"/>
            </w:tcBorders>
            <w:shd w:val="clear" w:color="auto" w:fill="auto"/>
            <w:noWrap/>
            <w:vAlign w:val="bottom"/>
            <w:hideMark/>
          </w:tcPr>
          <w:p w14:paraId="31526121" w14:textId="77777777" w:rsidR="000652F0" w:rsidRPr="000652F0" w:rsidRDefault="000652F0" w:rsidP="000652F0">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064F499"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EQVA</w:t>
            </w:r>
          </w:p>
        </w:tc>
        <w:tc>
          <w:tcPr>
            <w:tcW w:w="646" w:type="pct"/>
            <w:tcBorders>
              <w:top w:val="nil"/>
              <w:left w:val="nil"/>
              <w:bottom w:val="nil"/>
              <w:right w:val="nil"/>
            </w:tcBorders>
            <w:shd w:val="clear" w:color="auto" w:fill="auto"/>
            <w:noWrap/>
            <w:vAlign w:val="bottom"/>
            <w:hideMark/>
          </w:tcPr>
          <w:p w14:paraId="7C08619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0128174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4B711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03D8A0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3E4AA6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Festuca </w:t>
            </w:r>
            <w:proofErr w:type="spellStart"/>
            <w:r w:rsidRPr="000652F0">
              <w:rPr>
                <w:rFonts w:eastAsia="Times New Roman" w:cstheme="minorHAnsi"/>
                <w:i/>
                <w:iCs/>
                <w:sz w:val="20"/>
                <w:szCs w:val="20"/>
              </w:rPr>
              <w:t>arundinacea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66ACB7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FEAR3</w:t>
            </w:r>
          </w:p>
        </w:tc>
        <w:tc>
          <w:tcPr>
            <w:tcW w:w="646" w:type="pct"/>
            <w:tcBorders>
              <w:top w:val="single" w:sz="4" w:space="0" w:color="auto"/>
              <w:left w:val="nil"/>
              <w:bottom w:val="single" w:sz="4" w:space="0" w:color="auto"/>
              <w:right w:val="nil"/>
            </w:tcBorders>
            <w:shd w:val="clear" w:color="auto" w:fill="auto"/>
            <w:noWrap/>
            <w:vAlign w:val="bottom"/>
            <w:hideMark/>
          </w:tcPr>
          <w:p w14:paraId="0A0BC8EE"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EE03F97" w14:textId="77777777" w:rsidTr="00C947D4">
        <w:trPr>
          <w:trHeight w:val="290"/>
        </w:trPr>
        <w:tc>
          <w:tcPr>
            <w:tcW w:w="1240" w:type="pct"/>
            <w:tcBorders>
              <w:top w:val="nil"/>
              <w:left w:val="nil"/>
              <w:bottom w:val="nil"/>
              <w:right w:val="nil"/>
            </w:tcBorders>
            <w:shd w:val="clear" w:color="auto" w:fill="auto"/>
            <w:noWrap/>
            <w:vAlign w:val="bottom"/>
            <w:hideMark/>
          </w:tcPr>
          <w:p w14:paraId="7A109BFB"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i/>
                <w:iCs/>
                <w:sz w:val="20"/>
                <w:szCs w:val="20"/>
              </w:rPr>
              <w:t>Festuca</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6A3CF30E"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3F4543AA" w14:textId="77777777" w:rsidR="000652F0" w:rsidRPr="000652F0" w:rsidRDefault="000652F0" w:rsidP="000652F0">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5F41B9F5"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Festuca_sp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7787C6BD" w14:textId="77777777" w:rsidR="000652F0" w:rsidRPr="000652F0" w:rsidRDefault="000652F0" w:rsidP="000652F0">
            <w:pPr>
              <w:spacing w:after="0" w:line="240" w:lineRule="auto"/>
              <w:jc w:val="center"/>
              <w:rPr>
                <w:rFonts w:eastAsia="Times New Roman" w:cstheme="minorHAnsi"/>
                <w:sz w:val="20"/>
                <w:szCs w:val="20"/>
              </w:rPr>
            </w:pPr>
          </w:p>
        </w:tc>
      </w:tr>
      <w:tr w:rsidR="00C947D4" w:rsidRPr="000652F0" w14:paraId="2E42517F"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F4524E"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7065AFF"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69DDA866"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palustre</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779240FF"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GAPA3</w:t>
            </w:r>
          </w:p>
        </w:tc>
        <w:tc>
          <w:tcPr>
            <w:tcW w:w="646" w:type="pct"/>
            <w:tcBorders>
              <w:top w:val="single" w:sz="4" w:space="0" w:color="auto"/>
              <w:left w:val="nil"/>
              <w:bottom w:val="single" w:sz="4" w:space="0" w:color="auto"/>
              <w:right w:val="nil"/>
            </w:tcBorders>
            <w:shd w:val="clear" w:color="auto" w:fill="auto"/>
            <w:noWrap/>
            <w:vAlign w:val="bottom"/>
            <w:hideMark/>
          </w:tcPr>
          <w:p w14:paraId="40D45EB6"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7E784F6" w14:textId="77777777" w:rsidTr="00C947D4">
        <w:trPr>
          <w:trHeight w:val="290"/>
        </w:trPr>
        <w:tc>
          <w:tcPr>
            <w:tcW w:w="1240" w:type="pct"/>
            <w:tcBorders>
              <w:top w:val="nil"/>
              <w:left w:val="nil"/>
              <w:bottom w:val="nil"/>
              <w:right w:val="nil"/>
            </w:tcBorders>
            <w:shd w:val="clear" w:color="auto" w:fill="auto"/>
            <w:noWrap/>
            <w:vAlign w:val="bottom"/>
            <w:hideMark/>
          </w:tcPr>
          <w:p w14:paraId="413D45C3"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cymosum</w:t>
            </w:r>
            <w:proofErr w:type="spellEnd"/>
          </w:p>
        </w:tc>
        <w:tc>
          <w:tcPr>
            <w:tcW w:w="1196" w:type="pct"/>
            <w:tcBorders>
              <w:top w:val="nil"/>
              <w:left w:val="nil"/>
              <w:bottom w:val="nil"/>
              <w:right w:val="nil"/>
            </w:tcBorders>
            <w:shd w:val="clear" w:color="auto" w:fill="auto"/>
            <w:noWrap/>
            <w:vAlign w:val="bottom"/>
            <w:hideMark/>
          </w:tcPr>
          <w:p w14:paraId="66AA0E66"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4F7409D" w14:textId="77777777" w:rsidR="000652F0" w:rsidRPr="000652F0" w:rsidRDefault="000652F0" w:rsidP="000652F0">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Galium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trifidum</w:t>
            </w:r>
            <w:proofErr w:type="spellEnd"/>
          </w:p>
        </w:tc>
        <w:tc>
          <w:tcPr>
            <w:tcW w:w="782" w:type="pct"/>
            <w:tcBorders>
              <w:top w:val="nil"/>
              <w:left w:val="nil"/>
              <w:bottom w:val="nil"/>
              <w:right w:val="nil"/>
            </w:tcBorders>
            <w:shd w:val="clear" w:color="auto" w:fill="auto"/>
            <w:noWrap/>
            <w:vAlign w:val="center"/>
            <w:hideMark/>
          </w:tcPr>
          <w:p w14:paraId="3C768D8B"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GATR3</w:t>
            </w:r>
          </w:p>
        </w:tc>
        <w:tc>
          <w:tcPr>
            <w:tcW w:w="646" w:type="pct"/>
            <w:tcBorders>
              <w:top w:val="nil"/>
              <w:left w:val="nil"/>
              <w:bottom w:val="nil"/>
              <w:right w:val="nil"/>
            </w:tcBorders>
            <w:shd w:val="clear" w:color="auto" w:fill="auto"/>
            <w:noWrap/>
            <w:vAlign w:val="bottom"/>
            <w:hideMark/>
          </w:tcPr>
          <w:p w14:paraId="2B20E46A"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C947D4" w:rsidRPr="000652F0" w14:paraId="0FEFA9B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7E48BA9" w14:textId="77777777" w:rsidR="000652F0" w:rsidRPr="000652F0" w:rsidRDefault="000652F0" w:rsidP="000652F0">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15CEB860" w14:textId="77777777" w:rsidR="000652F0" w:rsidRPr="000652F0" w:rsidRDefault="000652F0" w:rsidP="000652F0">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Galium</w:t>
            </w:r>
            <w:proofErr w:type="spellEnd"/>
            <w:r w:rsidRPr="000652F0">
              <w:rPr>
                <w:rFonts w:eastAsia="Times New Roman" w:cstheme="minorHAnsi"/>
                <w:i/>
                <w:iCs/>
                <w:sz w:val="20"/>
                <w:szCs w:val="20"/>
              </w:rPr>
              <w:t xml:space="preserve"> sp.</w:t>
            </w:r>
          </w:p>
        </w:tc>
        <w:tc>
          <w:tcPr>
            <w:tcW w:w="1136" w:type="pct"/>
            <w:tcBorders>
              <w:top w:val="single" w:sz="4" w:space="0" w:color="auto"/>
              <w:left w:val="nil"/>
              <w:bottom w:val="single" w:sz="4" w:space="0" w:color="auto"/>
              <w:right w:val="nil"/>
            </w:tcBorders>
            <w:shd w:val="clear" w:color="auto" w:fill="auto"/>
            <w:noWrap/>
            <w:vAlign w:val="bottom"/>
            <w:hideMark/>
          </w:tcPr>
          <w:p w14:paraId="3683F698" w14:textId="77777777" w:rsidR="000652F0" w:rsidRPr="000652F0" w:rsidRDefault="000652F0" w:rsidP="000652F0">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7F97F623" w14:textId="77777777" w:rsidR="000652F0" w:rsidRPr="000652F0" w:rsidRDefault="000652F0" w:rsidP="000652F0">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Galium_sp</w:t>
            </w:r>
            <w:proofErr w:type="spellEnd"/>
            <w:r w:rsidRPr="000652F0">
              <w:rPr>
                <w:rFonts w:eastAsia="Times New Roman" w:cstheme="minorHAnsi"/>
                <w:sz w:val="20"/>
                <w:szCs w:val="20"/>
              </w:rPr>
              <w:t>.</w:t>
            </w:r>
          </w:p>
        </w:tc>
        <w:tc>
          <w:tcPr>
            <w:tcW w:w="646" w:type="pct"/>
            <w:tcBorders>
              <w:top w:val="single" w:sz="4" w:space="0" w:color="auto"/>
              <w:left w:val="nil"/>
              <w:bottom w:val="single" w:sz="4" w:space="0" w:color="auto"/>
              <w:right w:val="nil"/>
            </w:tcBorders>
            <w:shd w:val="clear" w:color="auto" w:fill="auto"/>
            <w:noWrap/>
            <w:vAlign w:val="bottom"/>
            <w:hideMark/>
          </w:tcPr>
          <w:p w14:paraId="03CAA384"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4401347" w14:textId="77777777" w:rsidTr="00C947D4">
        <w:trPr>
          <w:trHeight w:val="290"/>
        </w:trPr>
        <w:tc>
          <w:tcPr>
            <w:tcW w:w="1240" w:type="pct"/>
            <w:tcBorders>
              <w:top w:val="nil"/>
              <w:left w:val="nil"/>
              <w:bottom w:val="nil"/>
              <w:right w:val="nil"/>
            </w:tcBorders>
            <w:shd w:val="clear" w:color="auto" w:fill="auto"/>
            <w:noWrap/>
            <w:vAlign w:val="bottom"/>
            <w:hideMark/>
          </w:tcPr>
          <w:p w14:paraId="784F86A2"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Hordeum </w:t>
            </w:r>
            <w:proofErr w:type="spellStart"/>
            <w:r w:rsidRPr="000652F0">
              <w:rPr>
                <w:rFonts w:eastAsia="Times New Roman" w:cstheme="minorHAnsi"/>
                <w:i/>
                <w:iCs/>
                <w:sz w:val="20"/>
                <w:szCs w:val="20"/>
              </w:rPr>
              <w:t>brachyantherum</w:t>
            </w:r>
            <w:proofErr w:type="spellEnd"/>
          </w:p>
        </w:tc>
        <w:tc>
          <w:tcPr>
            <w:tcW w:w="1196" w:type="pct"/>
            <w:tcBorders>
              <w:top w:val="nil"/>
              <w:left w:val="nil"/>
              <w:bottom w:val="nil"/>
              <w:right w:val="nil"/>
            </w:tcBorders>
            <w:shd w:val="clear" w:color="auto" w:fill="auto"/>
            <w:noWrap/>
            <w:vAlign w:val="bottom"/>
            <w:hideMark/>
          </w:tcPr>
          <w:p w14:paraId="1DECDFED" w14:textId="77777777" w:rsidR="000652F0" w:rsidRPr="000652F0" w:rsidRDefault="000652F0" w:rsidP="000652F0">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2357504E" w14:textId="5C178D11" w:rsidR="000652F0" w:rsidRPr="000652F0" w:rsidRDefault="00892EA5" w:rsidP="000652F0">
            <w:pPr>
              <w:spacing w:after="0" w:line="240" w:lineRule="auto"/>
              <w:rPr>
                <w:rFonts w:eastAsia="Times New Roman" w:cstheme="minorHAnsi"/>
                <w:color w:val="000000"/>
                <w:sz w:val="20"/>
                <w:szCs w:val="20"/>
              </w:rPr>
            </w:pPr>
            <w:r w:rsidRPr="000652F0">
              <w:rPr>
                <w:rFonts w:eastAsia="Times New Roman" w:cstheme="minorHAnsi"/>
                <w:i/>
                <w:iCs/>
                <w:sz w:val="20"/>
                <w:szCs w:val="20"/>
              </w:rPr>
              <w:t xml:space="preserve">Hordeum </w:t>
            </w:r>
            <w:proofErr w:type="spellStart"/>
            <w:r w:rsidRPr="000652F0">
              <w:rPr>
                <w:rFonts w:eastAsia="Times New Roman" w:cstheme="minorHAnsi"/>
                <w:i/>
                <w:iCs/>
                <w:sz w:val="20"/>
                <w:szCs w:val="20"/>
              </w:rPr>
              <w:t>brachyantherum</w:t>
            </w:r>
            <w:proofErr w:type="spellEnd"/>
          </w:p>
        </w:tc>
        <w:tc>
          <w:tcPr>
            <w:tcW w:w="782" w:type="pct"/>
            <w:tcBorders>
              <w:top w:val="nil"/>
              <w:left w:val="nil"/>
              <w:bottom w:val="nil"/>
              <w:right w:val="nil"/>
            </w:tcBorders>
            <w:shd w:val="clear" w:color="auto" w:fill="auto"/>
            <w:noWrap/>
            <w:vAlign w:val="center"/>
            <w:hideMark/>
          </w:tcPr>
          <w:p w14:paraId="67B0859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HOBR2</w:t>
            </w:r>
          </w:p>
        </w:tc>
        <w:tc>
          <w:tcPr>
            <w:tcW w:w="646" w:type="pct"/>
            <w:tcBorders>
              <w:top w:val="nil"/>
              <w:left w:val="nil"/>
              <w:bottom w:val="nil"/>
              <w:right w:val="nil"/>
            </w:tcBorders>
            <w:shd w:val="clear" w:color="auto" w:fill="auto"/>
            <w:noWrap/>
            <w:vAlign w:val="bottom"/>
            <w:hideMark/>
          </w:tcPr>
          <w:p w14:paraId="7A010595"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1E70FE8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9303ED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AE8ADB4"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Hypericum </w:t>
            </w:r>
            <w:proofErr w:type="spellStart"/>
            <w:r w:rsidRPr="000652F0">
              <w:rPr>
                <w:rFonts w:eastAsia="Times New Roman" w:cstheme="minorHAnsi"/>
                <w:i/>
                <w:iCs/>
                <w:sz w:val="20"/>
                <w:szCs w:val="20"/>
              </w:rPr>
              <w:t>formosum</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B5CB153"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E0B9C5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HYFO7</w:t>
            </w:r>
          </w:p>
        </w:tc>
        <w:tc>
          <w:tcPr>
            <w:tcW w:w="646" w:type="pct"/>
            <w:tcBorders>
              <w:top w:val="single" w:sz="4" w:space="0" w:color="auto"/>
              <w:left w:val="nil"/>
              <w:bottom w:val="single" w:sz="4" w:space="0" w:color="auto"/>
              <w:right w:val="nil"/>
            </w:tcBorders>
            <w:shd w:val="clear" w:color="auto" w:fill="auto"/>
            <w:noWrap/>
            <w:vAlign w:val="bottom"/>
            <w:hideMark/>
          </w:tcPr>
          <w:p w14:paraId="6E7876C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1365664C" w14:textId="77777777" w:rsidTr="00C947D4">
        <w:trPr>
          <w:trHeight w:val="290"/>
        </w:trPr>
        <w:tc>
          <w:tcPr>
            <w:tcW w:w="1240" w:type="pct"/>
            <w:tcBorders>
              <w:top w:val="nil"/>
              <w:left w:val="nil"/>
              <w:bottom w:val="nil"/>
              <w:right w:val="nil"/>
            </w:tcBorders>
            <w:shd w:val="clear" w:color="auto" w:fill="auto"/>
            <w:noWrap/>
            <w:vAlign w:val="bottom"/>
            <w:hideMark/>
          </w:tcPr>
          <w:p w14:paraId="6FE1DCF4"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46E68143" w14:textId="77777777" w:rsidR="000652F0" w:rsidRPr="000652F0" w:rsidRDefault="000652F0" w:rsidP="000652F0">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13F9D4AA"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Hypericum </w:t>
            </w:r>
            <w:proofErr w:type="spellStart"/>
            <w:r w:rsidRPr="000652F0">
              <w:rPr>
                <w:rFonts w:eastAsia="Times New Roman" w:cstheme="minorHAnsi"/>
                <w:i/>
                <w:iCs/>
                <w:color w:val="000000"/>
                <w:sz w:val="20"/>
                <w:szCs w:val="20"/>
              </w:rPr>
              <w:t>scouleri</w:t>
            </w:r>
            <w:proofErr w:type="spellEnd"/>
          </w:p>
        </w:tc>
        <w:tc>
          <w:tcPr>
            <w:tcW w:w="782" w:type="pct"/>
            <w:tcBorders>
              <w:top w:val="nil"/>
              <w:left w:val="nil"/>
              <w:bottom w:val="nil"/>
              <w:right w:val="nil"/>
            </w:tcBorders>
            <w:shd w:val="clear" w:color="auto" w:fill="auto"/>
            <w:noWrap/>
            <w:vAlign w:val="center"/>
            <w:hideMark/>
          </w:tcPr>
          <w:p w14:paraId="726031C1"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HYSC5</w:t>
            </w:r>
          </w:p>
        </w:tc>
        <w:tc>
          <w:tcPr>
            <w:tcW w:w="646" w:type="pct"/>
            <w:tcBorders>
              <w:top w:val="nil"/>
              <w:left w:val="nil"/>
              <w:bottom w:val="nil"/>
              <w:right w:val="nil"/>
            </w:tcBorders>
            <w:shd w:val="clear" w:color="auto" w:fill="auto"/>
            <w:noWrap/>
            <w:vAlign w:val="bottom"/>
            <w:hideMark/>
          </w:tcPr>
          <w:p w14:paraId="6F61BB90"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55F5A6C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4122323"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Impatiens capensis</w:t>
            </w:r>
          </w:p>
        </w:tc>
        <w:tc>
          <w:tcPr>
            <w:tcW w:w="1196" w:type="pct"/>
            <w:tcBorders>
              <w:top w:val="single" w:sz="4" w:space="0" w:color="auto"/>
              <w:left w:val="nil"/>
              <w:bottom w:val="single" w:sz="4" w:space="0" w:color="auto"/>
              <w:right w:val="nil"/>
            </w:tcBorders>
            <w:shd w:val="clear" w:color="auto" w:fill="auto"/>
            <w:noWrap/>
            <w:vAlign w:val="bottom"/>
            <w:hideMark/>
          </w:tcPr>
          <w:p w14:paraId="36DAD207"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Impatiens capensis</w:t>
            </w:r>
          </w:p>
        </w:tc>
        <w:tc>
          <w:tcPr>
            <w:tcW w:w="1136" w:type="pct"/>
            <w:tcBorders>
              <w:top w:val="single" w:sz="4" w:space="0" w:color="auto"/>
              <w:left w:val="nil"/>
              <w:bottom w:val="single" w:sz="4" w:space="0" w:color="auto"/>
              <w:right w:val="nil"/>
            </w:tcBorders>
            <w:shd w:val="clear" w:color="auto" w:fill="auto"/>
            <w:noWrap/>
            <w:vAlign w:val="bottom"/>
            <w:hideMark/>
          </w:tcPr>
          <w:p w14:paraId="03B827FE"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Impatiens capensis</w:t>
            </w:r>
          </w:p>
        </w:tc>
        <w:tc>
          <w:tcPr>
            <w:tcW w:w="782" w:type="pct"/>
            <w:tcBorders>
              <w:top w:val="single" w:sz="4" w:space="0" w:color="auto"/>
              <w:left w:val="nil"/>
              <w:bottom w:val="single" w:sz="4" w:space="0" w:color="auto"/>
              <w:right w:val="nil"/>
            </w:tcBorders>
            <w:shd w:val="clear" w:color="auto" w:fill="auto"/>
            <w:noWrap/>
            <w:vAlign w:val="center"/>
            <w:hideMark/>
          </w:tcPr>
          <w:p w14:paraId="4AE2FFC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IMCA</w:t>
            </w:r>
          </w:p>
        </w:tc>
        <w:tc>
          <w:tcPr>
            <w:tcW w:w="646" w:type="pct"/>
            <w:tcBorders>
              <w:top w:val="single" w:sz="4" w:space="0" w:color="auto"/>
              <w:left w:val="nil"/>
              <w:bottom w:val="single" w:sz="4" w:space="0" w:color="auto"/>
              <w:right w:val="nil"/>
            </w:tcBorders>
            <w:shd w:val="clear" w:color="auto" w:fill="auto"/>
            <w:noWrap/>
            <w:vAlign w:val="bottom"/>
            <w:hideMark/>
          </w:tcPr>
          <w:p w14:paraId="017A9012"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517566BD" w14:textId="77777777" w:rsidTr="00C947D4">
        <w:trPr>
          <w:trHeight w:val="290"/>
        </w:trPr>
        <w:tc>
          <w:tcPr>
            <w:tcW w:w="1240" w:type="pct"/>
            <w:tcBorders>
              <w:top w:val="nil"/>
              <w:left w:val="nil"/>
              <w:bottom w:val="nil"/>
              <w:right w:val="nil"/>
            </w:tcBorders>
            <w:shd w:val="clear" w:color="auto" w:fill="auto"/>
            <w:noWrap/>
            <w:vAlign w:val="bottom"/>
            <w:hideMark/>
          </w:tcPr>
          <w:p w14:paraId="4C0D0361" w14:textId="77777777" w:rsidR="000652F0" w:rsidRPr="000652F0" w:rsidRDefault="000652F0" w:rsidP="000652F0">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2A477DA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1136" w:type="pct"/>
            <w:tcBorders>
              <w:top w:val="nil"/>
              <w:left w:val="nil"/>
              <w:bottom w:val="nil"/>
              <w:right w:val="nil"/>
            </w:tcBorders>
            <w:shd w:val="clear" w:color="auto" w:fill="auto"/>
            <w:noWrap/>
            <w:vAlign w:val="bottom"/>
            <w:hideMark/>
          </w:tcPr>
          <w:p w14:paraId="13AD1CBC"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Iris </w:t>
            </w:r>
            <w:proofErr w:type="spellStart"/>
            <w:r w:rsidRPr="000652F0">
              <w:rPr>
                <w:rFonts w:eastAsia="Times New Roman" w:cstheme="minorHAnsi"/>
                <w:i/>
                <w:iCs/>
                <w:sz w:val="20"/>
                <w:szCs w:val="20"/>
              </w:rPr>
              <w:t>pseudocorus</w:t>
            </w:r>
            <w:proofErr w:type="spellEnd"/>
          </w:p>
        </w:tc>
        <w:tc>
          <w:tcPr>
            <w:tcW w:w="782" w:type="pct"/>
            <w:tcBorders>
              <w:top w:val="nil"/>
              <w:left w:val="nil"/>
              <w:bottom w:val="nil"/>
              <w:right w:val="nil"/>
            </w:tcBorders>
            <w:shd w:val="clear" w:color="auto" w:fill="auto"/>
            <w:noWrap/>
            <w:vAlign w:val="center"/>
            <w:hideMark/>
          </w:tcPr>
          <w:p w14:paraId="7334055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IRPS</w:t>
            </w:r>
          </w:p>
        </w:tc>
        <w:tc>
          <w:tcPr>
            <w:tcW w:w="646" w:type="pct"/>
            <w:tcBorders>
              <w:top w:val="nil"/>
              <w:left w:val="nil"/>
              <w:bottom w:val="nil"/>
              <w:right w:val="nil"/>
            </w:tcBorders>
            <w:shd w:val="clear" w:color="auto" w:fill="auto"/>
            <w:noWrap/>
            <w:vAlign w:val="bottom"/>
            <w:hideMark/>
          </w:tcPr>
          <w:p w14:paraId="2DBD47BA"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C947D4" w:rsidRPr="000652F0" w14:paraId="2E560956"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FF33508"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50463B9D"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169C95B" w14:textId="77777777" w:rsidR="000652F0" w:rsidRPr="000652F0" w:rsidRDefault="000652F0" w:rsidP="000652F0">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xml:space="preserve">Juncus </w:t>
            </w:r>
            <w:proofErr w:type="spellStart"/>
            <w:r w:rsidRPr="000652F0">
              <w:rPr>
                <w:rFonts w:eastAsia="Times New Roman" w:cstheme="minorHAnsi"/>
                <w:i/>
                <w:iCs/>
                <w:color w:val="000000"/>
                <w:sz w:val="20"/>
                <w:szCs w:val="20"/>
              </w:rPr>
              <w:t>acuminatus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25E814C"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JUAC</w:t>
            </w:r>
          </w:p>
        </w:tc>
        <w:tc>
          <w:tcPr>
            <w:tcW w:w="646" w:type="pct"/>
            <w:tcBorders>
              <w:top w:val="single" w:sz="4" w:space="0" w:color="auto"/>
              <w:left w:val="nil"/>
              <w:bottom w:val="single" w:sz="4" w:space="0" w:color="auto"/>
              <w:right w:val="nil"/>
            </w:tcBorders>
            <w:shd w:val="clear" w:color="auto" w:fill="auto"/>
            <w:noWrap/>
            <w:vAlign w:val="bottom"/>
            <w:hideMark/>
          </w:tcPr>
          <w:p w14:paraId="3E932743"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C947D4" w:rsidRPr="000652F0" w14:paraId="292357B1" w14:textId="77777777" w:rsidTr="00C947D4">
        <w:trPr>
          <w:trHeight w:val="290"/>
        </w:trPr>
        <w:tc>
          <w:tcPr>
            <w:tcW w:w="1240" w:type="pct"/>
            <w:tcBorders>
              <w:top w:val="nil"/>
              <w:left w:val="nil"/>
              <w:bottom w:val="nil"/>
              <w:right w:val="nil"/>
            </w:tcBorders>
            <w:shd w:val="clear" w:color="auto" w:fill="auto"/>
            <w:noWrap/>
            <w:vAlign w:val="bottom"/>
            <w:hideMark/>
          </w:tcPr>
          <w:p w14:paraId="35B0F379"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96" w:type="pct"/>
            <w:tcBorders>
              <w:top w:val="nil"/>
              <w:left w:val="nil"/>
              <w:bottom w:val="nil"/>
              <w:right w:val="nil"/>
            </w:tcBorders>
            <w:shd w:val="clear" w:color="auto" w:fill="auto"/>
            <w:noWrap/>
            <w:vAlign w:val="bottom"/>
            <w:hideMark/>
          </w:tcPr>
          <w:p w14:paraId="60792A85"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1136" w:type="pct"/>
            <w:tcBorders>
              <w:top w:val="nil"/>
              <w:left w:val="nil"/>
              <w:bottom w:val="nil"/>
              <w:right w:val="nil"/>
            </w:tcBorders>
            <w:shd w:val="clear" w:color="auto" w:fill="auto"/>
            <w:noWrap/>
            <w:vAlign w:val="bottom"/>
            <w:hideMark/>
          </w:tcPr>
          <w:p w14:paraId="236107AF" w14:textId="77777777" w:rsidR="000652F0" w:rsidRPr="000652F0" w:rsidRDefault="000652F0" w:rsidP="000652F0">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articulatus</w:t>
            </w:r>
            <w:proofErr w:type="spellEnd"/>
          </w:p>
        </w:tc>
        <w:tc>
          <w:tcPr>
            <w:tcW w:w="782" w:type="pct"/>
            <w:tcBorders>
              <w:top w:val="nil"/>
              <w:left w:val="nil"/>
              <w:bottom w:val="nil"/>
              <w:right w:val="nil"/>
            </w:tcBorders>
            <w:shd w:val="clear" w:color="auto" w:fill="auto"/>
            <w:noWrap/>
            <w:vAlign w:val="center"/>
            <w:hideMark/>
          </w:tcPr>
          <w:p w14:paraId="5C709678" w14:textId="77777777" w:rsidR="000652F0" w:rsidRPr="000652F0" w:rsidRDefault="000652F0" w:rsidP="000652F0">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JUAR</w:t>
            </w:r>
          </w:p>
        </w:tc>
        <w:tc>
          <w:tcPr>
            <w:tcW w:w="646" w:type="pct"/>
            <w:tcBorders>
              <w:top w:val="nil"/>
              <w:left w:val="nil"/>
              <w:bottom w:val="nil"/>
              <w:right w:val="nil"/>
            </w:tcBorders>
            <w:shd w:val="clear" w:color="auto" w:fill="auto"/>
            <w:noWrap/>
            <w:vAlign w:val="bottom"/>
            <w:hideMark/>
          </w:tcPr>
          <w:p w14:paraId="664967E3" w14:textId="77777777" w:rsidR="000652F0" w:rsidRPr="000652F0" w:rsidRDefault="000652F0" w:rsidP="000652F0">
            <w:pPr>
              <w:spacing w:after="0" w:line="240" w:lineRule="auto"/>
              <w:jc w:val="center"/>
              <w:rPr>
                <w:rFonts w:eastAsia="Times New Roman" w:cstheme="minorHAnsi"/>
                <w:color w:val="000000"/>
                <w:sz w:val="20"/>
                <w:szCs w:val="20"/>
              </w:rPr>
            </w:pPr>
          </w:p>
        </w:tc>
      </w:tr>
      <w:tr w:rsidR="00073A5F" w:rsidRPr="000652F0" w14:paraId="68EAAE8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E7EE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Juncus effusus</w:t>
            </w:r>
          </w:p>
        </w:tc>
        <w:tc>
          <w:tcPr>
            <w:tcW w:w="1196" w:type="pct"/>
            <w:tcBorders>
              <w:top w:val="single" w:sz="4" w:space="0" w:color="auto"/>
              <w:left w:val="nil"/>
              <w:bottom w:val="single" w:sz="4" w:space="0" w:color="auto"/>
              <w:right w:val="nil"/>
            </w:tcBorders>
            <w:shd w:val="clear" w:color="auto" w:fill="auto"/>
            <w:noWrap/>
            <w:vAlign w:val="bottom"/>
            <w:hideMark/>
          </w:tcPr>
          <w:p w14:paraId="1BA91C2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A8C10E" w14:textId="0E8BA6E3"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i/>
                <w:iCs/>
                <w:sz w:val="20"/>
                <w:szCs w:val="20"/>
              </w:rPr>
              <w:t>Juncus effusus</w:t>
            </w:r>
          </w:p>
        </w:tc>
        <w:tc>
          <w:tcPr>
            <w:tcW w:w="782" w:type="pct"/>
            <w:tcBorders>
              <w:top w:val="single" w:sz="4" w:space="0" w:color="auto"/>
              <w:left w:val="nil"/>
              <w:bottom w:val="single" w:sz="4" w:space="0" w:color="auto"/>
              <w:right w:val="nil"/>
            </w:tcBorders>
            <w:shd w:val="clear" w:color="auto" w:fill="auto"/>
            <w:noWrap/>
            <w:vAlign w:val="center"/>
            <w:hideMark/>
          </w:tcPr>
          <w:p w14:paraId="0203103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JUEF</w:t>
            </w:r>
          </w:p>
        </w:tc>
        <w:tc>
          <w:tcPr>
            <w:tcW w:w="646" w:type="pct"/>
            <w:tcBorders>
              <w:top w:val="single" w:sz="4" w:space="0" w:color="auto"/>
              <w:left w:val="nil"/>
              <w:bottom w:val="single" w:sz="4" w:space="0" w:color="auto"/>
              <w:right w:val="nil"/>
            </w:tcBorders>
            <w:shd w:val="clear" w:color="auto" w:fill="auto"/>
            <w:noWrap/>
            <w:vAlign w:val="bottom"/>
            <w:hideMark/>
          </w:tcPr>
          <w:p w14:paraId="4A9248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7E293F2" w14:textId="77777777" w:rsidTr="00C947D4">
        <w:trPr>
          <w:trHeight w:val="290"/>
        </w:trPr>
        <w:tc>
          <w:tcPr>
            <w:tcW w:w="1240" w:type="pct"/>
            <w:tcBorders>
              <w:top w:val="nil"/>
              <w:left w:val="nil"/>
              <w:bottom w:val="nil"/>
              <w:right w:val="nil"/>
            </w:tcBorders>
            <w:shd w:val="clear" w:color="auto" w:fill="auto"/>
            <w:noWrap/>
            <w:vAlign w:val="bottom"/>
            <w:hideMark/>
          </w:tcPr>
          <w:p w14:paraId="0E360B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96" w:type="pct"/>
            <w:tcBorders>
              <w:top w:val="nil"/>
              <w:left w:val="nil"/>
              <w:bottom w:val="nil"/>
              <w:right w:val="nil"/>
            </w:tcBorders>
            <w:shd w:val="clear" w:color="auto" w:fill="auto"/>
            <w:noWrap/>
            <w:vAlign w:val="bottom"/>
            <w:hideMark/>
          </w:tcPr>
          <w:p w14:paraId="4A527FF5"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1136" w:type="pct"/>
            <w:tcBorders>
              <w:top w:val="nil"/>
              <w:left w:val="nil"/>
              <w:bottom w:val="nil"/>
              <w:right w:val="nil"/>
            </w:tcBorders>
            <w:shd w:val="clear" w:color="auto" w:fill="auto"/>
            <w:noWrap/>
            <w:vAlign w:val="bottom"/>
            <w:hideMark/>
          </w:tcPr>
          <w:p w14:paraId="5A03C77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Juncus </w:t>
            </w:r>
            <w:proofErr w:type="spellStart"/>
            <w:r w:rsidRPr="000652F0">
              <w:rPr>
                <w:rFonts w:eastAsia="Times New Roman" w:cstheme="minorHAnsi"/>
                <w:i/>
                <w:iCs/>
                <w:sz w:val="20"/>
                <w:szCs w:val="20"/>
              </w:rPr>
              <w:t>oxymeris</w:t>
            </w:r>
            <w:proofErr w:type="spellEnd"/>
          </w:p>
        </w:tc>
        <w:tc>
          <w:tcPr>
            <w:tcW w:w="782" w:type="pct"/>
            <w:tcBorders>
              <w:top w:val="nil"/>
              <w:left w:val="nil"/>
              <w:bottom w:val="nil"/>
              <w:right w:val="nil"/>
            </w:tcBorders>
            <w:shd w:val="clear" w:color="auto" w:fill="auto"/>
            <w:noWrap/>
            <w:vAlign w:val="center"/>
            <w:hideMark/>
          </w:tcPr>
          <w:p w14:paraId="5E0855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JUOX</w:t>
            </w:r>
          </w:p>
        </w:tc>
        <w:tc>
          <w:tcPr>
            <w:tcW w:w="646" w:type="pct"/>
            <w:tcBorders>
              <w:top w:val="nil"/>
              <w:left w:val="nil"/>
              <w:bottom w:val="nil"/>
              <w:right w:val="nil"/>
            </w:tcBorders>
            <w:shd w:val="clear" w:color="auto" w:fill="auto"/>
            <w:noWrap/>
            <w:vAlign w:val="bottom"/>
            <w:hideMark/>
          </w:tcPr>
          <w:p w14:paraId="00BB98D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32116CA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A5274B9"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96" w:type="pct"/>
            <w:tcBorders>
              <w:top w:val="single" w:sz="4" w:space="0" w:color="auto"/>
              <w:left w:val="nil"/>
              <w:bottom w:val="single" w:sz="4" w:space="0" w:color="auto"/>
              <w:right w:val="nil"/>
            </w:tcBorders>
            <w:shd w:val="clear" w:color="auto" w:fill="auto"/>
            <w:noWrap/>
            <w:vAlign w:val="bottom"/>
            <w:hideMark/>
          </w:tcPr>
          <w:p w14:paraId="185498E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1136" w:type="pct"/>
            <w:tcBorders>
              <w:top w:val="single" w:sz="4" w:space="0" w:color="auto"/>
              <w:left w:val="nil"/>
              <w:bottom w:val="single" w:sz="4" w:space="0" w:color="auto"/>
              <w:right w:val="nil"/>
            </w:tcBorders>
            <w:shd w:val="clear" w:color="auto" w:fill="auto"/>
            <w:noWrap/>
            <w:vAlign w:val="bottom"/>
            <w:hideMark/>
          </w:tcPr>
          <w:p w14:paraId="007B8D0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Lathyrus palustris</w:t>
            </w:r>
          </w:p>
        </w:tc>
        <w:tc>
          <w:tcPr>
            <w:tcW w:w="782" w:type="pct"/>
            <w:tcBorders>
              <w:top w:val="single" w:sz="4" w:space="0" w:color="auto"/>
              <w:left w:val="nil"/>
              <w:bottom w:val="single" w:sz="4" w:space="0" w:color="auto"/>
              <w:right w:val="nil"/>
            </w:tcBorders>
            <w:shd w:val="clear" w:color="auto" w:fill="auto"/>
            <w:noWrap/>
            <w:vAlign w:val="center"/>
            <w:hideMark/>
          </w:tcPr>
          <w:p w14:paraId="1EDDD94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LAPA4</w:t>
            </w:r>
          </w:p>
        </w:tc>
        <w:tc>
          <w:tcPr>
            <w:tcW w:w="646" w:type="pct"/>
            <w:tcBorders>
              <w:top w:val="single" w:sz="4" w:space="0" w:color="auto"/>
              <w:left w:val="nil"/>
              <w:bottom w:val="single" w:sz="4" w:space="0" w:color="auto"/>
              <w:right w:val="nil"/>
            </w:tcBorders>
            <w:shd w:val="clear" w:color="auto" w:fill="auto"/>
            <w:noWrap/>
            <w:vAlign w:val="bottom"/>
            <w:hideMark/>
          </w:tcPr>
          <w:p w14:paraId="3FE43D5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6C56E74" w14:textId="77777777" w:rsidTr="00C947D4">
        <w:trPr>
          <w:trHeight w:val="290"/>
        </w:trPr>
        <w:tc>
          <w:tcPr>
            <w:tcW w:w="1240" w:type="pct"/>
            <w:tcBorders>
              <w:top w:val="nil"/>
              <w:left w:val="nil"/>
              <w:bottom w:val="nil"/>
              <w:right w:val="nil"/>
            </w:tcBorders>
            <w:shd w:val="clear" w:color="auto" w:fill="auto"/>
            <w:noWrap/>
            <w:vAlign w:val="bottom"/>
            <w:hideMark/>
          </w:tcPr>
          <w:p w14:paraId="618266E9"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96" w:type="pct"/>
            <w:tcBorders>
              <w:top w:val="nil"/>
              <w:left w:val="nil"/>
              <w:bottom w:val="nil"/>
              <w:right w:val="nil"/>
            </w:tcBorders>
            <w:shd w:val="clear" w:color="auto" w:fill="auto"/>
            <w:noWrap/>
            <w:vAlign w:val="bottom"/>
            <w:hideMark/>
          </w:tcPr>
          <w:p w14:paraId="62B2D87A"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Leersia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oryzoides</w:t>
            </w:r>
            <w:proofErr w:type="spellEnd"/>
          </w:p>
        </w:tc>
        <w:tc>
          <w:tcPr>
            <w:tcW w:w="1136" w:type="pct"/>
            <w:tcBorders>
              <w:top w:val="nil"/>
              <w:left w:val="nil"/>
              <w:bottom w:val="nil"/>
              <w:right w:val="nil"/>
            </w:tcBorders>
            <w:shd w:val="clear" w:color="auto" w:fill="auto"/>
            <w:noWrap/>
            <w:vAlign w:val="bottom"/>
            <w:hideMark/>
          </w:tcPr>
          <w:p w14:paraId="0227A660"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626737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LEOR</w:t>
            </w:r>
          </w:p>
        </w:tc>
        <w:tc>
          <w:tcPr>
            <w:tcW w:w="646" w:type="pct"/>
            <w:tcBorders>
              <w:top w:val="nil"/>
              <w:left w:val="nil"/>
              <w:bottom w:val="nil"/>
              <w:right w:val="nil"/>
            </w:tcBorders>
            <w:shd w:val="clear" w:color="auto" w:fill="auto"/>
            <w:noWrap/>
            <w:vAlign w:val="bottom"/>
            <w:hideMark/>
          </w:tcPr>
          <w:p w14:paraId="4C29483F"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B9BFD7E"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F2B429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lastRenderedPageBreak/>
              <w:t>Lilaea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scilloides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79A75F2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4F9EDA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231FDA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LISC4</w:t>
            </w:r>
          </w:p>
        </w:tc>
        <w:tc>
          <w:tcPr>
            <w:tcW w:w="646" w:type="pct"/>
            <w:tcBorders>
              <w:top w:val="single" w:sz="4" w:space="0" w:color="auto"/>
              <w:left w:val="nil"/>
              <w:bottom w:val="single" w:sz="4" w:space="0" w:color="auto"/>
              <w:right w:val="nil"/>
            </w:tcBorders>
            <w:shd w:val="clear" w:color="auto" w:fill="auto"/>
            <w:noWrap/>
            <w:vAlign w:val="bottom"/>
            <w:hideMark/>
          </w:tcPr>
          <w:p w14:paraId="1811BD6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555E7DD" w14:textId="77777777" w:rsidTr="00C947D4">
        <w:trPr>
          <w:trHeight w:val="290"/>
        </w:trPr>
        <w:tc>
          <w:tcPr>
            <w:tcW w:w="1240" w:type="pct"/>
            <w:tcBorders>
              <w:top w:val="nil"/>
              <w:left w:val="nil"/>
              <w:bottom w:val="nil"/>
              <w:right w:val="nil"/>
            </w:tcBorders>
            <w:shd w:val="clear" w:color="auto" w:fill="auto"/>
            <w:noWrap/>
            <w:vAlign w:val="bottom"/>
            <w:hideMark/>
          </w:tcPr>
          <w:p w14:paraId="2A58CC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occidentalis</w:t>
            </w:r>
          </w:p>
        </w:tc>
        <w:tc>
          <w:tcPr>
            <w:tcW w:w="1196" w:type="pct"/>
            <w:tcBorders>
              <w:top w:val="nil"/>
              <w:left w:val="nil"/>
              <w:bottom w:val="nil"/>
              <w:right w:val="nil"/>
            </w:tcBorders>
            <w:shd w:val="clear" w:color="auto" w:fill="auto"/>
            <w:noWrap/>
            <w:vAlign w:val="bottom"/>
            <w:hideMark/>
          </w:tcPr>
          <w:p w14:paraId="2BA0884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Lilaeopsis</w:t>
            </w:r>
            <w:proofErr w:type="spellEnd"/>
            <w:r w:rsidRPr="000652F0">
              <w:rPr>
                <w:rFonts w:eastAsia="Times New Roman" w:cstheme="minorHAnsi"/>
                <w:i/>
                <w:iCs/>
                <w:sz w:val="20"/>
                <w:szCs w:val="20"/>
              </w:rPr>
              <w:t xml:space="preserve"> occidentalis</w:t>
            </w:r>
          </w:p>
        </w:tc>
        <w:tc>
          <w:tcPr>
            <w:tcW w:w="1136" w:type="pct"/>
            <w:tcBorders>
              <w:top w:val="nil"/>
              <w:left w:val="nil"/>
              <w:bottom w:val="nil"/>
              <w:right w:val="nil"/>
            </w:tcBorders>
            <w:shd w:val="clear" w:color="auto" w:fill="auto"/>
            <w:noWrap/>
            <w:vAlign w:val="bottom"/>
            <w:hideMark/>
          </w:tcPr>
          <w:p w14:paraId="4899854E"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49BD5E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LIOC</w:t>
            </w:r>
          </w:p>
        </w:tc>
        <w:tc>
          <w:tcPr>
            <w:tcW w:w="646" w:type="pct"/>
            <w:tcBorders>
              <w:top w:val="nil"/>
              <w:left w:val="nil"/>
              <w:bottom w:val="nil"/>
              <w:right w:val="nil"/>
            </w:tcBorders>
            <w:shd w:val="clear" w:color="auto" w:fill="auto"/>
            <w:noWrap/>
            <w:vAlign w:val="bottom"/>
            <w:hideMark/>
          </w:tcPr>
          <w:p w14:paraId="296AE81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13E9DC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BACBD49"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3CE6759B"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703A9E36" w14:textId="77777777" w:rsidR="00073A5F" w:rsidRPr="000652F0" w:rsidRDefault="00073A5F" w:rsidP="00073A5F">
            <w:pPr>
              <w:spacing w:after="0" w:line="240" w:lineRule="auto"/>
              <w:rPr>
                <w:rFonts w:eastAsia="Times New Roman" w:cstheme="minorHAnsi"/>
                <w:color w:val="000000"/>
                <w:sz w:val="20"/>
                <w:szCs w:val="20"/>
              </w:rPr>
            </w:pPr>
            <w:proofErr w:type="spellStart"/>
            <w:r w:rsidRPr="000652F0">
              <w:rPr>
                <w:rFonts w:eastAsia="Times New Roman" w:cstheme="minorHAnsi"/>
                <w:i/>
                <w:iCs/>
                <w:color w:val="000000"/>
                <w:sz w:val="20"/>
                <w:szCs w:val="20"/>
              </w:rPr>
              <w:t>Lycopus</w:t>
            </w:r>
            <w:proofErr w:type="spellEnd"/>
            <w:r w:rsidRPr="000652F0">
              <w:rPr>
                <w:rFonts w:eastAsia="Times New Roman" w:cstheme="minorHAnsi"/>
                <w:color w:val="000000"/>
                <w:sz w:val="20"/>
                <w:szCs w:val="20"/>
              </w:rPr>
              <w:t xml:space="preserve"> sp. </w:t>
            </w:r>
          </w:p>
        </w:tc>
        <w:tc>
          <w:tcPr>
            <w:tcW w:w="782" w:type="pct"/>
            <w:tcBorders>
              <w:top w:val="single" w:sz="4" w:space="0" w:color="auto"/>
              <w:left w:val="nil"/>
              <w:bottom w:val="single" w:sz="4" w:space="0" w:color="auto"/>
              <w:right w:val="nil"/>
            </w:tcBorders>
            <w:shd w:val="clear" w:color="auto" w:fill="auto"/>
            <w:noWrap/>
            <w:vAlign w:val="center"/>
            <w:hideMark/>
          </w:tcPr>
          <w:p w14:paraId="13D474D5" w14:textId="77777777" w:rsidR="00073A5F" w:rsidRPr="000652F0" w:rsidRDefault="00073A5F" w:rsidP="00073A5F">
            <w:pPr>
              <w:spacing w:after="0" w:line="240" w:lineRule="auto"/>
              <w:jc w:val="center"/>
              <w:rPr>
                <w:rFonts w:eastAsia="Times New Roman" w:cstheme="minorHAnsi"/>
                <w:color w:val="000000"/>
                <w:sz w:val="20"/>
                <w:szCs w:val="20"/>
              </w:rPr>
            </w:pPr>
            <w:proofErr w:type="spellStart"/>
            <w:r w:rsidRPr="000652F0">
              <w:rPr>
                <w:rFonts w:eastAsia="Times New Roman" w:cstheme="minorHAnsi"/>
                <w:color w:val="000000"/>
                <w:sz w:val="20"/>
                <w:szCs w:val="20"/>
              </w:rPr>
              <w:t>Lycopus_sp</w:t>
            </w:r>
            <w:proofErr w:type="spellEnd"/>
          </w:p>
        </w:tc>
        <w:tc>
          <w:tcPr>
            <w:tcW w:w="646" w:type="pct"/>
            <w:tcBorders>
              <w:top w:val="single" w:sz="4" w:space="0" w:color="auto"/>
              <w:left w:val="nil"/>
              <w:bottom w:val="single" w:sz="4" w:space="0" w:color="auto"/>
              <w:right w:val="nil"/>
            </w:tcBorders>
            <w:shd w:val="clear" w:color="auto" w:fill="auto"/>
            <w:noWrap/>
            <w:vAlign w:val="bottom"/>
            <w:hideMark/>
          </w:tcPr>
          <w:p w14:paraId="5892C28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C5D0AAE" w14:textId="77777777" w:rsidTr="00C947D4">
        <w:trPr>
          <w:trHeight w:val="290"/>
        </w:trPr>
        <w:tc>
          <w:tcPr>
            <w:tcW w:w="1240" w:type="pct"/>
            <w:tcBorders>
              <w:top w:val="nil"/>
              <w:left w:val="nil"/>
              <w:bottom w:val="nil"/>
              <w:right w:val="nil"/>
            </w:tcBorders>
            <w:shd w:val="clear" w:color="auto" w:fill="auto"/>
            <w:noWrap/>
            <w:vAlign w:val="bottom"/>
            <w:hideMark/>
          </w:tcPr>
          <w:p w14:paraId="2A369243"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A95E112"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1136" w:type="pct"/>
            <w:tcBorders>
              <w:top w:val="nil"/>
              <w:left w:val="nil"/>
              <w:bottom w:val="nil"/>
              <w:right w:val="nil"/>
            </w:tcBorders>
            <w:shd w:val="clear" w:color="auto" w:fill="auto"/>
            <w:noWrap/>
            <w:vAlign w:val="bottom"/>
            <w:hideMark/>
          </w:tcPr>
          <w:p w14:paraId="32E82304"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Lysichiton</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americanum</w:t>
            </w:r>
            <w:proofErr w:type="spellEnd"/>
          </w:p>
        </w:tc>
        <w:tc>
          <w:tcPr>
            <w:tcW w:w="782" w:type="pct"/>
            <w:tcBorders>
              <w:top w:val="nil"/>
              <w:left w:val="nil"/>
              <w:bottom w:val="nil"/>
              <w:right w:val="nil"/>
            </w:tcBorders>
            <w:shd w:val="clear" w:color="auto" w:fill="auto"/>
            <w:noWrap/>
            <w:vAlign w:val="center"/>
            <w:hideMark/>
          </w:tcPr>
          <w:p w14:paraId="0E94222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LYAM3</w:t>
            </w:r>
          </w:p>
        </w:tc>
        <w:tc>
          <w:tcPr>
            <w:tcW w:w="646" w:type="pct"/>
            <w:tcBorders>
              <w:top w:val="nil"/>
              <w:left w:val="nil"/>
              <w:bottom w:val="nil"/>
              <w:right w:val="nil"/>
            </w:tcBorders>
            <w:shd w:val="clear" w:color="auto" w:fill="auto"/>
            <w:noWrap/>
            <w:vAlign w:val="bottom"/>
            <w:hideMark/>
          </w:tcPr>
          <w:p w14:paraId="63EDFF03"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6DCDA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86F80F6"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Lysimachia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thyrsiflora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8B34FB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Lysimachia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thyrsiflora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205B3A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Lysimachia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thyrsiflora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FC948B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LYTH2</w:t>
            </w:r>
          </w:p>
        </w:tc>
        <w:tc>
          <w:tcPr>
            <w:tcW w:w="646" w:type="pct"/>
            <w:tcBorders>
              <w:top w:val="single" w:sz="4" w:space="0" w:color="auto"/>
              <w:left w:val="nil"/>
              <w:bottom w:val="single" w:sz="4" w:space="0" w:color="auto"/>
              <w:right w:val="nil"/>
            </w:tcBorders>
            <w:shd w:val="clear" w:color="auto" w:fill="auto"/>
            <w:noWrap/>
            <w:vAlign w:val="bottom"/>
            <w:hideMark/>
          </w:tcPr>
          <w:p w14:paraId="77F829F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9677566" w14:textId="77777777" w:rsidTr="00C947D4">
        <w:trPr>
          <w:trHeight w:val="290"/>
        </w:trPr>
        <w:tc>
          <w:tcPr>
            <w:tcW w:w="1240" w:type="pct"/>
            <w:tcBorders>
              <w:top w:val="nil"/>
              <w:left w:val="nil"/>
              <w:bottom w:val="nil"/>
              <w:right w:val="nil"/>
            </w:tcBorders>
            <w:shd w:val="clear" w:color="auto" w:fill="auto"/>
            <w:noWrap/>
            <w:vAlign w:val="bottom"/>
            <w:hideMark/>
          </w:tcPr>
          <w:p w14:paraId="3D7673A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96" w:type="pct"/>
            <w:tcBorders>
              <w:top w:val="nil"/>
              <w:left w:val="nil"/>
              <w:bottom w:val="nil"/>
              <w:right w:val="nil"/>
            </w:tcBorders>
            <w:shd w:val="clear" w:color="auto" w:fill="auto"/>
            <w:noWrap/>
            <w:vAlign w:val="bottom"/>
            <w:hideMark/>
          </w:tcPr>
          <w:p w14:paraId="043EAEA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1136" w:type="pct"/>
            <w:tcBorders>
              <w:top w:val="nil"/>
              <w:left w:val="nil"/>
              <w:bottom w:val="nil"/>
              <w:right w:val="nil"/>
            </w:tcBorders>
            <w:shd w:val="clear" w:color="auto" w:fill="auto"/>
            <w:noWrap/>
            <w:vAlign w:val="bottom"/>
            <w:hideMark/>
          </w:tcPr>
          <w:p w14:paraId="73BFC563"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Lythrum</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salicaria</w:t>
            </w:r>
            <w:proofErr w:type="spellEnd"/>
          </w:p>
        </w:tc>
        <w:tc>
          <w:tcPr>
            <w:tcW w:w="782" w:type="pct"/>
            <w:tcBorders>
              <w:top w:val="nil"/>
              <w:left w:val="nil"/>
              <w:bottom w:val="nil"/>
              <w:right w:val="nil"/>
            </w:tcBorders>
            <w:shd w:val="clear" w:color="auto" w:fill="auto"/>
            <w:noWrap/>
            <w:vAlign w:val="center"/>
            <w:hideMark/>
          </w:tcPr>
          <w:p w14:paraId="1F045D0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LYSA2</w:t>
            </w:r>
          </w:p>
        </w:tc>
        <w:tc>
          <w:tcPr>
            <w:tcW w:w="646" w:type="pct"/>
            <w:tcBorders>
              <w:top w:val="nil"/>
              <w:left w:val="nil"/>
              <w:bottom w:val="nil"/>
              <w:right w:val="nil"/>
            </w:tcBorders>
            <w:shd w:val="clear" w:color="auto" w:fill="auto"/>
            <w:noWrap/>
            <w:vAlign w:val="bottom"/>
            <w:hideMark/>
          </w:tcPr>
          <w:p w14:paraId="05729FC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60D1BFC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10F8C1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C7D42F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Mentha </w:t>
            </w:r>
            <w:proofErr w:type="spellStart"/>
            <w:r w:rsidRPr="000652F0">
              <w:rPr>
                <w:rFonts w:eastAsia="Times New Roman" w:cstheme="minorHAnsi"/>
                <w:i/>
                <w:iCs/>
                <w:sz w:val="20"/>
                <w:szCs w:val="20"/>
              </w:rPr>
              <w:t>citrata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C7FC37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aquatica</w:t>
            </w:r>
          </w:p>
        </w:tc>
        <w:tc>
          <w:tcPr>
            <w:tcW w:w="782" w:type="pct"/>
            <w:tcBorders>
              <w:top w:val="single" w:sz="4" w:space="0" w:color="auto"/>
              <w:left w:val="nil"/>
              <w:bottom w:val="single" w:sz="4" w:space="0" w:color="auto"/>
              <w:right w:val="nil"/>
            </w:tcBorders>
            <w:shd w:val="clear" w:color="auto" w:fill="auto"/>
            <w:noWrap/>
            <w:vAlign w:val="center"/>
            <w:hideMark/>
          </w:tcPr>
          <w:p w14:paraId="3C79B69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MEAQ</w:t>
            </w:r>
          </w:p>
        </w:tc>
        <w:tc>
          <w:tcPr>
            <w:tcW w:w="646" w:type="pct"/>
            <w:tcBorders>
              <w:top w:val="single" w:sz="4" w:space="0" w:color="auto"/>
              <w:left w:val="nil"/>
              <w:bottom w:val="single" w:sz="4" w:space="0" w:color="auto"/>
              <w:right w:val="nil"/>
            </w:tcBorders>
            <w:shd w:val="clear" w:color="auto" w:fill="auto"/>
            <w:noWrap/>
            <w:vAlign w:val="bottom"/>
            <w:hideMark/>
          </w:tcPr>
          <w:p w14:paraId="245EB85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Y</w:t>
            </w:r>
          </w:p>
        </w:tc>
      </w:tr>
      <w:tr w:rsidR="00073A5F" w:rsidRPr="000652F0" w14:paraId="1DA8AF8F" w14:textId="77777777" w:rsidTr="00C947D4">
        <w:trPr>
          <w:trHeight w:val="290"/>
        </w:trPr>
        <w:tc>
          <w:tcPr>
            <w:tcW w:w="1240" w:type="pct"/>
            <w:tcBorders>
              <w:top w:val="nil"/>
              <w:left w:val="nil"/>
              <w:bottom w:val="nil"/>
              <w:right w:val="nil"/>
            </w:tcBorders>
            <w:shd w:val="clear" w:color="auto" w:fill="auto"/>
            <w:noWrap/>
            <w:vAlign w:val="bottom"/>
            <w:hideMark/>
          </w:tcPr>
          <w:p w14:paraId="69B6687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96" w:type="pct"/>
            <w:tcBorders>
              <w:top w:val="nil"/>
              <w:left w:val="nil"/>
              <w:bottom w:val="nil"/>
              <w:right w:val="nil"/>
            </w:tcBorders>
            <w:shd w:val="clear" w:color="auto" w:fill="auto"/>
            <w:noWrap/>
            <w:vAlign w:val="bottom"/>
            <w:hideMark/>
          </w:tcPr>
          <w:p w14:paraId="15D37CA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1136" w:type="pct"/>
            <w:tcBorders>
              <w:top w:val="nil"/>
              <w:left w:val="nil"/>
              <w:bottom w:val="nil"/>
              <w:right w:val="nil"/>
            </w:tcBorders>
            <w:shd w:val="clear" w:color="auto" w:fill="auto"/>
            <w:noWrap/>
            <w:vAlign w:val="bottom"/>
            <w:hideMark/>
          </w:tcPr>
          <w:p w14:paraId="6D619BB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Mentha arvensis</w:t>
            </w:r>
          </w:p>
        </w:tc>
        <w:tc>
          <w:tcPr>
            <w:tcW w:w="782" w:type="pct"/>
            <w:tcBorders>
              <w:top w:val="nil"/>
              <w:left w:val="nil"/>
              <w:bottom w:val="nil"/>
              <w:right w:val="nil"/>
            </w:tcBorders>
            <w:shd w:val="clear" w:color="auto" w:fill="auto"/>
            <w:noWrap/>
            <w:vAlign w:val="center"/>
            <w:hideMark/>
          </w:tcPr>
          <w:p w14:paraId="54A0545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MEAR4</w:t>
            </w:r>
          </w:p>
        </w:tc>
        <w:tc>
          <w:tcPr>
            <w:tcW w:w="646" w:type="pct"/>
            <w:tcBorders>
              <w:top w:val="nil"/>
              <w:left w:val="nil"/>
              <w:bottom w:val="nil"/>
              <w:right w:val="nil"/>
            </w:tcBorders>
            <w:shd w:val="clear" w:color="auto" w:fill="auto"/>
            <w:noWrap/>
            <w:vAlign w:val="bottom"/>
            <w:hideMark/>
          </w:tcPr>
          <w:p w14:paraId="25CF52D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729618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B63CB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Menyanthes</w:t>
            </w:r>
            <w:proofErr w:type="spellEnd"/>
            <w:r w:rsidRPr="000652F0">
              <w:rPr>
                <w:rFonts w:eastAsia="Times New Roman" w:cstheme="minorHAnsi"/>
                <w:i/>
                <w:iCs/>
                <w:sz w:val="20"/>
                <w:szCs w:val="20"/>
              </w:rPr>
              <w:t xml:space="preserve"> trifoliata</w:t>
            </w:r>
          </w:p>
        </w:tc>
        <w:tc>
          <w:tcPr>
            <w:tcW w:w="1196" w:type="pct"/>
            <w:tcBorders>
              <w:top w:val="single" w:sz="4" w:space="0" w:color="auto"/>
              <w:left w:val="nil"/>
              <w:bottom w:val="single" w:sz="4" w:space="0" w:color="auto"/>
              <w:right w:val="nil"/>
            </w:tcBorders>
            <w:shd w:val="clear" w:color="auto" w:fill="auto"/>
            <w:noWrap/>
            <w:vAlign w:val="bottom"/>
            <w:hideMark/>
          </w:tcPr>
          <w:p w14:paraId="6E71A436"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Menyanthes</w:t>
            </w:r>
            <w:proofErr w:type="spellEnd"/>
            <w:r w:rsidRPr="000652F0">
              <w:rPr>
                <w:rFonts w:eastAsia="Times New Roman" w:cstheme="minorHAnsi"/>
                <w:i/>
                <w:iCs/>
                <w:sz w:val="20"/>
                <w:szCs w:val="20"/>
              </w:rPr>
              <w:t xml:space="preserve"> trifoliata</w:t>
            </w:r>
          </w:p>
        </w:tc>
        <w:tc>
          <w:tcPr>
            <w:tcW w:w="1136" w:type="pct"/>
            <w:tcBorders>
              <w:top w:val="single" w:sz="4" w:space="0" w:color="auto"/>
              <w:left w:val="nil"/>
              <w:bottom w:val="single" w:sz="4" w:space="0" w:color="auto"/>
              <w:right w:val="nil"/>
            </w:tcBorders>
            <w:shd w:val="clear" w:color="auto" w:fill="auto"/>
            <w:noWrap/>
            <w:vAlign w:val="bottom"/>
            <w:hideMark/>
          </w:tcPr>
          <w:p w14:paraId="18B59A7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Menyanthes</w:t>
            </w:r>
            <w:proofErr w:type="spellEnd"/>
            <w:r w:rsidRPr="000652F0">
              <w:rPr>
                <w:rFonts w:eastAsia="Times New Roman" w:cstheme="minorHAnsi"/>
                <w:i/>
                <w:iCs/>
                <w:sz w:val="20"/>
                <w:szCs w:val="20"/>
              </w:rPr>
              <w:t xml:space="preserve"> trifoliata</w:t>
            </w:r>
          </w:p>
        </w:tc>
        <w:tc>
          <w:tcPr>
            <w:tcW w:w="782" w:type="pct"/>
            <w:tcBorders>
              <w:top w:val="single" w:sz="4" w:space="0" w:color="auto"/>
              <w:left w:val="nil"/>
              <w:bottom w:val="single" w:sz="4" w:space="0" w:color="auto"/>
              <w:right w:val="nil"/>
            </w:tcBorders>
            <w:shd w:val="clear" w:color="auto" w:fill="auto"/>
            <w:noWrap/>
            <w:vAlign w:val="center"/>
            <w:hideMark/>
          </w:tcPr>
          <w:p w14:paraId="09F287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METR3</w:t>
            </w:r>
          </w:p>
        </w:tc>
        <w:tc>
          <w:tcPr>
            <w:tcW w:w="646" w:type="pct"/>
            <w:tcBorders>
              <w:top w:val="single" w:sz="4" w:space="0" w:color="auto"/>
              <w:left w:val="nil"/>
              <w:bottom w:val="single" w:sz="4" w:space="0" w:color="auto"/>
              <w:right w:val="nil"/>
            </w:tcBorders>
            <w:shd w:val="clear" w:color="auto" w:fill="auto"/>
            <w:noWrap/>
            <w:vAlign w:val="bottom"/>
            <w:hideMark/>
          </w:tcPr>
          <w:p w14:paraId="383367F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AD5D1FF" w14:textId="77777777" w:rsidTr="00C947D4">
        <w:trPr>
          <w:trHeight w:val="290"/>
        </w:trPr>
        <w:tc>
          <w:tcPr>
            <w:tcW w:w="1240" w:type="pct"/>
            <w:tcBorders>
              <w:top w:val="nil"/>
              <w:left w:val="nil"/>
              <w:bottom w:val="nil"/>
              <w:right w:val="nil"/>
            </w:tcBorders>
            <w:shd w:val="clear" w:color="auto" w:fill="auto"/>
            <w:noWrap/>
            <w:vAlign w:val="bottom"/>
            <w:hideMark/>
          </w:tcPr>
          <w:p w14:paraId="799035B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Mimulus </w:t>
            </w:r>
            <w:proofErr w:type="spellStart"/>
            <w:r w:rsidRPr="000652F0">
              <w:rPr>
                <w:rFonts w:eastAsia="Times New Roman" w:cstheme="minorHAnsi"/>
                <w:i/>
                <w:iCs/>
                <w:sz w:val="20"/>
                <w:szCs w:val="20"/>
              </w:rPr>
              <w:t>guttatus</w:t>
            </w:r>
            <w:proofErr w:type="spellEnd"/>
          </w:p>
        </w:tc>
        <w:tc>
          <w:tcPr>
            <w:tcW w:w="1196" w:type="pct"/>
            <w:tcBorders>
              <w:top w:val="nil"/>
              <w:left w:val="nil"/>
              <w:bottom w:val="nil"/>
              <w:right w:val="nil"/>
            </w:tcBorders>
            <w:shd w:val="clear" w:color="auto" w:fill="auto"/>
            <w:noWrap/>
            <w:vAlign w:val="bottom"/>
            <w:hideMark/>
          </w:tcPr>
          <w:p w14:paraId="2C6A737F"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0ADD8EE7"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0BFFD7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MIGU</w:t>
            </w:r>
          </w:p>
        </w:tc>
        <w:tc>
          <w:tcPr>
            <w:tcW w:w="646" w:type="pct"/>
            <w:tcBorders>
              <w:top w:val="nil"/>
              <w:left w:val="nil"/>
              <w:bottom w:val="nil"/>
              <w:right w:val="nil"/>
            </w:tcBorders>
            <w:shd w:val="clear" w:color="auto" w:fill="auto"/>
            <w:noWrap/>
            <w:vAlign w:val="bottom"/>
            <w:hideMark/>
          </w:tcPr>
          <w:p w14:paraId="106CD937"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37117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37E5F44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BD872E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09BCC31D"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Myrica gale</w:t>
            </w:r>
          </w:p>
        </w:tc>
        <w:tc>
          <w:tcPr>
            <w:tcW w:w="782" w:type="pct"/>
            <w:tcBorders>
              <w:top w:val="single" w:sz="4" w:space="0" w:color="auto"/>
              <w:left w:val="nil"/>
              <w:bottom w:val="single" w:sz="4" w:space="0" w:color="auto"/>
              <w:right w:val="nil"/>
            </w:tcBorders>
            <w:shd w:val="clear" w:color="auto" w:fill="auto"/>
            <w:noWrap/>
            <w:vAlign w:val="center"/>
            <w:hideMark/>
          </w:tcPr>
          <w:p w14:paraId="2995F6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MYGA</w:t>
            </w:r>
          </w:p>
        </w:tc>
        <w:tc>
          <w:tcPr>
            <w:tcW w:w="646" w:type="pct"/>
            <w:tcBorders>
              <w:top w:val="single" w:sz="4" w:space="0" w:color="auto"/>
              <w:left w:val="nil"/>
              <w:bottom w:val="single" w:sz="4" w:space="0" w:color="auto"/>
              <w:right w:val="nil"/>
            </w:tcBorders>
            <w:shd w:val="clear" w:color="auto" w:fill="auto"/>
            <w:noWrap/>
            <w:vAlign w:val="bottom"/>
            <w:hideMark/>
          </w:tcPr>
          <w:p w14:paraId="790CDAE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1172C3C" w14:textId="77777777" w:rsidTr="00C947D4">
        <w:trPr>
          <w:trHeight w:val="290"/>
        </w:trPr>
        <w:tc>
          <w:tcPr>
            <w:tcW w:w="1240" w:type="pct"/>
            <w:tcBorders>
              <w:top w:val="nil"/>
              <w:left w:val="nil"/>
              <w:bottom w:val="nil"/>
              <w:right w:val="nil"/>
            </w:tcBorders>
            <w:shd w:val="clear" w:color="auto" w:fill="auto"/>
            <w:noWrap/>
            <w:vAlign w:val="bottom"/>
            <w:hideMark/>
          </w:tcPr>
          <w:p w14:paraId="44A5963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Myosotis scorpiodes</w:t>
            </w:r>
          </w:p>
        </w:tc>
        <w:tc>
          <w:tcPr>
            <w:tcW w:w="1196" w:type="pct"/>
            <w:tcBorders>
              <w:top w:val="nil"/>
              <w:left w:val="nil"/>
              <w:bottom w:val="nil"/>
              <w:right w:val="nil"/>
            </w:tcBorders>
            <w:shd w:val="clear" w:color="auto" w:fill="auto"/>
            <w:noWrap/>
            <w:vAlign w:val="bottom"/>
            <w:hideMark/>
          </w:tcPr>
          <w:p w14:paraId="1F8168D2"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Myosotis scorpiodes</w:t>
            </w:r>
          </w:p>
        </w:tc>
        <w:tc>
          <w:tcPr>
            <w:tcW w:w="1136" w:type="pct"/>
            <w:tcBorders>
              <w:top w:val="nil"/>
              <w:left w:val="nil"/>
              <w:bottom w:val="nil"/>
              <w:right w:val="nil"/>
            </w:tcBorders>
            <w:shd w:val="clear" w:color="auto" w:fill="auto"/>
            <w:noWrap/>
            <w:vAlign w:val="bottom"/>
            <w:hideMark/>
          </w:tcPr>
          <w:p w14:paraId="429EFEC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Myosotis scorpiodes</w:t>
            </w:r>
          </w:p>
        </w:tc>
        <w:tc>
          <w:tcPr>
            <w:tcW w:w="782" w:type="pct"/>
            <w:tcBorders>
              <w:top w:val="nil"/>
              <w:left w:val="nil"/>
              <w:bottom w:val="nil"/>
              <w:right w:val="nil"/>
            </w:tcBorders>
            <w:shd w:val="clear" w:color="auto" w:fill="auto"/>
            <w:noWrap/>
            <w:vAlign w:val="center"/>
            <w:hideMark/>
          </w:tcPr>
          <w:p w14:paraId="68A104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MYSC</w:t>
            </w:r>
          </w:p>
        </w:tc>
        <w:tc>
          <w:tcPr>
            <w:tcW w:w="646" w:type="pct"/>
            <w:tcBorders>
              <w:top w:val="nil"/>
              <w:left w:val="nil"/>
              <w:bottom w:val="nil"/>
              <w:right w:val="nil"/>
            </w:tcBorders>
            <w:shd w:val="clear" w:color="auto" w:fill="auto"/>
            <w:noWrap/>
            <w:vAlign w:val="bottom"/>
            <w:hideMark/>
          </w:tcPr>
          <w:p w14:paraId="044473B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062F6E8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108D8F6"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4B77FCB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Oenanthe </w:t>
            </w:r>
            <w:proofErr w:type="spellStart"/>
            <w:r w:rsidRPr="000652F0">
              <w:rPr>
                <w:rFonts w:eastAsia="Times New Roman" w:cstheme="minorHAnsi"/>
                <w:i/>
                <w:iCs/>
                <w:sz w:val="20"/>
                <w:szCs w:val="20"/>
              </w:rPr>
              <w:t>sarmentosa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55266D17"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E33FFA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OESA</w:t>
            </w:r>
          </w:p>
        </w:tc>
        <w:tc>
          <w:tcPr>
            <w:tcW w:w="646" w:type="pct"/>
            <w:tcBorders>
              <w:top w:val="single" w:sz="4" w:space="0" w:color="auto"/>
              <w:left w:val="nil"/>
              <w:bottom w:val="single" w:sz="4" w:space="0" w:color="auto"/>
              <w:right w:val="nil"/>
            </w:tcBorders>
            <w:shd w:val="clear" w:color="auto" w:fill="auto"/>
            <w:noWrap/>
            <w:vAlign w:val="bottom"/>
            <w:hideMark/>
          </w:tcPr>
          <w:p w14:paraId="6BE3332E"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B577D51" w14:textId="77777777" w:rsidTr="00C947D4">
        <w:trPr>
          <w:trHeight w:val="290"/>
        </w:trPr>
        <w:tc>
          <w:tcPr>
            <w:tcW w:w="1240" w:type="pct"/>
            <w:tcBorders>
              <w:top w:val="nil"/>
              <w:left w:val="nil"/>
              <w:bottom w:val="nil"/>
              <w:right w:val="nil"/>
            </w:tcBorders>
            <w:shd w:val="clear" w:color="auto" w:fill="auto"/>
            <w:noWrap/>
            <w:vAlign w:val="bottom"/>
            <w:hideMark/>
          </w:tcPr>
          <w:p w14:paraId="64B05D4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1196" w:type="pct"/>
            <w:tcBorders>
              <w:top w:val="nil"/>
              <w:left w:val="nil"/>
              <w:bottom w:val="nil"/>
              <w:right w:val="nil"/>
            </w:tcBorders>
            <w:shd w:val="clear" w:color="auto" w:fill="auto"/>
            <w:noWrap/>
            <w:vAlign w:val="bottom"/>
            <w:hideMark/>
          </w:tcPr>
          <w:p w14:paraId="5CF8438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1136" w:type="pct"/>
            <w:tcBorders>
              <w:top w:val="nil"/>
              <w:left w:val="nil"/>
              <w:bottom w:val="nil"/>
              <w:right w:val="nil"/>
            </w:tcBorders>
            <w:shd w:val="clear" w:color="auto" w:fill="auto"/>
            <w:noWrap/>
            <w:vAlign w:val="bottom"/>
            <w:hideMark/>
          </w:tcPr>
          <w:p w14:paraId="3B42F20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Phalaris </w:t>
            </w:r>
            <w:proofErr w:type="spellStart"/>
            <w:r w:rsidRPr="000652F0">
              <w:rPr>
                <w:rFonts w:eastAsia="Times New Roman" w:cstheme="minorHAnsi"/>
                <w:i/>
                <w:iCs/>
                <w:sz w:val="20"/>
                <w:szCs w:val="20"/>
              </w:rPr>
              <w:t>arundinacea</w:t>
            </w:r>
            <w:proofErr w:type="spellEnd"/>
          </w:p>
        </w:tc>
        <w:tc>
          <w:tcPr>
            <w:tcW w:w="782" w:type="pct"/>
            <w:tcBorders>
              <w:top w:val="nil"/>
              <w:left w:val="nil"/>
              <w:bottom w:val="nil"/>
              <w:right w:val="nil"/>
            </w:tcBorders>
            <w:shd w:val="clear" w:color="auto" w:fill="auto"/>
            <w:noWrap/>
            <w:vAlign w:val="center"/>
            <w:hideMark/>
          </w:tcPr>
          <w:p w14:paraId="124CA10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PHAR3</w:t>
            </w:r>
          </w:p>
        </w:tc>
        <w:tc>
          <w:tcPr>
            <w:tcW w:w="646" w:type="pct"/>
            <w:tcBorders>
              <w:top w:val="nil"/>
              <w:left w:val="nil"/>
              <w:bottom w:val="nil"/>
              <w:right w:val="nil"/>
            </w:tcBorders>
            <w:shd w:val="clear" w:color="auto" w:fill="auto"/>
            <w:noWrap/>
            <w:vAlign w:val="bottom"/>
            <w:hideMark/>
          </w:tcPr>
          <w:p w14:paraId="20CB891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23D7503"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66F623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1A17D75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1FADB62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Platanthera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dilatata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6326FF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PLDID</w:t>
            </w:r>
          </w:p>
        </w:tc>
        <w:tc>
          <w:tcPr>
            <w:tcW w:w="646" w:type="pct"/>
            <w:tcBorders>
              <w:top w:val="single" w:sz="4" w:space="0" w:color="auto"/>
              <w:left w:val="nil"/>
              <w:bottom w:val="single" w:sz="4" w:space="0" w:color="auto"/>
              <w:right w:val="nil"/>
            </w:tcBorders>
            <w:shd w:val="clear" w:color="auto" w:fill="auto"/>
            <w:noWrap/>
            <w:vAlign w:val="bottom"/>
            <w:hideMark/>
          </w:tcPr>
          <w:p w14:paraId="37FEBA4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852C00B" w14:textId="77777777" w:rsidTr="00C947D4">
        <w:trPr>
          <w:trHeight w:val="290"/>
        </w:trPr>
        <w:tc>
          <w:tcPr>
            <w:tcW w:w="1240" w:type="pct"/>
            <w:tcBorders>
              <w:top w:val="nil"/>
              <w:left w:val="nil"/>
              <w:bottom w:val="nil"/>
              <w:right w:val="nil"/>
            </w:tcBorders>
            <w:shd w:val="clear" w:color="auto" w:fill="auto"/>
            <w:noWrap/>
            <w:vAlign w:val="bottom"/>
            <w:hideMark/>
          </w:tcPr>
          <w:p w14:paraId="4ABEBC8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Poa palustris</w:t>
            </w:r>
          </w:p>
        </w:tc>
        <w:tc>
          <w:tcPr>
            <w:tcW w:w="1196" w:type="pct"/>
            <w:tcBorders>
              <w:top w:val="nil"/>
              <w:left w:val="nil"/>
              <w:bottom w:val="nil"/>
              <w:right w:val="nil"/>
            </w:tcBorders>
            <w:shd w:val="clear" w:color="auto" w:fill="auto"/>
            <w:noWrap/>
            <w:vAlign w:val="bottom"/>
            <w:hideMark/>
          </w:tcPr>
          <w:p w14:paraId="1254132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Poa palustris</w:t>
            </w:r>
          </w:p>
        </w:tc>
        <w:tc>
          <w:tcPr>
            <w:tcW w:w="1136" w:type="pct"/>
            <w:tcBorders>
              <w:top w:val="nil"/>
              <w:left w:val="nil"/>
              <w:bottom w:val="nil"/>
              <w:right w:val="nil"/>
            </w:tcBorders>
            <w:shd w:val="clear" w:color="auto" w:fill="auto"/>
            <w:noWrap/>
            <w:vAlign w:val="bottom"/>
            <w:hideMark/>
          </w:tcPr>
          <w:p w14:paraId="3E6EFC1C"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42CA823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xml:space="preserve">POPA2 </w:t>
            </w:r>
          </w:p>
        </w:tc>
        <w:tc>
          <w:tcPr>
            <w:tcW w:w="646" w:type="pct"/>
            <w:tcBorders>
              <w:top w:val="nil"/>
              <w:left w:val="nil"/>
              <w:bottom w:val="nil"/>
              <w:right w:val="nil"/>
            </w:tcBorders>
            <w:shd w:val="clear" w:color="auto" w:fill="auto"/>
            <w:noWrap/>
            <w:vAlign w:val="bottom"/>
            <w:hideMark/>
          </w:tcPr>
          <w:p w14:paraId="6DF20265"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822E01B"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99E60C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Poa </w:t>
            </w:r>
            <w:proofErr w:type="spellStart"/>
            <w:r w:rsidRPr="000652F0">
              <w:rPr>
                <w:rFonts w:eastAsia="Times New Roman" w:cstheme="minorHAnsi"/>
                <w:i/>
                <w:iCs/>
                <w:sz w:val="20"/>
                <w:szCs w:val="20"/>
              </w:rPr>
              <w:t>trivialis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6BF48D95"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FE889A9" w14:textId="77777777" w:rsidR="00073A5F" w:rsidRPr="000652F0" w:rsidRDefault="00073A5F" w:rsidP="00073A5F">
            <w:pPr>
              <w:spacing w:after="0" w:line="240" w:lineRule="auto"/>
              <w:rPr>
                <w:rFonts w:eastAsia="Times New Roman" w:cstheme="minorHAnsi"/>
                <w:color w:val="000000"/>
                <w:sz w:val="20"/>
                <w:szCs w:val="20"/>
              </w:rPr>
            </w:pPr>
            <w:r w:rsidRPr="000652F0">
              <w:rPr>
                <w:rFonts w:eastAsia="Times New Roman" w:cstheme="minorHAnsi"/>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6F5EE0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POTR2</w:t>
            </w:r>
          </w:p>
        </w:tc>
        <w:tc>
          <w:tcPr>
            <w:tcW w:w="646" w:type="pct"/>
            <w:tcBorders>
              <w:top w:val="single" w:sz="4" w:space="0" w:color="auto"/>
              <w:left w:val="nil"/>
              <w:bottom w:val="single" w:sz="4" w:space="0" w:color="auto"/>
              <w:right w:val="nil"/>
            </w:tcBorders>
            <w:shd w:val="clear" w:color="auto" w:fill="auto"/>
            <w:noWrap/>
            <w:vAlign w:val="bottom"/>
            <w:hideMark/>
          </w:tcPr>
          <w:p w14:paraId="13B9C0B7"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9A4777B" w14:textId="77777777" w:rsidTr="00C947D4">
        <w:trPr>
          <w:trHeight w:val="290"/>
        </w:trPr>
        <w:tc>
          <w:tcPr>
            <w:tcW w:w="1240" w:type="pct"/>
            <w:tcBorders>
              <w:top w:val="nil"/>
              <w:left w:val="nil"/>
              <w:bottom w:val="nil"/>
              <w:right w:val="nil"/>
            </w:tcBorders>
            <w:shd w:val="clear" w:color="auto" w:fill="auto"/>
            <w:noWrap/>
            <w:vAlign w:val="bottom"/>
            <w:hideMark/>
          </w:tcPr>
          <w:p w14:paraId="4CFC4B6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05E61906"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sz w:val="20"/>
                <w:szCs w:val="20"/>
              </w:rPr>
              <w:t>Grass (</w:t>
            </w:r>
            <w:proofErr w:type="spellStart"/>
            <w:r w:rsidRPr="000652F0">
              <w:rPr>
                <w:rFonts w:eastAsia="Times New Roman" w:cstheme="minorHAnsi"/>
                <w:sz w:val="20"/>
                <w:szCs w:val="20"/>
              </w:rPr>
              <w:t>unid</w:t>
            </w:r>
            <w:proofErr w:type="spellEnd"/>
            <w:r w:rsidRPr="000652F0">
              <w:rPr>
                <w:rFonts w:eastAsia="Times New Roman" w:cstheme="minorHAnsi"/>
                <w:sz w:val="20"/>
                <w:szCs w:val="20"/>
              </w:rPr>
              <w:t>)</w:t>
            </w:r>
          </w:p>
        </w:tc>
        <w:tc>
          <w:tcPr>
            <w:tcW w:w="1136" w:type="pct"/>
            <w:tcBorders>
              <w:top w:val="nil"/>
              <w:left w:val="nil"/>
              <w:bottom w:val="nil"/>
              <w:right w:val="nil"/>
            </w:tcBorders>
            <w:shd w:val="clear" w:color="auto" w:fill="auto"/>
            <w:noWrap/>
            <w:vAlign w:val="bottom"/>
            <w:hideMark/>
          </w:tcPr>
          <w:p w14:paraId="675AA3CA"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1B4A6775"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Poaceae_misc</w:t>
            </w:r>
            <w:proofErr w:type="spellEnd"/>
          </w:p>
        </w:tc>
        <w:tc>
          <w:tcPr>
            <w:tcW w:w="646" w:type="pct"/>
            <w:tcBorders>
              <w:top w:val="nil"/>
              <w:left w:val="nil"/>
              <w:bottom w:val="nil"/>
              <w:right w:val="nil"/>
            </w:tcBorders>
            <w:shd w:val="clear" w:color="auto" w:fill="auto"/>
            <w:noWrap/>
            <w:vAlign w:val="bottom"/>
            <w:hideMark/>
          </w:tcPr>
          <w:p w14:paraId="106FBCA3"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168A57FD"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588815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Polygonum hydropiper</w:t>
            </w:r>
          </w:p>
        </w:tc>
        <w:tc>
          <w:tcPr>
            <w:tcW w:w="1196" w:type="pct"/>
            <w:tcBorders>
              <w:top w:val="single" w:sz="4" w:space="0" w:color="auto"/>
              <w:left w:val="nil"/>
              <w:bottom w:val="single" w:sz="4" w:space="0" w:color="auto"/>
              <w:right w:val="nil"/>
            </w:tcBorders>
            <w:shd w:val="clear" w:color="auto" w:fill="auto"/>
            <w:noWrap/>
            <w:vAlign w:val="bottom"/>
            <w:hideMark/>
          </w:tcPr>
          <w:p w14:paraId="00D7211B"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81DC04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865675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POHY</w:t>
            </w:r>
          </w:p>
        </w:tc>
        <w:tc>
          <w:tcPr>
            <w:tcW w:w="646" w:type="pct"/>
            <w:tcBorders>
              <w:top w:val="single" w:sz="4" w:space="0" w:color="auto"/>
              <w:left w:val="nil"/>
              <w:bottom w:val="single" w:sz="4" w:space="0" w:color="auto"/>
              <w:right w:val="nil"/>
            </w:tcBorders>
            <w:shd w:val="clear" w:color="auto" w:fill="auto"/>
            <w:noWrap/>
            <w:vAlign w:val="bottom"/>
            <w:hideMark/>
          </w:tcPr>
          <w:p w14:paraId="353A3ED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314AC1" w14:textId="77777777" w:rsidTr="00C947D4">
        <w:trPr>
          <w:trHeight w:val="290"/>
        </w:trPr>
        <w:tc>
          <w:tcPr>
            <w:tcW w:w="1240" w:type="pct"/>
            <w:tcBorders>
              <w:top w:val="nil"/>
              <w:left w:val="nil"/>
              <w:bottom w:val="nil"/>
              <w:right w:val="nil"/>
            </w:tcBorders>
            <w:shd w:val="clear" w:color="auto" w:fill="auto"/>
            <w:noWrap/>
            <w:vAlign w:val="bottom"/>
            <w:hideMark/>
          </w:tcPr>
          <w:p w14:paraId="545E451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96" w:type="pct"/>
            <w:tcBorders>
              <w:top w:val="nil"/>
              <w:left w:val="nil"/>
              <w:bottom w:val="nil"/>
              <w:right w:val="nil"/>
            </w:tcBorders>
            <w:shd w:val="clear" w:color="auto" w:fill="auto"/>
            <w:noWrap/>
            <w:vAlign w:val="bottom"/>
            <w:hideMark/>
          </w:tcPr>
          <w:p w14:paraId="3F8EA9A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1136" w:type="pct"/>
            <w:tcBorders>
              <w:top w:val="nil"/>
              <w:left w:val="nil"/>
              <w:bottom w:val="nil"/>
              <w:right w:val="nil"/>
            </w:tcBorders>
            <w:shd w:val="clear" w:color="auto" w:fill="auto"/>
            <w:noWrap/>
            <w:vAlign w:val="bottom"/>
            <w:hideMark/>
          </w:tcPr>
          <w:p w14:paraId="5F0F3B0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Potentilla </w:t>
            </w:r>
            <w:proofErr w:type="spellStart"/>
            <w:r w:rsidRPr="000652F0">
              <w:rPr>
                <w:rFonts w:eastAsia="Times New Roman" w:cstheme="minorHAnsi"/>
                <w:i/>
                <w:iCs/>
                <w:sz w:val="20"/>
                <w:szCs w:val="20"/>
              </w:rPr>
              <w:t>pacifica</w:t>
            </w:r>
            <w:proofErr w:type="spellEnd"/>
          </w:p>
        </w:tc>
        <w:tc>
          <w:tcPr>
            <w:tcW w:w="782" w:type="pct"/>
            <w:tcBorders>
              <w:top w:val="nil"/>
              <w:left w:val="nil"/>
              <w:bottom w:val="nil"/>
              <w:right w:val="nil"/>
            </w:tcBorders>
            <w:shd w:val="clear" w:color="auto" w:fill="auto"/>
            <w:noWrap/>
            <w:vAlign w:val="center"/>
            <w:hideMark/>
          </w:tcPr>
          <w:p w14:paraId="6657F0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POPA23</w:t>
            </w:r>
          </w:p>
        </w:tc>
        <w:tc>
          <w:tcPr>
            <w:tcW w:w="646" w:type="pct"/>
            <w:tcBorders>
              <w:top w:val="nil"/>
              <w:left w:val="nil"/>
              <w:bottom w:val="nil"/>
              <w:right w:val="nil"/>
            </w:tcBorders>
            <w:shd w:val="clear" w:color="auto" w:fill="auto"/>
            <w:noWrap/>
            <w:vAlign w:val="bottom"/>
            <w:hideMark/>
          </w:tcPr>
          <w:p w14:paraId="569F3140"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1DBAA299"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20D942B"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Puccinella</w:t>
            </w:r>
            <w:proofErr w:type="spellEnd"/>
            <w:r w:rsidRPr="000652F0">
              <w:rPr>
                <w:rFonts w:eastAsia="Times New Roman" w:cstheme="minorHAnsi"/>
                <w:i/>
                <w:iCs/>
                <w:sz w:val="20"/>
                <w:szCs w:val="20"/>
              </w:rPr>
              <w:t xml:space="preserve"> pauciflora</w:t>
            </w:r>
          </w:p>
        </w:tc>
        <w:tc>
          <w:tcPr>
            <w:tcW w:w="1196" w:type="pct"/>
            <w:tcBorders>
              <w:top w:val="single" w:sz="4" w:space="0" w:color="auto"/>
              <w:left w:val="nil"/>
              <w:bottom w:val="single" w:sz="4" w:space="0" w:color="auto"/>
              <w:right w:val="nil"/>
            </w:tcBorders>
            <w:shd w:val="clear" w:color="auto" w:fill="auto"/>
            <w:noWrap/>
            <w:vAlign w:val="bottom"/>
            <w:hideMark/>
          </w:tcPr>
          <w:p w14:paraId="3DFA2F74"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41FB5C5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3116DD5"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PUPA3</w:t>
            </w:r>
          </w:p>
        </w:tc>
        <w:tc>
          <w:tcPr>
            <w:tcW w:w="646" w:type="pct"/>
            <w:tcBorders>
              <w:top w:val="single" w:sz="4" w:space="0" w:color="auto"/>
              <w:left w:val="nil"/>
              <w:bottom w:val="single" w:sz="4" w:space="0" w:color="auto"/>
              <w:right w:val="nil"/>
            </w:tcBorders>
            <w:shd w:val="clear" w:color="auto" w:fill="auto"/>
            <w:noWrap/>
            <w:vAlign w:val="bottom"/>
            <w:hideMark/>
          </w:tcPr>
          <w:p w14:paraId="2EAF7F7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0F9BD99A" w14:textId="77777777" w:rsidTr="00C947D4">
        <w:trPr>
          <w:trHeight w:val="290"/>
        </w:trPr>
        <w:tc>
          <w:tcPr>
            <w:tcW w:w="1240" w:type="pct"/>
            <w:tcBorders>
              <w:top w:val="nil"/>
              <w:left w:val="nil"/>
              <w:bottom w:val="nil"/>
              <w:right w:val="nil"/>
            </w:tcBorders>
            <w:shd w:val="clear" w:color="auto" w:fill="auto"/>
            <w:noWrap/>
            <w:vAlign w:val="bottom"/>
            <w:hideMark/>
          </w:tcPr>
          <w:p w14:paraId="1BFC864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Rumex </w:t>
            </w:r>
            <w:proofErr w:type="spellStart"/>
            <w:r w:rsidRPr="000652F0">
              <w:rPr>
                <w:rFonts w:eastAsia="Times New Roman" w:cstheme="minorHAnsi"/>
                <w:i/>
                <w:iCs/>
                <w:sz w:val="20"/>
                <w:szCs w:val="20"/>
              </w:rPr>
              <w:t>conglomeratus</w:t>
            </w:r>
            <w:proofErr w:type="spellEnd"/>
          </w:p>
        </w:tc>
        <w:tc>
          <w:tcPr>
            <w:tcW w:w="1196" w:type="pct"/>
            <w:tcBorders>
              <w:top w:val="nil"/>
              <w:left w:val="nil"/>
              <w:bottom w:val="nil"/>
              <w:right w:val="nil"/>
            </w:tcBorders>
            <w:shd w:val="clear" w:color="auto" w:fill="auto"/>
            <w:noWrap/>
            <w:vAlign w:val="bottom"/>
            <w:hideMark/>
          </w:tcPr>
          <w:p w14:paraId="41B8ECB9" w14:textId="77777777" w:rsidR="00073A5F" w:rsidRPr="000652F0" w:rsidRDefault="00073A5F" w:rsidP="00073A5F">
            <w:pPr>
              <w:spacing w:after="0" w:line="240" w:lineRule="auto"/>
              <w:rPr>
                <w:rFonts w:eastAsia="Times New Roman" w:cstheme="minorHAnsi"/>
                <w:i/>
                <w:iCs/>
                <w:sz w:val="20"/>
                <w:szCs w:val="20"/>
              </w:rPr>
            </w:pPr>
          </w:p>
        </w:tc>
        <w:tc>
          <w:tcPr>
            <w:tcW w:w="1136" w:type="pct"/>
            <w:tcBorders>
              <w:top w:val="nil"/>
              <w:left w:val="nil"/>
              <w:bottom w:val="nil"/>
              <w:right w:val="nil"/>
            </w:tcBorders>
            <w:shd w:val="clear" w:color="auto" w:fill="auto"/>
            <w:noWrap/>
            <w:vAlign w:val="bottom"/>
            <w:hideMark/>
          </w:tcPr>
          <w:p w14:paraId="6E5E4A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Rumex_conglomeratus</w:t>
            </w:r>
            <w:proofErr w:type="spellEnd"/>
          </w:p>
        </w:tc>
        <w:tc>
          <w:tcPr>
            <w:tcW w:w="782" w:type="pct"/>
            <w:tcBorders>
              <w:top w:val="nil"/>
              <w:left w:val="nil"/>
              <w:bottom w:val="nil"/>
              <w:right w:val="nil"/>
            </w:tcBorders>
            <w:shd w:val="clear" w:color="auto" w:fill="auto"/>
            <w:noWrap/>
            <w:vAlign w:val="center"/>
            <w:hideMark/>
          </w:tcPr>
          <w:p w14:paraId="3253594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RUCO2</w:t>
            </w:r>
          </w:p>
        </w:tc>
        <w:tc>
          <w:tcPr>
            <w:tcW w:w="646" w:type="pct"/>
            <w:tcBorders>
              <w:top w:val="nil"/>
              <w:left w:val="nil"/>
              <w:bottom w:val="nil"/>
              <w:right w:val="nil"/>
            </w:tcBorders>
            <w:shd w:val="clear" w:color="auto" w:fill="auto"/>
            <w:noWrap/>
            <w:vAlign w:val="bottom"/>
            <w:hideMark/>
          </w:tcPr>
          <w:p w14:paraId="42960071"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91392B7"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68F7A7A8"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Rumex occidentalis</w:t>
            </w:r>
          </w:p>
        </w:tc>
        <w:tc>
          <w:tcPr>
            <w:tcW w:w="1196" w:type="pct"/>
            <w:tcBorders>
              <w:top w:val="single" w:sz="4" w:space="0" w:color="auto"/>
              <w:left w:val="nil"/>
              <w:bottom w:val="single" w:sz="4" w:space="0" w:color="auto"/>
              <w:right w:val="nil"/>
            </w:tcBorders>
            <w:shd w:val="clear" w:color="auto" w:fill="auto"/>
            <w:noWrap/>
            <w:vAlign w:val="bottom"/>
            <w:hideMark/>
          </w:tcPr>
          <w:p w14:paraId="7FE7D98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Rumex occidentalis</w:t>
            </w:r>
          </w:p>
        </w:tc>
        <w:tc>
          <w:tcPr>
            <w:tcW w:w="1136" w:type="pct"/>
            <w:tcBorders>
              <w:top w:val="single" w:sz="4" w:space="0" w:color="auto"/>
              <w:left w:val="nil"/>
              <w:bottom w:val="single" w:sz="4" w:space="0" w:color="auto"/>
              <w:right w:val="nil"/>
            </w:tcBorders>
            <w:shd w:val="clear" w:color="auto" w:fill="auto"/>
            <w:noWrap/>
            <w:vAlign w:val="bottom"/>
            <w:hideMark/>
          </w:tcPr>
          <w:p w14:paraId="7C90254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Rumex occidentalis</w:t>
            </w:r>
          </w:p>
        </w:tc>
        <w:tc>
          <w:tcPr>
            <w:tcW w:w="782" w:type="pct"/>
            <w:tcBorders>
              <w:top w:val="single" w:sz="4" w:space="0" w:color="auto"/>
              <w:left w:val="nil"/>
              <w:bottom w:val="single" w:sz="4" w:space="0" w:color="auto"/>
              <w:right w:val="nil"/>
            </w:tcBorders>
            <w:shd w:val="clear" w:color="auto" w:fill="auto"/>
            <w:noWrap/>
            <w:vAlign w:val="center"/>
            <w:hideMark/>
          </w:tcPr>
          <w:p w14:paraId="40F2A83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RUOC3</w:t>
            </w:r>
          </w:p>
        </w:tc>
        <w:tc>
          <w:tcPr>
            <w:tcW w:w="646" w:type="pct"/>
            <w:tcBorders>
              <w:top w:val="single" w:sz="4" w:space="0" w:color="auto"/>
              <w:left w:val="nil"/>
              <w:bottom w:val="single" w:sz="4" w:space="0" w:color="auto"/>
              <w:right w:val="nil"/>
            </w:tcBorders>
            <w:shd w:val="clear" w:color="auto" w:fill="auto"/>
            <w:noWrap/>
            <w:vAlign w:val="bottom"/>
            <w:hideMark/>
          </w:tcPr>
          <w:p w14:paraId="382B882A"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345E92D8" w14:textId="77777777" w:rsidTr="00C947D4">
        <w:trPr>
          <w:trHeight w:val="290"/>
        </w:trPr>
        <w:tc>
          <w:tcPr>
            <w:tcW w:w="1240" w:type="pct"/>
            <w:tcBorders>
              <w:top w:val="nil"/>
              <w:left w:val="nil"/>
              <w:bottom w:val="nil"/>
              <w:right w:val="nil"/>
            </w:tcBorders>
            <w:shd w:val="clear" w:color="auto" w:fill="auto"/>
            <w:noWrap/>
            <w:vAlign w:val="bottom"/>
            <w:hideMark/>
          </w:tcPr>
          <w:p w14:paraId="7EF0600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96" w:type="pct"/>
            <w:tcBorders>
              <w:top w:val="nil"/>
              <w:left w:val="nil"/>
              <w:bottom w:val="nil"/>
              <w:right w:val="nil"/>
            </w:tcBorders>
            <w:shd w:val="clear" w:color="auto" w:fill="auto"/>
            <w:noWrap/>
            <w:vAlign w:val="bottom"/>
            <w:hideMark/>
          </w:tcPr>
          <w:p w14:paraId="66A1D06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1136" w:type="pct"/>
            <w:tcBorders>
              <w:top w:val="nil"/>
              <w:left w:val="nil"/>
              <w:bottom w:val="nil"/>
              <w:right w:val="nil"/>
            </w:tcBorders>
            <w:shd w:val="clear" w:color="auto" w:fill="auto"/>
            <w:noWrap/>
            <w:vAlign w:val="bottom"/>
            <w:hideMark/>
          </w:tcPr>
          <w:p w14:paraId="68C3E43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Sagittaria</w:t>
            </w:r>
            <w:proofErr w:type="spellEnd"/>
            <w:r w:rsidRPr="000652F0">
              <w:rPr>
                <w:rFonts w:eastAsia="Times New Roman" w:cstheme="minorHAnsi"/>
                <w:i/>
                <w:iCs/>
                <w:sz w:val="20"/>
                <w:szCs w:val="20"/>
              </w:rPr>
              <w:t xml:space="preserve"> latifolia</w:t>
            </w:r>
          </w:p>
        </w:tc>
        <w:tc>
          <w:tcPr>
            <w:tcW w:w="782" w:type="pct"/>
            <w:tcBorders>
              <w:top w:val="nil"/>
              <w:left w:val="nil"/>
              <w:bottom w:val="nil"/>
              <w:right w:val="nil"/>
            </w:tcBorders>
            <w:shd w:val="clear" w:color="auto" w:fill="auto"/>
            <w:noWrap/>
            <w:vAlign w:val="center"/>
            <w:hideMark/>
          </w:tcPr>
          <w:p w14:paraId="3E17F18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SALA2</w:t>
            </w:r>
          </w:p>
        </w:tc>
        <w:tc>
          <w:tcPr>
            <w:tcW w:w="646" w:type="pct"/>
            <w:tcBorders>
              <w:top w:val="nil"/>
              <w:left w:val="nil"/>
              <w:bottom w:val="nil"/>
              <w:right w:val="nil"/>
            </w:tcBorders>
            <w:shd w:val="clear" w:color="auto" w:fill="auto"/>
            <w:noWrap/>
            <w:vAlign w:val="bottom"/>
            <w:hideMark/>
          </w:tcPr>
          <w:p w14:paraId="379A453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26FBBF5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2B343AF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C6EF0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23CD669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scouleriana</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19E68B4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SASC</w:t>
            </w:r>
          </w:p>
        </w:tc>
        <w:tc>
          <w:tcPr>
            <w:tcW w:w="646" w:type="pct"/>
            <w:tcBorders>
              <w:top w:val="single" w:sz="4" w:space="0" w:color="auto"/>
              <w:left w:val="nil"/>
              <w:bottom w:val="single" w:sz="4" w:space="0" w:color="auto"/>
              <w:right w:val="nil"/>
            </w:tcBorders>
            <w:shd w:val="clear" w:color="auto" w:fill="auto"/>
            <w:noWrap/>
            <w:vAlign w:val="bottom"/>
            <w:hideMark/>
          </w:tcPr>
          <w:p w14:paraId="3C79C80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62EBB4AD" w14:textId="77777777" w:rsidTr="00C947D4">
        <w:trPr>
          <w:trHeight w:val="290"/>
        </w:trPr>
        <w:tc>
          <w:tcPr>
            <w:tcW w:w="1240" w:type="pct"/>
            <w:tcBorders>
              <w:top w:val="nil"/>
              <w:left w:val="nil"/>
              <w:bottom w:val="nil"/>
              <w:right w:val="nil"/>
            </w:tcBorders>
            <w:shd w:val="clear" w:color="auto" w:fill="auto"/>
            <w:noWrap/>
            <w:vAlign w:val="bottom"/>
            <w:hideMark/>
          </w:tcPr>
          <w:p w14:paraId="22E722D3"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96" w:type="pct"/>
            <w:tcBorders>
              <w:top w:val="nil"/>
              <w:left w:val="nil"/>
              <w:bottom w:val="nil"/>
              <w:right w:val="nil"/>
            </w:tcBorders>
            <w:shd w:val="clear" w:color="auto" w:fill="auto"/>
            <w:noWrap/>
            <w:vAlign w:val="bottom"/>
            <w:hideMark/>
          </w:tcPr>
          <w:p w14:paraId="182FCC6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1136" w:type="pct"/>
            <w:tcBorders>
              <w:top w:val="nil"/>
              <w:left w:val="nil"/>
              <w:bottom w:val="nil"/>
              <w:right w:val="nil"/>
            </w:tcBorders>
            <w:shd w:val="clear" w:color="auto" w:fill="auto"/>
            <w:noWrap/>
            <w:vAlign w:val="bottom"/>
            <w:hideMark/>
          </w:tcPr>
          <w:p w14:paraId="7CC227E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Salix lasiandra</w:t>
            </w:r>
          </w:p>
        </w:tc>
        <w:tc>
          <w:tcPr>
            <w:tcW w:w="782" w:type="pct"/>
            <w:tcBorders>
              <w:top w:val="nil"/>
              <w:left w:val="nil"/>
              <w:bottom w:val="nil"/>
              <w:right w:val="nil"/>
            </w:tcBorders>
            <w:shd w:val="clear" w:color="auto" w:fill="auto"/>
            <w:noWrap/>
            <w:vAlign w:val="center"/>
            <w:hideMark/>
          </w:tcPr>
          <w:p w14:paraId="3F8256A9"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SALUL</w:t>
            </w:r>
          </w:p>
        </w:tc>
        <w:tc>
          <w:tcPr>
            <w:tcW w:w="646" w:type="pct"/>
            <w:tcBorders>
              <w:top w:val="nil"/>
              <w:left w:val="nil"/>
              <w:bottom w:val="nil"/>
              <w:right w:val="nil"/>
            </w:tcBorders>
            <w:shd w:val="clear" w:color="auto" w:fill="auto"/>
            <w:noWrap/>
            <w:vAlign w:val="bottom"/>
            <w:hideMark/>
          </w:tcPr>
          <w:p w14:paraId="064367A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29F110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077F303C"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356A2A0A"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Salix </w:t>
            </w:r>
            <w:proofErr w:type="spellStart"/>
            <w:r w:rsidRPr="000652F0">
              <w:rPr>
                <w:rFonts w:eastAsia="Times New Roman" w:cstheme="minorHAnsi"/>
                <w:i/>
                <w:iCs/>
                <w:sz w:val="20"/>
                <w:szCs w:val="20"/>
              </w:rPr>
              <w:t>sitchensis</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44DB9CF8"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3821C00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SASI2</w:t>
            </w:r>
          </w:p>
        </w:tc>
        <w:tc>
          <w:tcPr>
            <w:tcW w:w="646" w:type="pct"/>
            <w:tcBorders>
              <w:top w:val="single" w:sz="4" w:space="0" w:color="auto"/>
              <w:left w:val="nil"/>
              <w:bottom w:val="single" w:sz="4" w:space="0" w:color="auto"/>
              <w:right w:val="nil"/>
            </w:tcBorders>
            <w:shd w:val="clear" w:color="auto" w:fill="auto"/>
            <w:noWrap/>
            <w:vAlign w:val="bottom"/>
            <w:hideMark/>
          </w:tcPr>
          <w:p w14:paraId="01D139B2"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2BAA56B3" w14:textId="77777777" w:rsidTr="00C947D4">
        <w:trPr>
          <w:trHeight w:val="290"/>
        </w:trPr>
        <w:tc>
          <w:tcPr>
            <w:tcW w:w="1240" w:type="pct"/>
            <w:tcBorders>
              <w:top w:val="nil"/>
              <w:left w:val="nil"/>
              <w:bottom w:val="nil"/>
              <w:right w:val="nil"/>
            </w:tcBorders>
            <w:shd w:val="clear" w:color="auto" w:fill="auto"/>
            <w:noWrap/>
            <w:vAlign w:val="bottom"/>
            <w:hideMark/>
          </w:tcPr>
          <w:p w14:paraId="3B5CBEDE" w14:textId="77777777" w:rsidR="00073A5F" w:rsidRPr="000652F0" w:rsidRDefault="00073A5F" w:rsidP="00073A5F">
            <w:pPr>
              <w:spacing w:after="0" w:line="240" w:lineRule="auto"/>
              <w:rPr>
                <w:rFonts w:eastAsia="Times New Roman" w:cstheme="minorHAnsi"/>
                <w:sz w:val="20"/>
                <w:szCs w:val="20"/>
              </w:rPr>
            </w:pPr>
            <w:r w:rsidRPr="000652F0">
              <w:rPr>
                <w:rFonts w:eastAsia="Times New Roman" w:cstheme="minorHAnsi"/>
                <w:i/>
                <w:iCs/>
                <w:sz w:val="20"/>
                <w:szCs w:val="20"/>
              </w:rPr>
              <w:t>Salix</w:t>
            </w:r>
            <w:r w:rsidRPr="000652F0">
              <w:rPr>
                <w:rFonts w:eastAsia="Times New Roman" w:cstheme="minorHAnsi"/>
                <w:sz w:val="20"/>
                <w:szCs w:val="20"/>
              </w:rPr>
              <w:t xml:space="preserve"> sp.</w:t>
            </w:r>
          </w:p>
        </w:tc>
        <w:tc>
          <w:tcPr>
            <w:tcW w:w="1196" w:type="pct"/>
            <w:tcBorders>
              <w:top w:val="nil"/>
              <w:left w:val="nil"/>
              <w:bottom w:val="nil"/>
              <w:right w:val="nil"/>
            </w:tcBorders>
            <w:shd w:val="clear" w:color="auto" w:fill="auto"/>
            <w:noWrap/>
            <w:vAlign w:val="bottom"/>
            <w:hideMark/>
          </w:tcPr>
          <w:p w14:paraId="70131127"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26860273" w14:textId="77777777" w:rsidR="00073A5F" w:rsidRPr="000652F0" w:rsidRDefault="00073A5F" w:rsidP="00073A5F">
            <w:pPr>
              <w:spacing w:after="0" w:line="240" w:lineRule="auto"/>
              <w:rPr>
                <w:rFonts w:eastAsia="Times New Roman" w:cstheme="minorHAnsi"/>
                <w:sz w:val="20"/>
                <w:szCs w:val="20"/>
              </w:rPr>
            </w:pPr>
          </w:p>
        </w:tc>
        <w:tc>
          <w:tcPr>
            <w:tcW w:w="782" w:type="pct"/>
            <w:tcBorders>
              <w:top w:val="nil"/>
              <w:left w:val="nil"/>
              <w:bottom w:val="nil"/>
              <w:right w:val="nil"/>
            </w:tcBorders>
            <w:shd w:val="clear" w:color="auto" w:fill="auto"/>
            <w:noWrap/>
            <w:vAlign w:val="center"/>
            <w:hideMark/>
          </w:tcPr>
          <w:p w14:paraId="7E18C439" w14:textId="77777777" w:rsidR="00073A5F" w:rsidRPr="000652F0" w:rsidRDefault="00073A5F" w:rsidP="00073A5F">
            <w:pPr>
              <w:spacing w:after="0" w:line="240" w:lineRule="auto"/>
              <w:jc w:val="center"/>
              <w:rPr>
                <w:rFonts w:eastAsia="Times New Roman" w:cstheme="minorHAnsi"/>
                <w:sz w:val="20"/>
                <w:szCs w:val="20"/>
              </w:rPr>
            </w:pPr>
            <w:proofErr w:type="spellStart"/>
            <w:r w:rsidRPr="000652F0">
              <w:rPr>
                <w:rFonts w:eastAsia="Times New Roman" w:cstheme="minorHAnsi"/>
                <w:sz w:val="20"/>
                <w:szCs w:val="20"/>
              </w:rPr>
              <w:t>Salix_sp</w:t>
            </w:r>
            <w:proofErr w:type="spellEnd"/>
            <w:r w:rsidRPr="000652F0">
              <w:rPr>
                <w:rFonts w:eastAsia="Times New Roman" w:cstheme="minorHAnsi"/>
                <w:sz w:val="20"/>
                <w:szCs w:val="20"/>
              </w:rPr>
              <w:t>.</w:t>
            </w:r>
          </w:p>
        </w:tc>
        <w:tc>
          <w:tcPr>
            <w:tcW w:w="646" w:type="pct"/>
            <w:tcBorders>
              <w:top w:val="nil"/>
              <w:left w:val="nil"/>
              <w:bottom w:val="nil"/>
              <w:right w:val="nil"/>
            </w:tcBorders>
            <w:shd w:val="clear" w:color="auto" w:fill="auto"/>
            <w:noWrap/>
            <w:vAlign w:val="bottom"/>
            <w:hideMark/>
          </w:tcPr>
          <w:p w14:paraId="172CC5BB" w14:textId="77777777" w:rsidR="00073A5F" w:rsidRPr="000652F0" w:rsidRDefault="00073A5F" w:rsidP="00073A5F">
            <w:pPr>
              <w:spacing w:after="0" w:line="240" w:lineRule="auto"/>
              <w:jc w:val="center"/>
              <w:rPr>
                <w:rFonts w:eastAsia="Times New Roman" w:cstheme="minorHAnsi"/>
                <w:sz w:val="20"/>
                <w:szCs w:val="20"/>
              </w:rPr>
            </w:pPr>
          </w:p>
        </w:tc>
      </w:tr>
      <w:tr w:rsidR="00073A5F" w:rsidRPr="000652F0" w14:paraId="79C1B5D4"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0CCDA9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w:t>
            </w:r>
          </w:p>
        </w:tc>
        <w:tc>
          <w:tcPr>
            <w:tcW w:w="1196" w:type="pct"/>
            <w:tcBorders>
              <w:top w:val="single" w:sz="4" w:space="0" w:color="auto"/>
              <w:left w:val="nil"/>
              <w:bottom w:val="single" w:sz="4" w:space="0" w:color="auto"/>
              <w:right w:val="nil"/>
            </w:tcBorders>
            <w:shd w:val="clear" w:color="auto" w:fill="auto"/>
            <w:noWrap/>
            <w:vAlign w:val="bottom"/>
            <w:hideMark/>
          </w:tcPr>
          <w:p w14:paraId="0DEB54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181118E8"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microcarpus</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62F545EF"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SCMI2</w:t>
            </w:r>
          </w:p>
        </w:tc>
        <w:tc>
          <w:tcPr>
            <w:tcW w:w="646" w:type="pct"/>
            <w:tcBorders>
              <w:top w:val="single" w:sz="4" w:space="0" w:color="auto"/>
              <w:left w:val="nil"/>
              <w:bottom w:val="single" w:sz="4" w:space="0" w:color="auto"/>
              <w:right w:val="nil"/>
            </w:tcBorders>
            <w:shd w:val="clear" w:color="auto" w:fill="auto"/>
            <w:noWrap/>
            <w:vAlign w:val="bottom"/>
            <w:hideMark/>
          </w:tcPr>
          <w:p w14:paraId="7688D0D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D6C4BDE" w14:textId="77777777" w:rsidTr="00C947D4">
        <w:trPr>
          <w:trHeight w:val="290"/>
        </w:trPr>
        <w:tc>
          <w:tcPr>
            <w:tcW w:w="1240" w:type="pct"/>
            <w:tcBorders>
              <w:top w:val="nil"/>
              <w:left w:val="nil"/>
              <w:bottom w:val="nil"/>
              <w:right w:val="nil"/>
            </w:tcBorders>
            <w:shd w:val="clear" w:color="auto" w:fill="auto"/>
            <w:noWrap/>
            <w:vAlign w:val="bottom"/>
            <w:hideMark/>
          </w:tcPr>
          <w:p w14:paraId="1769767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96" w:type="pct"/>
            <w:tcBorders>
              <w:top w:val="nil"/>
              <w:left w:val="nil"/>
              <w:bottom w:val="nil"/>
              <w:right w:val="nil"/>
            </w:tcBorders>
            <w:shd w:val="clear" w:color="auto" w:fill="auto"/>
            <w:noWrap/>
            <w:vAlign w:val="bottom"/>
            <w:hideMark/>
          </w:tcPr>
          <w:p w14:paraId="43F33F40"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Scirpus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validus</w:t>
            </w:r>
            <w:proofErr w:type="spellEnd"/>
          </w:p>
        </w:tc>
        <w:tc>
          <w:tcPr>
            <w:tcW w:w="1136" w:type="pct"/>
            <w:tcBorders>
              <w:top w:val="nil"/>
              <w:left w:val="nil"/>
              <w:bottom w:val="nil"/>
              <w:right w:val="nil"/>
            </w:tcBorders>
            <w:shd w:val="clear" w:color="auto" w:fill="auto"/>
            <w:noWrap/>
            <w:vAlign w:val="bottom"/>
            <w:hideMark/>
          </w:tcPr>
          <w:p w14:paraId="65CE49AC"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Schoenoplectus</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tabernaemontani</w:t>
            </w:r>
            <w:proofErr w:type="spellEnd"/>
          </w:p>
        </w:tc>
        <w:tc>
          <w:tcPr>
            <w:tcW w:w="782" w:type="pct"/>
            <w:tcBorders>
              <w:top w:val="nil"/>
              <w:left w:val="nil"/>
              <w:bottom w:val="nil"/>
              <w:right w:val="nil"/>
            </w:tcBorders>
            <w:shd w:val="clear" w:color="auto" w:fill="auto"/>
            <w:noWrap/>
            <w:vAlign w:val="center"/>
            <w:hideMark/>
          </w:tcPr>
          <w:p w14:paraId="35ED3A0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SCTA2</w:t>
            </w:r>
          </w:p>
        </w:tc>
        <w:tc>
          <w:tcPr>
            <w:tcW w:w="646" w:type="pct"/>
            <w:tcBorders>
              <w:top w:val="nil"/>
              <w:left w:val="nil"/>
              <w:bottom w:val="nil"/>
              <w:right w:val="nil"/>
            </w:tcBorders>
            <w:shd w:val="clear" w:color="auto" w:fill="auto"/>
            <w:noWrap/>
            <w:vAlign w:val="bottom"/>
            <w:hideMark/>
          </w:tcPr>
          <w:p w14:paraId="68D70F21" w14:textId="77777777" w:rsidR="00073A5F" w:rsidRPr="000652F0" w:rsidRDefault="00073A5F" w:rsidP="00073A5F">
            <w:pPr>
              <w:spacing w:after="0" w:line="240" w:lineRule="auto"/>
              <w:jc w:val="center"/>
              <w:rPr>
                <w:rFonts w:eastAsia="Times New Roman" w:cstheme="minorHAnsi"/>
                <w:sz w:val="20"/>
                <w:szCs w:val="20"/>
              </w:rPr>
            </w:pPr>
            <w:r w:rsidRPr="000652F0">
              <w:rPr>
                <w:rFonts w:eastAsia="Times New Roman" w:cstheme="minorHAnsi"/>
                <w:sz w:val="20"/>
                <w:szCs w:val="20"/>
              </w:rPr>
              <w:t>Y</w:t>
            </w:r>
          </w:p>
        </w:tc>
      </w:tr>
      <w:tr w:rsidR="00073A5F" w:rsidRPr="000652F0" w14:paraId="3AB2E5B2"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5EA7462F"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hendersonii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523C5E4D"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hendersonii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70FA9905"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Sidalcia</w:t>
            </w:r>
            <w:proofErr w:type="spellEnd"/>
            <w:r w:rsidRPr="000652F0">
              <w:rPr>
                <w:rFonts w:eastAsia="Times New Roman" w:cstheme="minorHAnsi"/>
                <w:i/>
                <w:iCs/>
                <w:sz w:val="20"/>
                <w:szCs w:val="20"/>
              </w:rPr>
              <w:t xml:space="preserve"> </w:t>
            </w:r>
            <w:proofErr w:type="spellStart"/>
            <w:r w:rsidRPr="000652F0">
              <w:rPr>
                <w:rFonts w:eastAsia="Times New Roman" w:cstheme="minorHAnsi"/>
                <w:i/>
                <w:iCs/>
                <w:sz w:val="20"/>
                <w:szCs w:val="20"/>
              </w:rPr>
              <w:t>hendersonii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58CD47FB"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SIHE4</w:t>
            </w:r>
          </w:p>
        </w:tc>
        <w:tc>
          <w:tcPr>
            <w:tcW w:w="646" w:type="pct"/>
            <w:tcBorders>
              <w:top w:val="single" w:sz="4" w:space="0" w:color="auto"/>
              <w:left w:val="nil"/>
              <w:bottom w:val="single" w:sz="4" w:space="0" w:color="auto"/>
              <w:right w:val="nil"/>
            </w:tcBorders>
            <w:shd w:val="clear" w:color="auto" w:fill="auto"/>
            <w:noWrap/>
            <w:vAlign w:val="bottom"/>
            <w:hideMark/>
          </w:tcPr>
          <w:p w14:paraId="564F491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732A9126" w14:textId="77777777" w:rsidTr="00C947D4">
        <w:trPr>
          <w:trHeight w:val="290"/>
        </w:trPr>
        <w:tc>
          <w:tcPr>
            <w:tcW w:w="1240" w:type="pct"/>
            <w:tcBorders>
              <w:top w:val="nil"/>
              <w:left w:val="nil"/>
              <w:bottom w:val="nil"/>
              <w:right w:val="nil"/>
            </w:tcBorders>
            <w:shd w:val="clear" w:color="auto" w:fill="auto"/>
            <w:noWrap/>
            <w:vAlign w:val="bottom"/>
            <w:hideMark/>
          </w:tcPr>
          <w:p w14:paraId="7C22B34E"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96" w:type="pct"/>
            <w:tcBorders>
              <w:top w:val="nil"/>
              <w:left w:val="nil"/>
              <w:bottom w:val="nil"/>
              <w:right w:val="nil"/>
            </w:tcBorders>
            <w:shd w:val="clear" w:color="auto" w:fill="auto"/>
            <w:noWrap/>
            <w:vAlign w:val="bottom"/>
            <w:hideMark/>
          </w:tcPr>
          <w:p w14:paraId="5A45A8C7"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Sium suave</w:t>
            </w:r>
          </w:p>
        </w:tc>
        <w:tc>
          <w:tcPr>
            <w:tcW w:w="1136" w:type="pct"/>
            <w:tcBorders>
              <w:top w:val="nil"/>
              <w:left w:val="nil"/>
              <w:bottom w:val="nil"/>
              <w:right w:val="nil"/>
            </w:tcBorders>
            <w:shd w:val="clear" w:color="auto" w:fill="auto"/>
            <w:noWrap/>
            <w:vAlign w:val="bottom"/>
            <w:hideMark/>
          </w:tcPr>
          <w:p w14:paraId="3D68B46F" w14:textId="77777777" w:rsidR="00073A5F" w:rsidRPr="000652F0" w:rsidRDefault="00073A5F" w:rsidP="00073A5F">
            <w:pPr>
              <w:spacing w:after="0" w:line="240" w:lineRule="auto"/>
              <w:rPr>
                <w:rFonts w:eastAsia="Times New Roman" w:cstheme="minorHAnsi"/>
                <w:i/>
                <w:iCs/>
                <w:sz w:val="20"/>
                <w:szCs w:val="20"/>
              </w:rPr>
            </w:pPr>
          </w:p>
        </w:tc>
        <w:tc>
          <w:tcPr>
            <w:tcW w:w="782" w:type="pct"/>
            <w:tcBorders>
              <w:top w:val="nil"/>
              <w:left w:val="nil"/>
              <w:bottom w:val="nil"/>
              <w:right w:val="nil"/>
            </w:tcBorders>
            <w:shd w:val="clear" w:color="auto" w:fill="auto"/>
            <w:noWrap/>
            <w:vAlign w:val="center"/>
            <w:hideMark/>
          </w:tcPr>
          <w:p w14:paraId="74DECD8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SISU2</w:t>
            </w:r>
          </w:p>
        </w:tc>
        <w:tc>
          <w:tcPr>
            <w:tcW w:w="646" w:type="pct"/>
            <w:tcBorders>
              <w:top w:val="nil"/>
              <w:left w:val="nil"/>
              <w:bottom w:val="nil"/>
              <w:right w:val="nil"/>
            </w:tcBorders>
            <w:shd w:val="clear" w:color="auto" w:fill="auto"/>
            <w:noWrap/>
            <w:vAlign w:val="bottom"/>
            <w:hideMark/>
          </w:tcPr>
          <w:p w14:paraId="227EBD22"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48AC6B55"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430F49C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Sonchus arvensis</w:t>
            </w:r>
          </w:p>
        </w:tc>
        <w:tc>
          <w:tcPr>
            <w:tcW w:w="1196" w:type="pct"/>
            <w:tcBorders>
              <w:top w:val="single" w:sz="4" w:space="0" w:color="auto"/>
              <w:left w:val="nil"/>
              <w:bottom w:val="single" w:sz="4" w:space="0" w:color="auto"/>
              <w:right w:val="nil"/>
            </w:tcBorders>
            <w:shd w:val="clear" w:color="auto" w:fill="auto"/>
            <w:noWrap/>
            <w:vAlign w:val="bottom"/>
            <w:hideMark/>
          </w:tcPr>
          <w:p w14:paraId="3C8F2600"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5AB19063"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68FCFD4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SOAR2</w:t>
            </w:r>
          </w:p>
        </w:tc>
        <w:tc>
          <w:tcPr>
            <w:tcW w:w="646" w:type="pct"/>
            <w:tcBorders>
              <w:top w:val="single" w:sz="4" w:space="0" w:color="auto"/>
              <w:left w:val="nil"/>
              <w:bottom w:val="single" w:sz="4" w:space="0" w:color="auto"/>
              <w:right w:val="nil"/>
            </w:tcBorders>
            <w:shd w:val="clear" w:color="auto" w:fill="auto"/>
            <w:noWrap/>
            <w:vAlign w:val="bottom"/>
            <w:hideMark/>
          </w:tcPr>
          <w:p w14:paraId="4C8C97E8"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1144EFDB" w14:textId="77777777" w:rsidTr="00C947D4">
        <w:trPr>
          <w:trHeight w:val="290"/>
        </w:trPr>
        <w:tc>
          <w:tcPr>
            <w:tcW w:w="1240" w:type="pct"/>
            <w:tcBorders>
              <w:top w:val="nil"/>
              <w:left w:val="nil"/>
              <w:bottom w:val="nil"/>
              <w:right w:val="nil"/>
            </w:tcBorders>
            <w:shd w:val="clear" w:color="auto" w:fill="auto"/>
            <w:noWrap/>
            <w:vAlign w:val="bottom"/>
            <w:hideMark/>
          </w:tcPr>
          <w:p w14:paraId="199E83BB" w14:textId="77777777" w:rsidR="00073A5F" w:rsidRPr="000652F0" w:rsidRDefault="00073A5F" w:rsidP="00073A5F">
            <w:pPr>
              <w:spacing w:after="0" w:line="240" w:lineRule="auto"/>
              <w:jc w:val="center"/>
              <w:rPr>
                <w:rFonts w:eastAsia="Times New Roman" w:cstheme="minorHAnsi"/>
                <w:color w:val="000000"/>
                <w:sz w:val="20"/>
                <w:szCs w:val="20"/>
              </w:rPr>
            </w:pPr>
          </w:p>
        </w:tc>
        <w:tc>
          <w:tcPr>
            <w:tcW w:w="1196" w:type="pct"/>
            <w:tcBorders>
              <w:top w:val="nil"/>
              <w:left w:val="nil"/>
              <w:bottom w:val="nil"/>
              <w:right w:val="nil"/>
            </w:tcBorders>
            <w:shd w:val="clear" w:color="auto" w:fill="auto"/>
            <w:noWrap/>
            <w:vAlign w:val="bottom"/>
            <w:hideMark/>
          </w:tcPr>
          <w:p w14:paraId="71306D54" w14:textId="77777777" w:rsidR="00073A5F" w:rsidRPr="000652F0" w:rsidRDefault="00073A5F" w:rsidP="00073A5F">
            <w:pPr>
              <w:spacing w:after="0" w:line="240" w:lineRule="auto"/>
              <w:rPr>
                <w:rFonts w:eastAsia="Times New Roman" w:cstheme="minorHAnsi"/>
                <w:sz w:val="20"/>
                <w:szCs w:val="20"/>
              </w:rPr>
            </w:pPr>
          </w:p>
        </w:tc>
        <w:tc>
          <w:tcPr>
            <w:tcW w:w="1136" w:type="pct"/>
            <w:tcBorders>
              <w:top w:val="nil"/>
              <w:left w:val="nil"/>
              <w:bottom w:val="nil"/>
              <w:right w:val="nil"/>
            </w:tcBorders>
            <w:shd w:val="clear" w:color="auto" w:fill="auto"/>
            <w:noWrap/>
            <w:vAlign w:val="bottom"/>
            <w:hideMark/>
          </w:tcPr>
          <w:p w14:paraId="69DF2BE5" w14:textId="77777777" w:rsidR="00073A5F" w:rsidRPr="000652F0" w:rsidRDefault="00073A5F" w:rsidP="00073A5F">
            <w:pPr>
              <w:spacing w:after="0" w:line="240" w:lineRule="auto"/>
              <w:rPr>
                <w:rFonts w:eastAsia="Times New Roman" w:cstheme="minorHAnsi"/>
                <w:i/>
                <w:iCs/>
                <w:color w:val="000000"/>
                <w:sz w:val="20"/>
                <w:szCs w:val="20"/>
              </w:rPr>
            </w:pPr>
            <w:proofErr w:type="spellStart"/>
            <w:r w:rsidRPr="000652F0">
              <w:rPr>
                <w:rFonts w:eastAsia="Times New Roman" w:cstheme="minorHAnsi"/>
                <w:i/>
                <w:iCs/>
                <w:color w:val="000000"/>
                <w:sz w:val="20"/>
                <w:szCs w:val="20"/>
              </w:rPr>
              <w:t>Symphotrichum</w:t>
            </w:r>
            <w:proofErr w:type="spellEnd"/>
            <w:r w:rsidRPr="000652F0">
              <w:rPr>
                <w:rFonts w:eastAsia="Times New Roman" w:cstheme="minorHAnsi"/>
                <w:i/>
                <w:iCs/>
                <w:color w:val="000000"/>
                <w:sz w:val="20"/>
                <w:szCs w:val="20"/>
              </w:rPr>
              <w:t xml:space="preserve"> </w:t>
            </w:r>
            <w:proofErr w:type="spellStart"/>
            <w:r w:rsidRPr="000652F0">
              <w:rPr>
                <w:rFonts w:eastAsia="Times New Roman" w:cstheme="minorHAnsi"/>
                <w:i/>
                <w:iCs/>
                <w:color w:val="000000"/>
                <w:sz w:val="20"/>
                <w:szCs w:val="20"/>
              </w:rPr>
              <w:t>subspicatum</w:t>
            </w:r>
            <w:proofErr w:type="spellEnd"/>
          </w:p>
        </w:tc>
        <w:tc>
          <w:tcPr>
            <w:tcW w:w="782" w:type="pct"/>
            <w:tcBorders>
              <w:top w:val="nil"/>
              <w:left w:val="nil"/>
              <w:bottom w:val="nil"/>
              <w:right w:val="nil"/>
            </w:tcBorders>
            <w:shd w:val="clear" w:color="auto" w:fill="auto"/>
            <w:noWrap/>
            <w:vAlign w:val="center"/>
            <w:hideMark/>
          </w:tcPr>
          <w:p w14:paraId="31A3DE1D"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SYSU4</w:t>
            </w:r>
          </w:p>
        </w:tc>
        <w:tc>
          <w:tcPr>
            <w:tcW w:w="646" w:type="pct"/>
            <w:tcBorders>
              <w:top w:val="nil"/>
              <w:left w:val="nil"/>
              <w:bottom w:val="nil"/>
              <w:right w:val="nil"/>
            </w:tcBorders>
            <w:shd w:val="clear" w:color="auto" w:fill="auto"/>
            <w:noWrap/>
            <w:vAlign w:val="bottom"/>
            <w:hideMark/>
          </w:tcPr>
          <w:p w14:paraId="768CC3EA"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5A64E07A"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1CB2642D"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Trifolium </w:t>
            </w:r>
            <w:proofErr w:type="spellStart"/>
            <w:r w:rsidRPr="000652F0">
              <w:rPr>
                <w:rFonts w:eastAsia="Times New Roman" w:cstheme="minorHAnsi"/>
                <w:i/>
                <w:iCs/>
                <w:sz w:val="20"/>
                <w:szCs w:val="20"/>
              </w:rPr>
              <w:t>wormskjoldii</w:t>
            </w:r>
            <w:proofErr w:type="spellEnd"/>
          </w:p>
        </w:tc>
        <w:tc>
          <w:tcPr>
            <w:tcW w:w="1196" w:type="pct"/>
            <w:tcBorders>
              <w:top w:val="single" w:sz="4" w:space="0" w:color="auto"/>
              <w:left w:val="nil"/>
              <w:bottom w:val="single" w:sz="4" w:space="0" w:color="auto"/>
              <w:right w:val="nil"/>
            </w:tcBorders>
            <w:shd w:val="clear" w:color="auto" w:fill="auto"/>
            <w:noWrap/>
            <w:vAlign w:val="bottom"/>
            <w:hideMark/>
          </w:tcPr>
          <w:p w14:paraId="02B9CDFF"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Trifolium </w:t>
            </w:r>
            <w:proofErr w:type="spellStart"/>
            <w:r w:rsidRPr="000652F0">
              <w:rPr>
                <w:rFonts w:eastAsia="Times New Roman" w:cstheme="minorHAnsi"/>
                <w:i/>
                <w:iCs/>
                <w:sz w:val="20"/>
                <w:szCs w:val="20"/>
              </w:rPr>
              <w:t>wormskjoldii</w:t>
            </w:r>
            <w:proofErr w:type="spellEnd"/>
          </w:p>
        </w:tc>
        <w:tc>
          <w:tcPr>
            <w:tcW w:w="1136" w:type="pct"/>
            <w:tcBorders>
              <w:top w:val="single" w:sz="4" w:space="0" w:color="auto"/>
              <w:left w:val="nil"/>
              <w:bottom w:val="single" w:sz="4" w:space="0" w:color="auto"/>
              <w:right w:val="nil"/>
            </w:tcBorders>
            <w:shd w:val="clear" w:color="auto" w:fill="auto"/>
            <w:noWrap/>
            <w:vAlign w:val="bottom"/>
            <w:hideMark/>
          </w:tcPr>
          <w:p w14:paraId="2D20533B"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 xml:space="preserve">Trifolium </w:t>
            </w:r>
            <w:proofErr w:type="spellStart"/>
            <w:r w:rsidRPr="000652F0">
              <w:rPr>
                <w:rFonts w:eastAsia="Times New Roman" w:cstheme="minorHAnsi"/>
                <w:i/>
                <w:iCs/>
                <w:sz w:val="20"/>
                <w:szCs w:val="20"/>
              </w:rPr>
              <w:t>wormskjoldii</w:t>
            </w:r>
            <w:proofErr w:type="spellEnd"/>
          </w:p>
        </w:tc>
        <w:tc>
          <w:tcPr>
            <w:tcW w:w="782" w:type="pct"/>
            <w:tcBorders>
              <w:top w:val="single" w:sz="4" w:space="0" w:color="auto"/>
              <w:left w:val="nil"/>
              <w:bottom w:val="single" w:sz="4" w:space="0" w:color="auto"/>
              <w:right w:val="nil"/>
            </w:tcBorders>
            <w:shd w:val="clear" w:color="auto" w:fill="auto"/>
            <w:noWrap/>
            <w:vAlign w:val="center"/>
            <w:hideMark/>
          </w:tcPr>
          <w:p w14:paraId="4C25BCA0"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TRWO</w:t>
            </w:r>
          </w:p>
        </w:tc>
        <w:tc>
          <w:tcPr>
            <w:tcW w:w="646" w:type="pct"/>
            <w:tcBorders>
              <w:top w:val="single" w:sz="4" w:space="0" w:color="auto"/>
              <w:left w:val="nil"/>
              <w:bottom w:val="single" w:sz="4" w:space="0" w:color="auto"/>
              <w:right w:val="nil"/>
            </w:tcBorders>
            <w:shd w:val="clear" w:color="auto" w:fill="auto"/>
            <w:noWrap/>
            <w:vAlign w:val="bottom"/>
            <w:hideMark/>
          </w:tcPr>
          <w:p w14:paraId="5EC22DD3"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r w:rsidR="00073A5F" w:rsidRPr="000652F0" w14:paraId="53DA4CA5" w14:textId="77777777" w:rsidTr="00C947D4">
        <w:trPr>
          <w:trHeight w:val="290"/>
        </w:trPr>
        <w:tc>
          <w:tcPr>
            <w:tcW w:w="1240" w:type="pct"/>
            <w:tcBorders>
              <w:top w:val="nil"/>
              <w:left w:val="nil"/>
              <w:bottom w:val="nil"/>
              <w:right w:val="nil"/>
            </w:tcBorders>
            <w:shd w:val="clear" w:color="auto" w:fill="auto"/>
            <w:noWrap/>
            <w:vAlign w:val="bottom"/>
            <w:hideMark/>
          </w:tcPr>
          <w:p w14:paraId="6B048694"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96" w:type="pct"/>
            <w:tcBorders>
              <w:top w:val="nil"/>
              <w:left w:val="nil"/>
              <w:bottom w:val="nil"/>
              <w:right w:val="nil"/>
            </w:tcBorders>
            <w:shd w:val="clear" w:color="auto" w:fill="auto"/>
            <w:noWrap/>
            <w:vAlign w:val="bottom"/>
            <w:hideMark/>
          </w:tcPr>
          <w:p w14:paraId="27ABC8F0"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1136" w:type="pct"/>
            <w:tcBorders>
              <w:top w:val="nil"/>
              <w:left w:val="nil"/>
              <w:bottom w:val="nil"/>
              <w:right w:val="nil"/>
            </w:tcBorders>
            <w:shd w:val="clear" w:color="auto" w:fill="auto"/>
            <w:noWrap/>
            <w:vAlign w:val="bottom"/>
            <w:hideMark/>
          </w:tcPr>
          <w:p w14:paraId="04486BB1" w14:textId="77777777" w:rsidR="00073A5F" w:rsidRPr="000652F0" w:rsidRDefault="00073A5F" w:rsidP="00073A5F">
            <w:pPr>
              <w:spacing w:after="0" w:line="240" w:lineRule="auto"/>
              <w:rPr>
                <w:rFonts w:eastAsia="Times New Roman" w:cstheme="minorHAnsi"/>
                <w:i/>
                <w:iCs/>
                <w:sz w:val="20"/>
                <w:szCs w:val="20"/>
              </w:rPr>
            </w:pPr>
            <w:r w:rsidRPr="000652F0">
              <w:rPr>
                <w:rFonts w:eastAsia="Times New Roman" w:cstheme="minorHAnsi"/>
                <w:i/>
                <w:iCs/>
                <w:sz w:val="20"/>
                <w:szCs w:val="20"/>
              </w:rPr>
              <w:t>Typha latifolia</w:t>
            </w:r>
          </w:p>
        </w:tc>
        <w:tc>
          <w:tcPr>
            <w:tcW w:w="782" w:type="pct"/>
            <w:tcBorders>
              <w:top w:val="nil"/>
              <w:left w:val="nil"/>
              <w:bottom w:val="nil"/>
              <w:right w:val="nil"/>
            </w:tcBorders>
            <w:shd w:val="clear" w:color="auto" w:fill="auto"/>
            <w:noWrap/>
            <w:vAlign w:val="center"/>
            <w:hideMark/>
          </w:tcPr>
          <w:p w14:paraId="69582A3C"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TYLA</w:t>
            </w:r>
          </w:p>
        </w:tc>
        <w:tc>
          <w:tcPr>
            <w:tcW w:w="646" w:type="pct"/>
            <w:tcBorders>
              <w:top w:val="nil"/>
              <w:left w:val="nil"/>
              <w:bottom w:val="nil"/>
              <w:right w:val="nil"/>
            </w:tcBorders>
            <w:shd w:val="clear" w:color="auto" w:fill="auto"/>
            <w:noWrap/>
            <w:vAlign w:val="bottom"/>
            <w:hideMark/>
          </w:tcPr>
          <w:p w14:paraId="76591DD4" w14:textId="77777777" w:rsidR="00073A5F" w:rsidRPr="000652F0" w:rsidRDefault="00073A5F" w:rsidP="00073A5F">
            <w:pPr>
              <w:spacing w:after="0" w:line="240" w:lineRule="auto"/>
              <w:jc w:val="center"/>
              <w:rPr>
                <w:rFonts w:eastAsia="Times New Roman" w:cstheme="minorHAnsi"/>
                <w:color w:val="000000"/>
                <w:sz w:val="20"/>
                <w:szCs w:val="20"/>
              </w:rPr>
            </w:pPr>
          </w:p>
        </w:tc>
      </w:tr>
      <w:tr w:rsidR="00073A5F" w:rsidRPr="000652F0" w14:paraId="7D7B8EB0" w14:textId="77777777" w:rsidTr="00C947D4">
        <w:trPr>
          <w:trHeight w:val="290"/>
        </w:trPr>
        <w:tc>
          <w:tcPr>
            <w:tcW w:w="1240" w:type="pct"/>
            <w:tcBorders>
              <w:top w:val="single" w:sz="4" w:space="0" w:color="auto"/>
              <w:left w:val="nil"/>
              <w:bottom w:val="single" w:sz="4" w:space="0" w:color="auto"/>
              <w:right w:val="nil"/>
            </w:tcBorders>
            <w:shd w:val="clear" w:color="auto" w:fill="auto"/>
            <w:noWrap/>
            <w:vAlign w:val="bottom"/>
            <w:hideMark/>
          </w:tcPr>
          <w:p w14:paraId="78BB2EE1" w14:textId="77777777" w:rsidR="00073A5F" w:rsidRPr="000652F0" w:rsidRDefault="00073A5F" w:rsidP="00073A5F">
            <w:pPr>
              <w:spacing w:after="0" w:line="240" w:lineRule="auto"/>
              <w:rPr>
                <w:rFonts w:eastAsia="Times New Roman" w:cstheme="minorHAnsi"/>
                <w:i/>
                <w:iCs/>
                <w:sz w:val="20"/>
                <w:szCs w:val="20"/>
              </w:rPr>
            </w:pPr>
            <w:proofErr w:type="spellStart"/>
            <w:r w:rsidRPr="000652F0">
              <w:rPr>
                <w:rFonts w:eastAsia="Times New Roman" w:cstheme="minorHAnsi"/>
                <w:i/>
                <w:iCs/>
                <w:sz w:val="20"/>
                <w:szCs w:val="20"/>
              </w:rPr>
              <w:t>Zannichellia</w:t>
            </w:r>
            <w:proofErr w:type="spellEnd"/>
            <w:r w:rsidRPr="000652F0">
              <w:rPr>
                <w:rFonts w:eastAsia="Times New Roman" w:cstheme="minorHAnsi"/>
                <w:i/>
                <w:iCs/>
                <w:sz w:val="20"/>
                <w:szCs w:val="20"/>
              </w:rPr>
              <w:t xml:space="preserve"> palustris</w:t>
            </w:r>
          </w:p>
        </w:tc>
        <w:tc>
          <w:tcPr>
            <w:tcW w:w="1196" w:type="pct"/>
            <w:tcBorders>
              <w:top w:val="single" w:sz="4" w:space="0" w:color="auto"/>
              <w:left w:val="nil"/>
              <w:bottom w:val="single" w:sz="4" w:space="0" w:color="auto"/>
              <w:right w:val="nil"/>
            </w:tcBorders>
            <w:shd w:val="clear" w:color="auto" w:fill="auto"/>
            <w:noWrap/>
            <w:vAlign w:val="bottom"/>
            <w:hideMark/>
          </w:tcPr>
          <w:p w14:paraId="40025EE1"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1136" w:type="pct"/>
            <w:tcBorders>
              <w:top w:val="single" w:sz="4" w:space="0" w:color="auto"/>
              <w:left w:val="nil"/>
              <w:bottom w:val="single" w:sz="4" w:space="0" w:color="auto"/>
              <w:right w:val="nil"/>
            </w:tcBorders>
            <w:shd w:val="clear" w:color="auto" w:fill="auto"/>
            <w:noWrap/>
            <w:vAlign w:val="bottom"/>
            <w:hideMark/>
          </w:tcPr>
          <w:p w14:paraId="35FEC25E" w14:textId="77777777" w:rsidR="00073A5F" w:rsidRPr="000652F0" w:rsidRDefault="00073A5F" w:rsidP="00073A5F">
            <w:pPr>
              <w:spacing w:after="0" w:line="240" w:lineRule="auto"/>
              <w:rPr>
                <w:rFonts w:eastAsia="Times New Roman" w:cstheme="minorHAnsi"/>
                <w:i/>
                <w:iCs/>
                <w:color w:val="000000"/>
                <w:sz w:val="20"/>
                <w:szCs w:val="20"/>
              </w:rPr>
            </w:pPr>
            <w:r w:rsidRPr="000652F0">
              <w:rPr>
                <w:rFonts w:eastAsia="Times New Roman" w:cstheme="minorHAnsi"/>
                <w:i/>
                <w:iCs/>
                <w:color w:val="000000"/>
                <w:sz w:val="20"/>
                <w:szCs w:val="20"/>
              </w:rPr>
              <w:t> </w:t>
            </w:r>
          </w:p>
        </w:tc>
        <w:tc>
          <w:tcPr>
            <w:tcW w:w="782" w:type="pct"/>
            <w:tcBorders>
              <w:top w:val="single" w:sz="4" w:space="0" w:color="auto"/>
              <w:left w:val="nil"/>
              <w:bottom w:val="single" w:sz="4" w:space="0" w:color="auto"/>
              <w:right w:val="nil"/>
            </w:tcBorders>
            <w:shd w:val="clear" w:color="auto" w:fill="auto"/>
            <w:noWrap/>
            <w:vAlign w:val="center"/>
            <w:hideMark/>
          </w:tcPr>
          <w:p w14:paraId="097367D1"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ZAPA</w:t>
            </w:r>
          </w:p>
        </w:tc>
        <w:tc>
          <w:tcPr>
            <w:tcW w:w="646" w:type="pct"/>
            <w:tcBorders>
              <w:top w:val="single" w:sz="4" w:space="0" w:color="auto"/>
              <w:left w:val="nil"/>
              <w:bottom w:val="single" w:sz="4" w:space="0" w:color="auto"/>
              <w:right w:val="nil"/>
            </w:tcBorders>
            <w:shd w:val="clear" w:color="auto" w:fill="auto"/>
            <w:noWrap/>
            <w:vAlign w:val="bottom"/>
            <w:hideMark/>
          </w:tcPr>
          <w:p w14:paraId="2B628456" w14:textId="77777777" w:rsidR="00073A5F" w:rsidRPr="000652F0" w:rsidRDefault="00073A5F" w:rsidP="00073A5F">
            <w:pPr>
              <w:spacing w:after="0" w:line="240" w:lineRule="auto"/>
              <w:jc w:val="center"/>
              <w:rPr>
                <w:rFonts w:eastAsia="Times New Roman" w:cstheme="minorHAnsi"/>
                <w:color w:val="000000"/>
                <w:sz w:val="20"/>
                <w:szCs w:val="20"/>
              </w:rPr>
            </w:pPr>
            <w:r w:rsidRPr="000652F0">
              <w:rPr>
                <w:rFonts w:eastAsia="Times New Roman" w:cstheme="minorHAnsi"/>
                <w:color w:val="000000"/>
                <w:sz w:val="20"/>
                <w:szCs w:val="20"/>
              </w:rPr>
              <w:t> </w:t>
            </w:r>
          </w:p>
        </w:tc>
      </w:tr>
    </w:tbl>
    <w:p w14:paraId="27C6FB9F" w14:textId="27164432" w:rsidR="000652F0" w:rsidRDefault="000652F0" w:rsidP="009418F9"/>
    <w:p w14:paraId="1C42EF15" w14:textId="3C9F515A" w:rsidR="00767EAD" w:rsidRDefault="00767EAD">
      <w:r>
        <w:br w:type="page"/>
      </w:r>
    </w:p>
    <w:p w14:paraId="15923ED1" w14:textId="2A4756B5" w:rsidR="007218B1" w:rsidRPr="00B263DD" w:rsidRDefault="007218B1" w:rsidP="00B263DD">
      <w:pPr>
        <w:rPr>
          <w:rFonts w:asciiTheme="majorHAnsi" w:eastAsiaTheme="majorEastAsia" w:hAnsiTheme="majorHAnsi" w:cstheme="majorBidi"/>
          <w:color w:val="2F5496" w:themeColor="accent1" w:themeShade="BF"/>
          <w:sz w:val="32"/>
          <w:szCs w:val="32"/>
        </w:rPr>
        <w:sectPr w:rsidR="007218B1" w:rsidRPr="00B263DD" w:rsidSect="002D0891">
          <w:pgSz w:w="12240" w:h="15840"/>
          <w:pgMar w:top="1440" w:right="1440" w:bottom="1440" w:left="1440" w:header="720" w:footer="720" w:gutter="0"/>
          <w:lnNumType w:countBy="1" w:restart="continuous"/>
          <w:cols w:space="720"/>
          <w:docGrid w:linePitch="360"/>
        </w:sectPr>
      </w:pPr>
    </w:p>
    <w:p w14:paraId="0945E3C3" w14:textId="7DFAB22C" w:rsidR="00AA3D91" w:rsidRDefault="00AA3D91" w:rsidP="00AA3D91">
      <w:pPr>
        <w:pStyle w:val="Heading1"/>
        <w:numPr>
          <w:ilvl w:val="0"/>
          <w:numId w:val="0"/>
        </w:numPr>
      </w:pPr>
      <w:r>
        <w:lastRenderedPageBreak/>
        <w:t>Suggested journals</w:t>
      </w:r>
    </w:p>
    <w:p w14:paraId="7EFEA7E6" w14:textId="0659312E" w:rsidR="00AA3D91" w:rsidRDefault="00AA3D91" w:rsidP="002828DE"/>
    <w:tbl>
      <w:tblPr>
        <w:tblStyle w:val="TableGrid"/>
        <w:tblW w:w="0" w:type="auto"/>
        <w:tblLook w:val="04A0" w:firstRow="1" w:lastRow="0" w:firstColumn="1" w:lastColumn="0" w:noHBand="0" w:noVBand="1"/>
      </w:tblPr>
      <w:tblGrid>
        <w:gridCol w:w="1347"/>
        <w:gridCol w:w="1048"/>
        <w:gridCol w:w="3684"/>
        <w:gridCol w:w="1236"/>
        <w:gridCol w:w="1653"/>
        <w:gridCol w:w="3982"/>
      </w:tblGrid>
      <w:tr w:rsidR="00996F64" w:rsidRPr="00995656" w14:paraId="4B21E67E" w14:textId="55E48287" w:rsidTr="00EC5A6B">
        <w:tc>
          <w:tcPr>
            <w:tcW w:w="1365" w:type="dxa"/>
          </w:tcPr>
          <w:p w14:paraId="5D2FAF1B" w14:textId="38C3F7A6" w:rsidR="00B4156B" w:rsidRPr="00995656" w:rsidRDefault="00B4156B" w:rsidP="002828DE">
            <w:pPr>
              <w:jc w:val="center"/>
              <w:rPr>
                <w:b/>
                <w:sz w:val="20"/>
                <w:szCs w:val="20"/>
              </w:rPr>
            </w:pPr>
            <w:r w:rsidRPr="00995656">
              <w:rPr>
                <w:b/>
                <w:sz w:val="20"/>
                <w:szCs w:val="20"/>
              </w:rPr>
              <w:t>Journal title</w:t>
            </w:r>
          </w:p>
        </w:tc>
        <w:tc>
          <w:tcPr>
            <w:tcW w:w="1060" w:type="dxa"/>
          </w:tcPr>
          <w:p w14:paraId="095D8A42" w14:textId="22E81764" w:rsidR="00B4156B" w:rsidRPr="00995656" w:rsidRDefault="00B4156B" w:rsidP="002828DE">
            <w:pPr>
              <w:jc w:val="center"/>
              <w:rPr>
                <w:b/>
                <w:sz w:val="20"/>
                <w:szCs w:val="20"/>
              </w:rPr>
            </w:pPr>
            <w:r w:rsidRPr="00995656">
              <w:rPr>
                <w:b/>
                <w:sz w:val="20"/>
                <w:szCs w:val="20"/>
              </w:rPr>
              <w:t>IF</w:t>
            </w:r>
          </w:p>
        </w:tc>
        <w:tc>
          <w:tcPr>
            <w:tcW w:w="3780" w:type="dxa"/>
          </w:tcPr>
          <w:p w14:paraId="648DCB95" w14:textId="5A2259FC" w:rsidR="00B4156B" w:rsidRPr="00995656" w:rsidRDefault="00B4156B" w:rsidP="002828DE">
            <w:pPr>
              <w:jc w:val="center"/>
              <w:rPr>
                <w:b/>
                <w:sz w:val="20"/>
                <w:szCs w:val="20"/>
              </w:rPr>
            </w:pPr>
            <w:r w:rsidRPr="00995656">
              <w:rPr>
                <w:b/>
                <w:sz w:val="20"/>
                <w:szCs w:val="20"/>
              </w:rPr>
              <w:t>Aims &amp; scope</w:t>
            </w:r>
          </w:p>
        </w:tc>
        <w:tc>
          <w:tcPr>
            <w:tcW w:w="696" w:type="dxa"/>
          </w:tcPr>
          <w:p w14:paraId="74FA4483" w14:textId="5507D3BE" w:rsidR="00B4156B" w:rsidRPr="00995656" w:rsidRDefault="00B4156B" w:rsidP="002828DE">
            <w:pPr>
              <w:jc w:val="center"/>
              <w:rPr>
                <w:b/>
                <w:sz w:val="20"/>
                <w:szCs w:val="20"/>
              </w:rPr>
            </w:pPr>
            <w:r w:rsidRPr="00995656">
              <w:rPr>
                <w:b/>
                <w:sz w:val="20"/>
                <w:szCs w:val="20"/>
              </w:rPr>
              <w:t>Publication frequency</w:t>
            </w:r>
          </w:p>
        </w:tc>
        <w:tc>
          <w:tcPr>
            <w:tcW w:w="1666" w:type="dxa"/>
          </w:tcPr>
          <w:p w14:paraId="2EC80984" w14:textId="36FB14DE" w:rsidR="00B4156B" w:rsidRPr="00995656" w:rsidRDefault="00B4156B" w:rsidP="002828DE">
            <w:pPr>
              <w:jc w:val="center"/>
              <w:rPr>
                <w:b/>
                <w:sz w:val="20"/>
                <w:szCs w:val="20"/>
              </w:rPr>
            </w:pPr>
            <w:r w:rsidRPr="00995656">
              <w:rPr>
                <w:b/>
                <w:sz w:val="20"/>
                <w:szCs w:val="20"/>
              </w:rPr>
              <w:t>Publication Fees</w:t>
            </w:r>
            <w:r w:rsidR="008A6471" w:rsidRPr="00995656">
              <w:rPr>
                <w:b/>
                <w:sz w:val="20"/>
                <w:szCs w:val="20"/>
              </w:rPr>
              <w:t xml:space="preserve"> (USD)</w:t>
            </w:r>
          </w:p>
        </w:tc>
        <w:tc>
          <w:tcPr>
            <w:tcW w:w="4118" w:type="dxa"/>
          </w:tcPr>
          <w:p w14:paraId="3A705267" w14:textId="487AA294" w:rsidR="00B4156B" w:rsidRPr="00995656" w:rsidRDefault="00B4156B" w:rsidP="002828DE">
            <w:pPr>
              <w:jc w:val="center"/>
              <w:rPr>
                <w:b/>
                <w:sz w:val="20"/>
                <w:szCs w:val="20"/>
              </w:rPr>
            </w:pPr>
            <w:r w:rsidRPr="00995656">
              <w:rPr>
                <w:b/>
                <w:sz w:val="20"/>
                <w:szCs w:val="20"/>
              </w:rPr>
              <w:t>Notes</w:t>
            </w:r>
          </w:p>
        </w:tc>
      </w:tr>
      <w:tr w:rsidR="00996F64" w:rsidRPr="00995656" w14:paraId="06E31135" w14:textId="6F480F8B" w:rsidTr="00EC5A6B">
        <w:tc>
          <w:tcPr>
            <w:tcW w:w="1365" w:type="dxa"/>
          </w:tcPr>
          <w:p w14:paraId="6E944BEF" w14:textId="416E74B4" w:rsidR="00B4156B" w:rsidRPr="00995656" w:rsidRDefault="00B4156B">
            <w:pPr>
              <w:rPr>
                <w:sz w:val="20"/>
                <w:szCs w:val="20"/>
              </w:rPr>
            </w:pPr>
            <w:r w:rsidRPr="00995656">
              <w:rPr>
                <w:sz w:val="20"/>
                <w:szCs w:val="20"/>
              </w:rPr>
              <w:t>Ecology &amp; Society</w:t>
            </w:r>
          </w:p>
        </w:tc>
        <w:tc>
          <w:tcPr>
            <w:tcW w:w="1060" w:type="dxa"/>
          </w:tcPr>
          <w:p w14:paraId="4A31F9B3" w14:textId="17AE2EE6" w:rsidR="00B4156B" w:rsidRPr="00995656" w:rsidRDefault="00B4156B">
            <w:pPr>
              <w:rPr>
                <w:sz w:val="20"/>
                <w:szCs w:val="20"/>
              </w:rPr>
            </w:pPr>
            <w:r w:rsidRPr="00995656">
              <w:rPr>
                <w:sz w:val="20"/>
                <w:szCs w:val="20"/>
              </w:rPr>
              <w:t>4.14 (2018)</w:t>
            </w:r>
          </w:p>
        </w:tc>
        <w:tc>
          <w:tcPr>
            <w:tcW w:w="3780" w:type="dxa"/>
          </w:tcPr>
          <w:p w14:paraId="2C8E6013" w14:textId="77777777" w:rsidR="00995656" w:rsidRPr="0011737A" w:rsidRDefault="00C06C16" w:rsidP="00995656">
            <w:pPr>
              <w:pStyle w:val="ListParagraph"/>
              <w:numPr>
                <w:ilvl w:val="0"/>
                <w:numId w:val="18"/>
              </w:numPr>
              <w:rPr>
                <w:b/>
                <w:sz w:val="20"/>
                <w:szCs w:val="20"/>
              </w:rPr>
            </w:pPr>
            <w:r w:rsidRPr="0011737A">
              <w:rPr>
                <w:b/>
                <w:sz w:val="20"/>
                <w:szCs w:val="20"/>
              </w:rPr>
              <w:t>the management, stewardship and sustainable use of ecological systems, resources and biological diversity at all levels</w:t>
            </w:r>
          </w:p>
          <w:p w14:paraId="5C1E1B6A" w14:textId="77777777" w:rsidR="00995656" w:rsidRPr="00995656" w:rsidRDefault="00C06C16" w:rsidP="00995656">
            <w:pPr>
              <w:pStyle w:val="ListParagraph"/>
              <w:numPr>
                <w:ilvl w:val="0"/>
                <w:numId w:val="18"/>
              </w:numPr>
              <w:rPr>
                <w:sz w:val="20"/>
                <w:szCs w:val="20"/>
              </w:rPr>
            </w:pPr>
            <w:r w:rsidRPr="00995656">
              <w:rPr>
                <w:sz w:val="20"/>
                <w:szCs w:val="20"/>
              </w:rPr>
              <w:t xml:space="preserve"> the role natural systems play in social and political systems and conversely, the effect of social, economic and political institutions on ecological systems and services, and </w:t>
            </w:r>
          </w:p>
          <w:p w14:paraId="35ECE2F6" w14:textId="77777777" w:rsidR="00B4156B" w:rsidRPr="00995656" w:rsidRDefault="00C06C16" w:rsidP="00995656">
            <w:pPr>
              <w:pStyle w:val="ListParagraph"/>
              <w:numPr>
                <w:ilvl w:val="0"/>
                <w:numId w:val="18"/>
              </w:numPr>
              <w:rPr>
                <w:sz w:val="20"/>
                <w:szCs w:val="20"/>
              </w:rPr>
            </w:pPr>
            <w:r w:rsidRPr="00995656">
              <w:rPr>
                <w:sz w:val="20"/>
                <w:szCs w:val="20"/>
              </w:rPr>
              <w:t>the means by which we can develop and sustain desired ecological, social and political states.</w:t>
            </w:r>
          </w:p>
          <w:p w14:paraId="7A4514D3" w14:textId="4743AF8B" w:rsidR="00995656" w:rsidRPr="00995656" w:rsidRDefault="00E57C05" w:rsidP="00995656">
            <w:pPr>
              <w:pStyle w:val="ListParagraph"/>
              <w:numPr>
                <w:ilvl w:val="0"/>
                <w:numId w:val="18"/>
              </w:numPr>
              <w:rPr>
                <w:sz w:val="20"/>
                <w:szCs w:val="20"/>
              </w:rPr>
            </w:pPr>
            <w:hyperlink r:id="rId25" w:anchor="other_1" w:history="1">
              <w:r w:rsidR="00995656" w:rsidRPr="00995656">
                <w:rPr>
                  <w:rStyle w:val="Hyperlink"/>
                  <w:sz w:val="20"/>
                  <w:szCs w:val="20"/>
                </w:rPr>
                <w:t>Link to editorial policies</w:t>
              </w:r>
            </w:hyperlink>
          </w:p>
        </w:tc>
        <w:tc>
          <w:tcPr>
            <w:tcW w:w="696" w:type="dxa"/>
          </w:tcPr>
          <w:p w14:paraId="4FF6C1F0" w14:textId="5F37D805" w:rsidR="00B4156B" w:rsidRPr="00995656" w:rsidRDefault="00B4156B">
            <w:pPr>
              <w:rPr>
                <w:sz w:val="20"/>
                <w:szCs w:val="20"/>
              </w:rPr>
            </w:pPr>
            <w:r w:rsidRPr="00995656">
              <w:rPr>
                <w:sz w:val="20"/>
                <w:szCs w:val="20"/>
              </w:rPr>
              <w:t>Quarterly; accepted articles available immediately</w:t>
            </w:r>
          </w:p>
        </w:tc>
        <w:tc>
          <w:tcPr>
            <w:tcW w:w="1666" w:type="dxa"/>
          </w:tcPr>
          <w:p w14:paraId="473CE9D3" w14:textId="4AEBEBF8" w:rsidR="00B4156B" w:rsidRPr="00995656" w:rsidRDefault="00B4156B">
            <w:pPr>
              <w:rPr>
                <w:sz w:val="20"/>
                <w:szCs w:val="20"/>
              </w:rPr>
            </w:pPr>
            <w:r w:rsidRPr="00995656">
              <w:rPr>
                <w:sz w:val="20"/>
                <w:szCs w:val="20"/>
              </w:rPr>
              <w:t>$975 for first 5000 words (excluding figures</w:t>
            </w:r>
            <w:r w:rsidR="00A534FB">
              <w:rPr>
                <w:sz w:val="20"/>
                <w:szCs w:val="20"/>
              </w:rPr>
              <w:t>/tables</w:t>
            </w:r>
            <w:r w:rsidRPr="00995656">
              <w:rPr>
                <w:sz w:val="20"/>
                <w:szCs w:val="20"/>
              </w:rPr>
              <w:t xml:space="preserve">, captions, Lit Cited, Appendices). </w:t>
            </w:r>
            <w:hyperlink r:id="rId26" w:anchor="other_2" w:history="1">
              <w:r w:rsidRPr="00995656">
                <w:rPr>
                  <w:rStyle w:val="Hyperlink"/>
                  <w:sz w:val="20"/>
                  <w:szCs w:val="20"/>
                </w:rPr>
                <w:t>(</w:t>
              </w:r>
              <w:proofErr w:type="gramStart"/>
              <w:r w:rsidRPr="00995656">
                <w:rPr>
                  <w:rStyle w:val="Hyperlink"/>
                  <w:sz w:val="20"/>
                  <w:szCs w:val="20"/>
                </w:rPr>
                <w:t>link</w:t>
              </w:r>
              <w:proofErr w:type="gramEnd"/>
              <w:r w:rsidRPr="00995656">
                <w:rPr>
                  <w:rStyle w:val="Hyperlink"/>
                  <w:sz w:val="20"/>
                  <w:szCs w:val="20"/>
                </w:rPr>
                <w:t xml:space="preserve"> to details)</w:t>
              </w:r>
            </w:hyperlink>
          </w:p>
        </w:tc>
        <w:tc>
          <w:tcPr>
            <w:tcW w:w="4118" w:type="dxa"/>
          </w:tcPr>
          <w:p w14:paraId="3A89448D" w14:textId="3B74179A" w:rsidR="00B4156B" w:rsidRPr="00995656" w:rsidRDefault="00B4156B">
            <w:pPr>
              <w:rPr>
                <w:sz w:val="20"/>
                <w:szCs w:val="20"/>
              </w:rPr>
            </w:pPr>
            <w:r w:rsidRPr="00995656">
              <w:rPr>
                <w:sz w:val="20"/>
                <w:szCs w:val="20"/>
              </w:rPr>
              <w:t>Open access</w:t>
            </w:r>
            <w:r w:rsidR="004E2DC9" w:rsidRPr="00995656">
              <w:rPr>
                <w:sz w:val="20"/>
                <w:szCs w:val="20"/>
              </w:rPr>
              <w:t xml:space="preserve">. Author retains copyright; article published under a Creative Commons license. </w:t>
            </w:r>
          </w:p>
        </w:tc>
      </w:tr>
      <w:tr w:rsidR="00E43550" w:rsidRPr="00995656" w14:paraId="2F67EE00" w14:textId="1B29BB79" w:rsidTr="00EC5A6B">
        <w:tc>
          <w:tcPr>
            <w:tcW w:w="1365" w:type="dxa"/>
            <w:vMerge w:val="restart"/>
          </w:tcPr>
          <w:p w14:paraId="5017D1A7" w14:textId="77E8DCA4" w:rsidR="00E43550" w:rsidRPr="00995656" w:rsidRDefault="00E43550">
            <w:pPr>
              <w:rPr>
                <w:sz w:val="20"/>
                <w:szCs w:val="20"/>
              </w:rPr>
            </w:pPr>
            <w:r w:rsidRPr="00995656">
              <w:rPr>
                <w:sz w:val="20"/>
                <w:szCs w:val="20"/>
              </w:rPr>
              <w:t>Global Change Biology</w:t>
            </w:r>
          </w:p>
        </w:tc>
        <w:tc>
          <w:tcPr>
            <w:tcW w:w="1060" w:type="dxa"/>
            <w:vMerge w:val="restart"/>
          </w:tcPr>
          <w:p w14:paraId="3CD2E4BC" w14:textId="7A086F95" w:rsidR="00E43550" w:rsidRPr="00995656" w:rsidRDefault="00E43550">
            <w:pPr>
              <w:rPr>
                <w:sz w:val="20"/>
                <w:szCs w:val="20"/>
              </w:rPr>
            </w:pPr>
            <w:r w:rsidRPr="00995656">
              <w:rPr>
                <w:sz w:val="20"/>
                <w:szCs w:val="20"/>
              </w:rPr>
              <w:t>8.55 (2019), 9.83 (5-yr)</w:t>
            </w:r>
          </w:p>
        </w:tc>
        <w:tc>
          <w:tcPr>
            <w:tcW w:w="3780" w:type="dxa"/>
            <w:vMerge w:val="restart"/>
          </w:tcPr>
          <w:p w14:paraId="3932DC84" w14:textId="77777777" w:rsidR="007218B1" w:rsidRPr="00995656" w:rsidRDefault="00E43550" w:rsidP="00B4156B">
            <w:pPr>
              <w:pStyle w:val="ListParagraph"/>
              <w:numPr>
                <w:ilvl w:val="0"/>
                <w:numId w:val="16"/>
              </w:numPr>
              <w:rPr>
                <w:sz w:val="20"/>
                <w:szCs w:val="20"/>
              </w:rPr>
            </w:pPr>
            <w:r w:rsidRPr="00995656">
              <w:rPr>
                <w:sz w:val="20"/>
                <w:szCs w:val="20"/>
              </w:rPr>
              <w:t>Mechanisms of species and ecosystems resilience</w:t>
            </w:r>
          </w:p>
          <w:p w14:paraId="2A3597F6" w14:textId="2C75AB21" w:rsidR="00E43550" w:rsidRPr="00995656" w:rsidRDefault="00E43550" w:rsidP="00B4156B">
            <w:pPr>
              <w:pStyle w:val="ListParagraph"/>
              <w:numPr>
                <w:ilvl w:val="0"/>
                <w:numId w:val="16"/>
              </w:numPr>
              <w:rPr>
                <w:sz w:val="20"/>
                <w:szCs w:val="20"/>
              </w:rPr>
            </w:pPr>
            <w:r w:rsidRPr="00995656">
              <w:rPr>
                <w:sz w:val="20"/>
                <w:szCs w:val="20"/>
              </w:rPr>
              <w:t>Management in the face of climate change</w:t>
            </w:r>
          </w:p>
          <w:p w14:paraId="65137F9F" w14:textId="77777777" w:rsidR="00E43550" w:rsidRPr="0011737A" w:rsidRDefault="00E43550" w:rsidP="00B4156B">
            <w:pPr>
              <w:pStyle w:val="ListParagraph"/>
              <w:numPr>
                <w:ilvl w:val="0"/>
                <w:numId w:val="16"/>
              </w:numPr>
              <w:rPr>
                <w:b/>
                <w:sz w:val="20"/>
                <w:szCs w:val="20"/>
              </w:rPr>
            </w:pPr>
            <w:r w:rsidRPr="0011737A">
              <w:rPr>
                <w:b/>
                <w:sz w:val="20"/>
                <w:szCs w:val="20"/>
              </w:rPr>
              <w:t>Land use change and system connectivity</w:t>
            </w:r>
          </w:p>
          <w:p w14:paraId="3813ED00" w14:textId="2C249E4D" w:rsidR="00E43550" w:rsidRPr="0011737A" w:rsidRDefault="00E43550" w:rsidP="00B4156B">
            <w:pPr>
              <w:pStyle w:val="ListParagraph"/>
              <w:numPr>
                <w:ilvl w:val="0"/>
                <w:numId w:val="16"/>
              </w:numPr>
              <w:rPr>
                <w:b/>
                <w:sz w:val="20"/>
                <w:szCs w:val="20"/>
              </w:rPr>
            </w:pPr>
            <w:r w:rsidRPr="0011737A">
              <w:rPr>
                <w:b/>
                <w:sz w:val="20"/>
                <w:szCs w:val="20"/>
              </w:rPr>
              <w:t>Loss of biodiversity</w:t>
            </w:r>
          </w:p>
          <w:p w14:paraId="13D9BE5A" w14:textId="2BF461C2" w:rsidR="007218B1" w:rsidRPr="00995656" w:rsidRDefault="00E57C05" w:rsidP="00B4156B">
            <w:pPr>
              <w:pStyle w:val="ListParagraph"/>
              <w:numPr>
                <w:ilvl w:val="0"/>
                <w:numId w:val="16"/>
              </w:numPr>
              <w:rPr>
                <w:sz w:val="20"/>
                <w:szCs w:val="20"/>
              </w:rPr>
            </w:pPr>
            <w:hyperlink r:id="rId27" w:history="1">
              <w:r w:rsidR="007218B1" w:rsidRPr="00995656">
                <w:rPr>
                  <w:rStyle w:val="Hyperlink"/>
                  <w:sz w:val="20"/>
                  <w:szCs w:val="20"/>
                </w:rPr>
                <w:t>Link to aims &amp; scope</w:t>
              </w:r>
            </w:hyperlink>
          </w:p>
          <w:p w14:paraId="019DDDD0" w14:textId="77777777" w:rsidR="00E43550" w:rsidRPr="00995656" w:rsidRDefault="00E43550">
            <w:pPr>
              <w:rPr>
                <w:sz w:val="20"/>
                <w:szCs w:val="20"/>
              </w:rPr>
            </w:pPr>
          </w:p>
        </w:tc>
        <w:tc>
          <w:tcPr>
            <w:tcW w:w="696" w:type="dxa"/>
            <w:vMerge w:val="restart"/>
          </w:tcPr>
          <w:p w14:paraId="17523D72" w14:textId="5F12A402" w:rsidR="00E43550" w:rsidRPr="00995656" w:rsidRDefault="00E43550">
            <w:pPr>
              <w:rPr>
                <w:sz w:val="20"/>
                <w:szCs w:val="20"/>
              </w:rPr>
            </w:pPr>
            <w:r w:rsidRPr="00995656">
              <w:rPr>
                <w:sz w:val="20"/>
                <w:szCs w:val="20"/>
              </w:rPr>
              <w:t>Immediately</w:t>
            </w:r>
          </w:p>
        </w:tc>
        <w:tc>
          <w:tcPr>
            <w:tcW w:w="1666" w:type="dxa"/>
          </w:tcPr>
          <w:p w14:paraId="20531C0D" w14:textId="7A232BCE" w:rsidR="00E43550" w:rsidRPr="00995656" w:rsidRDefault="00E43550">
            <w:pPr>
              <w:rPr>
                <w:sz w:val="20"/>
                <w:szCs w:val="20"/>
              </w:rPr>
            </w:pPr>
            <w:r w:rsidRPr="00995656">
              <w:rPr>
                <w:sz w:val="20"/>
                <w:szCs w:val="20"/>
              </w:rPr>
              <w:t>$4250</w:t>
            </w:r>
          </w:p>
        </w:tc>
        <w:tc>
          <w:tcPr>
            <w:tcW w:w="4118" w:type="dxa"/>
          </w:tcPr>
          <w:p w14:paraId="2B09D78B" w14:textId="4FE67312" w:rsidR="00E43550" w:rsidRPr="00995656" w:rsidRDefault="00E43550">
            <w:pPr>
              <w:rPr>
                <w:sz w:val="20"/>
                <w:szCs w:val="20"/>
              </w:rPr>
            </w:pPr>
            <w:r w:rsidRPr="00995656">
              <w:rPr>
                <w:sz w:val="20"/>
                <w:szCs w:val="20"/>
              </w:rPr>
              <w:t>Hybrid open access (</w:t>
            </w:r>
            <w:hyperlink r:id="rId28" w:history="1">
              <w:r w:rsidRPr="00995656">
                <w:rPr>
                  <w:rStyle w:val="Hyperlink"/>
                  <w:sz w:val="20"/>
                  <w:szCs w:val="20"/>
                </w:rPr>
                <w:t>link to details</w:t>
              </w:r>
            </w:hyperlink>
            <w:r w:rsidRPr="00995656">
              <w:rPr>
                <w:sz w:val="20"/>
                <w:szCs w:val="20"/>
              </w:rPr>
              <w:t>); check whether copyright retained</w:t>
            </w:r>
          </w:p>
        </w:tc>
      </w:tr>
      <w:tr w:rsidR="00E43550" w:rsidRPr="00995656" w14:paraId="301CC032" w14:textId="77777777" w:rsidTr="00EC5A6B">
        <w:tc>
          <w:tcPr>
            <w:tcW w:w="1365" w:type="dxa"/>
            <w:vMerge/>
          </w:tcPr>
          <w:p w14:paraId="148E4F51" w14:textId="77777777" w:rsidR="00E43550" w:rsidRPr="00995656" w:rsidRDefault="00E43550">
            <w:pPr>
              <w:rPr>
                <w:sz w:val="20"/>
                <w:szCs w:val="20"/>
              </w:rPr>
            </w:pPr>
          </w:p>
        </w:tc>
        <w:tc>
          <w:tcPr>
            <w:tcW w:w="1060" w:type="dxa"/>
            <w:vMerge/>
          </w:tcPr>
          <w:p w14:paraId="32859F42" w14:textId="77777777" w:rsidR="00E43550" w:rsidRPr="00995656" w:rsidRDefault="00E43550">
            <w:pPr>
              <w:rPr>
                <w:sz w:val="20"/>
                <w:szCs w:val="20"/>
              </w:rPr>
            </w:pPr>
          </w:p>
        </w:tc>
        <w:tc>
          <w:tcPr>
            <w:tcW w:w="3780" w:type="dxa"/>
            <w:vMerge/>
          </w:tcPr>
          <w:p w14:paraId="4B3B6FBB" w14:textId="77777777" w:rsidR="00E43550" w:rsidRPr="00995656" w:rsidRDefault="00E43550" w:rsidP="00B4156B">
            <w:pPr>
              <w:pStyle w:val="ListParagraph"/>
              <w:numPr>
                <w:ilvl w:val="0"/>
                <w:numId w:val="16"/>
              </w:numPr>
              <w:rPr>
                <w:sz w:val="20"/>
                <w:szCs w:val="20"/>
              </w:rPr>
            </w:pPr>
          </w:p>
        </w:tc>
        <w:tc>
          <w:tcPr>
            <w:tcW w:w="696" w:type="dxa"/>
            <w:vMerge/>
          </w:tcPr>
          <w:p w14:paraId="423A4116" w14:textId="77777777" w:rsidR="00E43550" w:rsidRPr="00995656" w:rsidRDefault="00E43550">
            <w:pPr>
              <w:rPr>
                <w:sz w:val="20"/>
                <w:szCs w:val="20"/>
              </w:rPr>
            </w:pPr>
          </w:p>
        </w:tc>
        <w:tc>
          <w:tcPr>
            <w:tcW w:w="1666" w:type="dxa"/>
          </w:tcPr>
          <w:p w14:paraId="4FDFAEE6" w14:textId="13277BBC" w:rsidR="00E43550" w:rsidRPr="00995656" w:rsidRDefault="00E43550">
            <w:pPr>
              <w:rPr>
                <w:sz w:val="20"/>
                <w:szCs w:val="20"/>
              </w:rPr>
            </w:pPr>
            <w:r w:rsidRPr="00995656">
              <w:rPr>
                <w:sz w:val="20"/>
                <w:szCs w:val="20"/>
              </w:rPr>
              <w:t>None</w:t>
            </w:r>
          </w:p>
        </w:tc>
        <w:tc>
          <w:tcPr>
            <w:tcW w:w="4118" w:type="dxa"/>
          </w:tcPr>
          <w:p w14:paraId="6B5178BF" w14:textId="4E9BC5F9" w:rsidR="00E43550" w:rsidRPr="00995656" w:rsidRDefault="00803952" w:rsidP="007218B1">
            <w:pPr>
              <w:rPr>
                <w:sz w:val="20"/>
                <w:szCs w:val="20"/>
              </w:rPr>
            </w:pPr>
            <w:r>
              <w:rPr>
                <w:sz w:val="20"/>
                <w:szCs w:val="20"/>
              </w:rPr>
              <w:t>Subscription publication (</w:t>
            </w:r>
            <w:hyperlink r:id="rId29" w:anchor="7" w:history="1">
              <w:r w:rsidRPr="00F65209">
                <w:rPr>
                  <w:rStyle w:val="Hyperlink"/>
                  <w:sz w:val="20"/>
                  <w:szCs w:val="20"/>
                </w:rPr>
                <w:t>link to details</w:t>
              </w:r>
            </w:hyperlink>
            <w:r>
              <w:rPr>
                <w:sz w:val="20"/>
                <w:szCs w:val="20"/>
              </w:rPr>
              <w:t>)</w:t>
            </w:r>
            <w:r w:rsidR="00F65209">
              <w:rPr>
                <w:sz w:val="20"/>
                <w:szCs w:val="20"/>
              </w:rPr>
              <w:t xml:space="preserve">; charge for printing </w:t>
            </w:r>
            <w:r w:rsidR="00B47620">
              <w:rPr>
                <w:sz w:val="20"/>
                <w:szCs w:val="20"/>
              </w:rPr>
              <w:t>color</w:t>
            </w:r>
            <w:r w:rsidR="00F65209">
              <w:rPr>
                <w:sz w:val="20"/>
                <w:szCs w:val="20"/>
              </w:rPr>
              <w:t xml:space="preserve"> figures. </w:t>
            </w:r>
            <w:r w:rsidR="00B47620">
              <w:rPr>
                <w:sz w:val="20"/>
                <w:szCs w:val="20"/>
              </w:rPr>
              <w:t xml:space="preserve">($257 CAD for first fig, $86 each subsequent fig). </w:t>
            </w:r>
          </w:p>
          <w:p w14:paraId="53459973" w14:textId="53046988" w:rsidR="00E43550" w:rsidRPr="00995656" w:rsidRDefault="00E43550">
            <w:pPr>
              <w:rPr>
                <w:sz w:val="20"/>
                <w:szCs w:val="20"/>
              </w:rPr>
            </w:pPr>
          </w:p>
        </w:tc>
      </w:tr>
      <w:tr w:rsidR="00A8664B" w:rsidRPr="00995656" w14:paraId="75AD1318" w14:textId="77777777" w:rsidTr="00EC5A6B">
        <w:tc>
          <w:tcPr>
            <w:tcW w:w="1365" w:type="dxa"/>
            <w:vMerge w:val="restart"/>
          </w:tcPr>
          <w:p w14:paraId="01DAF08B" w14:textId="0540C2B3" w:rsidR="00A8664B" w:rsidRPr="00995656" w:rsidRDefault="00A8664B">
            <w:pPr>
              <w:rPr>
                <w:sz w:val="20"/>
                <w:szCs w:val="20"/>
              </w:rPr>
            </w:pPr>
            <w:r>
              <w:rPr>
                <w:sz w:val="20"/>
                <w:szCs w:val="20"/>
              </w:rPr>
              <w:t xml:space="preserve">Wetlands </w:t>
            </w:r>
          </w:p>
        </w:tc>
        <w:tc>
          <w:tcPr>
            <w:tcW w:w="1060" w:type="dxa"/>
            <w:vMerge w:val="restart"/>
          </w:tcPr>
          <w:p w14:paraId="474AC888" w14:textId="27A43712" w:rsidR="00A8664B" w:rsidRPr="00995656" w:rsidRDefault="00A8664B">
            <w:pPr>
              <w:rPr>
                <w:sz w:val="20"/>
                <w:szCs w:val="20"/>
              </w:rPr>
            </w:pPr>
            <w:r>
              <w:rPr>
                <w:sz w:val="20"/>
                <w:szCs w:val="20"/>
              </w:rPr>
              <w:t>1.78 (2019), 2.22 (5-yr)</w:t>
            </w:r>
          </w:p>
        </w:tc>
        <w:tc>
          <w:tcPr>
            <w:tcW w:w="3780" w:type="dxa"/>
            <w:vMerge w:val="restart"/>
          </w:tcPr>
          <w:p w14:paraId="1AFBE08E" w14:textId="4E6EF138" w:rsidR="00A8664B" w:rsidRPr="00995656" w:rsidRDefault="00EC5A6B" w:rsidP="00B4156B">
            <w:pPr>
              <w:pStyle w:val="ListParagraph"/>
              <w:numPr>
                <w:ilvl w:val="0"/>
                <w:numId w:val="16"/>
              </w:numPr>
              <w:rPr>
                <w:sz w:val="20"/>
                <w:szCs w:val="20"/>
              </w:rPr>
            </w:pPr>
            <w:r w:rsidRPr="00EC5A6B">
              <w:rPr>
                <w:sz w:val="20"/>
                <w:szCs w:val="20"/>
              </w:rPr>
              <w:t>Original research: Articles reporting original research about wetlands, natural or constructed, including, but not limited to mechanisms underlying ecosystem processes</w:t>
            </w:r>
            <w:r w:rsidRPr="00EC5A6B">
              <w:rPr>
                <w:b/>
                <w:sz w:val="20"/>
                <w:szCs w:val="20"/>
              </w:rPr>
              <w:t>, the values of wetlands to society, their management, quality assessment</w:t>
            </w:r>
            <w:r w:rsidRPr="00EC5A6B">
              <w:rPr>
                <w:sz w:val="20"/>
                <w:szCs w:val="20"/>
              </w:rPr>
              <w:t xml:space="preserve"> and restoration.</w:t>
            </w:r>
          </w:p>
        </w:tc>
        <w:tc>
          <w:tcPr>
            <w:tcW w:w="696" w:type="dxa"/>
            <w:vMerge w:val="restart"/>
          </w:tcPr>
          <w:p w14:paraId="4BE25538" w14:textId="2C7C538A" w:rsidR="00A8664B" w:rsidRPr="00995656" w:rsidRDefault="00A8664B">
            <w:pPr>
              <w:rPr>
                <w:sz w:val="20"/>
                <w:szCs w:val="20"/>
              </w:rPr>
            </w:pPr>
            <w:r>
              <w:rPr>
                <w:sz w:val="20"/>
                <w:szCs w:val="20"/>
              </w:rPr>
              <w:t>6 times per year</w:t>
            </w:r>
          </w:p>
        </w:tc>
        <w:tc>
          <w:tcPr>
            <w:tcW w:w="1666" w:type="dxa"/>
          </w:tcPr>
          <w:p w14:paraId="44EC1092" w14:textId="50F3BFD4" w:rsidR="00A8664B" w:rsidRPr="00995656" w:rsidRDefault="00A8664B">
            <w:pPr>
              <w:rPr>
                <w:sz w:val="20"/>
                <w:szCs w:val="20"/>
              </w:rPr>
            </w:pPr>
            <w:r>
              <w:rPr>
                <w:sz w:val="20"/>
                <w:szCs w:val="20"/>
              </w:rPr>
              <w:t>None</w:t>
            </w:r>
          </w:p>
        </w:tc>
        <w:tc>
          <w:tcPr>
            <w:tcW w:w="4118" w:type="dxa"/>
          </w:tcPr>
          <w:p w14:paraId="2F4498F7" w14:textId="09F37B36" w:rsidR="00A8664B" w:rsidRDefault="00A8664B" w:rsidP="007218B1">
            <w:pPr>
              <w:rPr>
                <w:sz w:val="20"/>
                <w:szCs w:val="20"/>
              </w:rPr>
            </w:pPr>
            <w:r>
              <w:rPr>
                <w:sz w:val="20"/>
                <w:szCs w:val="20"/>
              </w:rPr>
              <w:t xml:space="preserve">Traditional </w:t>
            </w:r>
            <w:r w:rsidR="00B0782B">
              <w:rPr>
                <w:sz w:val="20"/>
                <w:szCs w:val="20"/>
              </w:rPr>
              <w:t>subscription publication</w:t>
            </w:r>
          </w:p>
        </w:tc>
      </w:tr>
      <w:tr w:rsidR="00A8664B" w:rsidRPr="00995656" w14:paraId="6CE47C5D" w14:textId="77777777" w:rsidTr="00EC5A6B">
        <w:tc>
          <w:tcPr>
            <w:tcW w:w="1365" w:type="dxa"/>
            <w:vMerge/>
          </w:tcPr>
          <w:p w14:paraId="5A08B527" w14:textId="77777777" w:rsidR="00A8664B" w:rsidRDefault="00A8664B">
            <w:pPr>
              <w:rPr>
                <w:sz w:val="20"/>
                <w:szCs w:val="20"/>
              </w:rPr>
            </w:pPr>
          </w:p>
        </w:tc>
        <w:tc>
          <w:tcPr>
            <w:tcW w:w="1060" w:type="dxa"/>
            <w:vMerge/>
          </w:tcPr>
          <w:p w14:paraId="1B1A8AB0" w14:textId="77777777" w:rsidR="00A8664B" w:rsidRDefault="00A8664B">
            <w:pPr>
              <w:rPr>
                <w:sz w:val="20"/>
                <w:szCs w:val="20"/>
              </w:rPr>
            </w:pPr>
          </w:p>
        </w:tc>
        <w:tc>
          <w:tcPr>
            <w:tcW w:w="3780" w:type="dxa"/>
            <w:vMerge/>
          </w:tcPr>
          <w:p w14:paraId="64473C88" w14:textId="77777777" w:rsidR="00A8664B" w:rsidRPr="00995656" w:rsidRDefault="00A8664B" w:rsidP="00B4156B">
            <w:pPr>
              <w:pStyle w:val="ListParagraph"/>
              <w:numPr>
                <w:ilvl w:val="0"/>
                <w:numId w:val="16"/>
              </w:numPr>
              <w:rPr>
                <w:sz w:val="20"/>
                <w:szCs w:val="20"/>
              </w:rPr>
            </w:pPr>
          </w:p>
        </w:tc>
        <w:tc>
          <w:tcPr>
            <w:tcW w:w="696" w:type="dxa"/>
            <w:vMerge/>
          </w:tcPr>
          <w:p w14:paraId="1BEA08E5" w14:textId="77777777" w:rsidR="00A8664B" w:rsidRDefault="00A8664B">
            <w:pPr>
              <w:rPr>
                <w:sz w:val="20"/>
                <w:szCs w:val="20"/>
              </w:rPr>
            </w:pPr>
          </w:p>
        </w:tc>
        <w:tc>
          <w:tcPr>
            <w:tcW w:w="1666" w:type="dxa"/>
          </w:tcPr>
          <w:p w14:paraId="7C640AB6" w14:textId="2F0BACC4" w:rsidR="00A8664B" w:rsidRPr="00995656" w:rsidRDefault="00B0782B">
            <w:pPr>
              <w:rPr>
                <w:sz w:val="20"/>
                <w:szCs w:val="20"/>
              </w:rPr>
            </w:pPr>
            <w:r>
              <w:rPr>
                <w:sz w:val="20"/>
                <w:szCs w:val="20"/>
              </w:rPr>
              <w:t>$3280</w:t>
            </w:r>
          </w:p>
        </w:tc>
        <w:tc>
          <w:tcPr>
            <w:tcW w:w="4118" w:type="dxa"/>
          </w:tcPr>
          <w:p w14:paraId="24FBD9EF" w14:textId="1496808C" w:rsidR="00A8664B" w:rsidRDefault="00B0782B" w:rsidP="007218B1">
            <w:pPr>
              <w:rPr>
                <w:sz w:val="20"/>
                <w:szCs w:val="20"/>
              </w:rPr>
            </w:pPr>
            <w:r>
              <w:rPr>
                <w:sz w:val="20"/>
                <w:szCs w:val="20"/>
              </w:rPr>
              <w:t>Open access (</w:t>
            </w:r>
            <w:hyperlink r:id="rId30" w:history="1">
              <w:r w:rsidRPr="00B0782B">
                <w:rPr>
                  <w:rStyle w:val="Hyperlink"/>
                  <w:sz w:val="20"/>
                  <w:szCs w:val="20"/>
                </w:rPr>
                <w:t>link to details</w:t>
              </w:r>
            </w:hyperlink>
            <w:r>
              <w:rPr>
                <w:sz w:val="20"/>
                <w:szCs w:val="20"/>
              </w:rPr>
              <w:t>)</w:t>
            </w:r>
          </w:p>
        </w:tc>
      </w:tr>
      <w:tr w:rsidR="00695318" w:rsidRPr="00995656" w14:paraId="303D4EE8" w14:textId="77777777" w:rsidTr="00EC5A6B">
        <w:tc>
          <w:tcPr>
            <w:tcW w:w="1365" w:type="dxa"/>
          </w:tcPr>
          <w:p w14:paraId="678A60AA" w14:textId="0D26E180" w:rsidR="00695318" w:rsidRDefault="00695318">
            <w:pPr>
              <w:rPr>
                <w:sz w:val="20"/>
                <w:szCs w:val="20"/>
              </w:rPr>
            </w:pPr>
            <w:r>
              <w:rPr>
                <w:sz w:val="20"/>
                <w:szCs w:val="20"/>
              </w:rPr>
              <w:lastRenderedPageBreak/>
              <w:t>Canadian Journal of Botany</w:t>
            </w:r>
          </w:p>
        </w:tc>
        <w:tc>
          <w:tcPr>
            <w:tcW w:w="1060" w:type="dxa"/>
          </w:tcPr>
          <w:p w14:paraId="42AB52FE" w14:textId="3A01DA8C" w:rsidR="00695318" w:rsidRDefault="00077AE7">
            <w:pPr>
              <w:rPr>
                <w:sz w:val="20"/>
                <w:szCs w:val="20"/>
              </w:rPr>
            </w:pPr>
            <w:r>
              <w:rPr>
                <w:sz w:val="20"/>
                <w:szCs w:val="20"/>
              </w:rPr>
              <w:t>1.32 (2020); 1.57 (5-yr)</w:t>
            </w:r>
          </w:p>
        </w:tc>
        <w:tc>
          <w:tcPr>
            <w:tcW w:w="3780" w:type="dxa"/>
          </w:tcPr>
          <w:p w14:paraId="419BBB88" w14:textId="77777777" w:rsidR="00695318" w:rsidRPr="00995656" w:rsidRDefault="00695318" w:rsidP="00B4156B">
            <w:pPr>
              <w:pStyle w:val="ListParagraph"/>
              <w:numPr>
                <w:ilvl w:val="0"/>
                <w:numId w:val="16"/>
              </w:numPr>
              <w:rPr>
                <w:sz w:val="20"/>
                <w:szCs w:val="20"/>
              </w:rPr>
            </w:pPr>
          </w:p>
        </w:tc>
        <w:tc>
          <w:tcPr>
            <w:tcW w:w="696" w:type="dxa"/>
          </w:tcPr>
          <w:p w14:paraId="0E762168" w14:textId="77777777" w:rsidR="00695318" w:rsidRDefault="00695318">
            <w:pPr>
              <w:rPr>
                <w:sz w:val="20"/>
                <w:szCs w:val="20"/>
              </w:rPr>
            </w:pPr>
          </w:p>
        </w:tc>
        <w:tc>
          <w:tcPr>
            <w:tcW w:w="1666" w:type="dxa"/>
          </w:tcPr>
          <w:p w14:paraId="64EC53D1" w14:textId="2FC3A4EC" w:rsidR="00695318" w:rsidRDefault="00543ED7">
            <w:pPr>
              <w:rPr>
                <w:sz w:val="20"/>
                <w:szCs w:val="20"/>
              </w:rPr>
            </w:pPr>
            <w:r>
              <w:rPr>
                <w:sz w:val="20"/>
                <w:szCs w:val="20"/>
              </w:rPr>
              <w:t xml:space="preserve">$1500 </w:t>
            </w:r>
          </w:p>
        </w:tc>
        <w:tc>
          <w:tcPr>
            <w:tcW w:w="4118" w:type="dxa"/>
          </w:tcPr>
          <w:p w14:paraId="6C0B6B6A" w14:textId="63314232" w:rsidR="009D1FEF" w:rsidRDefault="009D1FEF" w:rsidP="007218B1">
            <w:pPr>
              <w:rPr>
                <w:sz w:val="20"/>
                <w:szCs w:val="20"/>
              </w:rPr>
            </w:pPr>
            <w:r>
              <w:rPr>
                <w:sz w:val="20"/>
                <w:szCs w:val="20"/>
              </w:rPr>
              <w:t xml:space="preserve">Partner institutions (incl. UBC) receive 50% discount off $3k open access pub fee </w:t>
            </w:r>
            <w:hyperlink r:id="rId31" w:anchor="fees" w:history="1">
              <w:r w:rsidRPr="009D1FEF">
                <w:rPr>
                  <w:rStyle w:val="Hyperlink"/>
                  <w:sz w:val="20"/>
                  <w:szCs w:val="20"/>
                </w:rPr>
                <w:t>(link to details</w:t>
              </w:r>
            </w:hyperlink>
            <w:r>
              <w:rPr>
                <w:sz w:val="20"/>
                <w:szCs w:val="20"/>
              </w:rPr>
              <w:t xml:space="preserve">) </w:t>
            </w:r>
          </w:p>
          <w:p w14:paraId="59586C3D" w14:textId="7F9AADD3" w:rsidR="00695318" w:rsidRDefault="00077AE7" w:rsidP="007218B1">
            <w:pPr>
              <w:rPr>
                <w:sz w:val="20"/>
                <w:szCs w:val="20"/>
              </w:rPr>
            </w:pPr>
            <w:r>
              <w:rPr>
                <w:sz w:val="20"/>
                <w:szCs w:val="20"/>
              </w:rPr>
              <w:t xml:space="preserve">Bradfield &amp; Porter (1982) published in this journal. </w:t>
            </w:r>
          </w:p>
        </w:tc>
      </w:tr>
    </w:tbl>
    <w:p w14:paraId="2ADCB2DB" w14:textId="77777777" w:rsidR="00AA3D91" w:rsidRDefault="00AA3D91"/>
    <w:sectPr w:rsidR="00AA3D91" w:rsidSect="007218B1">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 w:date="2021-12-09T15:16:00Z" w:initials="n">
    <w:p w14:paraId="46A88913" w14:textId="3FF3FDA5" w:rsidR="00D428B4" w:rsidRDefault="00D428B4">
      <w:pPr>
        <w:pStyle w:val="CommentText"/>
      </w:pPr>
      <w:r>
        <w:rPr>
          <w:rStyle w:val="CommentReference"/>
        </w:rPr>
        <w:annotationRef/>
      </w:r>
      <w:r>
        <w:t xml:space="preserve">This is just an argument for </w:t>
      </w:r>
      <w:proofErr w:type="spellStart"/>
      <w:r>
        <w:t>chronosequences</w:t>
      </w:r>
      <w:proofErr w:type="spellEnd"/>
      <w:r>
        <w:t xml:space="preserve">, which is too broad and not terribly interesting. Narrow down to support YOUR SPECIFIC </w:t>
      </w:r>
      <w:proofErr w:type="spellStart"/>
      <w:r>
        <w:t>chronosequence</w:t>
      </w:r>
      <w:proofErr w:type="spellEnd"/>
      <w:r>
        <w:t xml:space="preserve"> better</w:t>
      </w:r>
    </w:p>
  </w:comment>
  <w:comment w:id="1" w:author="n" w:date="2021-12-09T15:17:00Z" w:initials="n">
    <w:p w14:paraId="6F1E8CC0" w14:textId="77777777" w:rsidR="00D428B4" w:rsidRDefault="00D428B4">
      <w:pPr>
        <w:pStyle w:val="CommentText"/>
      </w:pPr>
      <w:r>
        <w:rPr>
          <w:rStyle w:val="CommentReference"/>
        </w:rPr>
        <w:annotationRef/>
      </w:r>
      <w:r>
        <w:t>This speaks to a larger story about changes through time in areas that we would consider “undisturbed”</w:t>
      </w:r>
    </w:p>
    <w:p w14:paraId="64641095" w14:textId="77777777" w:rsidR="00D428B4" w:rsidRDefault="00D428B4">
      <w:pPr>
        <w:pStyle w:val="CommentText"/>
      </w:pPr>
    </w:p>
    <w:p w14:paraId="5EEF0DDA" w14:textId="39FB5B00" w:rsidR="00D428B4" w:rsidRDefault="00D428B4">
      <w:pPr>
        <w:pStyle w:val="CommentText"/>
      </w:pPr>
      <w:r>
        <w:t>You may consider framing your question around why you would expect different trends in three different but spatially near ecosystems</w:t>
      </w:r>
    </w:p>
  </w:comment>
  <w:comment w:id="2" w:author="n" w:date="2021-12-09T15:39:00Z" w:initials="n">
    <w:p w14:paraId="3E9CCC0F" w14:textId="77777777" w:rsidR="00363FB9" w:rsidRDefault="00363FB9" w:rsidP="00363FB9">
      <w:pPr>
        <w:pStyle w:val="CommentText"/>
      </w:pPr>
      <w:r>
        <w:rPr>
          <w:rStyle w:val="CommentReference"/>
        </w:rPr>
        <w:annotationRef/>
      </w:r>
      <w:r>
        <w:rPr>
          <w:rStyle w:val="CommentReference"/>
        </w:rPr>
        <w:annotationRef/>
      </w:r>
      <w:r>
        <w:t>I haven’t read below yet, but there may also be an interesting result/discussion around global homogenization that is compelling enough to stick in the abstract</w:t>
      </w:r>
    </w:p>
    <w:p w14:paraId="4803A33E" w14:textId="77777777" w:rsidR="00363FB9" w:rsidRDefault="00363FB9">
      <w:pPr>
        <w:pStyle w:val="CommentText"/>
      </w:pPr>
    </w:p>
    <w:p w14:paraId="1277E84E" w14:textId="4192331A" w:rsidR="00363FB9" w:rsidRDefault="00363FB9">
      <w:pPr>
        <w:pStyle w:val="CommentText"/>
      </w:pPr>
      <w:r>
        <w:t>It’s interesting to have homogenization WITHIN but not between communities</w:t>
      </w:r>
    </w:p>
  </w:comment>
  <w:comment w:id="4" w:author="n" w:date="2021-12-09T15:41:00Z" w:initials="n">
    <w:p w14:paraId="0186BCCE" w14:textId="0FE9EAFD" w:rsidR="00363FB9" w:rsidRDefault="00363FB9">
      <w:pPr>
        <w:pStyle w:val="CommentText"/>
      </w:pPr>
      <w:r>
        <w:rPr>
          <w:rStyle w:val="CommentReference"/>
        </w:rPr>
        <w:annotationRef/>
      </w:r>
      <w:r>
        <w:t>This all feels a bit too local to start – think about the larger, slightly more theoretically-driven framing that makes this a globally relevant study</w:t>
      </w:r>
    </w:p>
  </w:comment>
  <w:comment w:id="5" w:author="n" w:date="2021-12-09T15:44:00Z" w:initials="n">
    <w:p w14:paraId="1740F327" w14:textId="16420A0F" w:rsidR="00CC74A2" w:rsidRDefault="00CC74A2">
      <w:pPr>
        <w:pStyle w:val="CommentText"/>
      </w:pPr>
      <w:r>
        <w:rPr>
          <w:rStyle w:val="CommentReference"/>
        </w:rPr>
        <w:annotationRef/>
      </w:r>
      <w:r>
        <w:t>Resistant or resilient to what?</w:t>
      </w:r>
    </w:p>
  </w:comment>
  <w:comment w:id="6" w:author="n" w:date="2021-12-09T15:45:00Z" w:initials="n">
    <w:p w14:paraId="73BD4E97" w14:textId="3602281E" w:rsidR="00CC74A2" w:rsidRDefault="00CC74A2">
      <w:pPr>
        <w:pStyle w:val="CommentText"/>
      </w:pPr>
      <w:r>
        <w:rPr>
          <w:rStyle w:val="CommentReference"/>
        </w:rPr>
        <w:annotationRef/>
      </w:r>
      <w:r>
        <w:t>Again, to what?</w:t>
      </w:r>
    </w:p>
  </w:comment>
  <w:comment w:id="7" w:author="n" w:date="2021-12-09T15:46:00Z" w:initials="n">
    <w:p w14:paraId="4F223CB3" w14:textId="32B4344B" w:rsidR="00CC74A2" w:rsidRDefault="00CC74A2">
      <w:pPr>
        <w:pStyle w:val="CommentText"/>
      </w:pPr>
      <w:r>
        <w:rPr>
          <w:rStyle w:val="CommentReference"/>
        </w:rPr>
        <w:annotationRef/>
      </w:r>
      <w:proofErr w:type="spellStart"/>
      <w:r>
        <w:t>Ehm</w:t>
      </w:r>
      <w:proofErr w:type="spellEnd"/>
      <w:r>
        <w:t>, I think lots of people would (and have) argued this point</w:t>
      </w:r>
    </w:p>
  </w:comment>
  <w:comment w:id="8" w:author="n" w:date="2021-12-09T15:48:00Z" w:initials="n">
    <w:p w14:paraId="436F1D82" w14:textId="60CECD32" w:rsidR="00CC74A2" w:rsidRDefault="00CC74A2">
      <w:pPr>
        <w:pStyle w:val="CommentText"/>
      </w:pPr>
      <w:r>
        <w:rPr>
          <w:rStyle w:val="CommentReference"/>
        </w:rPr>
        <w:annotationRef/>
      </w:r>
      <w:r>
        <w:t>You’re using resistance and resilience interchangeably here, which is incorrect</w:t>
      </w:r>
    </w:p>
  </w:comment>
  <w:comment w:id="9" w:author="n" w:date="2021-12-09T15:57:00Z" w:initials="n">
    <w:p w14:paraId="5D4CFDCA" w14:textId="77777777" w:rsidR="00800AB5" w:rsidRDefault="00800AB5">
      <w:pPr>
        <w:pStyle w:val="CommentText"/>
      </w:pPr>
      <w:r>
        <w:rPr>
          <w:rStyle w:val="CommentReference"/>
        </w:rPr>
        <w:annotationRef/>
      </w:r>
      <w:r>
        <w:t>Because you are talking through both invasion resistance, and resilience to rising sea levels through sedimentation processes (do I have that right?), this doesn’t feel particularly directed or clear.</w:t>
      </w:r>
    </w:p>
    <w:p w14:paraId="18EF8616" w14:textId="77777777" w:rsidR="00800AB5" w:rsidRDefault="00800AB5">
      <w:pPr>
        <w:pStyle w:val="CommentText"/>
      </w:pPr>
    </w:p>
    <w:p w14:paraId="1C027F53" w14:textId="50E98C34" w:rsidR="00800AB5" w:rsidRDefault="00800AB5">
      <w:pPr>
        <w:pStyle w:val="CommentText"/>
      </w:pPr>
      <w:r>
        <w:t>Pick one line or argument, develop it fully, then connect it to the next and develop that fully</w:t>
      </w:r>
    </w:p>
  </w:comment>
  <w:comment w:id="10" w:author="n" w:date="2021-12-09T16:41:00Z" w:initials="n">
    <w:p w14:paraId="40E58D16" w14:textId="024AD6CF" w:rsidR="00E304BE" w:rsidRDefault="00E304BE">
      <w:pPr>
        <w:pStyle w:val="CommentText"/>
      </w:pPr>
      <w:r>
        <w:rPr>
          <w:rStyle w:val="CommentReference"/>
        </w:rPr>
        <w:annotationRef/>
      </w:r>
      <w:r>
        <w:t>Some of this is methods, I think</w:t>
      </w:r>
    </w:p>
  </w:comment>
  <w:comment w:id="11" w:author="n" w:date="2021-12-09T16:38:00Z" w:initials="n">
    <w:p w14:paraId="59A3C4B9" w14:textId="0D22632E" w:rsidR="00E304BE" w:rsidRDefault="00E304BE">
      <w:pPr>
        <w:pStyle w:val="CommentText"/>
      </w:pPr>
      <w:r>
        <w:rPr>
          <w:rStyle w:val="CommentReference"/>
        </w:rPr>
        <w:annotationRef/>
      </w:r>
      <w:r>
        <w:t>Stability is different than resilience is different than resistance. Your framework and the interesting aspects of it will start with which of those concepts you decide you are measuring</w:t>
      </w:r>
    </w:p>
  </w:comment>
  <w:comment w:id="12" w:author="n" w:date="2021-12-09T16:43:00Z" w:initials="n">
    <w:p w14:paraId="1FAAF66E" w14:textId="207C5958" w:rsidR="00545138" w:rsidRDefault="00545138">
      <w:pPr>
        <w:pStyle w:val="CommentText"/>
      </w:pPr>
      <w:r>
        <w:rPr>
          <w:rStyle w:val="CommentReference"/>
        </w:rPr>
        <w:annotationRef/>
      </w:r>
      <w:r>
        <w:t>This sounds WAY more local than you can pitch the implications of your work, and really down plays the potentially interesting aspects of what you’ve done</w:t>
      </w:r>
    </w:p>
  </w:comment>
  <w:comment w:id="13" w:author="n" w:date="2021-12-09T16:44:00Z" w:initials="n">
    <w:p w14:paraId="71009E17" w14:textId="3C4628E1" w:rsidR="00545138" w:rsidRDefault="00545138">
      <w:pPr>
        <w:pStyle w:val="CommentText"/>
      </w:pPr>
      <w:r>
        <w:rPr>
          <w:rStyle w:val="CommentReference"/>
        </w:rPr>
        <w:annotationRef/>
      </w:r>
      <w:r>
        <w:t>How is this different than 2?</w:t>
      </w:r>
    </w:p>
  </w:comment>
  <w:comment w:id="14" w:author="n" w:date="2021-12-09T16:44:00Z" w:initials="n">
    <w:p w14:paraId="77B1EDB0" w14:textId="20CB206D" w:rsidR="00545138" w:rsidRDefault="00545138">
      <w:pPr>
        <w:pStyle w:val="CommentText"/>
      </w:pPr>
      <w:r>
        <w:rPr>
          <w:rStyle w:val="CommentReference"/>
        </w:rPr>
        <w:annotationRef/>
      </w:r>
      <w:r>
        <w:t>This is a very static view of ecosystem dynamics in what is likely a non-static environment</w:t>
      </w:r>
    </w:p>
  </w:comment>
  <w:comment w:id="15" w:author="n" w:date="2021-12-09T16:45:00Z" w:initials="n">
    <w:p w14:paraId="6B005D72" w14:textId="2E3BB4D7" w:rsidR="00545138" w:rsidRDefault="00545138">
      <w:pPr>
        <w:pStyle w:val="CommentText"/>
      </w:pPr>
      <w:r>
        <w:rPr>
          <w:rStyle w:val="CommentReference"/>
        </w:rPr>
        <w:annotationRef/>
      </w:r>
      <w:r>
        <w:t>Between plots or sites or what?</w:t>
      </w:r>
    </w:p>
  </w:comment>
  <w:comment w:id="17" w:author="Stefanie Lane" w:date="2021-12-07T15:00:00Z" w:initials="SLL">
    <w:p w14:paraId="185775A2" w14:textId="32068F07" w:rsidR="001160BD" w:rsidRDefault="001160BD">
      <w:pPr>
        <w:pStyle w:val="CommentText"/>
      </w:pPr>
      <w:r>
        <w:rPr>
          <w:rStyle w:val="CommentReference"/>
        </w:rPr>
        <w:annotationRef/>
      </w:r>
      <w:r>
        <w:t>Placeholder; same fig/caption has been included in APPS manuscript</w:t>
      </w:r>
    </w:p>
  </w:comment>
  <w:comment w:id="18" w:author="n" w:date="2021-12-09T16:47:00Z" w:initials="n">
    <w:p w14:paraId="407BA3E4" w14:textId="1C39DA59" w:rsidR="00545138" w:rsidRDefault="00545138">
      <w:pPr>
        <w:pStyle w:val="CommentText"/>
      </w:pPr>
      <w:r>
        <w:rPr>
          <w:rStyle w:val="CommentReference"/>
        </w:rPr>
        <w:annotationRef/>
      </w:r>
      <w:r>
        <w:t xml:space="preserve">It’s a pretty figure! A standalone map might not be needed, depending on how many other figures you’ve got </w:t>
      </w:r>
      <w:r w:rsidR="00974D38">
        <w:t>and whether you can bundle it with (for example) a figure showing the plot distribution or illustrating the ecosystem types or something</w:t>
      </w:r>
    </w:p>
  </w:comment>
  <w:comment w:id="19" w:author="n" w:date="2021-12-09T17:00:00Z" w:initials="n">
    <w:p w14:paraId="6EAB98D6" w14:textId="1D52035C" w:rsidR="000C5527" w:rsidRDefault="000C5527">
      <w:pPr>
        <w:pStyle w:val="CommentText"/>
      </w:pPr>
      <w:r>
        <w:rPr>
          <w:rStyle w:val="CommentReference"/>
        </w:rPr>
        <w:annotationRef/>
      </w:r>
      <w:r>
        <w:t xml:space="preserve">After reading on, it seems like these are within-site communities? </w:t>
      </w:r>
      <w:proofErr w:type="gramStart"/>
      <w:r>
        <w:t>So</w:t>
      </w:r>
      <w:proofErr w:type="gramEnd"/>
      <w:r>
        <w:t xml:space="preserve"> it’s just a single ecosystem with patchy subsites dominated by key species?</w:t>
      </w:r>
    </w:p>
  </w:comment>
  <w:comment w:id="20" w:author="n" w:date="2021-12-09T16:59:00Z" w:initials="n">
    <w:p w14:paraId="009B440C" w14:textId="30778826" w:rsidR="000C5527" w:rsidRDefault="000C5527">
      <w:pPr>
        <w:pStyle w:val="CommentText"/>
      </w:pPr>
      <w:r>
        <w:rPr>
          <w:rStyle w:val="CommentReference"/>
        </w:rPr>
        <w:annotationRef/>
      </w:r>
      <w:r>
        <w:t>I’m not sure what this means</w:t>
      </w:r>
    </w:p>
  </w:comment>
  <w:comment w:id="21" w:author="n" w:date="2021-12-09T16:49:00Z" w:initials="n">
    <w:p w14:paraId="1647D51A" w14:textId="548485DD" w:rsidR="00974D38" w:rsidRDefault="00974D38">
      <w:pPr>
        <w:pStyle w:val="CommentText"/>
      </w:pPr>
      <w:r>
        <w:rPr>
          <w:rStyle w:val="CommentReference"/>
        </w:rPr>
        <w:annotationRef/>
      </w:r>
      <w:r>
        <w:t>Any ideas on what drives the different community types?</w:t>
      </w:r>
    </w:p>
  </w:comment>
  <w:comment w:id="22" w:author="n" w:date="2021-12-09T16:57:00Z" w:initials="n">
    <w:p w14:paraId="42F22EE9" w14:textId="5ABFBF3C" w:rsidR="00FA2C7F" w:rsidRDefault="00FA2C7F">
      <w:pPr>
        <w:pStyle w:val="CommentText"/>
      </w:pPr>
      <w:r>
        <w:rPr>
          <w:rStyle w:val="CommentReference"/>
        </w:rPr>
        <w:annotationRef/>
      </w:r>
      <w:r>
        <w:t>Given the lack of markers, how precise do you think the overlap is between the 1979 and 1999 transects?</w:t>
      </w:r>
    </w:p>
  </w:comment>
  <w:comment w:id="23" w:author="n" w:date="2021-12-09T16:51:00Z" w:initials="n">
    <w:p w14:paraId="3DFA07FE" w14:textId="1572BB40" w:rsidR="00974D38" w:rsidRDefault="00974D38">
      <w:pPr>
        <w:pStyle w:val="CommentText"/>
      </w:pPr>
      <w:r>
        <w:rPr>
          <w:rStyle w:val="CommentReference"/>
        </w:rPr>
        <w:annotationRef/>
      </w:r>
      <w:r>
        <w:t>Give an estimate of the precision you did manage to accomplish</w:t>
      </w:r>
    </w:p>
  </w:comment>
  <w:comment w:id="25" w:author="n" w:date="2021-12-09T16:55:00Z" w:initials="n">
    <w:p w14:paraId="0D41457A" w14:textId="77777777" w:rsidR="00FA2C7F" w:rsidRDefault="00FA2C7F">
      <w:pPr>
        <w:pStyle w:val="CommentText"/>
      </w:pPr>
      <w:r>
        <w:rPr>
          <w:rStyle w:val="CommentReference"/>
        </w:rPr>
        <w:annotationRef/>
      </w:r>
      <w:r>
        <w:t xml:space="preserve">The specifics here actually make it </w:t>
      </w:r>
      <w:proofErr w:type="gramStart"/>
      <w:r>
        <w:t>more confusing,</w:t>
      </w:r>
      <w:proofErr w:type="gramEnd"/>
      <w:r>
        <w:t xml:space="preserve"> I think. Make a general statement – </w:t>
      </w:r>
      <w:proofErr w:type="gramStart"/>
      <w:r>
        <w:t>e.g.</w:t>
      </w:r>
      <w:proofErr w:type="gramEnd"/>
      <w:r>
        <w:t xml:space="preserve"> “Relocated using spatial coordinates cross-referenced with landscape features.” If you feel more detail is needed, it should be more simply stated.</w:t>
      </w:r>
    </w:p>
    <w:p w14:paraId="3C3ED242" w14:textId="77777777" w:rsidR="00FA2C7F" w:rsidRDefault="00FA2C7F">
      <w:pPr>
        <w:pStyle w:val="CommentText"/>
      </w:pPr>
    </w:p>
    <w:p w14:paraId="478E88F4" w14:textId="60AB2781" w:rsidR="00FA2C7F" w:rsidRDefault="00FA2C7F">
      <w:pPr>
        <w:pStyle w:val="CommentText"/>
      </w:pPr>
      <w:r>
        <w:t xml:space="preserve">To be honest, sampling transects because they are similar to previous transects makes me worried – this subjective selection process could be altering your results. </w:t>
      </w:r>
    </w:p>
  </w:comment>
  <w:comment w:id="26" w:author="n" w:date="2021-12-09T16:58:00Z" w:initials="n">
    <w:p w14:paraId="46C3370E" w14:textId="3F7A0F45" w:rsidR="00FA2C7F" w:rsidRDefault="00FA2C7F">
      <w:pPr>
        <w:pStyle w:val="CommentText"/>
      </w:pPr>
      <w:r>
        <w:rPr>
          <w:rStyle w:val="CommentReference"/>
        </w:rPr>
        <w:annotationRef/>
      </w:r>
      <w:r>
        <w:t>Don’t know if this detail is totally necessary</w:t>
      </w:r>
    </w:p>
  </w:comment>
  <w:comment w:id="30" w:author="n" w:date="2021-12-09T17:05:00Z" w:initials="n">
    <w:p w14:paraId="08FDA90A" w14:textId="77777777" w:rsidR="00D1087F" w:rsidRDefault="00D1087F">
      <w:pPr>
        <w:pStyle w:val="CommentText"/>
      </w:pPr>
      <w:r>
        <w:rPr>
          <w:rStyle w:val="CommentReference"/>
        </w:rPr>
        <w:annotationRef/>
      </w:r>
      <w:r>
        <w:t>You need citations for R, for the packages, and for your major methods (the method reference will most likely differ from the author of a coding package)</w:t>
      </w:r>
    </w:p>
    <w:p w14:paraId="2E80173D" w14:textId="77777777" w:rsidR="00D1087F" w:rsidRDefault="00D1087F">
      <w:pPr>
        <w:pStyle w:val="CommentText"/>
      </w:pPr>
    </w:p>
    <w:p w14:paraId="12E8ED48" w14:textId="42457C2A" w:rsidR="00D1087F" w:rsidRDefault="00D1087F">
      <w:pPr>
        <w:pStyle w:val="CommentText"/>
      </w:pPr>
      <w:r>
        <w:t>You also don’t need to list the individual functions</w:t>
      </w:r>
    </w:p>
  </w:comment>
  <w:comment w:id="31" w:author="n" w:date="2021-12-09T17:05:00Z" w:initials="n">
    <w:p w14:paraId="7FA7C660" w14:textId="1EB6F2F1" w:rsidR="00D1087F" w:rsidRDefault="00D1087F">
      <w:pPr>
        <w:pStyle w:val="CommentText"/>
      </w:pPr>
      <w:r>
        <w:rPr>
          <w:rStyle w:val="CommentReference"/>
        </w:rPr>
        <w:annotationRef/>
      </w:r>
      <w:r>
        <w:t>Oh, Euclidean might not be the best choice - why would you use it here but then Bray-Curtis below?</w:t>
      </w:r>
    </w:p>
  </w:comment>
  <w:comment w:id="32" w:author="n" w:date="2021-12-09T17:06:00Z" w:initials="n">
    <w:p w14:paraId="3D210FD6" w14:textId="7B02FE95" w:rsidR="00D1087F" w:rsidRDefault="00D1087F">
      <w:pPr>
        <w:pStyle w:val="CommentText"/>
      </w:pPr>
      <w:r>
        <w:rPr>
          <w:rStyle w:val="CommentReference"/>
        </w:rPr>
        <w:annotationRef/>
      </w:r>
      <w:r>
        <w:t xml:space="preserve">For example, this is at the very least a </w:t>
      </w:r>
      <w:proofErr w:type="spellStart"/>
      <w:r>
        <w:t>Burhnam</w:t>
      </w:r>
      <w:proofErr w:type="spellEnd"/>
      <w:r>
        <w:t xml:space="preserve"> and Anderson citation (if I’m remembering my nonparametric references right)</w:t>
      </w:r>
    </w:p>
  </w:comment>
  <w:comment w:id="33" w:author="n" w:date="2021-12-09T17:08:00Z" w:initials="n">
    <w:p w14:paraId="40727604" w14:textId="270F1B8B" w:rsidR="00F422B4" w:rsidRDefault="00F422B4">
      <w:pPr>
        <w:pStyle w:val="CommentText"/>
      </w:pPr>
      <w:r>
        <w:rPr>
          <w:rStyle w:val="CommentReference"/>
        </w:rPr>
        <w:annotationRef/>
      </w:r>
      <w:r>
        <w:t>Would like to play with this concept and try to get a tangible understanding of what it is measuring</w:t>
      </w:r>
    </w:p>
  </w:comment>
  <w:comment w:id="34" w:author="n" w:date="2021-12-09T17:23:00Z" w:initials="n">
    <w:p w14:paraId="54640463" w14:textId="2B4E444A" w:rsidR="0097725E" w:rsidRDefault="0097725E">
      <w:pPr>
        <w:pStyle w:val="CommentText"/>
      </w:pPr>
      <w:r>
        <w:rPr>
          <w:rStyle w:val="CommentReference"/>
        </w:rPr>
        <w:annotationRef/>
      </w:r>
      <w:r>
        <w:t>It’s not clear you know what this means. Like beta diversity, it’s nice to play around with simple scenarios and see what you get, so you can deeply interpret the results based on the real data</w:t>
      </w:r>
    </w:p>
  </w:comment>
  <w:comment w:id="35" w:author="n" w:date="2021-12-09T17:25:00Z" w:initials="n">
    <w:p w14:paraId="0B111146" w14:textId="7F90C562" w:rsidR="0097725E" w:rsidRDefault="0097725E">
      <w:pPr>
        <w:pStyle w:val="CommentText"/>
      </w:pPr>
      <w:r>
        <w:rPr>
          <w:rStyle w:val="CommentReference"/>
        </w:rPr>
        <w:annotationRef/>
      </w:r>
      <w:r>
        <w:t xml:space="preserve">You’re listing functions, which hints that you have read the documentation but don’t know the actual difference between the functions or any of the mechanics behind them – WHY is </w:t>
      </w:r>
      <w:proofErr w:type="spellStart"/>
      <w:r>
        <w:t>permanova</w:t>
      </w:r>
      <w:proofErr w:type="spellEnd"/>
      <w:r>
        <w:t xml:space="preserve"> less sensitive than </w:t>
      </w:r>
      <w:proofErr w:type="spellStart"/>
      <w:r>
        <w:t>anosim</w:t>
      </w:r>
      <w:proofErr w:type="spellEnd"/>
      <w:r>
        <w:t>?</w:t>
      </w:r>
    </w:p>
  </w:comment>
  <w:comment w:id="36" w:author="n" w:date="2021-12-09T17:10:00Z" w:initials="n">
    <w:p w14:paraId="2BB7FE7D" w14:textId="3CAC99E2" w:rsidR="00F422B4" w:rsidRDefault="00F422B4">
      <w:pPr>
        <w:pStyle w:val="CommentText"/>
      </w:pPr>
      <w:r>
        <w:rPr>
          <w:rStyle w:val="CommentReference"/>
        </w:rPr>
        <w:annotationRef/>
      </w:r>
      <w:r>
        <w:t>I don’t know what you mean by this, particularly given that you only have three time points</w:t>
      </w:r>
    </w:p>
  </w:comment>
  <w:comment w:id="37" w:author="n" w:date="2021-12-09T17:10:00Z" w:initials="n">
    <w:p w14:paraId="51CC4B9D" w14:textId="3ECB61D7" w:rsidR="00F422B4" w:rsidRDefault="00F422B4">
      <w:pPr>
        <w:pStyle w:val="CommentText"/>
      </w:pPr>
      <w:r>
        <w:rPr>
          <w:rStyle w:val="CommentReference"/>
        </w:rPr>
        <w:annotationRef/>
      </w:r>
      <w:r>
        <w:t>These kinds of changes would be more informative if we knew why these communities were where they were in 1979, or at least the original authors’ best guess</w:t>
      </w:r>
    </w:p>
  </w:comment>
  <w:comment w:id="38" w:author="n" w:date="2021-12-09T17:11:00Z" w:initials="n">
    <w:p w14:paraId="0316A528" w14:textId="77777777" w:rsidR="00F422B4" w:rsidRDefault="00F422B4">
      <w:pPr>
        <w:pStyle w:val="CommentText"/>
      </w:pPr>
      <w:r>
        <w:rPr>
          <w:rStyle w:val="CommentReference"/>
        </w:rPr>
        <w:annotationRef/>
      </w:r>
      <w:r>
        <w:t xml:space="preserve">Other than richness, you can also look at turnover (check out functions in the package </w:t>
      </w:r>
      <w:proofErr w:type="spellStart"/>
      <w:r>
        <w:t>codyn</w:t>
      </w:r>
      <w:proofErr w:type="spellEnd"/>
      <w:r>
        <w:t>)</w:t>
      </w:r>
    </w:p>
    <w:p w14:paraId="2F7C8CF2" w14:textId="77777777" w:rsidR="00A55C1E" w:rsidRDefault="00A55C1E">
      <w:pPr>
        <w:pStyle w:val="CommentText"/>
      </w:pPr>
    </w:p>
    <w:p w14:paraId="3F3FAB7B" w14:textId="7FD56878" w:rsidR="00A55C1E" w:rsidRDefault="00A55C1E">
      <w:pPr>
        <w:pStyle w:val="CommentText"/>
      </w:pPr>
      <w:r>
        <w:t xml:space="preserve">In fact, the metrics of diversity and change in </w:t>
      </w:r>
      <w:proofErr w:type="spellStart"/>
      <w:r>
        <w:t>codyn</w:t>
      </w:r>
      <w:proofErr w:type="spellEnd"/>
      <w:r>
        <w:t xml:space="preserve"> might be more tangible/intuitive to interpret than a chunk of the complex compositional analysis you’ve done below</w:t>
      </w:r>
    </w:p>
  </w:comment>
  <w:comment w:id="39" w:author="Stefanie Lane" w:date="2021-12-07T13:48:00Z" w:initials="SLL">
    <w:p w14:paraId="0E2CD495" w14:textId="6A4CFF85" w:rsidR="00A73345" w:rsidRDefault="00A73345">
      <w:pPr>
        <w:pStyle w:val="CommentText"/>
      </w:pPr>
      <w:r>
        <w:rPr>
          <w:rStyle w:val="CommentReference"/>
        </w:rPr>
        <w:annotationRef/>
      </w:r>
      <w:r>
        <w:t>Expand this idea; How is B-div interpreted? (</w:t>
      </w:r>
      <w:proofErr w:type="gramStart"/>
      <w:r>
        <w:t>compare</w:t>
      </w:r>
      <w:proofErr w:type="gramEnd"/>
      <w:r>
        <w:t xml:space="preserve"> 1979-2019)</w:t>
      </w:r>
    </w:p>
  </w:comment>
  <w:comment w:id="40" w:author="n" w:date="2021-12-09T17:27:00Z" w:initials="n">
    <w:p w14:paraId="33A3BC54" w14:textId="319D27BA" w:rsidR="0097725E" w:rsidRDefault="0097725E">
      <w:pPr>
        <w:pStyle w:val="CommentText"/>
      </w:pPr>
      <w:r>
        <w:rPr>
          <w:rStyle w:val="CommentReference"/>
        </w:rPr>
        <w:annotationRef/>
      </w:r>
      <w:r>
        <w:t>I don’t really know what this means, and I’m not totally ignorant of these methods…</w:t>
      </w:r>
    </w:p>
  </w:comment>
  <w:comment w:id="41" w:author="n" w:date="2021-12-09T17:29:00Z" w:initials="n">
    <w:p w14:paraId="4B1AB4BE" w14:textId="66732A9F" w:rsidR="009327AE" w:rsidRDefault="009327AE">
      <w:pPr>
        <w:pStyle w:val="CommentText"/>
      </w:pPr>
      <w:r>
        <w:rPr>
          <w:rStyle w:val="CommentReference"/>
        </w:rPr>
        <w:annotationRef/>
      </w:r>
      <w:r>
        <w:t xml:space="preserve">Are these first two </w:t>
      </w:r>
      <w:proofErr w:type="gramStart"/>
      <w:r>
        <w:t>sentences</w:t>
      </w:r>
      <w:proofErr w:type="gramEnd"/>
      <w:r>
        <w:t xml:space="preserve"> methods?</w:t>
      </w:r>
    </w:p>
  </w:comment>
  <w:comment w:id="42" w:author="Stefanie Lane" w:date="2021-12-07T13:48:00Z" w:initials="SLL">
    <w:p w14:paraId="63521F90" w14:textId="76700D18" w:rsidR="00A73345" w:rsidRDefault="00A73345">
      <w:pPr>
        <w:pStyle w:val="CommentText"/>
      </w:pPr>
      <w:r>
        <w:rPr>
          <w:rStyle w:val="CommentReference"/>
        </w:rPr>
        <w:annotationRef/>
      </w:r>
      <w:r>
        <w:t>How? Need to figure out a post-hoc test; wrapper package for Adonis not working (why?)</w:t>
      </w:r>
    </w:p>
  </w:comment>
  <w:comment w:id="43" w:author="n" w:date="2021-12-09T17:28:00Z" w:initials="n">
    <w:p w14:paraId="0B406BFA" w14:textId="2180401B" w:rsidR="0097725E" w:rsidRDefault="0097725E">
      <w:pPr>
        <w:pStyle w:val="CommentText"/>
      </w:pPr>
      <w:r>
        <w:rPr>
          <w:rStyle w:val="CommentReference"/>
        </w:rPr>
        <w:annotationRef/>
      </w:r>
      <w:r>
        <w:t xml:space="preserve">These results feel very non-intuitive to me. </w:t>
      </w:r>
    </w:p>
  </w:comment>
  <w:comment w:id="44" w:author="n" w:date="2021-12-09T17:30:00Z" w:initials="n">
    <w:p w14:paraId="370B0BAC" w14:textId="501D3F31" w:rsidR="009327AE" w:rsidRDefault="009327AE">
      <w:pPr>
        <w:pStyle w:val="CommentText"/>
      </w:pPr>
      <w:r>
        <w:rPr>
          <w:rStyle w:val="CommentReference"/>
        </w:rPr>
        <w:annotationRef/>
      </w:r>
      <w:r>
        <w:t>Isn’t this a univariate response?</w:t>
      </w:r>
    </w:p>
  </w:comment>
  <w:comment w:id="45" w:author="n" w:date="2021-12-09T17:31:00Z" w:initials="n">
    <w:p w14:paraId="05F3AB15" w14:textId="1775FEAD" w:rsidR="009327AE" w:rsidRDefault="009327AE">
      <w:pPr>
        <w:pStyle w:val="CommentText"/>
      </w:pPr>
      <w:r>
        <w:rPr>
          <w:rStyle w:val="CommentReference"/>
        </w:rPr>
        <w:annotationRef/>
      </w:r>
      <w:r>
        <w:t>Hm. I’ve never seen R2 used this way</w:t>
      </w:r>
    </w:p>
  </w:comment>
  <w:comment w:id="46" w:author="n" w:date="2021-12-09T17:31:00Z" w:initials="n">
    <w:p w14:paraId="74B958BD" w14:textId="14324329" w:rsidR="009327AE" w:rsidRDefault="009327AE">
      <w:pPr>
        <w:pStyle w:val="CommentText"/>
      </w:pPr>
      <w:r>
        <w:rPr>
          <w:rStyle w:val="CommentReference"/>
        </w:rPr>
        <w:annotationRef/>
      </w:r>
      <w:r>
        <w:t>So, like 25% of the species were gained or lost?</w:t>
      </w:r>
    </w:p>
  </w:comment>
  <w:comment w:id="47" w:author="n" w:date="2021-12-09T17:32:00Z" w:initials="n">
    <w:p w14:paraId="054CC40D" w14:textId="77777777" w:rsidR="009327AE" w:rsidRDefault="009327AE">
      <w:pPr>
        <w:pStyle w:val="CommentText"/>
      </w:pPr>
      <w:r>
        <w:rPr>
          <w:rStyle w:val="CommentReference"/>
        </w:rPr>
        <w:annotationRef/>
      </w:r>
      <w:proofErr w:type="spellStart"/>
      <w:r>
        <w:t>Eeek</w:t>
      </w:r>
      <w:proofErr w:type="spellEnd"/>
      <w:r>
        <w:t>, this is a big concern. You do need to discuss (in the discussion) what the loss of plots might be doing, but maybe not here, and not quite like this.</w:t>
      </w:r>
    </w:p>
    <w:p w14:paraId="2C0907EE" w14:textId="77777777" w:rsidR="009327AE" w:rsidRDefault="009327AE">
      <w:pPr>
        <w:pStyle w:val="CommentText"/>
      </w:pPr>
    </w:p>
    <w:p w14:paraId="2B2CD028" w14:textId="42525EA4" w:rsidR="009327AE" w:rsidRDefault="009327AE">
      <w:pPr>
        <w:pStyle w:val="CommentText"/>
      </w:pPr>
      <w:r>
        <w:t>Also – if plots were lost in subsequent years, did you keep or drop them from prior years? I would suggest only analyzing the</w:t>
      </w:r>
      <w:r w:rsidR="00A55C1E">
        <w:t xml:space="preserve"> sections of the transects </w:t>
      </w:r>
      <w:r>
        <w:t>that were surveyed in all three time poin</w:t>
      </w:r>
      <w:r w:rsidR="00A55C1E">
        <w:t>t</w:t>
      </w:r>
      <w:r>
        <w:t>s</w:t>
      </w:r>
    </w:p>
  </w:comment>
  <w:comment w:id="48" w:author="n" w:date="2021-12-09T17:34:00Z" w:initials="n">
    <w:p w14:paraId="32853AE4" w14:textId="77777777" w:rsidR="00A55C1E" w:rsidRDefault="00A55C1E">
      <w:pPr>
        <w:pStyle w:val="CommentText"/>
      </w:pPr>
      <w:r>
        <w:rPr>
          <w:rStyle w:val="CommentReference"/>
        </w:rPr>
        <w:annotationRef/>
      </w:r>
      <w:r>
        <w:t>Having this here feels weird because you haven’t mentioned these potential drivers at all prior to this</w:t>
      </w:r>
    </w:p>
    <w:p w14:paraId="648260F5" w14:textId="77777777" w:rsidR="00A55C1E" w:rsidRDefault="00A55C1E">
      <w:pPr>
        <w:pStyle w:val="CommentText"/>
      </w:pPr>
    </w:p>
    <w:p w14:paraId="757D9CB3" w14:textId="0A79F0E6" w:rsidR="00A55C1E" w:rsidRDefault="00A55C1E">
      <w:pPr>
        <w:pStyle w:val="CommentText"/>
      </w:pPr>
      <w:r>
        <w:t>As part of the methods, or perhaps at the start of this component, state what the original study found so that this comparison doesn’t come out of the blue</w:t>
      </w:r>
    </w:p>
  </w:comment>
  <w:comment w:id="49" w:author="n" w:date="2021-12-09T17:35:00Z" w:initials="n">
    <w:p w14:paraId="1296E63A" w14:textId="601D0FA8" w:rsidR="00A55C1E" w:rsidRDefault="00A55C1E">
      <w:pPr>
        <w:pStyle w:val="CommentText"/>
      </w:pPr>
      <w:r>
        <w:rPr>
          <w:rStyle w:val="CommentReference"/>
        </w:rPr>
        <w:annotationRef/>
      </w:r>
      <w:r>
        <w:t>Does this increase in invasive species correlate with the loss of beta diversity? Or increase in within-community similarity?</w:t>
      </w:r>
    </w:p>
  </w:comment>
  <w:comment w:id="55" w:author="n" w:date="2021-12-11T11:52:00Z" w:initials="n">
    <w:p w14:paraId="3387286A" w14:textId="3E946A9A" w:rsidR="00E57C05" w:rsidRDefault="00E57C05">
      <w:pPr>
        <w:pStyle w:val="CommentText"/>
      </w:pPr>
      <w:r>
        <w:rPr>
          <w:rStyle w:val="CommentReference"/>
        </w:rPr>
        <w:annotationRef/>
      </w:r>
      <w:r>
        <w:t>Explain that the main message is where the splits occur?</w:t>
      </w:r>
    </w:p>
  </w:comment>
  <w:comment w:id="58" w:author="n" w:date="2021-12-09T17:39:00Z" w:initials="n">
    <w:p w14:paraId="5BE93E94" w14:textId="007A4B7E" w:rsidR="00A51ACF" w:rsidRDefault="00A51ACF">
      <w:pPr>
        <w:pStyle w:val="CommentText"/>
      </w:pPr>
      <w:r>
        <w:rPr>
          <w:rStyle w:val="CommentReference"/>
        </w:rPr>
        <w:annotationRef/>
      </w:r>
      <w:r>
        <w:t>Oh goodness, I don’t know where this came from or how to interpret it</w:t>
      </w:r>
    </w:p>
  </w:comment>
  <w:comment w:id="60" w:author="n" w:date="2021-12-09T17:40:00Z" w:initials="n">
    <w:p w14:paraId="152EAE0C" w14:textId="180CD768" w:rsidR="00A51ACF" w:rsidRDefault="00A51ACF">
      <w:pPr>
        <w:pStyle w:val="CommentText"/>
      </w:pPr>
      <w:r>
        <w:rPr>
          <w:rStyle w:val="CommentReference"/>
        </w:rPr>
        <w:annotationRef/>
      </w:r>
      <w:r>
        <w:t xml:space="preserve">This might be quite high stress – check </w:t>
      </w:r>
    </w:p>
  </w:comment>
  <w:comment w:id="63" w:author="n" w:date="2021-12-09T17:41:00Z" w:initials="n">
    <w:p w14:paraId="6299E17E" w14:textId="77777777" w:rsidR="00A51ACF" w:rsidRDefault="00A51ACF">
      <w:pPr>
        <w:pStyle w:val="CommentText"/>
      </w:pPr>
      <w:r>
        <w:rPr>
          <w:rStyle w:val="CommentReference"/>
        </w:rPr>
        <w:annotationRef/>
      </w:r>
      <w:r>
        <w:t>This would be nice for the natives as well – even with all the advanced multivariate stats you’re doing, you also need a clear understanding of a) what was lost in each community; b) what was gained; c) what had the largest shifts that are driving your results</w:t>
      </w:r>
    </w:p>
    <w:p w14:paraId="5DE81256" w14:textId="77777777" w:rsidR="00A51ACF" w:rsidRDefault="00A51ACF">
      <w:pPr>
        <w:pStyle w:val="CommentText"/>
      </w:pPr>
    </w:p>
    <w:p w14:paraId="3DC2FFBC" w14:textId="4789C1A6" w:rsidR="00A51ACF" w:rsidRDefault="00A51ACF">
      <w:pPr>
        <w:pStyle w:val="CommentText"/>
      </w:pPr>
      <w:r>
        <w:t>Those should be quick and easy to see</w:t>
      </w:r>
    </w:p>
  </w:comment>
  <w:comment w:id="65" w:author="n" w:date="2021-12-09T17:43:00Z" w:initials="n">
    <w:p w14:paraId="6934AFB3" w14:textId="28C4DF2F" w:rsidR="00A51ACF" w:rsidRDefault="00A51ACF">
      <w:pPr>
        <w:pStyle w:val="CommentText"/>
      </w:pPr>
      <w:r>
        <w:rPr>
          <w:rStyle w:val="CommentReference"/>
        </w:rPr>
        <w:annotationRef/>
      </w:r>
      <w:r>
        <w:t>Wouldn’t this have been reflected in the beta diversity, which stayed the same?</w:t>
      </w:r>
    </w:p>
  </w:comment>
  <w:comment w:id="66" w:author="n" w:date="2021-12-09T17:45:00Z" w:initials="n">
    <w:p w14:paraId="7B03CADE" w14:textId="1F6484B8" w:rsidR="008946E4" w:rsidRDefault="008946E4">
      <w:pPr>
        <w:pStyle w:val="CommentText"/>
      </w:pPr>
      <w:r>
        <w:rPr>
          <w:rStyle w:val="CommentReference"/>
        </w:rPr>
        <w:annotationRef/>
      </w:r>
      <w:r>
        <w:t>You may need to standardize this by the total area surveyed</w:t>
      </w:r>
    </w:p>
  </w:comment>
  <w:comment w:id="67" w:author="Stefanie Lane" w:date="2021-06-12T18:27:00Z" w:initials="SLL">
    <w:p w14:paraId="788126A4" w14:textId="46410B2A" w:rsidR="00A73345" w:rsidRDefault="00A73345">
      <w:pPr>
        <w:pStyle w:val="CommentText"/>
      </w:pPr>
      <w:r>
        <w:rPr>
          <w:rStyle w:val="CommentReference"/>
        </w:rPr>
        <w:annotationRef/>
      </w:r>
      <w:r w:rsidRPr="00C37D38">
        <w:t>https://oceanservice.noaa.gov/facts/sealevel.html</w:t>
      </w:r>
    </w:p>
  </w:comment>
  <w:comment w:id="68" w:author="n" w:date="2021-12-09T17:49:00Z" w:initials="n">
    <w:p w14:paraId="30E1483A" w14:textId="77777777" w:rsidR="007C6EC5" w:rsidRDefault="007C6EC5">
      <w:pPr>
        <w:pStyle w:val="CommentText"/>
      </w:pPr>
      <w:r>
        <w:rPr>
          <w:rStyle w:val="CommentReference"/>
        </w:rPr>
        <w:annotationRef/>
      </w:r>
      <w:r>
        <w:t>These kinds of statements would resonate more strongly with me if I knew – are these truly separate communities, or just reflections of within-site variation important to the overall intertidal ecosystem?</w:t>
      </w:r>
    </w:p>
    <w:p w14:paraId="61E0A8A6" w14:textId="77777777" w:rsidR="007C6EC5" w:rsidRDefault="007C6EC5">
      <w:pPr>
        <w:pStyle w:val="CommentText"/>
      </w:pPr>
    </w:p>
    <w:p w14:paraId="4971DDEC" w14:textId="5F988209" w:rsidR="007C6EC5" w:rsidRDefault="007C6EC5">
      <w:pPr>
        <w:pStyle w:val="CommentText"/>
      </w:pPr>
      <w:r>
        <w:t>There is a difference (though that might not articulate it well), and I feel like it’s important here</w:t>
      </w:r>
    </w:p>
  </w:comment>
  <w:comment w:id="69" w:author="n" w:date="2021-12-09T17:50:00Z" w:initials="n">
    <w:p w14:paraId="6EA5DFE1" w14:textId="0DBE69A2" w:rsidR="007C6EC5" w:rsidRDefault="007C6EC5">
      <w:pPr>
        <w:pStyle w:val="CommentText"/>
      </w:pPr>
      <w:r>
        <w:rPr>
          <w:rStyle w:val="CommentReference"/>
        </w:rPr>
        <w:annotationRef/>
      </w:r>
      <w:r>
        <w:t>These guesses would make more sense if we knew which species were being lost and whether they are sensitive to these changes / which species are being gained and whether they are relatively insensitive to these drivers</w:t>
      </w:r>
    </w:p>
  </w:comment>
  <w:comment w:id="70" w:author="n" w:date="2021-12-09T17:52:00Z" w:initials="n">
    <w:p w14:paraId="34DFA59F" w14:textId="1BC258E7" w:rsidR="007C6EC5" w:rsidRDefault="007C6EC5">
      <w:pPr>
        <w:pStyle w:val="CommentText"/>
      </w:pPr>
      <w:r>
        <w:rPr>
          <w:rStyle w:val="CommentReference"/>
        </w:rPr>
        <w:annotationRef/>
      </w:r>
      <w:r>
        <w:t>This is a cool potential statement – back it up by discussing the life history of species like bogbean vs the sedge</w:t>
      </w:r>
    </w:p>
  </w:comment>
  <w:comment w:id="71" w:author="n" w:date="2021-12-09T17:54:00Z" w:initials="n">
    <w:p w14:paraId="7775E0AF" w14:textId="437E634E" w:rsidR="007C696E" w:rsidRDefault="007C696E">
      <w:pPr>
        <w:pStyle w:val="CommentText"/>
      </w:pPr>
      <w:r>
        <w:rPr>
          <w:rStyle w:val="CommentReference"/>
        </w:rPr>
        <w:annotationRef/>
      </w:r>
      <w:r>
        <w:t>This feels a bit random – it’s all about set up. Do you want part of this to be about structural shifts and the potential implications for keystone animal species? If so, bring that into the intro somewhere. You didn’t study the animal, so it’s hard to make it central, but if you want it here, have it there, too.</w:t>
      </w:r>
    </w:p>
  </w:comment>
  <w:comment w:id="72" w:author="n" w:date="2021-12-09T17:55:00Z" w:initials="n">
    <w:p w14:paraId="6EF959E7" w14:textId="4AE539F4" w:rsidR="007C696E" w:rsidRDefault="007C696E">
      <w:pPr>
        <w:pStyle w:val="CommentText"/>
      </w:pPr>
      <w:r>
        <w:rPr>
          <w:rStyle w:val="CommentReference"/>
        </w:rPr>
        <w:annotationRef/>
      </w:r>
      <w:r>
        <w:t>You haven’t tested this, so I wouldn’t emphasize it. Rather, find the cool messages that ARE in what you’ve studies and really hit those home</w:t>
      </w:r>
    </w:p>
  </w:comment>
  <w:comment w:id="73" w:author="n" w:date="2021-12-09T17:48:00Z" w:initials="n">
    <w:p w14:paraId="6D7A5309" w14:textId="77777777" w:rsidR="008946E4" w:rsidRDefault="008946E4">
      <w:pPr>
        <w:pStyle w:val="CommentText"/>
      </w:pPr>
      <w:r>
        <w:rPr>
          <w:rStyle w:val="CommentReference"/>
        </w:rPr>
        <w:annotationRef/>
      </w:r>
      <w:r>
        <w:t>Have you considered asking them to be co-authors?</w:t>
      </w:r>
    </w:p>
    <w:p w14:paraId="27E79A1F" w14:textId="77777777" w:rsidR="00472904" w:rsidRDefault="00472904">
      <w:pPr>
        <w:pStyle w:val="CommentText"/>
      </w:pPr>
    </w:p>
    <w:p w14:paraId="673D6863" w14:textId="113E550B" w:rsidR="00472904" w:rsidRDefault="00472904">
      <w:pPr>
        <w:pStyle w:val="CommentText"/>
      </w:pPr>
      <w:r>
        <w:t>(G. Bradfield is apparently an author, so shouldn’t go here)</w:t>
      </w:r>
    </w:p>
  </w:comment>
  <w:comment w:id="74" w:author="n" w:date="2021-12-09T17:47:00Z" w:initials="n">
    <w:p w14:paraId="38612E7D" w14:textId="74167641" w:rsidR="008946E4" w:rsidRDefault="008946E4">
      <w:pPr>
        <w:pStyle w:val="CommentText"/>
      </w:pPr>
      <w:r>
        <w:rPr>
          <w:rStyle w:val="CommentReference"/>
        </w:rPr>
        <w:annotationRef/>
      </w:r>
      <w:r>
        <w:t>Discouraged now in many journals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88913" w15:done="0"/>
  <w15:commentEx w15:paraId="5EEF0DDA" w15:done="0"/>
  <w15:commentEx w15:paraId="1277E84E" w15:done="0"/>
  <w15:commentEx w15:paraId="0186BCCE" w15:done="0"/>
  <w15:commentEx w15:paraId="1740F327" w15:done="0"/>
  <w15:commentEx w15:paraId="73BD4E97" w15:done="0"/>
  <w15:commentEx w15:paraId="4F223CB3" w15:done="0"/>
  <w15:commentEx w15:paraId="436F1D82" w15:done="0"/>
  <w15:commentEx w15:paraId="1C027F53" w15:done="0"/>
  <w15:commentEx w15:paraId="40E58D16" w15:done="0"/>
  <w15:commentEx w15:paraId="59A3C4B9" w15:done="0"/>
  <w15:commentEx w15:paraId="1FAAF66E" w15:done="0"/>
  <w15:commentEx w15:paraId="71009E17" w15:done="0"/>
  <w15:commentEx w15:paraId="77B1EDB0" w15:done="0"/>
  <w15:commentEx w15:paraId="6B005D72" w15:done="0"/>
  <w15:commentEx w15:paraId="185775A2" w15:done="0"/>
  <w15:commentEx w15:paraId="407BA3E4" w15:done="0"/>
  <w15:commentEx w15:paraId="6EAB98D6" w15:done="0"/>
  <w15:commentEx w15:paraId="009B440C" w15:done="0"/>
  <w15:commentEx w15:paraId="1647D51A" w15:done="0"/>
  <w15:commentEx w15:paraId="42F22EE9" w15:done="0"/>
  <w15:commentEx w15:paraId="3DFA07FE" w15:done="0"/>
  <w15:commentEx w15:paraId="478E88F4" w15:done="0"/>
  <w15:commentEx w15:paraId="46C3370E" w15:done="0"/>
  <w15:commentEx w15:paraId="12E8ED48" w15:done="0"/>
  <w15:commentEx w15:paraId="7FA7C660" w15:done="0"/>
  <w15:commentEx w15:paraId="3D210FD6" w15:done="0"/>
  <w15:commentEx w15:paraId="40727604" w15:done="0"/>
  <w15:commentEx w15:paraId="54640463" w15:done="0"/>
  <w15:commentEx w15:paraId="0B111146" w15:done="0"/>
  <w15:commentEx w15:paraId="2BB7FE7D" w15:done="0"/>
  <w15:commentEx w15:paraId="51CC4B9D" w15:done="0"/>
  <w15:commentEx w15:paraId="3F3FAB7B" w15:done="0"/>
  <w15:commentEx w15:paraId="0E2CD495" w15:done="0"/>
  <w15:commentEx w15:paraId="33A3BC54" w15:done="0"/>
  <w15:commentEx w15:paraId="4B1AB4BE" w15:done="0"/>
  <w15:commentEx w15:paraId="63521F90" w15:done="0"/>
  <w15:commentEx w15:paraId="0B406BFA" w15:done="0"/>
  <w15:commentEx w15:paraId="370B0BAC" w15:done="0"/>
  <w15:commentEx w15:paraId="05F3AB15" w15:done="0"/>
  <w15:commentEx w15:paraId="74B958BD" w15:done="0"/>
  <w15:commentEx w15:paraId="2B2CD028" w15:done="0"/>
  <w15:commentEx w15:paraId="757D9CB3" w15:done="0"/>
  <w15:commentEx w15:paraId="1296E63A" w15:done="0"/>
  <w15:commentEx w15:paraId="3387286A" w15:done="0"/>
  <w15:commentEx w15:paraId="5BE93E94" w15:done="0"/>
  <w15:commentEx w15:paraId="152EAE0C" w15:done="0"/>
  <w15:commentEx w15:paraId="3DC2FFBC" w15:done="0"/>
  <w15:commentEx w15:paraId="6934AFB3" w15:done="0"/>
  <w15:commentEx w15:paraId="7B03CADE" w15:done="0"/>
  <w15:commentEx w15:paraId="788126A4" w15:done="0"/>
  <w15:commentEx w15:paraId="4971DDEC" w15:done="0"/>
  <w15:commentEx w15:paraId="6EA5DFE1" w15:done="0"/>
  <w15:commentEx w15:paraId="34DFA59F" w15:done="0"/>
  <w15:commentEx w15:paraId="7775E0AF" w15:done="0"/>
  <w15:commentEx w15:paraId="6EF959E7" w15:done="0"/>
  <w15:commentEx w15:paraId="673D6863" w15:done="0"/>
  <w15:commentEx w15:paraId="38612E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C9C66" w16cex:dateUtc="2021-12-09T23:16:00Z"/>
  <w16cex:commentExtensible w16cex:durableId="255C9C95" w16cex:dateUtc="2021-12-09T23:17:00Z"/>
  <w16cex:commentExtensible w16cex:durableId="255CA19A" w16cex:dateUtc="2021-12-09T23:39:00Z"/>
  <w16cex:commentExtensible w16cex:durableId="255CA23C" w16cex:dateUtc="2021-12-09T23:41:00Z"/>
  <w16cex:commentExtensible w16cex:durableId="255CA2F2" w16cex:dateUtc="2021-12-09T23:44:00Z"/>
  <w16cex:commentExtensible w16cex:durableId="255CA337" w16cex:dateUtc="2021-12-09T23:45:00Z"/>
  <w16cex:commentExtensible w16cex:durableId="255CA34D" w16cex:dateUtc="2021-12-09T23:46:00Z"/>
  <w16cex:commentExtensible w16cex:durableId="255CA3DB" w16cex:dateUtc="2021-12-09T23:48:00Z"/>
  <w16cex:commentExtensible w16cex:durableId="255CA5CD" w16cex:dateUtc="2021-12-09T23:57:00Z"/>
  <w16cex:commentExtensible w16cex:durableId="255CB045" w16cex:dateUtc="2021-12-10T00:41:00Z"/>
  <w16cex:commentExtensible w16cex:durableId="255CAF78" w16cex:dateUtc="2021-12-10T00:38:00Z"/>
  <w16cex:commentExtensible w16cex:durableId="255CB0B7" w16cex:dateUtc="2021-12-10T00:43:00Z"/>
  <w16cex:commentExtensible w16cex:durableId="255CB0E8" w16cex:dateUtc="2021-12-10T00:44:00Z"/>
  <w16cex:commentExtensible w16cex:durableId="255CB107" w16cex:dateUtc="2021-12-10T00:44:00Z"/>
  <w16cex:commentExtensible w16cex:durableId="255CB120" w16cex:dateUtc="2021-12-10T00:45:00Z"/>
  <w16cex:commentExtensible w16cex:durableId="2559F59C" w16cex:dateUtc="2021-12-07T23:00:00Z"/>
  <w16cex:commentExtensible w16cex:durableId="255CB1BB" w16cex:dateUtc="2021-12-10T00:47:00Z"/>
  <w16cex:commentExtensible w16cex:durableId="255CB4BD" w16cex:dateUtc="2021-12-10T01:00:00Z"/>
  <w16cex:commentExtensible w16cex:durableId="255CB468" w16cex:dateUtc="2021-12-10T00:59:00Z"/>
  <w16cex:commentExtensible w16cex:durableId="255CB21C" w16cex:dateUtc="2021-12-10T00:49:00Z"/>
  <w16cex:commentExtensible w16cex:durableId="255CB402" w16cex:dateUtc="2021-12-10T00:57:00Z"/>
  <w16cex:commentExtensible w16cex:durableId="255CB28E" w16cex:dateUtc="2021-12-10T00:51:00Z"/>
  <w16cex:commentExtensible w16cex:durableId="255CB395" w16cex:dateUtc="2021-12-10T00:55:00Z"/>
  <w16cex:commentExtensible w16cex:durableId="255CB443" w16cex:dateUtc="2021-12-10T00:58:00Z"/>
  <w16cex:commentExtensible w16cex:durableId="255CB5D6" w16cex:dateUtc="2021-12-10T01:05:00Z"/>
  <w16cex:commentExtensible w16cex:durableId="255CB5C7" w16cex:dateUtc="2021-12-10T01:05:00Z"/>
  <w16cex:commentExtensible w16cex:durableId="255CB605" w16cex:dateUtc="2021-12-10T01:06:00Z"/>
  <w16cex:commentExtensible w16cex:durableId="255CB6A9" w16cex:dateUtc="2021-12-10T01:08:00Z"/>
  <w16cex:commentExtensible w16cex:durableId="255CBA22" w16cex:dateUtc="2021-12-10T01:23:00Z"/>
  <w16cex:commentExtensible w16cex:durableId="255CBA6E" w16cex:dateUtc="2021-12-10T01:25:00Z"/>
  <w16cex:commentExtensible w16cex:durableId="255CB6F8" w16cex:dateUtc="2021-12-10T01:10:00Z"/>
  <w16cex:commentExtensible w16cex:durableId="255CB715" w16cex:dateUtc="2021-12-10T01:10:00Z"/>
  <w16cex:commentExtensible w16cex:durableId="255CB74D" w16cex:dateUtc="2021-12-10T01:11:00Z"/>
  <w16cex:commentExtensible w16cex:durableId="2559E4BE" w16cex:dateUtc="2021-12-07T21:48:00Z"/>
  <w16cex:commentExtensible w16cex:durableId="255CBAE4" w16cex:dateUtc="2021-12-10T01:27:00Z"/>
  <w16cex:commentExtensible w16cex:durableId="255CBB6B" w16cex:dateUtc="2021-12-10T01:29:00Z"/>
  <w16cex:commentExtensible w16cex:durableId="2559E4A8" w16cex:dateUtc="2021-12-07T21:48:00Z"/>
  <w16cex:commentExtensible w16cex:durableId="255CBB3E" w16cex:dateUtc="2021-12-10T01:28:00Z"/>
  <w16cex:commentExtensible w16cex:durableId="255CBBB2" w16cex:dateUtc="2021-12-10T01:30:00Z"/>
  <w16cex:commentExtensible w16cex:durableId="255CBBD5" w16cex:dateUtc="2021-12-10T01:31:00Z"/>
  <w16cex:commentExtensible w16cex:durableId="255CBBE4" w16cex:dateUtc="2021-12-10T01:31:00Z"/>
  <w16cex:commentExtensible w16cex:durableId="255CBC2E" w16cex:dateUtc="2021-12-10T01:32:00Z"/>
  <w16cex:commentExtensible w16cex:durableId="255CBCA2" w16cex:dateUtc="2021-12-10T01:34:00Z"/>
  <w16cex:commentExtensible w16cex:durableId="255CBCE2" w16cex:dateUtc="2021-12-10T01:35:00Z"/>
  <w16cex:commentExtensible w16cex:durableId="255F0F77" w16cex:dateUtc="2021-12-11T19:52:00Z"/>
  <w16cex:commentExtensible w16cex:durableId="255CBDE4" w16cex:dateUtc="2021-12-10T01:39:00Z"/>
  <w16cex:commentExtensible w16cex:durableId="255CBE20" w16cex:dateUtc="2021-12-10T01:40:00Z"/>
  <w16cex:commentExtensible w16cex:durableId="255CBE42" w16cex:dateUtc="2021-12-10T01:41:00Z"/>
  <w16cex:commentExtensible w16cex:durableId="255CBEA7" w16cex:dateUtc="2021-12-10T01:43:00Z"/>
  <w16cex:commentExtensible w16cex:durableId="255CBF56" w16cex:dateUtc="2021-12-10T01:45:00Z"/>
  <w16cex:commentExtensible w16cex:durableId="246F7AFB" w16cex:dateUtc="2021-06-13T01:27:00Z"/>
  <w16cex:commentExtensible w16cex:durableId="255CC01D" w16cex:dateUtc="2021-12-10T01:49:00Z"/>
  <w16cex:commentExtensible w16cex:durableId="255CC074" w16cex:dateUtc="2021-12-10T01:50:00Z"/>
  <w16cex:commentExtensible w16cex:durableId="255CC0D7" w16cex:dateUtc="2021-12-10T01:52:00Z"/>
  <w16cex:commentExtensible w16cex:durableId="255CC141" w16cex:dateUtc="2021-12-10T01:54:00Z"/>
  <w16cex:commentExtensible w16cex:durableId="255CC187" w16cex:dateUtc="2021-12-10T01:55:00Z"/>
  <w16cex:commentExtensible w16cex:durableId="255CBFD6" w16cex:dateUtc="2021-12-10T01:48:00Z"/>
  <w16cex:commentExtensible w16cex:durableId="255CBFC5" w16cex:dateUtc="2021-12-10T0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88913" w16cid:durableId="255C9C66"/>
  <w16cid:commentId w16cid:paraId="5EEF0DDA" w16cid:durableId="255C9C95"/>
  <w16cid:commentId w16cid:paraId="1277E84E" w16cid:durableId="255CA19A"/>
  <w16cid:commentId w16cid:paraId="0186BCCE" w16cid:durableId="255CA23C"/>
  <w16cid:commentId w16cid:paraId="1740F327" w16cid:durableId="255CA2F2"/>
  <w16cid:commentId w16cid:paraId="73BD4E97" w16cid:durableId="255CA337"/>
  <w16cid:commentId w16cid:paraId="4F223CB3" w16cid:durableId="255CA34D"/>
  <w16cid:commentId w16cid:paraId="436F1D82" w16cid:durableId="255CA3DB"/>
  <w16cid:commentId w16cid:paraId="1C027F53" w16cid:durableId="255CA5CD"/>
  <w16cid:commentId w16cid:paraId="40E58D16" w16cid:durableId="255CB045"/>
  <w16cid:commentId w16cid:paraId="59A3C4B9" w16cid:durableId="255CAF78"/>
  <w16cid:commentId w16cid:paraId="1FAAF66E" w16cid:durableId="255CB0B7"/>
  <w16cid:commentId w16cid:paraId="71009E17" w16cid:durableId="255CB0E8"/>
  <w16cid:commentId w16cid:paraId="77B1EDB0" w16cid:durableId="255CB107"/>
  <w16cid:commentId w16cid:paraId="6B005D72" w16cid:durableId="255CB120"/>
  <w16cid:commentId w16cid:paraId="185775A2" w16cid:durableId="2559F59C"/>
  <w16cid:commentId w16cid:paraId="407BA3E4" w16cid:durableId="255CB1BB"/>
  <w16cid:commentId w16cid:paraId="6EAB98D6" w16cid:durableId="255CB4BD"/>
  <w16cid:commentId w16cid:paraId="009B440C" w16cid:durableId="255CB468"/>
  <w16cid:commentId w16cid:paraId="1647D51A" w16cid:durableId="255CB21C"/>
  <w16cid:commentId w16cid:paraId="42F22EE9" w16cid:durableId="255CB402"/>
  <w16cid:commentId w16cid:paraId="3DFA07FE" w16cid:durableId="255CB28E"/>
  <w16cid:commentId w16cid:paraId="478E88F4" w16cid:durableId="255CB395"/>
  <w16cid:commentId w16cid:paraId="46C3370E" w16cid:durableId="255CB443"/>
  <w16cid:commentId w16cid:paraId="12E8ED48" w16cid:durableId="255CB5D6"/>
  <w16cid:commentId w16cid:paraId="7FA7C660" w16cid:durableId="255CB5C7"/>
  <w16cid:commentId w16cid:paraId="3D210FD6" w16cid:durableId="255CB605"/>
  <w16cid:commentId w16cid:paraId="40727604" w16cid:durableId="255CB6A9"/>
  <w16cid:commentId w16cid:paraId="54640463" w16cid:durableId="255CBA22"/>
  <w16cid:commentId w16cid:paraId="0B111146" w16cid:durableId="255CBA6E"/>
  <w16cid:commentId w16cid:paraId="2BB7FE7D" w16cid:durableId="255CB6F8"/>
  <w16cid:commentId w16cid:paraId="51CC4B9D" w16cid:durableId="255CB715"/>
  <w16cid:commentId w16cid:paraId="3F3FAB7B" w16cid:durableId="255CB74D"/>
  <w16cid:commentId w16cid:paraId="0E2CD495" w16cid:durableId="2559E4BE"/>
  <w16cid:commentId w16cid:paraId="33A3BC54" w16cid:durableId="255CBAE4"/>
  <w16cid:commentId w16cid:paraId="4B1AB4BE" w16cid:durableId="255CBB6B"/>
  <w16cid:commentId w16cid:paraId="63521F90" w16cid:durableId="2559E4A8"/>
  <w16cid:commentId w16cid:paraId="0B406BFA" w16cid:durableId="255CBB3E"/>
  <w16cid:commentId w16cid:paraId="370B0BAC" w16cid:durableId="255CBBB2"/>
  <w16cid:commentId w16cid:paraId="05F3AB15" w16cid:durableId="255CBBD5"/>
  <w16cid:commentId w16cid:paraId="74B958BD" w16cid:durableId="255CBBE4"/>
  <w16cid:commentId w16cid:paraId="2B2CD028" w16cid:durableId="255CBC2E"/>
  <w16cid:commentId w16cid:paraId="757D9CB3" w16cid:durableId="255CBCA2"/>
  <w16cid:commentId w16cid:paraId="1296E63A" w16cid:durableId="255CBCE2"/>
  <w16cid:commentId w16cid:paraId="3387286A" w16cid:durableId="255F0F77"/>
  <w16cid:commentId w16cid:paraId="5BE93E94" w16cid:durableId="255CBDE4"/>
  <w16cid:commentId w16cid:paraId="152EAE0C" w16cid:durableId="255CBE20"/>
  <w16cid:commentId w16cid:paraId="3DC2FFBC" w16cid:durableId="255CBE42"/>
  <w16cid:commentId w16cid:paraId="6934AFB3" w16cid:durableId="255CBEA7"/>
  <w16cid:commentId w16cid:paraId="7B03CADE" w16cid:durableId="255CBF56"/>
  <w16cid:commentId w16cid:paraId="788126A4" w16cid:durableId="246F7AFB"/>
  <w16cid:commentId w16cid:paraId="4971DDEC" w16cid:durableId="255CC01D"/>
  <w16cid:commentId w16cid:paraId="6EA5DFE1" w16cid:durableId="255CC074"/>
  <w16cid:commentId w16cid:paraId="34DFA59F" w16cid:durableId="255CC0D7"/>
  <w16cid:commentId w16cid:paraId="7775E0AF" w16cid:durableId="255CC141"/>
  <w16cid:commentId w16cid:paraId="6EF959E7" w16cid:durableId="255CC187"/>
  <w16cid:commentId w16cid:paraId="673D6863" w16cid:durableId="255CBFD6"/>
  <w16cid:commentId w16cid:paraId="38612E7D" w16cid:durableId="255CBF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C84"/>
    <w:multiLevelType w:val="hybridMultilevel"/>
    <w:tmpl w:val="FC087148"/>
    <w:lvl w:ilvl="0" w:tplc="608098E4">
      <w:start w:val="4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E198F"/>
    <w:multiLevelType w:val="hybridMultilevel"/>
    <w:tmpl w:val="8EFCF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308DA"/>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510F2D"/>
    <w:multiLevelType w:val="hybridMultilevel"/>
    <w:tmpl w:val="5F48D8D4"/>
    <w:lvl w:ilvl="0" w:tplc="122C919A">
      <w:start w:val="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375FE"/>
    <w:multiLevelType w:val="hybridMultilevel"/>
    <w:tmpl w:val="C1464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8B21EF"/>
    <w:multiLevelType w:val="hybridMultilevel"/>
    <w:tmpl w:val="06EE1C2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112B9"/>
    <w:multiLevelType w:val="hybridMultilevel"/>
    <w:tmpl w:val="00BEE12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30450CD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ADC57C3"/>
    <w:multiLevelType w:val="hybridMultilevel"/>
    <w:tmpl w:val="887EF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95CA6"/>
    <w:multiLevelType w:val="multilevel"/>
    <w:tmpl w:val="38F6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425089"/>
    <w:multiLevelType w:val="hybridMultilevel"/>
    <w:tmpl w:val="DAC0A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40BC9"/>
    <w:multiLevelType w:val="hybridMultilevel"/>
    <w:tmpl w:val="26CE11DA"/>
    <w:lvl w:ilvl="0" w:tplc="3962E0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941CA"/>
    <w:multiLevelType w:val="hybridMultilevel"/>
    <w:tmpl w:val="459E282A"/>
    <w:lvl w:ilvl="0" w:tplc="D7B6078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9A50FF"/>
    <w:multiLevelType w:val="hybridMultilevel"/>
    <w:tmpl w:val="34260EF2"/>
    <w:lvl w:ilvl="0" w:tplc="B9BE4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CB64A9"/>
    <w:multiLevelType w:val="hybridMultilevel"/>
    <w:tmpl w:val="F850A9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EFE0CA1"/>
    <w:multiLevelType w:val="hybridMultilevel"/>
    <w:tmpl w:val="AA9464C6"/>
    <w:lvl w:ilvl="0" w:tplc="8840929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90CE5"/>
    <w:multiLevelType w:val="hybridMultilevel"/>
    <w:tmpl w:val="066A5CA6"/>
    <w:lvl w:ilvl="0" w:tplc="8CFC2384">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8D1D0E"/>
    <w:multiLevelType w:val="hybridMultilevel"/>
    <w:tmpl w:val="CF9A02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DE38FC"/>
    <w:multiLevelType w:val="multilevel"/>
    <w:tmpl w:val="D1B47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2"/>
  </w:num>
  <w:num w:numId="4">
    <w:abstractNumId w:val="15"/>
  </w:num>
  <w:num w:numId="5">
    <w:abstractNumId w:val="16"/>
  </w:num>
  <w:num w:numId="6">
    <w:abstractNumId w:val="18"/>
  </w:num>
  <w:num w:numId="7">
    <w:abstractNumId w:val="10"/>
  </w:num>
  <w:num w:numId="8">
    <w:abstractNumId w:val="13"/>
  </w:num>
  <w:num w:numId="9">
    <w:abstractNumId w:val="1"/>
  </w:num>
  <w:num w:numId="10">
    <w:abstractNumId w:val="2"/>
  </w:num>
  <w:num w:numId="11">
    <w:abstractNumId w:val="4"/>
  </w:num>
  <w:num w:numId="12">
    <w:abstractNumId w:val="8"/>
  </w:num>
  <w:num w:numId="13">
    <w:abstractNumId w:val="3"/>
  </w:num>
  <w:num w:numId="14">
    <w:abstractNumId w:val="14"/>
  </w:num>
  <w:num w:numId="15">
    <w:abstractNumId w:val="9"/>
  </w:num>
  <w:num w:numId="16">
    <w:abstractNumId w:val="5"/>
  </w:num>
  <w:num w:numId="17">
    <w:abstractNumId w:val="6"/>
  </w:num>
  <w:num w:numId="18">
    <w:abstractNumId w:val="17"/>
  </w:num>
  <w:num w:numId="19">
    <w:abstractNumId w:val="7"/>
  </w:num>
  <w:num w:numId="20">
    <w:abstractNumId w:val="11"/>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
    <w15:presenceInfo w15:providerId="Windows Live" w15:userId="81f6a45a1744a32d"/>
  </w15:person>
  <w15:person w15:author="Stefanie Lane">
    <w15:presenceInfo w15:providerId="None" w15:userId="Stefanie La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D1"/>
    <w:rsid w:val="000007AE"/>
    <w:rsid w:val="00001381"/>
    <w:rsid w:val="000029F1"/>
    <w:rsid w:val="00005669"/>
    <w:rsid w:val="000117E7"/>
    <w:rsid w:val="0001635B"/>
    <w:rsid w:val="00026CB4"/>
    <w:rsid w:val="000319D2"/>
    <w:rsid w:val="00033BE5"/>
    <w:rsid w:val="000343E1"/>
    <w:rsid w:val="000348A3"/>
    <w:rsid w:val="0004085B"/>
    <w:rsid w:val="00042CBE"/>
    <w:rsid w:val="000515AE"/>
    <w:rsid w:val="00055F1A"/>
    <w:rsid w:val="00056EF4"/>
    <w:rsid w:val="00056F45"/>
    <w:rsid w:val="000618E5"/>
    <w:rsid w:val="00063B43"/>
    <w:rsid w:val="00065293"/>
    <w:rsid w:val="000652F0"/>
    <w:rsid w:val="000656CB"/>
    <w:rsid w:val="00071A6D"/>
    <w:rsid w:val="00073A5F"/>
    <w:rsid w:val="00075BDC"/>
    <w:rsid w:val="00077AE7"/>
    <w:rsid w:val="000804C6"/>
    <w:rsid w:val="00084042"/>
    <w:rsid w:val="000842EE"/>
    <w:rsid w:val="00086B04"/>
    <w:rsid w:val="00090198"/>
    <w:rsid w:val="00092293"/>
    <w:rsid w:val="00092AB7"/>
    <w:rsid w:val="00093F08"/>
    <w:rsid w:val="00097017"/>
    <w:rsid w:val="000A1415"/>
    <w:rsid w:val="000A3EF3"/>
    <w:rsid w:val="000A6585"/>
    <w:rsid w:val="000B5982"/>
    <w:rsid w:val="000C4BC3"/>
    <w:rsid w:val="000C5527"/>
    <w:rsid w:val="000C7C88"/>
    <w:rsid w:val="000D306C"/>
    <w:rsid w:val="000D3295"/>
    <w:rsid w:val="000D737E"/>
    <w:rsid w:val="000E14C2"/>
    <w:rsid w:val="000E55C7"/>
    <w:rsid w:val="000E65E2"/>
    <w:rsid w:val="000E6ADB"/>
    <w:rsid w:val="000E6B9A"/>
    <w:rsid w:val="000F0563"/>
    <w:rsid w:val="000F056E"/>
    <w:rsid w:val="000F68EF"/>
    <w:rsid w:val="000F7FC9"/>
    <w:rsid w:val="00100364"/>
    <w:rsid w:val="00105AC5"/>
    <w:rsid w:val="001062C8"/>
    <w:rsid w:val="00110EDF"/>
    <w:rsid w:val="00111204"/>
    <w:rsid w:val="001117A2"/>
    <w:rsid w:val="001160BD"/>
    <w:rsid w:val="0011737A"/>
    <w:rsid w:val="00130E13"/>
    <w:rsid w:val="00130F6F"/>
    <w:rsid w:val="001373CA"/>
    <w:rsid w:val="0014003D"/>
    <w:rsid w:val="00141263"/>
    <w:rsid w:val="001424E2"/>
    <w:rsid w:val="0015345B"/>
    <w:rsid w:val="00166B32"/>
    <w:rsid w:val="0016739A"/>
    <w:rsid w:val="00170AB3"/>
    <w:rsid w:val="00171FE1"/>
    <w:rsid w:val="001768F5"/>
    <w:rsid w:val="00180C1A"/>
    <w:rsid w:val="0018121B"/>
    <w:rsid w:val="00183418"/>
    <w:rsid w:val="001869B5"/>
    <w:rsid w:val="001904A9"/>
    <w:rsid w:val="00192659"/>
    <w:rsid w:val="00193463"/>
    <w:rsid w:val="00194996"/>
    <w:rsid w:val="001965C9"/>
    <w:rsid w:val="001A1E9B"/>
    <w:rsid w:val="001A3442"/>
    <w:rsid w:val="001A4B08"/>
    <w:rsid w:val="001B178D"/>
    <w:rsid w:val="001B3696"/>
    <w:rsid w:val="001B75C2"/>
    <w:rsid w:val="001B7617"/>
    <w:rsid w:val="001B7F14"/>
    <w:rsid w:val="001C2AEA"/>
    <w:rsid w:val="001C313B"/>
    <w:rsid w:val="001C49FB"/>
    <w:rsid w:val="001C50C2"/>
    <w:rsid w:val="001D706C"/>
    <w:rsid w:val="001D708A"/>
    <w:rsid w:val="001E156E"/>
    <w:rsid w:val="001E4396"/>
    <w:rsid w:val="001E621A"/>
    <w:rsid w:val="001E772B"/>
    <w:rsid w:val="001F41EE"/>
    <w:rsid w:val="001F4224"/>
    <w:rsid w:val="00202327"/>
    <w:rsid w:val="002039BD"/>
    <w:rsid w:val="00207891"/>
    <w:rsid w:val="00207F74"/>
    <w:rsid w:val="002106AD"/>
    <w:rsid w:val="00210BF1"/>
    <w:rsid w:val="0021145A"/>
    <w:rsid w:val="002117A0"/>
    <w:rsid w:val="00214E6F"/>
    <w:rsid w:val="00217EF1"/>
    <w:rsid w:val="00220195"/>
    <w:rsid w:val="0022035E"/>
    <w:rsid w:val="00221EBA"/>
    <w:rsid w:val="00222333"/>
    <w:rsid w:val="00224441"/>
    <w:rsid w:val="0022795E"/>
    <w:rsid w:val="00232E21"/>
    <w:rsid w:val="002337C3"/>
    <w:rsid w:val="0023399B"/>
    <w:rsid w:val="00233AC3"/>
    <w:rsid w:val="00237962"/>
    <w:rsid w:val="0024019D"/>
    <w:rsid w:val="0024320F"/>
    <w:rsid w:val="002474E0"/>
    <w:rsid w:val="0025593D"/>
    <w:rsid w:val="00260050"/>
    <w:rsid w:val="00260ABC"/>
    <w:rsid w:val="00263050"/>
    <w:rsid w:val="00266D88"/>
    <w:rsid w:val="00266DA2"/>
    <w:rsid w:val="00277645"/>
    <w:rsid w:val="00277FE4"/>
    <w:rsid w:val="00280AF9"/>
    <w:rsid w:val="00281098"/>
    <w:rsid w:val="002821F4"/>
    <w:rsid w:val="0028244B"/>
    <w:rsid w:val="002828DE"/>
    <w:rsid w:val="00283308"/>
    <w:rsid w:val="002833A8"/>
    <w:rsid w:val="002866B1"/>
    <w:rsid w:val="00287B6A"/>
    <w:rsid w:val="00294CF4"/>
    <w:rsid w:val="00295136"/>
    <w:rsid w:val="002A31B7"/>
    <w:rsid w:val="002A4CB6"/>
    <w:rsid w:val="002A787C"/>
    <w:rsid w:val="002B17A8"/>
    <w:rsid w:val="002B398D"/>
    <w:rsid w:val="002B4533"/>
    <w:rsid w:val="002B57E4"/>
    <w:rsid w:val="002C0DC4"/>
    <w:rsid w:val="002C0F4D"/>
    <w:rsid w:val="002C5F7B"/>
    <w:rsid w:val="002C7228"/>
    <w:rsid w:val="002C7AC3"/>
    <w:rsid w:val="002D0891"/>
    <w:rsid w:val="002D5728"/>
    <w:rsid w:val="002E11AD"/>
    <w:rsid w:val="002E2F32"/>
    <w:rsid w:val="002E4145"/>
    <w:rsid w:val="002E4486"/>
    <w:rsid w:val="002E5154"/>
    <w:rsid w:val="002E619A"/>
    <w:rsid w:val="002E784C"/>
    <w:rsid w:val="002F1885"/>
    <w:rsid w:val="002F3F21"/>
    <w:rsid w:val="002F53F1"/>
    <w:rsid w:val="0030786D"/>
    <w:rsid w:val="00312B5D"/>
    <w:rsid w:val="00313CBB"/>
    <w:rsid w:val="00320A27"/>
    <w:rsid w:val="0032250F"/>
    <w:rsid w:val="00322DC1"/>
    <w:rsid w:val="003234B7"/>
    <w:rsid w:val="003237B2"/>
    <w:rsid w:val="0032758A"/>
    <w:rsid w:val="00332F70"/>
    <w:rsid w:val="00334085"/>
    <w:rsid w:val="00342AE3"/>
    <w:rsid w:val="0034389C"/>
    <w:rsid w:val="003456F5"/>
    <w:rsid w:val="003460EE"/>
    <w:rsid w:val="003518C4"/>
    <w:rsid w:val="00357285"/>
    <w:rsid w:val="00357D72"/>
    <w:rsid w:val="00360F62"/>
    <w:rsid w:val="00363BC0"/>
    <w:rsid w:val="00363EE3"/>
    <w:rsid w:val="00363FB9"/>
    <w:rsid w:val="00366975"/>
    <w:rsid w:val="003669CF"/>
    <w:rsid w:val="00366CD0"/>
    <w:rsid w:val="003709CA"/>
    <w:rsid w:val="00370F81"/>
    <w:rsid w:val="003715CB"/>
    <w:rsid w:val="00374159"/>
    <w:rsid w:val="0037471A"/>
    <w:rsid w:val="0038059E"/>
    <w:rsid w:val="00395075"/>
    <w:rsid w:val="003A7737"/>
    <w:rsid w:val="003A776B"/>
    <w:rsid w:val="003B2F54"/>
    <w:rsid w:val="003B6F1C"/>
    <w:rsid w:val="003B78DE"/>
    <w:rsid w:val="003C398B"/>
    <w:rsid w:val="003D4334"/>
    <w:rsid w:val="003D4A7C"/>
    <w:rsid w:val="003D7840"/>
    <w:rsid w:val="003E1805"/>
    <w:rsid w:val="003E48A9"/>
    <w:rsid w:val="003E5190"/>
    <w:rsid w:val="003E624E"/>
    <w:rsid w:val="003E743A"/>
    <w:rsid w:val="003F04EB"/>
    <w:rsid w:val="003F0654"/>
    <w:rsid w:val="003F1658"/>
    <w:rsid w:val="003F5BB3"/>
    <w:rsid w:val="003F6643"/>
    <w:rsid w:val="003F7901"/>
    <w:rsid w:val="00401BC8"/>
    <w:rsid w:val="00402E83"/>
    <w:rsid w:val="00410859"/>
    <w:rsid w:val="004120DE"/>
    <w:rsid w:val="0041307C"/>
    <w:rsid w:val="00413A02"/>
    <w:rsid w:val="0041506D"/>
    <w:rsid w:val="0041587C"/>
    <w:rsid w:val="00421A39"/>
    <w:rsid w:val="004238DE"/>
    <w:rsid w:val="004263F2"/>
    <w:rsid w:val="00427FB8"/>
    <w:rsid w:val="004310CE"/>
    <w:rsid w:val="00433CA1"/>
    <w:rsid w:val="00434068"/>
    <w:rsid w:val="004366F6"/>
    <w:rsid w:val="004374FD"/>
    <w:rsid w:val="004431C7"/>
    <w:rsid w:val="00445865"/>
    <w:rsid w:val="00451F61"/>
    <w:rsid w:val="00453678"/>
    <w:rsid w:val="00454659"/>
    <w:rsid w:val="004556E3"/>
    <w:rsid w:val="00457964"/>
    <w:rsid w:val="00461287"/>
    <w:rsid w:val="00464FF7"/>
    <w:rsid w:val="004667B7"/>
    <w:rsid w:val="00470F31"/>
    <w:rsid w:val="00472158"/>
    <w:rsid w:val="00472904"/>
    <w:rsid w:val="00473C11"/>
    <w:rsid w:val="00476708"/>
    <w:rsid w:val="00485B8A"/>
    <w:rsid w:val="00486024"/>
    <w:rsid w:val="00486847"/>
    <w:rsid w:val="00490461"/>
    <w:rsid w:val="004A1D2E"/>
    <w:rsid w:val="004A30E5"/>
    <w:rsid w:val="004A5DCD"/>
    <w:rsid w:val="004A5E9D"/>
    <w:rsid w:val="004B3AEA"/>
    <w:rsid w:val="004B70EF"/>
    <w:rsid w:val="004D207A"/>
    <w:rsid w:val="004E00AE"/>
    <w:rsid w:val="004E00E4"/>
    <w:rsid w:val="004E2317"/>
    <w:rsid w:val="004E2DC9"/>
    <w:rsid w:val="004E31FB"/>
    <w:rsid w:val="004E54C8"/>
    <w:rsid w:val="004E74AE"/>
    <w:rsid w:val="004F2755"/>
    <w:rsid w:val="004F69E3"/>
    <w:rsid w:val="004F7156"/>
    <w:rsid w:val="00506AB7"/>
    <w:rsid w:val="005079DF"/>
    <w:rsid w:val="00511F15"/>
    <w:rsid w:val="00512342"/>
    <w:rsid w:val="00512B1D"/>
    <w:rsid w:val="00515537"/>
    <w:rsid w:val="005172A3"/>
    <w:rsid w:val="00523E5E"/>
    <w:rsid w:val="00525A35"/>
    <w:rsid w:val="00527E6E"/>
    <w:rsid w:val="005327AE"/>
    <w:rsid w:val="0053304C"/>
    <w:rsid w:val="00543ED7"/>
    <w:rsid w:val="00545138"/>
    <w:rsid w:val="00546E62"/>
    <w:rsid w:val="00550E1D"/>
    <w:rsid w:val="0055487F"/>
    <w:rsid w:val="00555298"/>
    <w:rsid w:val="00557EF0"/>
    <w:rsid w:val="00560FDE"/>
    <w:rsid w:val="005652C6"/>
    <w:rsid w:val="0056607A"/>
    <w:rsid w:val="00572071"/>
    <w:rsid w:val="005730A4"/>
    <w:rsid w:val="00573549"/>
    <w:rsid w:val="00575026"/>
    <w:rsid w:val="00576810"/>
    <w:rsid w:val="0058066D"/>
    <w:rsid w:val="00581ADA"/>
    <w:rsid w:val="00581B77"/>
    <w:rsid w:val="0058364A"/>
    <w:rsid w:val="00585255"/>
    <w:rsid w:val="0058764C"/>
    <w:rsid w:val="00591498"/>
    <w:rsid w:val="00591D2C"/>
    <w:rsid w:val="00594D83"/>
    <w:rsid w:val="00594FFA"/>
    <w:rsid w:val="00595BA1"/>
    <w:rsid w:val="00596DD7"/>
    <w:rsid w:val="005A3B5A"/>
    <w:rsid w:val="005A584D"/>
    <w:rsid w:val="005A6A44"/>
    <w:rsid w:val="005B3902"/>
    <w:rsid w:val="005B46AB"/>
    <w:rsid w:val="005B6657"/>
    <w:rsid w:val="005C0A1F"/>
    <w:rsid w:val="005C0F8A"/>
    <w:rsid w:val="005C3F39"/>
    <w:rsid w:val="005C45C9"/>
    <w:rsid w:val="005C4927"/>
    <w:rsid w:val="005D08A4"/>
    <w:rsid w:val="005D0984"/>
    <w:rsid w:val="005D50BE"/>
    <w:rsid w:val="005E27CF"/>
    <w:rsid w:val="005E2A4D"/>
    <w:rsid w:val="005E2F47"/>
    <w:rsid w:val="005E5CF0"/>
    <w:rsid w:val="005E6977"/>
    <w:rsid w:val="005E69B1"/>
    <w:rsid w:val="005F0694"/>
    <w:rsid w:val="005F0BA3"/>
    <w:rsid w:val="005F6550"/>
    <w:rsid w:val="00600123"/>
    <w:rsid w:val="00601D85"/>
    <w:rsid w:val="006020D4"/>
    <w:rsid w:val="00602BF0"/>
    <w:rsid w:val="00602EFA"/>
    <w:rsid w:val="00614023"/>
    <w:rsid w:val="0061474B"/>
    <w:rsid w:val="00615261"/>
    <w:rsid w:val="0062032D"/>
    <w:rsid w:val="006231EA"/>
    <w:rsid w:val="006262B2"/>
    <w:rsid w:val="00630653"/>
    <w:rsid w:val="006432EE"/>
    <w:rsid w:val="00645EAD"/>
    <w:rsid w:val="00646375"/>
    <w:rsid w:val="0065294F"/>
    <w:rsid w:val="006534CA"/>
    <w:rsid w:val="006560A9"/>
    <w:rsid w:val="006602E5"/>
    <w:rsid w:val="00661E18"/>
    <w:rsid w:val="0066432F"/>
    <w:rsid w:val="006717EF"/>
    <w:rsid w:val="0067254B"/>
    <w:rsid w:val="00673E41"/>
    <w:rsid w:val="00674669"/>
    <w:rsid w:val="006757FE"/>
    <w:rsid w:val="00676028"/>
    <w:rsid w:val="006768F9"/>
    <w:rsid w:val="00681EF9"/>
    <w:rsid w:val="006832D5"/>
    <w:rsid w:val="0068358D"/>
    <w:rsid w:val="006843FF"/>
    <w:rsid w:val="006848EB"/>
    <w:rsid w:val="00690608"/>
    <w:rsid w:val="006924CB"/>
    <w:rsid w:val="00695318"/>
    <w:rsid w:val="006A6674"/>
    <w:rsid w:val="006B03C4"/>
    <w:rsid w:val="006B2603"/>
    <w:rsid w:val="006B526B"/>
    <w:rsid w:val="006C1056"/>
    <w:rsid w:val="006C19BC"/>
    <w:rsid w:val="006C22FA"/>
    <w:rsid w:val="006C76CB"/>
    <w:rsid w:val="006D12BC"/>
    <w:rsid w:val="006D1A1F"/>
    <w:rsid w:val="006D3A03"/>
    <w:rsid w:val="006D4B57"/>
    <w:rsid w:val="006E084E"/>
    <w:rsid w:val="006E5A77"/>
    <w:rsid w:val="006E6A17"/>
    <w:rsid w:val="006F2C3E"/>
    <w:rsid w:val="006F37EA"/>
    <w:rsid w:val="006F52A7"/>
    <w:rsid w:val="006F6CC2"/>
    <w:rsid w:val="00701CDF"/>
    <w:rsid w:val="00706893"/>
    <w:rsid w:val="00711A83"/>
    <w:rsid w:val="007133F3"/>
    <w:rsid w:val="00714627"/>
    <w:rsid w:val="00716018"/>
    <w:rsid w:val="00716B13"/>
    <w:rsid w:val="0072106F"/>
    <w:rsid w:val="007218B1"/>
    <w:rsid w:val="007231C0"/>
    <w:rsid w:val="007244DC"/>
    <w:rsid w:val="007251E4"/>
    <w:rsid w:val="007321DC"/>
    <w:rsid w:val="007354CD"/>
    <w:rsid w:val="007357F1"/>
    <w:rsid w:val="0073758B"/>
    <w:rsid w:val="00740B60"/>
    <w:rsid w:val="00745310"/>
    <w:rsid w:val="007468C4"/>
    <w:rsid w:val="007541A0"/>
    <w:rsid w:val="007543D4"/>
    <w:rsid w:val="00761A72"/>
    <w:rsid w:val="00765731"/>
    <w:rsid w:val="0076692C"/>
    <w:rsid w:val="00766B6C"/>
    <w:rsid w:val="00767EAD"/>
    <w:rsid w:val="007703AC"/>
    <w:rsid w:val="00776B1E"/>
    <w:rsid w:val="00781A75"/>
    <w:rsid w:val="00782D74"/>
    <w:rsid w:val="00797601"/>
    <w:rsid w:val="007A52E0"/>
    <w:rsid w:val="007B1346"/>
    <w:rsid w:val="007B270B"/>
    <w:rsid w:val="007B467D"/>
    <w:rsid w:val="007B6FA8"/>
    <w:rsid w:val="007C068B"/>
    <w:rsid w:val="007C2586"/>
    <w:rsid w:val="007C3E6E"/>
    <w:rsid w:val="007C696E"/>
    <w:rsid w:val="007C69D6"/>
    <w:rsid w:val="007C6EC5"/>
    <w:rsid w:val="007D395D"/>
    <w:rsid w:val="007D5F59"/>
    <w:rsid w:val="00800AB5"/>
    <w:rsid w:val="008032DE"/>
    <w:rsid w:val="00803758"/>
    <w:rsid w:val="00803952"/>
    <w:rsid w:val="00811D15"/>
    <w:rsid w:val="00815CDA"/>
    <w:rsid w:val="00820C0A"/>
    <w:rsid w:val="008331D3"/>
    <w:rsid w:val="00840CC1"/>
    <w:rsid w:val="008435DA"/>
    <w:rsid w:val="00844DB6"/>
    <w:rsid w:val="0084535D"/>
    <w:rsid w:val="00845F9F"/>
    <w:rsid w:val="0084640D"/>
    <w:rsid w:val="00846A5A"/>
    <w:rsid w:val="00852706"/>
    <w:rsid w:val="00853903"/>
    <w:rsid w:val="0085465F"/>
    <w:rsid w:val="008547D2"/>
    <w:rsid w:val="008556B9"/>
    <w:rsid w:val="0085693F"/>
    <w:rsid w:val="008606B5"/>
    <w:rsid w:val="00863520"/>
    <w:rsid w:val="00866803"/>
    <w:rsid w:val="00870C33"/>
    <w:rsid w:val="00871B8D"/>
    <w:rsid w:val="0087599F"/>
    <w:rsid w:val="00877E4A"/>
    <w:rsid w:val="00877F33"/>
    <w:rsid w:val="008803AB"/>
    <w:rsid w:val="0088387D"/>
    <w:rsid w:val="008857DB"/>
    <w:rsid w:val="00887522"/>
    <w:rsid w:val="00891C3C"/>
    <w:rsid w:val="00892EA5"/>
    <w:rsid w:val="008946E4"/>
    <w:rsid w:val="00894BD8"/>
    <w:rsid w:val="00897CEF"/>
    <w:rsid w:val="008A0EB8"/>
    <w:rsid w:val="008A1629"/>
    <w:rsid w:val="008A39C8"/>
    <w:rsid w:val="008A3B91"/>
    <w:rsid w:val="008A6471"/>
    <w:rsid w:val="008A7283"/>
    <w:rsid w:val="008B0D1D"/>
    <w:rsid w:val="008B29B5"/>
    <w:rsid w:val="008B3724"/>
    <w:rsid w:val="008B3E9A"/>
    <w:rsid w:val="008B75D2"/>
    <w:rsid w:val="008C17D3"/>
    <w:rsid w:val="008C62DB"/>
    <w:rsid w:val="008D17E6"/>
    <w:rsid w:val="008D502D"/>
    <w:rsid w:val="008E0A1D"/>
    <w:rsid w:val="008E1AD3"/>
    <w:rsid w:val="008E4A54"/>
    <w:rsid w:val="008E6413"/>
    <w:rsid w:val="008E66EF"/>
    <w:rsid w:val="008F148C"/>
    <w:rsid w:val="008F19AD"/>
    <w:rsid w:val="008F2CEE"/>
    <w:rsid w:val="008F31D9"/>
    <w:rsid w:val="008F570B"/>
    <w:rsid w:val="008F5780"/>
    <w:rsid w:val="008F6A6A"/>
    <w:rsid w:val="00903B88"/>
    <w:rsid w:val="0090552D"/>
    <w:rsid w:val="0091166E"/>
    <w:rsid w:val="0091620A"/>
    <w:rsid w:val="0091672C"/>
    <w:rsid w:val="009172B5"/>
    <w:rsid w:val="00921795"/>
    <w:rsid w:val="0092431A"/>
    <w:rsid w:val="009327AE"/>
    <w:rsid w:val="00934873"/>
    <w:rsid w:val="00935F98"/>
    <w:rsid w:val="009370D2"/>
    <w:rsid w:val="009418F9"/>
    <w:rsid w:val="0094673A"/>
    <w:rsid w:val="00946CDA"/>
    <w:rsid w:val="00950660"/>
    <w:rsid w:val="00950997"/>
    <w:rsid w:val="00960324"/>
    <w:rsid w:val="009618E7"/>
    <w:rsid w:val="00961A67"/>
    <w:rsid w:val="0096240F"/>
    <w:rsid w:val="009630C9"/>
    <w:rsid w:val="0096475E"/>
    <w:rsid w:val="00965295"/>
    <w:rsid w:val="00965AA8"/>
    <w:rsid w:val="00973EFC"/>
    <w:rsid w:val="00974D38"/>
    <w:rsid w:val="00975087"/>
    <w:rsid w:val="0097725E"/>
    <w:rsid w:val="009779E4"/>
    <w:rsid w:val="009803E5"/>
    <w:rsid w:val="00985046"/>
    <w:rsid w:val="00990EA7"/>
    <w:rsid w:val="00994F60"/>
    <w:rsid w:val="00995656"/>
    <w:rsid w:val="00996F64"/>
    <w:rsid w:val="009A6657"/>
    <w:rsid w:val="009B08B2"/>
    <w:rsid w:val="009B0BA5"/>
    <w:rsid w:val="009B27FC"/>
    <w:rsid w:val="009B5C3D"/>
    <w:rsid w:val="009B5DD1"/>
    <w:rsid w:val="009B775B"/>
    <w:rsid w:val="009C06D1"/>
    <w:rsid w:val="009C3772"/>
    <w:rsid w:val="009D1FEF"/>
    <w:rsid w:val="009D37AD"/>
    <w:rsid w:val="009E0EE7"/>
    <w:rsid w:val="009E199A"/>
    <w:rsid w:val="009E2E23"/>
    <w:rsid w:val="009E75EB"/>
    <w:rsid w:val="009F000A"/>
    <w:rsid w:val="009F0587"/>
    <w:rsid w:val="009F1B8B"/>
    <w:rsid w:val="00A039C9"/>
    <w:rsid w:val="00A06B99"/>
    <w:rsid w:val="00A07407"/>
    <w:rsid w:val="00A07CE7"/>
    <w:rsid w:val="00A117B2"/>
    <w:rsid w:val="00A12143"/>
    <w:rsid w:val="00A13E55"/>
    <w:rsid w:val="00A17D1B"/>
    <w:rsid w:val="00A2527D"/>
    <w:rsid w:val="00A25619"/>
    <w:rsid w:val="00A27918"/>
    <w:rsid w:val="00A31DD1"/>
    <w:rsid w:val="00A31EA1"/>
    <w:rsid w:val="00A4148F"/>
    <w:rsid w:val="00A46EF7"/>
    <w:rsid w:val="00A4764C"/>
    <w:rsid w:val="00A47C22"/>
    <w:rsid w:val="00A5124A"/>
    <w:rsid w:val="00A51ACF"/>
    <w:rsid w:val="00A52C72"/>
    <w:rsid w:val="00A534FB"/>
    <w:rsid w:val="00A55C1E"/>
    <w:rsid w:val="00A60265"/>
    <w:rsid w:val="00A62FF4"/>
    <w:rsid w:val="00A63B05"/>
    <w:rsid w:val="00A705D3"/>
    <w:rsid w:val="00A70776"/>
    <w:rsid w:val="00A73004"/>
    <w:rsid w:val="00A73345"/>
    <w:rsid w:val="00A748E6"/>
    <w:rsid w:val="00A76579"/>
    <w:rsid w:val="00A77AEA"/>
    <w:rsid w:val="00A809C1"/>
    <w:rsid w:val="00A80EAD"/>
    <w:rsid w:val="00A83F50"/>
    <w:rsid w:val="00A844DF"/>
    <w:rsid w:val="00A8664B"/>
    <w:rsid w:val="00A945F5"/>
    <w:rsid w:val="00A94873"/>
    <w:rsid w:val="00A973E3"/>
    <w:rsid w:val="00AA2786"/>
    <w:rsid w:val="00AA3D91"/>
    <w:rsid w:val="00AA56E7"/>
    <w:rsid w:val="00AB0CA3"/>
    <w:rsid w:val="00AB4D3F"/>
    <w:rsid w:val="00AB5FED"/>
    <w:rsid w:val="00AB66EB"/>
    <w:rsid w:val="00AC0848"/>
    <w:rsid w:val="00AC697B"/>
    <w:rsid w:val="00AC6F67"/>
    <w:rsid w:val="00AC73BB"/>
    <w:rsid w:val="00AD4F85"/>
    <w:rsid w:val="00AD658B"/>
    <w:rsid w:val="00AE01C9"/>
    <w:rsid w:val="00AE59F4"/>
    <w:rsid w:val="00B003C1"/>
    <w:rsid w:val="00B059E5"/>
    <w:rsid w:val="00B0782B"/>
    <w:rsid w:val="00B11BAF"/>
    <w:rsid w:val="00B16938"/>
    <w:rsid w:val="00B20673"/>
    <w:rsid w:val="00B20A5A"/>
    <w:rsid w:val="00B20B36"/>
    <w:rsid w:val="00B25094"/>
    <w:rsid w:val="00B263DD"/>
    <w:rsid w:val="00B273CB"/>
    <w:rsid w:val="00B303BA"/>
    <w:rsid w:val="00B323DF"/>
    <w:rsid w:val="00B34432"/>
    <w:rsid w:val="00B34FE9"/>
    <w:rsid w:val="00B35D7B"/>
    <w:rsid w:val="00B4156B"/>
    <w:rsid w:val="00B436C3"/>
    <w:rsid w:val="00B47620"/>
    <w:rsid w:val="00B5463B"/>
    <w:rsid w:val="00B61504"/>
    <w:rsid w:val="00B618BB"/>
    <w:rsid w:val="00B62711"/>
    <w:rsid w:val="00B65C06"/>
    <w:rsid w:val="00B710E9"/>
    <w:rsid w:val="00B73E14"/>
    <w:rsid w:val="00B77F0A"/>
    <w:rsid w:val="00B82EF2"/>
    <w:rsid w:val="00B90413"/>
    <w:rsid w:val="00B920E0"/>
    <w:rsid w:val="00B957A2"/>
    <w:rsid w:val="00BA0884"/>
    <w:rsid w:val="00BA3221"/>
    <w:rsid w:val="00BA4523"/>
    <w:rsid w:val="00BA61E2"/>
    <w:rsid w:val="00BA621C"/>
    <w:rsid w:val="00BA6E00"/>
    <w:rsid w:val="00BB2998"/>
    <w:rsid w:val="00BC4278"/>
    <w:rsid w:val="00BE0DC5"/>
    <w:rsid w:val="00BE19CB"/>
    <w:rsid w:val="00BE37BC"/>
    <w:rsid w:val="00BE49CD"/>
    <w:rsid w:val="00BE4C13"/>
    <w:rsid w:val="00BE54A9"/>
    <w:rsid w:val="00BE66FC"/>
    <w:rsid w:val="00BE72B1"/>
    <w:rsid w:val="00BF2815"/>
    <w:rsid w:val="00BF28C8"/>
    <w:rsid w:val="00BF683F"/>
    <w:rsid w:val="00BF689A"/>
    <w:rsid w:val="00BF70A0"/>
    <w:rsid w:val="00C019E8"/>
    <w:rsid w:val="00C03A02"/>
    <w:rsid w:val="00C06C16"/>
    <w:rsid w:val="00C074FA"/>
    <w:rsid w:val="00C14A86"/>
    <w:rsid w:val="00C20B50"/>
    <w:rsid w:val="00C24471"/>
    <w:rsid w:val="00C260CC"/>
    <w:rsid w:val="00C26EF4"/>
    <w:rsid w:val="00C30769"/>
    <w:rsid w:val="00C32B88"/>
    <w:rsid w:val="00C33015"/>
    <w:rsid w:val="00C360A1"/>
    <w:rsid w:val="00C37D38"/>
    <w:rsid w:val="00C430ED"/>
    <w:rsid w:val="00C448B1"/>
    <w:rsid w:val="00C47297"/>
    <w:rsid w:val="00C47DAC"/>
    <w:rsid w:val="00C51139"/>
    <w:rsid w:val="00C56985"/>
    <w:rsid w:val="00C622DC"/>
    <w:rsid w:val="00C633C0"/>
    <w:rsid w:val="00C642BF"/>
    <w:rsid w:val="00C70DF8"/>
    <w:rsid w:val="00C71DAC"/>
    <w:rsid w:val="00C72ACF"/>
    <w:rsid w:val="00C750A3"/>
    <w:rsid w:val="00C82813"/>
    <w:rsid w:val="00C844AD"/>
    <w:rsid w:val="00C85593"/>
    <w:rsid w:val="00C9267E"/>
    <w:rsid w:val="00C92E47"/>
    <w:rsid w:val="00C9421B"/>
    <w:rsid w:val="00C947D4"/>
    <w:rsid w:val="00C94FE5"/>
    <w:rsid w:val="00C95F57"/>
    <w:rsid w:val="00C979CB"/>
    <w:rsid w:val="00CA2965"/>
    <w:rsid w:val="00CA2CF9"/>
    <w:rsid w:val="00CA4BF2"/>
    <w:rsid w:val="00CA6904"/>
    <w:rsid w:val="00CB0A8E"/>
    <w:rsid w:val="00CB200D"/>
    <w:rsid w:val="00CB5348"/>
    <w:rsid w:val="00CB5D02"/>
    <w:rsid w:val="00CC031A"/>
    <w:rsid w:val="00CC2390"/>
    <w:rsid w:val="00CC239C"/>
    <w:rsid w:val="00CC27D7"/>
    <w:rsid w:val="00CC3685"/>
    <w:rsid w:val="00CC74A2"/>
    <w:rsid w:val="00CD5495"/>
    <w:rsid w:val="00CD72E1"/>
    <w:rsid w:val="00CE2CA1"/>
    <w:rsid w:val="00CE482E"/>
    <w:rsid w:val="00CF3850"/>
    <w:rsid w:val="00D00C97"/>
    <w:rsid w:val="00D01E77"/>
    <w:rsid w:val="00D028A2"/>
    <w:rsid w:val="00D07FBD"/>
    <w:rsid w:val="00D1087F"/>
    <w:rsid w:val="00D121BB"/>
    <w:rsid w:val="00D12898"/>
    <w:rsid w:val="00D31C41"/>
    <w:rsid w:val="00D37EB7"/>
    <w:rsid w:val="00D40116"/>
    <w:rsid w:val="00D4035A"/>
    <w:rsid w:val="00D428B4"/>
    <w:rsid w:val="00D4743A"/>
    <w:rsid w:val="00D51B6E"/>
    <w:rsid w:val="00D5653C"/>
    <w:rsid w:val="00D56685"/>
    <w:rsid w:val="00D57535"/>
    <w:rsid w:val="00D603D4"/>
    <w:rsid w:val="00D62151"/>
    <w:rsid w:val="00D66FB9"/>
    <w:rsid w:val="00D72D3A"/>
    <w:rsid w:val="00D73575"/>
    <w:rsid w:val="00D73AD9"/>
    <w:rsid w:val="00D752C7"/>
    <w:rsid w:val="00D81C24"/>
    <w:rsid w:val="00D8257A"/>
    <w:rsid w:val="00D8328B"/>
    <w:rsid w:val="00D84A77"/>
    <w:rsid w:val="00D852A0"/>
    <w:rsid w:val="00D8704E"/>
    <w:rsid w:val="00D874F7"/>
    <w:rsid w:val="00D9418C"/>
    <w:rsid w:val="00D95C7B"/>
    <w:rsid w:val="00D978EF"/>
    <w:rsid w:val="00DA04A4"/>
    <w:rsid w:val="00DA04E0"/>
    <w:rsid w:val="00DA1726"/>
    <w:rsid w:val="00DA47DE"/>
    <w:rsid w:val="00DA5F80"/>
    <w:rsid w:val="00DB3EA5"/>
    <w:rsid w:val="00DC3760"/>
    <w:rsid w:val="00DC6CA2"/>
    <w:rsid w:val="00DD1803"/>
    <w:rsid w:val="00DD32B0"/>
    <w:rsid w:val="00DD4154"/>
    <w:rsid w:val="00DE0969"/>
    <w:rsid w:val="00DE3F31"/>
    <w:rsid w:val="00DE4BE5"/>
    <w:rsid w:val="00DE7014"/>
    <w:rsid w:val="00DE79AF"/>
    <w:rsid w:val="00DF26B7"/>
    <w:rsid w:val="00DF3421"/>
    <w:rsid w:val="00DF47AF"/>
    <w:rsid w:val="00DF5428"/>
    <w:rsid w:val="00DF6B05"/>
    <w:rsid w:val="00DF7B7A"/>
    <w:rsid w:val="00E031AA"/>
    <w:rsid w:val="00E03D57"/>
    <w:rsid w:val="00E0404A"/>
    <w:rsid w:val="00E06180"/>
    <w:rsid w:val="00E0778F"/>
    <w:rsid w:val="00E137BE"/>
    <w:rsid w:val="00E20FF5"/>
    <w:rsid w:val="00E21E45"/>
    <w:rsid w:val="00E2216B"/>
    <w:rsid w:val="00E22487"/>
    <w:rsid w:val="00E2355D"/>
    <w:rsid w:val="00E26CFF"/>
    <w:rsid w:val="00E304BE"/>
    <w:rsid w:val="00E3144B"/>
    <w:rsid w:val="00E3403F"/>
    <w:rsid w:val="00E346A1"/>
    <w:rsid w:val="00E3530A"/>
    <w:rsid w:val="00E361E2"/>
    <w:rsid w:val="00E425D4"/>
    <w:rsid w:val="00E430CA"/>
    <w:rsid w:val="00E43550"/>
    <w:rsid w:val="00E54CD5"/>
    <w:rsid w:val="00E55D56"/>
    <w:rsid w:val="00E569AA"/>
    <w:rsid w:val="00E57ACA"/>
    <w:rsid w:val="00E57C05"/>
    <w:rsid w:val="00E60AF2"/>
    <w:rsid w:val="00E63952"/>
    <w:rsid w:val="00E64B49"/>
    <w:rsid w:val="00E65FDF"/>
    <w:rsid w:val="00E660A1"/>
    <w:rsid w:val="00E70C7E"/>
    <w:rsid w:val="00E71039"/>
    <w:rsid w:val="00E74437"/>
    <w:rsid w:val="00E749AA"/>
    <w:rsid w:val="00E80211"/>
    <w:rsid w:val="00E8069C"/>
    <w:rsid w:val="00E80F5B"/>
    <w:rsid w:val="00E85CEB"/>
    <w:rsid w:val="00E877ED"/>
    <w:rsid w:val="00E9047A"/>
    <w:rsid w:val="00E90682"/>
    <w:rsid w:val="00E94900"/>
    <w:rsid w:val="00E95717"/>
    <w:rsid w:val="00E960F4"/>
    <w:rsid w:val="00EA1385"/>
    <w:rsid w:val="00EA2BAB"/>
    <w:rsid w:val="00EA408F"/>
    <w:rsid w:val="00EA542B"/>
    <w:rsid w:val="00EA5DCB"/>
    <w:rsid w:val="00EB274B"/>
    <w:rsid w:val="00EB679B"/>
    <w:rsid w:val="00EB6931"/>
    <w:rsid w:val="00EC1B50"/>
    <w:rsid w:val="00EC3C28"/>
    <w:rsid w:val="00EC5A40"/>
    <w:rsid w:val="00EC5A6B"/>
    <w:rsid w:val="00ED22BD"/>
    <w:rsid w:val="00ED4736"/>
    <w:rsid w:val="00EE27CC"/>
    <w:rsid w:val="00EE5E97"/>
    <w:rsid w:val="00EF262E"/>
    <w:rsid w:val="00EF3718"/>
    <w:rsid w:val="00F0003F"/>
    <w:rsid w:val="00F07DA9"/>
    <w:rsid w:val="00F26240"/>
    <w:rsid w:val="00F30D19"/>
    <w:rsid w:val="00F314D1"/>
    <w:rsid w:val="00F3185F"/>
    <w:rsid w:val="00F33F31"/>
    <w:rsid w:val="00F422B4"/>
    <w:rsid w:val="00F425EB"/>
    <w:rsid w:val="00F44763"/>
    <w:rsid w:val="00F4721F"/>
    <w:rsid w:val="00F5009D"/>
    <w:rsid w:val="00F506A1"/>
    <w:rsid w:val="00F5288A"/>
    <w:rsid w:val="00F53D1A"/>
    <w:rsid w:val="00F5671F"/>
    <w:rsid w:val="00F60978"/>
    <w:rsid w:val="00F6466A"/>
    <w:rsid w:val="00F65209"/>
    <w:rsid w:val="00F66434"/>
    <w:rsid w:val="00F70439"/>
    <w:rsid w:val="00F714CA"/>
    <w:rsid w:val="00F7165C"/>
    <w:rsid w:val="00F75080"/>
    <w:rsid w:val="00F81E3B"/>
    <w:rsid w:val="00F840ED"/>
    <w:rsid w:val="00F856FC"/>
    <w:rsid w:val="00F87019"/>
    <w:rsid w:val="00F87E57"/>
    <w:rsid w:val="00F91D58"/>
    <w:rsid w:val="00F960DA"/>
    <w:rsid w:val="00F96771"/>
    <w:rsid w:val="00F97EDB"/>
    <w:rsid w:val="00FA1012"/>
    <w:rsid w:val="00FA2C7F"/>
    <w:rsid w:val="00FA510F"/>
    <w:rsid w:val="00FB279E"/>
    <w:rsid w:val="00FB3A7B"/>
    <w:rsid w:val="00FB4A48"/>
    <w:rsid w:val="00FB64E2"/>
    <w:rsid w:val="00FC007A"/>
    <w:rsid w:val="00FC0A58"/>
    <w:rsid w:val="00FC1C0B"/>
    <w:rsid w:val="00FC2B3C"/>
    <w:rsid w:val="00FC3294"/>
    <w:rsid w:val="00FC5510"/>
    <w:rsid w:val="00FC5EBB"/>
    <w:rsid w:val="00FC720D"/>
    <w:rsid w:val="00FC785D"/>
    <w:rsid w:val="00FD3BE1"/>
    <w:rsid w:val="00FD3F7E"/>
    <w:rsid w:val="00FD6013"/>
    <w:rsid w:val="00FD7852"/>
    <w:rsid w:val="00FE0F13"/>
    <w:rsid w:val="00FE4269"/>
    <w:rsid w:val="00FE540A"/>
    <w:rsid w:val="00FF2C44"/>
    <w:rsid w:val="00FF463C"/>
    <w:rsid w:val="00FF4715"/>
    <w:rsid w:val="00FF717C"/>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B9DD2"/>
  <w15:chartTrackingRefBased/>
  <w15:docId w15:val="{25741F69-6D39-4A49-81B4-D16C0D5F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35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0C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0C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C50C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50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C50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C50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C50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C50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2D0891"/>
  </w:style>
  <w:style w:type="character" w:customStyle="1" w:styleId="Heading1Char">
    <w:name w:val="Heading 1 Char"/>
    <w:basedOn w:val="DefaultParagraphFont"/>
    <w:link w:val="Heading1"/>
    <w:uiPriority w:val="9"/>
    <w:rsid w:val="00016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0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50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C50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C50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C50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C50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C50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C50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66B32"/>
    <w:pPr>
      <w:ind w:left="720"/>
      <w:contextualSpacing/>
    </w:pPr>
  </w:style>
  <w:style w:type="character" w:styleId="CommentReference">
    <w:name w:val="annotation reference"/>
    <w:basedOn w:val="DefaultParagraphFont"/>
    <w:uiPriority w:val="99"/>
    <w:semiHidden/>
    <w:unhideWhenUsed/>
    <w:rsid w:val="009B775B"/>
    <w:rPr>
      <w:sz w:val="16"/>
      <w:szCs w:val="16"/>
    </w:rPr>
  </w:style>
  <w:style w:type="paragraph" w:styleId="CommentText">
    <w:name w:val="annotation text"/>
    <w:basedOn w:val="Normal"/>
    <w:link w:val="CommentTextChar"/>
    <w:uiPriority w:val="99"/>
    <w:unhideWhenUsed/>
    <w:rsid w:val="009B775B"/>
    <w:pPr>
      <w:spacing w:line="240" w:lineRule="auto"/>
    </w:pPr>
    <w:rPr>
      <w:sz w:val="20"/>
      <w:szCs w:val="20"/>
    </w:rPr>
  </w:style>
  <w:style w:type="character" w:customStyle="1" w:styleId="CommentTextChar">
    <w:name w:val="Comment Text Char"/>
    <w:basedOn w:val="DefaultParagraphFont"/>
    <w:link w:val="CommentText"/>
    <w:uiPriority w:val="99"/>
    <w:rsid w:val="009B775B"/>
    <w:rPr>
      <w:sz w:val="20"/>
      <w:szCs w:val="20"/>
    </w:rPr>
  </w:style>
  <w:style w:type="paragraph" w:styleId="CommentSubject">
    <w:name w:val="annotation subject"/>
    <w:basedOn w:val="CommentText"/>
    <w:next w:val="CommentText"/>
    <w:link w:val="CommentSubjectChar"/>
    <w:uiPriority w:val="99"/>
    <w:semiHidden/>
    <w:unhideWhenUsed/>
    <w:rsid w:val="009B775B"/>
    <w:rPr>
      <w:b/>
      <w:bCs/>
    </w:rPr>
  </w:style>
  <w:style w:type="character" w:customStyle="1" w:styleId="CommentSubjectChar">
    <w:name w:val="Comment Subject Char"/>
    <w:basedOn w:val="CommentTextChar"/>
    <w:link w:val="CommentSubject"/>
    <w:uiPriority w:val="99"/>
    <w:semiHidden/>
    <w:rsid w:val="009B775B"/>
    <w:rPr>
      <w:b/>
      <w:bCs/>
      <w:sz w:val="20"/>
      <w:szCs w:val="20"/>
    </w:rPr>
  </w:style>
  <w:style w:type="paragraph" w:styleId="BalloonText">
    <w:name w:val="Balloon Text"/>
    <w:basedOn w:val="Normal"/>
    <w:link w:val="BalloonTextChar"/>
    <w:uiPriority w:val="99"/>
    <w:semiHidden/>
    <w:unhideWhenUsed/>
    <w:rsid w:val="009B77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5B"/>
    <w:rPr>
      <w:rFonts w:ascii="Segoe UI" w:hAnsi="Segoe UI" w:cs="Segoe UI"/>
      <w:sz w:val="18"/>
      <w:szCs w:val="18"/>
    </w:rPr>
  </w:style>
  <w:style w:type="paragraph" w:styleId="Bibliography">
    <w:name w:val="Bibliography"/>
    <w:basedOn w:val="Normal"/>
    <w:next w:val="Normal"/>
    <w:uiPriority w:val="37"/>
    <w:unhideWhenUsed/>
    <w:rsid w:val="00171FE1"/>
    <w:pPr>
      <w:spacing w:after="0" w:line="480" w:lineRule="auto"/>
      <w:ind w:left="720" w:hanging="720"/>
    </w:pPr>
  </w:style>
  <w:style w:type="paragraph" w:styleId="Caption">
    <w:name w:val="caption"/>
    <w:basedOn w:val="Normal"/>
    <w:next w:val="Normal"/>
    <w:uiPriority w:val="35"/>
    <w:unhideWhenUsed/>
    <w:qFormat/>
    <w:rsid w:val="00C947D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B17A8"/>
    <w:rPr>
      <w:color w:val="0563C1" w:themeColor="hyperlink"/>
      <w:u w:val="single"/>
    </w:rPr>
  </w:style>
  <w:style w:type="paragraph" w:styleId="NormalWeb">
    <w:name w:val="Normal (Web)"/>
    <w:basedOn w:val="Normal"/>
    <w:uiPriority w:val="99"/>
    <w:semiHidden/>
    <w:unhideWhenUsed/>
    <w:rsid w:val="00434068"/>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536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3678"/>
    <w:rPr>
      <w:rFonts w:asciiTheme="majorHAnsi" w:eastAsiaTheme="majorEastAsia" w:hAnsiTheme="majorHAnsi" w:cstheme="majorBidi"/>
      <w:spacing w:val="-10"/>
      <w:kern w:val="28"/>
      <w:sz w:val="56"/>
      <w:szCs w:val="56"/>
    </w:rPr>
  </w:style>
  <w:style w:type="paragraph" w:styleId="NoSpacing">
    <w:name w:val="No Spacing"/>
    <w:uiPriority w:val="1"/>
    <w:qFormat/>
    <w:rsid w:val="00767EAD"/>
    <w:pPr>
      <w:spacing w:after="0" w:line="240" w:lineRule="auto"/>
    </w:pPr>
  </w:style>
  <w:style w:type="paragraph" w:styleId="TableofFigures">
    <w:name w:val="table of figures"/>
    <w:basedOn w:val="Normal"/>
    <w:next w:val="Normal"/>
    <w:uiPriority w:val="99"/>
    <w:unhideWhenUsed/>
    <w:rsid w:val="00870C33"/>
    <w:pPr>
      <w:spacing w:after="0"/>
    </w:pPr>
  </w:style>
  <w:style w:type="character" w:styleId="HTMLCode">
    <w:name w:val="HTML Code"/>
    <w:basedOn w:val="DefaultParagraphFont"/>
    <w:uiPriority w:val="99"/>
    <w:semiHidden/>
    <w:unhideWhenUsed/>
    <w:rsid w:val="00961A67"/>
    <w:rPr>
      <w:rFonts w:ascii="Courier New" w:eastAsia="Times New Roman" w:hAnsi="Courier New" w:cs="Courier New"/>
      <w:sz w:val="20"/>
      <w:szCs w:val="20"/>
    </w:rPr>
  </w:style>
  <w:style w:type="character" w:styleId="Emphasis">
    <w:name w:val="Emphasis"/>
    <w:basedOn w:val="DefaultParagraphFont"/>
    <w:uiPriority w:val="20"/>
    <w:qFormat/>
    <w:rsid w:val="00961A67"/>
    <w:rPr>
      <w:i/>
      <w:iCs/>
    </w:rPr>
  </w:style>
  <w:style w:type="character" w:customStyle="1" w:styleId="UnresolvedMention1">
    <w:name w:val="Unresolved Mention1"/>
    <w:basedOn w:val="DefaultParagraphFont"/>
    <w:uiPriority w:val="99"/>
    <w:semiHidden/>
    <w:unhideWhenUsed/>
    <w:rsid w:val="007231C0"/>
    <w:rPr>
      <w:color w:val="605E5C"/>
      <w:shd w:val="clear" w:color="auto" w:fill="E1DFDD"/>
    </w:rPr>
  </w:style>
  <w:style w:type="table" w:styleId="TableGrid">
    <w:name w:val="Table Grid"/>
    <w:basedOn w:val="TableNormal"/>
    <w:uiPriority w:val="39"/>
    <w:rsid w:val="00C07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03952"/>
    <w:rPr>
      <w:color w:val="954F72" w:themeColor="followedHyperlink"/>
      <w:u w:val="single"/>
    </w:rPr>
  </w:style>
  <w:style w:type="table" w:styleId="PlainTable2">
    <w:name w:val="Plain Table 2"/>
    <w:basedOn w:val="TableNormal"/>
    <w:uiPriority w:val="42"/>
    <w:rsid w:val="003234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1C2AEA"/>
    <w:rPr>
      <w:color w:val="605E5C"/>
      <w:shd w:val="clear" w:color="auto" w:fill="E1DFDD"/>
    </w:rPr>
  </w:style>
  <w:style w:type="paragraph" w:styleId="Revision">
    <w:name w:val="Revision"/>
    <w:hidden/>
    <w:uiPriority w:val="99"/>
    <w:semiHidden/>
    <w:rsid w:val="00D428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92164">
      <w:bodyDiv w:val="1"/>
      <w:marLeft w:val="0"/>
      <w:marRight w:val="0"/>
      <w:marTop w:val="0"/>
      <w:marBottom w:val="0"/>
      <w:divBdr>
        <w:top w:val="none" w:sz="0" w:space="0" w:color="auto"/>
        <w:left w:val="none" w:sz="0" w:space="0" w:color="auto"/>
        <w:bottom w:val="none" w:sz="0" w:space="0" w:color="auto"/>
        <w:right w:val="none" w:sz="0" w:space="0" w:color="auto"/>
      </w:divBdr>
    </w:div>
    <w:div w:id="328871663">
      <w:bodyDiv w:val="1"/>
      <w:marLeft w:val="0"/>
      <w:marRight w:val="0"/>
      <w:marTop w:val="0"/>
      <w:marBottom w:val="0"/>
      <w:divBdr>
        <w:top w:val="none" w:sz="0" w:space="0" w:color="auto"/>
        <w:left w:val="none" w:sz="0" w:space="0" w:color="auto"/>
        <w:bottom w:val="none" w:sz="0" w:space="0" w:color="auto"/>
        <w:right w:val="none" w:sz="0" w:space="0" w:color="auto"/>
      </w:divBdr>
    </w:div>
    <w:div w:id="372582825">
      <w:bodyDiv w:val="1"/>
      <w:marLeft w:val="0"/>
      <w:marRight w:val="0"/>
      <w:marTop w:val="0"/>
      <w:marBottom w:val="0"/>
      <w:divBdr>
        <w:top w:val="none" w:sz="0" w:space="0" w:color="auto"/>
        <w:left w:val="none" w:sz="0" w:space="0" w:color="auto"/>
        <w:bottom w:val="none" w:sz="0" w:space="0" w:color="auto"/>
        <w:right w:val="none" w:sz="0" w:space="0" w:color="auto"/>
      </w:divBdr>
    </w:div>
    <w:div w:id="392311713">
      <w:bodyDiv w:val="1"/>
      <w:marLeft w:val="0"/>
      <w:marRight w:val="0"/>
      <w:marTop w:val="0"/>
      <w:marBottom w:val="0"/>
      <w:divBdr>
        <w:top w:val="none" w:sz="0" w:space="0" w:color="auto"/>
        <w:left w:val="none" w:sz="0" w:space="0" w:color="auto"/>
        <w:bottom w:val="none" w:sz="0" w:space="0" w:color="auto"/>
        <w:right w:val="none" w:sz="0" w:space="0" w:color="auto"/>
      </w:divBdr>
    </w:div>
    <w:div w:id="567228897">
      <w:bodyDiv w:val="1"/>
      <w:marLeft w:val="0"/>
      <w:marRight w:val="0"/>
      <w:marTop w:val="0"/>
      <w:marBottom w:val="0"/>
      <w:divBdr>
        <w:top w:val="none" w:sz="0" w:space="0" w:color="auto"/>
        <w:left w:val="none" w:sz="0" w:space="0" w:color="auto"/>
        <w:bottom w:val="none" w:sz="0" w:space="0" w:color="auto"/>
        <w:right w:val="none" w:sz="0" w:space="0" w:color="auto"/>
      </w:divBdr>
    </w:div>
    <w:div w:id="812798903">
      <w:bodyDiv w:val="1"/>
      <w:marLeft w:val="0"/>
      <w:marRight w:val="0"/>
      <w:marTop w:val="0"/>
      <w:marBottom w:val="0"/>
      <w:divBdr>
        <w:top w:val="none" w:sz="0" w:space="0" w:color="auto"/>
        <w:left w:val="none" w:sz="0" w:space="0" w:color="auto"/>
        <w:bottom w:val="none" w:sz="0" w:space="0" w:color="auto"/>
        <w:right w:val="none" w:sz="0" w:space="0" w:color="auto"/>
      </w:divBdr>
    </w:div>
    <w:div w:id="817264493">
      <w:bodyDiv w:val="1"/>
      <w:marLeft w:val="0"/>
      <w:marRight w:val="0"/>
      <w:marTop w:val="0"/>
      <w:marBottom w:val="0"/>
      <w:divBdr>
        <w:top w:val="none" w:sz="0" w:space="0" w:color="auto"/>
        <w:left w:val="none" w:sz="0" w:space="0" w:color="auto"/>
        <w:bottom w:val="none" w:sz="0" w:space="0" w:color="auto"/>
        <w:right w:val="none" w:sz="0" w:space="0" w:color="auto"/>
      </w:divBdr>
    </w:div>
    <w:div w:id="975523035">
      <w:bodyDiv w:val="1"/>
      <w:marLeft w:val="0"/>
      <w:marRight w:val="0"/>
      <w:marTop w:val="0"/>
      <w:marBottom w:val="0"/>
      <w:divBdr>
        <w:top w:val="none" w:sz="0" w:space="0" w:color="auto"/>
        <w:left w:val="none" w:sz="0" w:space="0" w:color="auto"/>
        <w:bottom w:val="none" w:sz="0" w:space="0" w:color="auto"/>
        <w:right w:val="none" w:sz="0" w:space="0" w:color="auto"/>
      </w:divBdr>
    </w:div>
    <w:div w:id="1342008655">
      <w:bodyDiv w:val="1"/>
      <w:marLeft w:val="0"/>
      <w:marRight w:val="0"/>
      <w:marTop w:val="0"/>
      <w:marBottom w:val="0"/>
      <w:divBdr>
        <w:top w:val="none" w:sz="0" w:space="0" w:color="auto"/>
        <w:left w:val="none" w:sz="0" w:space="0" w:color="auto"/>
        <w:bottom w:val="none" w:sz="0" w:space="0" w:color="auto"/>
        <w:right w:val="none" w:sz="0" w:space="0" w:color="auto"/>
      </w:divBdr>
    </w:div>
    <w:div w:id="1448698586">
      <w:bodyDiv w:val="1"/>
      <w:marLeft w:val="0"/>
      <w:marRight w:val="0"/>
      <w:marTop w:val="0"/>
      <w:marBottom w:val="0"/>
      <w:divBdr>
        <w:top w:val="none" w:sz="0" w:space="0" w:color="auto"/>
        <w:left w:val="none" w:sz="0" w:space="0" w:color="auto"/>
        <w:bottom w:val="none" w:sz="0" w:space="0" w:color="auto"/>
        <w:right w:val="none" w:sz="0" w:space="0" w:color="auto"/>
      </w:divBdr>
    </w:div>
    <w:div w:id="1530069900">
      <w:bodyDiv w:val="1"/>
      <w:marLeft w:val="0"/>
      <w:marRight w:val="0"/>
      <w:marTop w:val="0"/>
      <w:marBottom w:val="0"/>
      <w:divBdr>
        <w:top w:val="none" w:sz="0" w:space="0" w:color="auto"/>
        <w:left w:val="none" w:sz="0" w:space="0" w:color="auto"/>
        <w:bottom w:val="none" w:sz="0" w:space="0" w:color="auto"/>
        <w:right w:val="none" w:sz="0" w:space="0" w:color="auto"/>
      </w:divBdr>
    </w:div>
    <w:div w:id="1579167913">
      <w:bodyDiv w:val="1"/>
      <w:marLeft w:val="0"/>
      <w:marRight w:val="0"/>
      <w:marTop w:val="0"/>
      <w:marBottom w:val="0"/>
      <w:divBdr>
        <w:top w:val="none" w:sz="0" w:space="0" w:color="auto"/>
        <w:left w:val="none" w:sz="0" w:space="0" w:color="auto"/>
        <w:bottom w:val="none" w:sz="0" w:space="0" w:color="auto"/>
        <w:right w:val="none" w:sz="0" w:space="0" w:color="auto"/>
      </w:divBdr>
    </w:div>
    <w:div w:id="1764765482">
      <w:bodyDiv w:val="1"/>
      <w:marLeft w:val="0"/>
      <w:marRight w:val="0"/>
      <w:marTop w:val="0"/>
      <w:marBottom w:val="0"/>
      <w:divBdr>
        <w:top w:val="none" w:sz="0" w:space="0" w:color="auto"/>
        <w:left w:val="none" w:sz="0" w:space="0" w:color="auto"/>
        <w:bottom w:val="none" w:sz="0" w:space="0" w:color="auto"/>
        <w:right w:val="none" w:sz="0" w:space="0" w:color="auto"/>
      </w:divBdr>
    </w:div>
    <w:div w:id="1777410727">
      <w:bodyDiv w:val="1"/>
      <w:marLeft w:val="0"/>
      <w:marRight w:val="0"/>
      <w:marTop w:val="0"/>
      <w:marBottom w:val="0"/>
      <w:divBdr>
        <w:top w:val="none" w:sz="0" w:space="0" w:color="auto"/>
        <w:left w:val="none" w:sz="0" w:space="0" w:color="auto"/>
        <w:bottom w:val="none" w:sz="0" w:space="0" w:color="auto"/>
        <w:right w:val="none" w:sz="0" w:space="0" w:color="auto"/>
      </w:divBdr>
    </w:div>
    <w:div w:id="186832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s://www.ecologyandsociety.org/about/policies.php" TargetMode="External"/><Relationship Id="rId3" Type="http://schemas.openxmlformats.org/officeDocument/2006/relationships/customXml" Target="../customXml/item3.xml"/><Relationship Id="rId21" Type="http://schemas.openxmlformats.org/officeDocument/2006/relationships/image" Target="media/image7.svg"/><Relationship Id="rId34" Type="http://schemas.openxmlformats.org/officeDocument/2006/relationships/theme" Target="theme/theme1.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hyperlink" Target="https://www.ecologyandsociety.org/about/policies.php"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onlinelibrary.wiley.com/page/journal/13652486/homepage/forauthors.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atalogue.data.gov.bc.ca/organization/wildlife-and-habitat" TargetMode="External"/><Relationship Id="rId23" Type="http://schemas.openxmlformats.org/officeDocument/2006/relationships/image" Target="media/image9.svg"/><Relationship Id="rId28" Type="http://schemas.openxmlformats.org/officeDocument/2006/relationships/hyperlink" Target="https://onlinelibrary.wiley.com/page/journal/13652486/homepage/fundedaccess.html"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cdnsciencepub.com/journal/cjb/publication-fees" TargetMode="Externa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https://catalogue.data.gov.bc.ca/organization/ministry-of-forests-lands-natural-resource-operations-and-rural-development" TargetMode="External"/><Relationship Id="rId22" Type="http://schemas.openxmlformats.org/officeDocument/2006/relationships/image" Target="media/image8.png"/><Relationship Id="rId27" Type="http://schemas.openxmlformats.org/officeDocument/2006/relationships/hyperlink" Target="https://onlinelibrary.wiley.com/page/journal/13652486/homepage/forauthors.html" TargetMode="External"/><Relationship Id="rId30" Type="http://schemas.openxmlformats.org/officeDocument/2006/relationships/hyperlink" Target="https://www.springer.com/journal/13157/open-access-publishing"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FF6677-8AE2-4F8A-B517-93C2A9E7B0C5}">
  <ds:schemaRefs>
    <ds:schemaRef ds:uri="http://schemas.openxmlformats.org/officeDocument/2006/bibliography"/>
  </ds:schemaRefs>
</ds:datastoreItem>
</file>

<file path=customXml/itemProps2.xml><?xml version="1.0" encoding="utf-8"?>
<ds:datastoreItem xmlns:ds="http://schemas.openxmlformats.org/officeDocument/2006/customXml" ds:itemID="{7C04A57F-03C1-4F74-9C60-5E4665921B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C8E71FF-3F05-49C7-9706-838C03F8C57B}">
  <ds:schemaRefs>
    <ds:schemaRef ds:uri="http://schemas.microsoft.com/sharepoint/v3/contenttype/forms"/>
  </ds:schemaRefs>
</ds:datastoreItem>
</file>

<file path=customXml/itemProps4.xml><?xml version="1.0" encoding="utf-8"?>
<ds:datastoreItem xmlns:ds="http://schemas.openxmlformats.org/officeDocument/2006/customXml" ds:itemID="{B2D14419-252B-4EE4-A6A8-DEBEBD6F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21</Pages>
  <Words>14822</Words>
  <Characters>84492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n</cp:lastModifiedBy>
  <cp:revision>9</cp:revision>
  <dcterms:created xsi:type="dcterms:W3CDTF">2021-12-07T22:45:00Z</dcterms:created>
  <dcterms:modified xsi:type="dcterms:W3CDTF">2021-12-11T19:52:00Z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id="IenOUPuz"/&gt;&lt;style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y fmtid="{D5CDD505-2E9C-101B-9397-08002B2CF9AE}" pid="4" name="ContentTypeId">
    <vt:lpwstr>0x010100483727557648AA40B029C215891F95C5</vt:lpwstr>
  </property>
</Properties>
</file>