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5848E834" w:rsidR="00241A51" w:rsidRDefault="00241A51" w:rsidP="009853E8">
      <w:pPr>
        <w:suppressLineNumbers/>
        <w:spacing w:line="480" w:lineRule="auto"/>
        <w:jc w:val="center"/>
        <w:rPr>
          <w:ins w:id="0" w:author="Stefanie Lane" w:date="2022-05-04T17:22:00Z"/>
        </w:rPr>
      </w:pPr>
      <w:ins w:id="1" w:author="Stefanie Lane" w:date="2022-05-04T17:22:00Z">
        <w:r>
          <w:rPr>
            <w:b/>
          </w:rPr>
          <w:t>Title</w:t>
        </w:r>
      </w:ins>
    </w:p>
    <w:p w14:paraId="4E4B7FB4" w14:textId="1C85A9DA" w:rsidR="009853E8" w:rsidRPr="00241A51" w:rsidRDefault="009853E8" w:rsidP="009853E8">
      <w:pPr>
        <w:suppressLineNumbers/>
        <w:spacing w:line="480" w:lineRule="auto"/>
        <w:jc w:val="center"/>
        <w:rPr>
          <w:ins w:id="2" w:author="Stefanie Lane" w:date="2022-05-04T17:22:00Z"/>
          <w:rFonts w:cstheme="minorHAnsi"/>
          <w:sz w:val="24"/>
          <w:szCs w:val="24"/>
        </w:rPr>
      </w:pPr>
      <w:ins w:id="3" w:author="Stefanie Lane" w:date="2022-05-04T17:22:00Z">
        <w:r w:rsidRPr="00A81377">
          <w:rPr>
            <w:rFonts w:cstheme="minorHAnsi"/>
            <w:sz w:val="24"/>
            <w:szCs w:val="24"/>
          </w:rPr>
          <w:t>Stefanie L. Lane</w:t>
        </w:r>
      </w:ins>
      <w:ins w:id="4" w:author="Stefanie Lane" w:date="2022-05-04T17:23:00Z">
        <w:r w:rsidR="00241A51">
          <w:rPr>
            <w:rFonts w:cstheme="minorHAnsi"/>
            <w:sz w:val="24"/>
            <w:szCs w:val="24"/>
          </w:rPr>
          <w:t>,</w:t>
        </w:r>
      </w:ins>
      <w:ins w:id="5" w:author="Stefanie Lane" w:date="2022-05-04T17:36:00Z">
        <w:r w:rsidR="00C43526">
          <w:rPr>
            <w:rFonts w:cstheme="minorHAnsi"/>
            <w:sz w:val="24"/>
            <w:szCs w:val="24"/>
            <w:vertAlign w:val="superscript"/>
          </w:rPr>
          <w:t>1</w:t>
        </w:r>
      </w:ins>
      <w:ins w:id="6" w:author="Stefanie Lane" w:date="2022-05-04T17:23:00Z">
        <w:r w:rsidR="00241A51">
          <w:rPr>
            <w:rFonts w:cstheme="minorHAnsi"/>
            <w:sz w:val="24"/>
            <w:szCs w:val="24"/>
          </w:rPr>
          <w:t xml:space="preserve"> Gary Bradfield, Nancy Shackelford</w:t>
        </w:r>
      </w:ins>
    </w:p>
    <w:p w14:paraId="416F00DF" w14:textId="0ED771E8" w:rsidR="009853E8" w:rsidRPr="00A81377" w:rsidRDefault="00C43526" w:rsidP="009853E8">
      <w:pPr>
        <w:suppressLineNumbers/>
        <w:spacing w:line="480" w:lineRule="auto"/>
        <w:rPr>
          <w:ins w:id="7" w:author="Stefanie Lane" w:date="2022-05-04T17:22:00Z"/>
          <w:rFonts w:cstheme="minorHAnsi"/>
          <w:sz w:val="24"/>
          <w:szCs w:val="24"/>
        </w:rPr>
      </w:pPr>
      <w:ins w:id="8" w:author="Stefanie Lane" w:date="2022-05-04T17:36:00Z">
        <w:r w:rsidRPr="00C43526">
          <w:rPr>
            <w:rFonts w:cstheme="minorHAnsi"/>
            <w:sz w:val="24"/>
            <w:szCs w:val="24"/>
            <w:vertAlign w:val="superscript"/>
            <w:rPrChange w:id="9" w:author="Stefanie Lane" w:date="2022-05-04T17:36:00Z">
              <w:rPr>
                <w:rFonts w:cstheme="minorHAnsi"/>
                <w:sz w:val="24"/>
                <w:szCs w:val="24"/>
              </w:rPr>
            </w:rPrChange>
          </w:rPr>
          <w:t>1</w:t>
        </w:r>
      </w:ins>
      <w:ins w:id="10" w:author="Stefanie Lane" w:date="2022-05-04T17:22:00Z">
        <w:r w:rsidR="009853E8" w:rsidRPr="00A81377">
          <w:rPr>
            <w:rFonts w:cstheme="minorHAnsi"/>
            <w:sz w:val="24"/>
            <w:szCs w:val="24"/>
          </w:rPr>
          <w:t>Department of Forest &amp; Conservation Sciences, The University of British Columbia, 2424 Main Mall, Vancouver, BC</w:t>
        </w:r>
        <w:r w:rsidR="009853E8">
          <w:rPr>
            <w:rFonts w:cstheme="minorHAnsi"/>
            <w:sz w:val="24"/>
            <w:szCs w:val="24"/>
          </w:rPr>
          <w:t>,</w:t>
        </w:r>
        <w:r w:rsidR="009853E8" w:rsidRPr="00A81377">
          <w:rPr>
            <w:rFonts w:cstheme="minorHAnsi"/>
            <w:sz w:val="24"/>
            <w:szCs w:val="24"/>
          </w:rPr>
          <w:t xml:space="preserve"> V6T 1Z4 Canada</w:t>
        </w:r>
      </w:ins>
    </w:p>
    <w:p w14:paraId="5A8134BD" w14:textId="3E1B32C2" w:rsidR="009853E8" w:rsidRPr="00A81377" w:rsidRDefault="009853E8" w:rsidP="009853E8">
      <w:pPr>
        <w:suppressLineNumbers/>
        <w:spacing w:line="480" w:lineRule="auto"/>
        <w:rPr>
          <w:ins w:id="11" w:author="Stefanie Lane" w:date="2022-05-04T17:22:00Z"/>
          <w:rFonts w:cstheme="minorHAnsi"/>
          <w:sz w:val="24"/>
          <w:szCs w:val="24"/>
        </w:rPr>
      </w:pPr>
      <w:ins w:id="12" w:author="Stefanie Lane" w:date="2022-05-04T17:22:00Z">
        <w:r w:rsidRPr="00A81377">
          <w:rPr>
            <w:rFonts w:cstheme="minorHAnsi"/>
            <w:sz w:val="24"/>
            <w:szCs w:val="24"/>
          </w:rPr>
          <w:t xml:space="preserve">Email address: </w:t>
        </w:r>
        <w:r>
          <w:rPr>
            <w:rFonts w:cstheme="minorHAnsi"/>
            <w:sz w:val="24"/>
            <w:szCs w:val="24"/>
          </w:rPr>
          <w:t>stefanie</w:t>
        </w:r>
      </w:ins>
      <w:ins w:id="13" w:author="Stefanie Lane" w:date="2022-05-10T12:54:00Z">
        <w:r w:rsidR="0089375E">
          <w:rPr>
            <w:rFonts w:cstheme="minorHAnsi"/>
            <w:sz w:val="24"/>
            <w:szCs w:val="24"/>
          </w:rPr>
          <w:t>lane@utexas.edu</w:t>
        </w:r>
      </w:ins>
    </w:p>
    <w:p w14:paraId="29D12CAD" w14:textId="33F3A742" w:rsidR="009853E8" w:rsidRPr="00A81377" w:rsidRDefault="009853E8" w:rsidP="009853E8">
      <w:pPr>
        <w:suppressLineNumbers/>
        <w:spacing w:line="480" w:lineRule="auto"/>
        <w:rPr>
          <w:ins w:id="14" w:author="Stefanie Lane" w:date="2022-05-04T17:22:00Z"/>
          <w:rFonts w:cstheme="minorHAnsi"/>
          <w:sz w:val="24"/>
          <w:szCs w:val="24"/>
        </w:rPr>
      </w:pPr>
      <w:ins w:id="15" w:author="Stefanie Lane" w:date="2022-05-04T17:22:00Z">
        <w:r w:rsidRPr="00A81377">
          <w:rPr>
            <w:rFonts w:cstheme="minorHAnsi"/>
            <w:sz w:val="24"/>
            <w:szCs w:val="24"/>
          </w:rPr>
          <w:t xml:space="preserve">Number of words: </w:t>
        </w:r>
      </w:ins>
    </w:p>
    <w:p w14:paraId="58AB9F8B" w14:textId="7652FA30" w:rsidR="009853E8" w:rsidRPr="00A81377" w:rsidRDefault="009853E8" w:rsidP="009853E8">
      <w:pPr>
        <w:suppressLineNumbers/>
        <w:spacing w:line="480" w:lineRule="auto"/>
        <w:rPr>
          <w:ins w:id="16" w:author="Stefanie Lane" w:date="2022-05-04T17:22:00Z"/>
          <w:rFonts w:cstheme="minorHAnsi"/>
          <w:sz w:val="24"/>
          <w:szCs w:val="24"/>
        </w:rPr>
      </w:pPr>
      <w:commentRangeStart w:id="17"/>
      <w:ins w:id="18" w:author="Stefanie Lane" w:date="2022-05-04T17:22:00Z">
        <w:r w:rsidRPr="00A81377">
          <w:rPr>
            <w:rFonts w:cstheme="minorHAnsi"/>
            <w:sz w:val="24"/>
            <w:szCs w:val="24"/>
          </w:rPr>
          <w:t xml:space="preserve">Manuscript </w:t>
        </w:r>
      </w:ins>
      <w:commentRangeEnd w:id="17"/>
      <w:ins w:id="19" w:author="Stefanie Lane" w:date="2022-05-10T12:55:00Z">
        <w:r w:rsidR="00841E62">
          <w:rPr>
            <w:rStyle w:val="CommentReference"/>
          </w:rPr>
          <w:commentReference w:id="17"/>
        </w:r>
      </w:ins>
      <w:ins w:id="20" w:author="Stefanie Lane" w:date="2022-05-04T17:22:00Z">
        <w:r w:rsidRPr="00A81377">
          <w:rPr>
            <w:rFonts w:cstheme="minorHAnsi"/>
            <w:sz w:val="24"/>
            <w:szCs w:val="24"/>
          </w:rPr>
          <w:t xml:space="preserve">received _______; revision accepted _______. </w:t>
        </w:r>
      </w:ins>
    </w:p>
    <w:p w14:paraId="4B148843" w14:textId="77777777" w:rsidR="009853E8" w:rsidRPr="00A81377" w:rsidRDefault="009853E8" w:rsidP="009853E8">
      <w:pPr>
        <w:suppressLineNumbers/>
        <w:spacing w:line="480" w:lineRule="auto"/>
        <w:rPr>
          <w:ins w:id="21" w:author="Stefanie Lane" w:date="2022-05-04T17:22:00Z"/>
          <w:rFonts w:cstheme="minorHAnsi"/>
          <w:sz w:val="24"/>
          <w:szCs w:val="24"/>
        </w:rPr>
      </w:pPr>
      <w:ins w:id="22" w:author="Stefanie Lane" w:date="2022-05-04T17:22:00Z">
        <w:r w:rsidRPr="00A81377">
          <w:rPr>
            <w:rFonts w:cstheme="minorHAnsi"/>
            <w:sz w:val="24"/>
            <w:szCs w:val="24"/>
          </w:rPr>
          <w:t xml:space="preserve">Corresponding author: </w:t>
        </w:r>
        <w:r>
          <w:rPr>
            <w:rFonts w:cstheme="minorHAnsi"/>
            <w:sz w:val="24"/>
            <w:szCs w:val="24"/>
          </w:rPr>
          <w:t>stefanielane@utexas.edu</w:t>
        </w:r>
      </w:ins>
    </w:p>
    <w:p w14:paraId="6EA06E5C" w14:textId="49FF526A" w:rsidR="009853E8" w:rsidRDefault="00551E87" w:rsidP="00551E87">
      <w:pPr>
        <w:pStyle w:val="Heading1"/>
        <w:rPr>
          <w:ins w:id="23" w:author="Stefanie Lane" w:date="2022-05-04T17:23:00Z"/>
        </w:rPr>
      </w:pPr>
      <w:ins w:id="24" w:author="Stefanie Lane" w:date="2022-05-04T17:23:00Z">
        <w:r>
          <w:t>Abstract</w:t>
        </w:r>
      </w:ins>
    </w:p>
    <w:p w14:paraId="63099388" w14:textId="6047B0E4" w:rsidR="00551E87" w:rsidRDefault="00551E87" w:rsidP="00551E87">
      <w:pPr>
        <w:rPr>
          <w:ins w:id="25" w:author="Stefanie Lane" w:date="2022-05-04T17:23:00Z"/>
        </w:rPr>
      </w:pPr>
    </w:p>
    <w:p w14:paraId="1E81CF82" w14:textId="3C4F703D" w:rsidR="00551E87" w:rsidRDefault="00160864" w:rsidP="00551E87">
      <w:pPr>
        <w:rPr>
          <w:ins w:id="26" w:author="Stefanie Lane" w:date="2022-05-04T17:23:00Z"/>
        </w:rPr>
      </w:pPr>
      <w:ins w:id="27" w:author="Stefanie Lane" w:date="2022-05-04T17:36:00Z">
        <w:r>
          <w:t>TBD</w:t>
        </w:r>
      </w:ins>
      <w:ins w:id="28" w:author="Stefanie Lane" w:date="2022-05-10T12:43:00Z">
        <w:r w:rsidR="00D97B61">
          <w:t xml:space="preserve"> – frame premise </w:t>
        </w:r>
      </w:ins>
      <w:ins w:id="29" w:author="Stefanie Lane" w:date="2022-05-10T12:44:00Z">
        <w:r w:rsidR="006C2A87">
          <w:t xml:space="preserve">with </w:t>
        </w:r>
        <w:r w:rsidR="00132E6A">
          <w:t>respect</w:t>
        </w:r>
        <w:r w:rsidR="006C2A87">
          <w:t xml:space="preserve"> to</w:t>
        </w:r>
      </w:ins>
      <w:ins w:id="30" w:author="Stefanie Lane" w:date="2022-05-10T12:43:00Z">
        <w:r w:rsidR="00D97B61">
          <w:t xml:space="preserve"> issue of global homogenization, exemplified here in a protected area </w:t>
        </w:r>
        <w:r w:rsidR="009F4733">
          <w:t>subject to indirect disturbanc</w:t>
        </w:r>
      </w:ins>
      <w:ins w:id="31" w:author="Stefanie Lane" w:date="2022-05-10T12:44:00Z">
        <w:r w:rsidR="009F4733">
          <w:t xml:space="preserve">es. </w:t>
        </w:r>
        <w:r w:rsidR="00132E6A">
          <w:t>Value of study is to observe changes in species compo</w:t>
        </w:r>
      </w:ins>
      <w:ins w:id="32" w:author="Stefanie Lane" w:date="2022-05-10T12:45:00Z">
        <w:r w:rsidR="00132E6A">
          <w:t>sition to inform concepts of habitat stability</w:t>
        </w:r>
        <w:r w:rsidR="0075178D">
          <w:t xml:space="preserve"> and com</w:t>
        </w:r>
      </w:ins>
      <w:ins w:id="33" w:author="Stefanie Lane" w:date="2022-05-10T12:46:00Z">
        <w:r w:rsidR="0075178D">
          <w:t xml:space="preserve">munity </w:t>
        </w:r>
        <w:commentRangeStart w:id="34"/>
        <w:r w:rsidR="0075178D">
          <w:t>homogenization</w:t>
        </w:r>
      </w:ins>
      <w:ins w:id="35" w:author="Stefanie Lane" w:date="2022-05-10T12:45:00Z">
        <w:r w:rsidR="00132E6A">
          <w:t xml:space="preserve"> </w:t>
        </w:r>
      </w:ins>
      <w:commentRangeEnd w:id="34"/>
      <w:ins w:id="36" w:author="Stefanie Lane" w:date="2022-05-10T12:46:00Z">
        <w:r w:rsidR="0075178D">
          <w:rPr>
            <w:rStyle w:val="CommentReference"/>
          </w:rPr>
          <w:commentReference w:id="34"/>
        </w:r>
      </w:ins>
      <w:ins w:id="37" w:author="Stefanie Lane" w:date="2022-05-10T12:45:00Z">
        <w:r w:rsidR="00132E6A">
          <w:t xml:space="preserve">in the absence of direct disturbance pressures. </w:t>
        </w:r>
      </w:ins>
    </w:p>
    <w:p w14:paraId="3DE8DBF9" w14:textId="38BF07DE" w:rsidR="00551E87" w:rsidRDefault="00551E87" w:rsidP="00551E87">
      <w:pPr>
        <w:rPr>
          <w:ins w:id="38" w:author="Stefanie Lane" w:date="2022-05-04T17:23:00Z"/>
        </w:rPr>
      </w:pPr>
    </w:p>
    <w:p w14:paraId="139DA5AB" w14:textId="598BFA74" w:rsidR="00551E87" w:rsidRDefault="00551E87" w:rsidP="00551E87">
      <w:pPr>
        <w:rPr>
          <w:ins w:id="39" w:author="Stefanie Lane" w:date="2022-05-04T17:23:00Z"/>
        </w:rPr>
      </w:pPr>
    </w:p>
    <w:p w14:paraId="6A140D87" w14:textId="780E4EB3" w:rsidR="00551E87" w:rsidRDefault="00551E87" w:rsidP="00551E87">
      <w:pPr>
        <w:rPr>
          <w:ins w:id="40" w:author="Stefanie Lane" w:date="2022-05-04T17:23:00Z"/>
        </w:rPr>
      </w:pPr>
    </w:p>
    <w:p w14:paraId="57EE3178" w14:textId="2C1F4910" w:rsidR="00551E87" w:rsidRDefault="00551E87" w:rsidP="00551E87">
      <w:pPr>
        <w:rPr>
          <w:ins w:id="41" w:author="Stefanie Lane" w:date="2022-05-04T17:23:00Z"/>
        </w:rPr>
      </w:pPr>
    </w:p>
    <w:p w14:paraId="4742AE19" w14:textId="5BE9FD9F" w:rsidR="00551E87" w:rsidRDefault="00551E87" w:rsidP="00551E87">
      <w:pPr>
        <w:rPr>
          <w:ins w:id="42" w:author="Stefanie Lane" w:date="2022-05-04T17:23:00Z"/>
        </w:rPr>
      </w:pPr>
    </w:p>
    <w:p w14:paraId="3AB3916E" w14:textId="3E0FBC11" w:rsidR="00551E87" w:rsidRDefault="00551E87" w:rsidP="00551E87">
      <w:pPr>
        <w:rPr>
          <w:ins w:id="43" w:author="Stefanie Lane" w:date="2022-05-04T17:23:00Z"/>
        </w:rPr>
      </w:pPr>
    </w:p>
    <w:p w14:paraId="7CAEB71B" w14:textId="7CE49F41" w:rsidR="00551E87" w:rsidRDefault="00551E87" w:rsidP="00551E87">
      <w:pPr>
        <w:rPr>
          <w:ins w:id="44" w:author="Stefanie Lane" w:date="2022-05-04T17:23:00Z"/>
        </w:rPr>
      </w:pPr>
    </w:p>
    <w:p w14:paraId="69BE6B9C" w14:textId="28A84427" w:rsidR="00551E87" w:rsidRDefault="00551E87" w:rsidP="00551E87">
      <w:pPr>
        <w:rPr>
          <w:ins w:id="45" w:author="Stefanie Lane" w:date="2022-05-04T17:23:00Z"/>
        </w:rPr>
      </w:pPr>
    </w:p>
    <w:p w14:paraId="5A4B664E" w14:textId="236E5BA5" w:rsidR="00551E87" w:rsidRDefault="00551E87" w:rsidP="00551E87">
      <w:pPr>
        <w:rPr>
          <w:ins w:id="46" w:author="Stefanie Lane" w:date="2022-05-04T17:23:00Z"/>
        </w:rPr>
      </w:pPr>
    </w:p>
    <w:p w14:paraId="5BBE84E2" w14:textId="78562DCF" w:rsidR="00551E87" w:rsidRDefault="00551E87" w:rsidP="00551E87">
      <w:pPr>
        <w:rPr>
          <w:ins w:id="47" w:author="Stefanie Lane" w:date="2022-05-04T17:23:00Z"/>
        </w:rPr>
      </w:pPr>
    </w:p>
    <w:p w14:paraId="1D285DA8" w14:textId="750ED120" w:rsidR="00551E87" w:rsidRDefault="00551E87" w:rsidP="00551E87">
      <w:pPr>
        <w:rPr>
          <w:ins w:id="48" w:author="Stefanie Lane" w:date="2022-05-04T17:23:00Z"/>
        </w:rPr>
      </w:pPr>
    </w:p>
    <w:p w14:paraId="3AC091C0" w14:textId="77777777" w:rsidR="00551E87" w:rsidRPr="00551E87" w:rsidRDefault="00551E87">
      <w:pPr>
        <w:rPr>
          <w:ins w:id="49" w:author="Stefanie Lane" w:date="2022-05-04T17:21:00Z"/>
        </w:rPr>
      </w:pPr>
    </w:p>
    <w:p w14:paraId="57F02055" w14:textId="77777777" w:rsidR="00551E87" w:rsidRDefault="00551E87">
      <w:pPr>
        <w:rPr>
          <w:ins w:id="50" w:author="Stefanie Lane" w:date="2022-05-04T17:23:00Z"/>
          <w:rFonts w:asciiTheme="majorHAnsi" w:eastAsiaTheme="majorEastAsia" w:hAnsiTheme="majorHAnsi" w:cstheme="majorBidi"/>
          <w:color w:val="2F5496" w:themeColor="accent1" w:themeShade="BF"/>
          <w:sz w:val="32"/>
          <w:szCs w:val="32"/>
        </w:rPr>
      </w:pPr>
      <w:ins w:id="51" w:author="Stefanie Lane" w:date="2022-05-04T17:23:00Z">
        <w:r>
          <w:br w:type="page"/>
        </w:r>
      </w:ins>
    </w:p>
    <w:p w14:paraId="5415565D" w14:textId="1679C10F" w:rsidR="0022363E" w:rsidRDefault="0022363E" w:rsidP="0022363E">
      <w:pPr>
        <w:pStyle w:val="Heading1"/>
      </w:pPr>
      <w:r>
        <w:lastRenderedPageBreak/>
        <w:t>Intro</w:t>
      </w:r>
      <w:r w:rsidR="00F94015">
        <w:t>duction</w:t>
      </w:r>
    </w:p>
    <w:p w14:paraId="045CBEFE" w14:textId="61129A27" w:rsidR="00A92F9A" w:rsidRDefault="00100565" w:rsidP="005F7C5D">
      <w:pPr>
        <w:ind w:firstLine="720"/>
      </w:pPr>
      <w:r w:rsidRPr="0007225D">
        <w:t>The</w:t>
      </w:r>
      <w:r w:rsidR="00F75B96" w:rsidRPr="0007225D">
        <w:t xml:space="preserve"> </w:t>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stability and</w:t>
      </w:r>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r w:rsidR="00A40812" w:rsidRPr="00A40812">
        <w:t>.</w:t>
      </w:r>
      <w:r w:rsidR="001F19B1">
        <w:t xml:space="preserve"> </w:t>
      </w:r>
      <w:r w:rsidR="004C0674">
        <w:t>C</w:t>
      </w:r>
      <w:r w:rsidR="0003545C">
        <w:t>ommunity stability</w:t>
      </w:r>
      <w:r w:rsidR="00682FC6">
        <w:t xml:space="preserve"> </w:t>
      </w:r>
      <w:r w:rsidR="002355AC">
        <w:t xml:space="preserve">can be characterized by </w:t>
      </w:r>
      <w:r w:rsidR="007C5111">
        <w:t>low variability in species or functional diversity over time</w:t>
      </w:r>
      <w:r w:rsidR="00E871F6">
        <w:t xml:space="preserve"> </w:t>
      </w:r>
      <w:r w:rsidR="00E871F6">
        <w:fldChar w:fldCharType="begin"/>
      </w:r>
      <w:r w:rsidR="00BD2EEF">
        <w:instrText xml:space="preserve"> ADDIN ZOTERO_ITEM CSL_CITATION {"citationID":"CGgd2Jct","properties":{"formattedCitation":"(Donohue et al., 2016)","plainCitation":"(Donohue et al., 2016)","noteIndex":0},"citationItems":[{"id":2407,"uris":["http://zotero.org/users/6092945/items/S7CCJK46"],"itemData":{"id":2407,"type":"article-journal","abstract":"Human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4C0674">
        <w:t xml:space="preserve"> </w:t>
      </w:r>
      <w:r w:rsidR="00322751">
        <w:t>when the regional pool of potential species is reduced or environmentally constrained</w:t>
      </w:r>
      <w:ins w:id="52" w:author="Stefanie Lane" w:date="2022-05-12T13:24:00Z">
        <w:r w:rsidR="005D0F1A">
          <w:t xml:space="preserve"> (</w:t>
        </w:r>
        <w:r w:rsidR="005D0F1A" w:rsidRPr="005D0F1A">
          <w:rPr>
            <w:highlight w:val="cyan"/>
            <w:rPrChange w:id="53" w:author="Stefanie Lane" w:date="2022-05-12T13:24:00Z">
              <w:rPr/>
            </w:rPrChange>
          </w:rPr>
          <w:t>cite</w:t>
        </w:r>
        <w:r w:rsidR="005D0F1A">
          <w:t>)</w:t>
        </w:r>
      </w:ins>
      <w:r w:rsidR="00A92F9A">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24444ADF"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del w:id="54" w:author="Stefanie Lane" w:date="2022-03-10T15:18:00Z">
        <w:r w:rsidR="003B2DDD" w:rsidDel="00011E3D">
          <w:delText>plant community</w:delText>
        </w:r>
      </w:del>
      <w:ins w:id="55" w:author="Stefanie Lane" w:date="2022-03-10T15:18:00Z">
        <w:r w:rsidR="00011E3D">
          <w:t>ecological</w:t>
        </w:r>
      </w:ins>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05C232BA"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ins w:id="56" w:author="Stefanie Lane" w:date="2022-05-04T16:43:00Z">
        <w:r w:rsidR="00205D24">
          <w:t xml:space="preserve">species compositional </w:t>
        </w:r>
        <w:commentRangeStart w:id="57"/>
        <w:commentRangeStart w:id="58"/>
        <w:r w:rsidR="00205D24">
          <w:t>variation</w:t>
        </w:r>
        <w:commentRangeEnd w:id="57"/>
        <w:r w:rsidR="00F268FA">
          <w:rPr>
            <w:rStyle w:val="CommentReference"/>
          </w:rPr>
          <w:commentReference w:id="57"/>
        </w:r>
      </w:ins>
      <w:commentRangeEnd w:id="58"/>
      <w:ins w:id="59" w:author="Stefanie Lane" w:date="2022-05-12T13:32:00Z">
        <w:r w:rsidR="000020A6">
          <w:rPr>
            <w:rStyle w:val="CommentReference"/>
          </w:rPr>
          <w:commentReference w:id="58"/>
        </w:r>
      </w:ins>
      <w:commentRangeStart w:id="60"/>
      <w:del w:id="61" w:author="Stefanie Lane" w:date="2022-05-04T16:43:00Z">
        <w:r w:rsidR="004C7DF9" w:rsidDel="00205D24">
          <w:delText>chang</w:delText>
        </w:r>
        <w:r w:rsidR="004C7DF9" w:rsidDel="00F268FA">
          <w:delText>es</w:delText>
        </w:r>
      </w:del>
      <w:del w:id="62" w:author="Stefanie Lane" w:date="2022-05-04T16:44:00Z">
        <w:r w:rsidR="004C7DF9" w:rsidDel="00F268FA">
          <w:delText xml:space="preserve"> </w:delText>
        </w:r>
      </w:del>
      <w:commentRangeEnd w:id="60"/>
      <w:r w:rsidR="002E4D1C">
        <w:rPr>
          <w:rStyle w:val="CommentReference"/>
        </w:rPr>
        <w:commentReference w:id="60"/>
      </w:r>
      <w:del w:id="63" w:author="Stefanie Lane" w:date="2022-05-04T16:44:00Z">
        <w:r w:rsidR="004C7DF9" w:rsidDel="00F268FA">
          <w:delText>across</w:delText>
        </w:r>
      </w:del>
      <w:ins w:id="64" w:author="Stefanie Lane" w:date="2022-05-04T16:44:00Z">
        <w:r w:rsidR="00F268FA">
          <w:t xml:space="preserve"> over</w:t>
        </w:r>
      </w:ins>
      <w:r w:rsidR="004C7DF9">
        <w:t xml:space="preserve">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EA174F">
        <w:rPr>
          <w:highlight w:val="yellow"/>
        </w:rPr>
        <w:t>Figure 1</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ins w:id="65" w:author="Stefanie Lane" w:date="2022-03-10T15:20:00Z">
        <w:r w:rsidR="00042C5A">
          <w:t>s’</w:t>
        </w:r>
      </w:ins>
      <w:del w:id="66" w:author="Stefanie Lane" w:date="2022-03-10T15:20:00Z">
        <w:r w:rsidR="00102B71" w:rsidDel="00042C5A">
          <w:delText>’s</w:delText>
        </w:r>
      </w:del>
      <w:r w:rsidR="00886BE2">
        <w:t xml:space="preserve"> knowledge has not experienced major natural disturbance in the past 50 years. </w:t>
      </w:r>
      <w:r w:rsidR="00362DA9" w:rsidRPr="00362DA9">
        <w:t xml:space="preserve">Understanding how community composition </w:t>
      </w:r>
      <w:del w:id="67" w:author="Stefanie Lane" w:date="2022-03-10T15:20:00Z">
        <w:r w:rsidR="00362DA9" w:rsidRPr="00362DA9" w:rsidDel="00321D8D">
          <w:delText xml:space="preserve">has changed </w:delText>
        </w:r>
      </w:del>
      <w:r w:rsidR="00362DA9" w:rsidRPr="00362DA9">
        <w:t>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“assemblages”),</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502BFFFC" w:rsidR="007C0BCF" w:rsidRDefault="00DC5555" w:rsidP="005F7C5D">
      <w:pPr>
        <w:ind w:firstLine="720"/>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4B1B6418" w:rsidR="007C0BCF" w:rsidRDefault="00537848" w:rsidP="00612ED6">
      <w:pPr>
        <w:ind w:firstLine="720"/>
      </w:pPr>
      <w:r>
        <w:t xml:space="preserve">(1) </w:t>
      </w:r>
      <w:r w:rsidR="00151992">
        <w:t xml:space="preserve">Are </w:t>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w:t>
      </w:r>
      <w:ins w:id="68" w:author="Stefanie Lane" w:date="2022-05-04T16:48:00Z">
        <w:r w:rsidR="00F954D3">
          <w:t xml:space="preserve">composition </w:t>
        </w:r>
      </w:ins>
      <w:r w:rsidR="00151992">
        <w:t xml:space="preserve">to dominate each assemblage as identified by Bradfield &amp; Porter (1982). </w:t>
      </w:r>
    </w:p>
    <w:p w14:paraId="5B0CDEDC" w14:textId="05984014" w:rsidR="00496BFB" w:rsidRDefault="00537848" w:rsidP="00496BFB">
      <w:pPr>
        <w:ind w:firstLine="720"/>
      </w:pPr>
      <w:r>
        <w:t xml:space="preserve">(2) </w:t>
      </w:r>
      <w:r w:rsidR="00151992">
        <w:t xml:space="preserve">Is </w:t>
      </w:r>
      <w:ins w:id="69" w:author="Stefanie Lane" w:date="2022-05-11T14:23:00Z">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t>
        </w:r>
      </w:ins>
      <w:ins w:id="70" w:author="Stefanie Lane" w:date="2022-05-11T14:24:00Z">
        <w:r w:rsidR="008E1F98">
          <w:t xml:space="preserve">within and across </w:t>
        </w:r>
        <w:proofErr w:type="gramStart"/>
        <w:r w:rsidR="008E1F98">
          <w:t>assemblages</w:t>
        </w:r>
        <w:proofErr w:type="gramEnd"/>
        <w:r w:rsidR="008E1F98">
          <w:t xml:space="preserve"> </w:t>
        </w:r>
      </w:ins>
      <w:ins w:id="71" w:author="Stefanie Lane" w:date="2022-05-11T14:23:00Z">
        <w:r w:rsidR="008E1F98">
          <w:t>constant between</w:t>
        </w:r>
      </w:ins>
      <w:ins w:id="72" w:author="Stefanie Lane" w:date="2022-05-11T14:24:00Z">
        <w:r w:rsidR="008E1F98">
          <w:t xml:space="preserve"> years</w:t>
        </w:r>
        <w:r w:rsidR="00AA1B69">
          <w:t xml:space="preserve">? If the plant </w:t>
        </w:r>
      </w:ins>
      <w:ins w:id="73" w:author="Stefanie Lane" w:date="2022-05-11T14:45:00Z">
        <w:r w:rsidR="00EB6652">
          <w:t>community is</w:t>
        </w:r>
      </w:ins>
      <w:ins w:id="74" w:author="Stefanie Lane" w:date="2022-05-11T14:24:00Z">
        <w:r w:rsidR="00AA1B69">
          <w:t xml:space="preserve"> stable, I expect little change in </w:t>
        </w:r>
        <w:r w:rsidR="00AA1B69">
          <w:rPr>
            <w:rFonts w:cstheme="minorHAnsi"/>
          </w:rPr>
          <w:t>α</w:t>
        </w:r>
        <w:r w:rsidR="00AA1B69">
          <w:t xml:space="preserve">-diversity and </w:t>
        </w:r>
        <w:r w:rsidR="00AA1B69">
          <w:rPr>
            <w:rFonts w:cstheme="minorHAnsi"/>
          </w:rPr>
          <w:t>β</w:t>
        </w:r>
        <w:r w:rsidR="00AA1B69">
          <w:t xml:space="preserve">-diversity. </w:t>
        </w:r>
      </w:ins>
      <w:del w:id="75" w:author="Stefanie Lane" w:date="2022-05-04T16:56:00Z">
        <w:r w:rsidR="008F096E" w:rsidDel="00D27999">
          <w:delText xml:space="preserve">species abundance </w:delText>
        </w:r>
        <w:r w:rsidR="00151992" w:rsidDel="00D27999">
          <w:delText>s</w:delText>
        </w:r>
      </w:del>
      <w:del w:id="76" w:author="Stefanie Lane" w:date="2022-05-11T14:24:00Z">
        <w:r w:rsidR="00151992" w:rsidDel="00AA1B69">
          <w:delText>table within and between assemblage types over time?</w:delText>
        </w:r>
        <w:r w:rsidDel="00AA1B69">
          <w:delText xml:space="preserve"> </w:delText>
        </w:r>
      </w:del>
      <w:del w:id="77" w:author="Stefanie Lane" w:date="2022-05-11T14:47:00Z">
        <w:r w:rsidR="00151992" w:rsidDel="006146EA">
          <w:delText xml:space="preserve">I expect community-wide diversity to be more stable than diversity within each assemblage type. </w:delText>
        </w:r>
      </w:del>
    </w:p>
    <w:p w14:paraId="7949E8E6" w14:textId="32806C1A" w:rsidR="00496BFB" w:rsidDel="00BE5B2D" w:rsidRDefault="001A3ED2" w:rsidP="001A3ED2">
      <w:pPr>
        <w:pStyle w:val="ListParagraph"/>
        <w:numPr>
          <w:ilvl w:val="0"/>
          <w:numId w:val="20"/>
        </w:numPr>
        <w:rPr>
          <w:del w:id="78" w:author="Stefanie Lane" w:date="2022-05-04T18:15:00Z"/>
        </w:rPr>
      </w:pPr>
      <w:del w:id="79" w:author="Stefanie Lane" w:date="2022-05-04T18:15:00Z">
        <w:r w:rsidDel="00BE5B2D">
          <w:delText xml:space="preserve">Alt: </w:delText>
        </w:r>
        <w:r w:rsidR="00AE417E" w:rsidDel="00BE5B2D">
          <w:delText>does</w:delText>
        </w:r>
        <w:r w:rsidR="00496BFB" w:rsidDel="00BE5B2D">
          <w:delText xml:space="preserve"> </w:delText>
        </w:r>
        <w:r w:rsidR="00AE417E" w:rsidDel="00BE5B2D">
          <w:delText>species (composition/abundance) change significantly</w:delText>
        </w:r>
        <w:r w:rsidR="007F6D5D" w:rsidDel="00BE5B2D">
          <w:delText xml:space="preserve"> within each assemblage over time? (test with multivariate dispersion/PERMANOVA)</w:delText>
        </w:r>
        <w:r w:rsidR="002839E8" w:rsidDel="00BE5B2D">
          <w:delText xml:space="preserve"> (How to link this to </w:delText>
        </w:r>
        <w:r w:rsidR="002839E8" w:rsidDel="00BE5B2D">
          <w:rPr>
            <w:i/>
          </w:rPr>
          <w:delText>stability</w:delText>
        </w:r>
        <w:r w:rsidR="002839E8" w:rsidDel="00BE5B2D">
          <w:delText>?)</w:delText>
        </w:r>
      </w:del>
    </w:p>
    <w:p w14:paraId="640BC3CE" w14:textId="494B4F13" w:rsidR="00151992" w:rsidRDefault="0027315E" w:rsidP="005F7C5D">
      <w:pPr>
        <w:ind w:firstLine="720"/>
      </w:pPr>
      <w:del w:id="80" w:author="Stefanie Lane" w:date="2022-05-04T18:15:00Z">
        <w:r w:rsidDel="00BE5B2D">
          <w:delText xml:space="preserve"> </w:delText>
        </w:r>
      </w:del>
      <w:r w:rsidR="00537848">
        <w:t xml:space="preserve">(3) </w:t>
      </w:r>
      <w:r w:rsidR="00151992">
        <w:t>What is the total turnover</w:t>
      </w:r>
      <w:r w:rsidR="009129C1">
        <w:t xml:space="preserve"> within each assemblage</w:t>
      </w:r>
      <w:r w:rsidR="00151992">
        <w:t xml:space="preserve">, and which species gained or lost are driving changes within each assemblage? </w:t>
      </w:r>
      <w:ins w:id="81" w:author="Stefanie Lane" w:date="2022-05-04T18:23:00Z">
        <w:r w:rsidR="00F0046C">
          <w:t xml:space="preserve">I expect that increasing abundance of invasive species over time would result in greater number of species lost (and fewer species gained), and thus greater rates of </w:t>
        </w:r>
      </w:ins>
      <w:del w:id="82" w:author="Stefanie Lane" w:date="2022-05-04T18:23:00Z">
        <w:r w:rsidR="00151992" w:rsidDel="00F0046C">
          <w:delText xml:space="preserve"> </w:delText>
        </w:r>
        <w:r w:rsidR="008A1FF7" w:rsidDel="00F0046C">
          <w:delText xml:space="preserve">I </w:delText>
        </w:r>
        <w:commentRangeStart w:id="83"/>
        <w:r w:rsidR="008A1FF7" w:rsidDel="00F0046C">
          <w:delText xml:space="preserve">expect </w:delText>
        </w:r>
        <w:commentRangeEnd w:id="83"/>
        <w:r w:rsidR="00124273" w:rsidDel="00F0046C">
          <w:rPr>
            <w:rStyle w:val="CommentReference"/>
          </w:rPr>
          <w:commentReference w:id="83"/>
        </w:r>
        <w:r w:rsidR="008A1FF7" w:rsidDel="00F0046C">
          <w:delText>greater invasive species abundance</w:delText>
        </w:r>
        <w:r w:rsidR="008C1ED9" w:rsidDel="00F0046C">
          <w:delText xml:space="preserve"> (or greater number of species lost)</w:delText>
        </w:r>
        <w:r w:rsidR="008A1FF7" w:rsidDel="00F0046C">
          <w:delText xml:space="preserve"> </w:delText>
        </w:r>
        <w:r w:rsidR="00B125C0" w:rsidDel="00F0046C">
          <w:delText xml:space="preserve">will be evident in </w:delText>
        </w:r>
        <w:r w:rsidR="008A1FF7" w:rsidDel="00F0046C">
          <w:delText xml:space="preserve">assemblages that experience greater </w:delText>
        </w:r>
        <w:r w:rsidR="00E76F17" w:rsidDel="00F0046C">
          <w:delText>t</w:delText>
        </w:r>
        <w:r w:rsidR="00F04B33" w:rsidDel="00F0046C">
          <w:delText xml:space="preserve">otal </w:delText>
        </w:r>
      </w:del>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467F8A22" w:rsidR="001F436B" w:rsidRDefault="001F436B" w:rsidP="005F7C5D">
      <w:pPr>
        <w:ind w:firstLine="720"/>
      </w:pPr>
      <w:r>
        <w:t xml:space="preserve">The Fraser River drains the largest catchment in British Columbia, and its estuary currently spans 2814 ha, one-third of which lies within the South Arm Marshes Wildlife Management Area </w:t>
      </w:r>
      <w:r>
        <w:fldChar w:fldCharType="begin"/>
      </w:r>
      <w:r w:rsidR="00BD2EEF">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ins w:id="84" w:author="Stefanie Lane" w:date="2022-05-11T14:03:00Z">
        <w:r w:rsidR="00766A27">
          <w:fldChar w:fldCharType="begin"/>
        </w:r>
        <w:r w:rsidR="00766A27">
          <w:instrText xml:space="preserve"> REF _Ref103170248 \h </w:instrText>
        </w:r>
      </w:ins>
      <w:r w:rsidR="00766A27">
        <w:fldChar w:fldCharType="separate"/>
      </w:r>
      <w:ins w:id="85" w:author="Stefanie Lane" w:date="2022-05-11T14:03:00Z">
        <w:r w:rsidR="00766A27">
          <w:t xml:space="preserve">Figure </w:t>
        </w:r>
        <w:r w:rsidR="00766A27">
          <w:rPr>
            <w:noProof/>
          </w:rPr>
          <w:t>1</w:t>
        </w:r>
        <w:r w:rsidR="00766A27">
          <w:fldChar w:fldCharType="end"/>
        </w:r>
      </w:ins>
      <w:del w:id="86" w:author="Stefanie Lane" w:date="2022-05-11T14:03:00Z">
        <w:r w:rsidR="00EA174F" w:rsidRPr="00766A27" w:rsidDel="00766A27">
          <w:rPr>
            <w:rPrChange w:id="87" w:author="Stefanie Lane" w:date="2022-05-11T14:03:00Z">
              <w:rPr>
                <w:highlight w:val="yellow"/>
              </w:rPr>
            </w:rPrChange>
          </w:rPr>
          <w:delText xml:space="preserve">Figure </w:delText>
        </w:r>
        <w:r w:rsidR="00EA174F" w:rsidDel="00766A27">
          <w:rPr>
            <w:highlight w:val="yellow"/>
          </w:rPr>
          <w:delText>1</w:delText>
        </w:r>
      </w:del>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ins w:id="88" w:author="Stefanie Lane" w:date="2022-05-11T14:04:00Z">
        <w:r w:rsidR="000A3E15">
          <w:fldChar w:fldCharType="begin"/>
        </w:r>
        <w:r w:rsidR="000A3E15">
          <w:instrText xml:space="preserve"> REF _Ref103170248 \h </w:instrText>
        </w:r>
      </w:ins>
      <w:r w:rsidR="000A3E15">
        <w:fldChar w:fldCharType="separate"/>
      </w:r>
      <w:ins w:id="89" w:author="Stefanie Lane" w:date="2022-05-11T14:04:00Z">
        <w:r w:rsidR="000A3E15">
          <w:t xml:space="preserve">Figure </w:t>
        </w:r>
        <w:r w:rsidR="000A3E15">
          <w:rPr>
            <w:noProof/>
          </w:rPr>
          <w:t>1</w:t>
        </w:r>
        <w:r w:rsidR="000A3E15">
          <w:fldChar w:fldCharType="end"/>
        </w:r>
      </w:ins>
      <w:del w:id="90" w:author="Stefanie Lane" w:date="2022-05-11T14:03:00Z">
        <w:r w:rsidR="00EA174F" w:rsidDel="000A3E15">
          <w:rPr>
            <w:highlight w:val="yellow"/>
          </w:rPr>
          <w:delText>Figure 1</w:delText>
        </w:r>
      </w:del>
      <w:r>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42BD63EA"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16BE1545"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1E6160D9"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del w:id="91" w:author="Stefanie Lane" w:date="2022-05-11T14:05:00Z">
        <w:r w:rsidR="00B832A6" w:rsidDel="00C55BA3">
          <w:delText xml:space="preserve">locations </w:delText>
        </w:r>
      </w:del>
      <w:ins w:id="92" w:author="Stefanie Lane" w:date="2022-05-11T14:05:00Z">
        <w:r w:rsidR="00C55BA3">
          <w:t xml:space="preserve">endpoints </w:t>
        </w:r>
      </w:ins>
      <w:r w:rsidR="00B832A6">
        <w:t>were approximated</w:t>
      </w:r>
      <w:ins w:id="93" w:author="Stefanie Lane" w:date="2022-05-11T14:07:00Z">
        <w:r w:rsidR="002C1D2C">
          <w:t xml:space="preserve"> within ~5 m</w:t>
        </w:r>
      </w:ins>
      <w:r w:rsidR="00B832A6">
        <w:t xml:space="preserve"> </w:t>
      </w:r>
      <w:del w:id="94" w:author="Stefanie Lane" w:date="2022-05-11T14:06:00Z">
        <w:r w:rsidR="00B832A6" w:rsidDel="002A34E3">
          <w:delText xml:space="preserve">using </w:delText>
        </w:r>
      </w:del>
      <w:ins w:id="95" w:author="Stefanie Lane" w:date="2022-05-11T14:06:00Z">
        <w:r w:rsidR="002A34E3">
          <w:t xml:space="preserve">by overlaying Figure 1 in Bradfield &amp; Porter’s 1982 publication on a georeferenced </w:t>
        </w:r>
        <w:proofErr w:type="spellStart"/>
        <w:r w:rsidR="002A34E3">
          <w:t>basemap</w:t>
        </w:r>
        <w:proofErr w:type="spellEnd"/>
        <w:r w:rsidR="002A34E3">
          <w:t xml:space="preserve">, aligning </w:t>
        </w:r>
      </w:ins>
      <w:ins w:id="96" w:author="Stefanie Lane" w:date="2022-05-11T14:07:00Z">
        <w:r w:rsidR="002C1D2C">
          <w:t xml:space="preserve">prominent landscape features, and marking GPS locations in </w:t>
        </w:r>
        <w:proofErr w:type="spellStart"/>
        <w:r w:rsidR="002C1D2C">
          <w:t>Avenza</w:t>
        </w:r>
      </w:ins>
      <w:proofErr w:type="spellEnd"/>
      <w:ins w:id="97" w:author="Stefanie Lane" w:date="2022-05-11T14:09:00Z">
        <w:r w:rsidR="0070559A">
          <w:t xml:space="preserve"> Maps</w:t>
        </w:r>
      </w:ins>
      <w:ins w:id="98" w:author="Stefanie Lane" w:date="2022-05-11T14:07:00Z">
        <w:r w:rsidR="002C1D2C">
          <w:t xml:space="preserve"> (</w:t>
        </w:r>
      </w:ins>
      <w:proofErr w:type="spellStart"/>
      <w:ins w:id="99" w:author="Stefanie Lane" w:date="2022-05-11T14:08:00Z">
        <w:r w:rsidR="0070559A">
          <w:t>Avenza</w:t>
        </w:r>
        <w:proofErr w:type="spellEnd"/>
        <w:r w:rsidR="0070559A">
          <w:t xml:space="preserve"> </w:t>
        </w:r>
      </w:ins>
      <w:ins w:id="100" w:author="Stefanie Lane" w:date="2022-05-11T14:09:00Z">
        <w:r w:rsidR="0070559A">
          <w:t>Systems Inc., Ontario, Canada</w:t>
        </w:r>
      </w:ins>
      <w:ins w:id="101" w:author="Stefanie Lane" w:date="2022-05-11T14:08:00Z">
        <w:r w:rsidR="0070559A">
          <w:t>,</w:t>
        </w:r>
      </w:ins>
      <w:ins w:id="102" w:author="Stefanie Lane" w:date="2022-05-11T14:09:00Z">
        <w:r w:rsidR="0070559A">
          <w:t xml:space="preserve"> v.</w:t>
        </w:r>
      </w:ins>
      <w:ins w:id="103" w:author="Stefanie Lane" w:date="2022-05-11T14:08:00Z">
        <w:r w:rsidR="0070559A">
          <w:t xml:space="preserve"> 3.2)</w:t>
        </w:r>
      </w:ins>
      <w:ins w:id="104" w:author="Stefanie Lane" w:date="2022-05-11T14:07:00Z">
        <w:r w:rsidR="002C1D2C">
          <w:t xml:space="preserve"> </w:t>
        </w:r>
      </w:ins>
      <w:ins w:id="105" w:author="Stefanie Lane" w:date="2022-05-11T14:06:00Z">
        <w:r w:rsidR="002A34E3">
          <w:t xml:space="preserve">  </w:t>
        </w:r>
      </w:ins>
      <w:r w:rsidR="00B832A6">
        <w:t xml:space="preserve">spatial imagery cross-referenced with landscape features evident in </w:t>
      </w:r>
      <w:del w:id="106" w:author="Stefanie Lane" w:date="2022-05-11T14:06:00Z">
        <w:r w:rsidR="00B832A6" w:rsidDel="002A34E3">
          <w:delText>Figure 1</w:delText>
        </w:r>
        <w:r w:rsidR="00947182" w:rsidDel="002A34E3">
          <w:delText xml:space="preserve"> in Bradfield &amp; Porter’s 1982 publication</w:delText>
        </w:r>
      </w:del>
      <w:del w:id="107" w:author="Stefanie Lane" w:date="2022-05-11T14:04:00Z">
        <w:r w:rsidR="00D95107" w:rsidDel="000A3E15">
          <w:delText xml:space="preserve"> (</w:delText>
        </w:r>
        <w:r w:rsidR="00D95107" w:rsidDel="000A3E15">
          <w:rPr>
            <w:highlight w:val="yellow"/>
          </w:rPr>
          <w:delText>Figure 1)</w:delText>
        </w:r>
      </w:del>
      <w:ins w:id="108" w:author="Stefanie Lane" w:date="2022-05-11T14:04:00Z">
        <w:r w:rsidR="000A3E15">
          <w:t xml:space="preserve">, with successful relocation of endpoints estimated to approx. 5 m based on </w:t>
        </w:r>
      </w:ins>
      <w:ins w:id="109" w:author="Stefanie Lane" w:date="2022-05-11T14:05:00Z">
        <w:r w:rsidR="00C55BA3">
          <w:t>GPS location</w:t>
        </w:r>
      </w:ins>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xml:space="preserve">. An additional 18 plots were </w:t>
      </w:r>
      <w:commentRangeStart w:id="110"/>
      <w:r w:rsidR="0058125F">
        <w:t>omitted</w:t>
      </w:r>
      <w:r>
        <w:t xml:space="preserve"> in 2019</w:t>
      </w:r>
      <w:commentRangeEnd w:id="110"/>
      <w:r w:rsidR="0058125F">
        <w:rPr>
          <w:rStyle w:val="CommentReference"/>
        </w:rPr>
        <w:commentReference w:id="110"/>
      </w:r>
      <w:r>
        <w:t xml:space="preserve"> due to </w:t>
      </w:r>
      <w:r w:rsidR="000D215B">
        <w:t>physical inaccessibility</w:t>
      </w:r>
      <w:r>
        <w:t>, either due to overgrowth of riparian fringe</w:t>
      </w:r>
      <w:r w:rsidR="000D215B">
        <w:t>,</w:t>
      </w:r>
      <w:r>
        <w:t xml:space="preserve"> widening of tidal channels, or </w:t>
      </w:r>
      <w:r w:rsidR="000D215B">
        <w:t>variation in transect placement</w:t>
      </w:r>
      <w:r>
        <w:t>.</w:t>
      </w:r>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lastRenderedPageBreak/>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17717120" w:rsidR="00D4425C" w:rsidRDefault="00D4425C" w:rsidP="00D4425C">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ins w:id="111" w:author="Stefanie Lane" w:date="2022-05-11T14:10:00Z">
        <w:r w:rsidR="008B0483" w:rsidRPr="00E90CBE">
          <w:fldChar w:fldCharType="begin"/>
        </w:r>
        <w:r w:rsidR="008B0483" w:rsidRPr="008B0483">
          <w:instrText xml:space="preserve"> REF _Ref103170248 \h </w:instrText>
        </w:r>
      </w:ins>
      <w:r w:rsidR="008B0483">
        <w:instrText xml:space="preserve"> \* MERGEFORMAT </w:instrText>
      </w:r>
      <w:r w:rsidR="008B0483" w:rsidRPr="00E90CBE">
        <w:rPr>
          <w:rPrChange w:id="112" w:author="Stefanie Lane" w:date="2022-05-11T14:10:00Z">
            <w:rPr/>
          </w:rPrChange>
        </w:rPr>
        <w:fldChar w:fldCharType="separate"/>
      </w:r>
      <w:ins w:id="113" w:author="Stefanie Lane" w:date="2022-05-11T14:10:00Z">
        <w:r w:rsidR="008B0483" w:rsidRPr="00E90CBE">
          <w:t xml:space="preserve">Figure </w:t>
        </w:r>
        <w:r w:rsidR="008B0483" w:rsidRPr="008B0483">
          <w:rPr>
            <w:noProof/>
          </w:rPr>
          <w:t>1</w:t>
        </w:r>
        <w:r w:rsidR="008B0483" w:rsidRPr="00E90CBE">
          <w:fldChar w:fldCharType="end"/>
        </w:r>
      </w:ins>
      <w:del w:id="114" w:author="Stefanie Lane" w:date="2022-05-11T14:09:00Z">
        <w:r w:rsidR="00D95107" w:rsidRPr="008B0483" w:rsidDel="008B0483">
          <w:rPr>
            <w:rPrChange w:id="115" w:author="Stefanie Lane" w:date="2022-05-11T14:10:00Z">
              <w:rPr>
                <w:highlight w:val="yellow"/>
              </w:rPr>
            </w:rPrChange>
          </w:rPr>
          <w:delText>Figure 1</w:delText>
        </w:r>
      </w:del>
      <w:r w:rsidR="00D95107" w:rsidRPr="008B0483">
        <w:rPr>
          <w:rPrChange w:id="116" w:author="Stefanie Lane" w:date="2022-05-11T14:10:00Z">
            <w:rPr>
              <w:highlight w:val="yellow"/>
            </w:rPr>
          </w:rPrChange>
        </w:rPr>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5C137836" w:rsidR="00D4425C" w:rsidRDefault="00D4425C" w:rsidP="00D4425C">
      <w:pPr>
        <w:ind w:firstLine="720"/>
      </w:pPr>
      <w:r>
        <w:t xml:space="preserve">Individuals were defined as “in the plot” if </w:t>
      </w:r>
      <w:r>
        <w:rPr>
          <w:u w:val="single"/>
        </w:rPr>
        <w:t>&gt;</w:t>
      </w:r>
      <w:ins w:id="117" w:author="Stefanie Lane" w:date="2022-05-11T14:10:00Z">
        <w:r w:rsidR="008B0483">
          <w:t xml:space="preserve"> </w:t>
        </w:r>
      </w:ins>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0572BA0"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ins w:id="118" w:author="Stefanie Lane" w:date="2022-05-11T14:02:00Z">
        <w:r w:rsidR="00112B78">
          <w:t xml:space="preserve"> </w:t>
        </w:r>
        <w:r w:rsidR="00112B78" w:rsidRPr="00E90CBE">
          <w:fldChar w:fldCharType="begin"/>
        </w:r>
        <w:r w:rsidR="00112B78" w:rsidRPr="00112B78">
          <w:instrText xml:space="preserve"> REF _Ref103170147 \h </w:instrText>
        </w:r>
      </w:ins>
      <w:r w:rsidR="00112B78">
        <w:instrText xml:space="preserve"> \* MERGEFORMAT </w:instrText>
      </w:r>
      <w:r w:rsidR="00112B78" w:rsidRPr="00E90CBE">
        <w:rPr>
          <w:rPrChange w:id="119" w:author="Stefanie Lane" w:date="2022-05-11T14:02:00Z">
            <w:rPr/>
          </w:rPrChange>
        </w:rPr>
        <w:fldChar w:fldCharType="separate"/>
      </w:r>
      <w:ins w:id="120" w:author="Stefanie Lane" w:date="2022-05-11T14:02:00Z">
        <w:r w:rsidR="00112B78" w:rsidRPr="00E90CBE">
          <w:t xml:space="preserve">Table </w:t>
        </w:r>
        <w:r w:rsidR="00112B78" w:rsidRPr="00112B78">
          <w:rPr>
            <w:noProof/>
          </w:rPr>
          <w:t>4</w:t>
        </w:r>
        <w:r w:rsidR="00112B78" w:rsidRPr="00E90CBE">
          <w:fldChar w:fldCharType="end"/>
        </w:r>
        <w:r w:rsidR="00112B78" w:rsidRPr="00E90CBE">
          <w:t>,</w:t>
        </w:r>
      </w:ins>
      <w:r w:rsidRPr="00E90CBE">
        <w:t xml:space="preserve"> </w:t>
      </w:r>
      <w:r w:rsidRPr="00112B78">
        <w:rPr>
          <w:rPrChange w:id="121" w:author="Stefanie Lane" w:date="2022-05-11T14:02:00Z">
            <w:rPr>
              <w:highlight w:val="yellow"/>
            </w:rPr>
          </w:rPrChange>
        </w:rPr>
        <w:t>Supplemental</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w:t>
      </w:r>
      <w:del w:id="122" w:author="Stefanie Lane" w:date="2022-05-11T14:02:00Z">
        <w:r w:rsidDel="00332EF5">
          <w:delText xml:space="preserve"> (</w:delText>
        </w:r>
        <w:r w:rsidR="005A13B4" w:rsidRPr="005F7C5D" w:rsidDel="00332EF5">
          <w:rPr>
            <w:highlight w:val="yellow"/>
          </w:rPr>
          <w:delText>Supplemental</w:delText>
        </w:r>
        <w:r w:rsidDel="00332EF5">
          <w:delText>)</w:delText>
        </w:r>
      </w:del>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ins w:id="123" w:author="Stefanie Lane" w:date="2022-05-11T14:02:00Z">
        <w:r w:rsidR="00934D31">
          <w:t xml:space="preserve"> of the same genus</w:t>
        </w:r>
      </w:ins>
      <w:r>
        <w:t xml:space="preserve"> with similar abundance. </w:t>
      </w:r>
    </w:p>
    <w:p w14:paraId="3BFEE0A2" w14:textId="6DCE26EE" w:rsidR="00D03FB7" w:rsidRDefault="00D03FB7" w:rsidP="005F7C5D">
      <w:pPr>
        <w:pStyle w:val="Heading2"/>
      </w:pPr>
      <w:r>
        <w:t xml:space="preserve">Analyses </w:t>
      </w:r>
    </w:p>
    <w:p w14:paraId="4F033B5D" w14:textId="18B85886" w:rsidR="00557665" w:rsidRDefault="00E72813" w:rsidP="00EE00B3">
      <w:r>
        <w:t>All statistical analyses were performed in R v.4.0.2.</w:t>
      </w:r>
      <w:r w:rsidR="00165DCB">
        <w:t xml:space="preserve"> </w:t>
      </w:r>
    </w:p>
    <w:p w14:paraId="10C95044" w14:textId="1071D80C" w:rsidR="00E42346" w:rsidDel="00466169" w:rsidRDefault="00B47D6F" w:rsidP="005F7C5D">
      <w:pPr>
        <w:ind w:firstLine="720"/>
        <w:rPr>
          <w:del w:id="124" w:author="Stefanie Lane" w:date="2022-05-04T18:25:00Z"/>
        </w:rPr>
      </w:pPr>
      <w:r>
        <w:t xml:space="preserve">To determine dominant community types, cluster analysis was performed for each observation year using Euclidean </w:t>
      </w:r>
      <w:commentRangeStart w:id="125"/>
      <w:r>
        <w:t xml:space="preserve">distance </w:t>
      </w:r>
      <w:commentRangeEnd w:id="125"/>
      <w:r w:rsidR="009835B0">
        <w:rPr>
          <w:rStyle w:val="CommentReference"/>
        </w:rPr>
        <w:commentReference w:id="125"/>
      </w:r>
      <w:r>
        <w:t>as the measure of plot dissimilarity (“stats,”</w:t>
      </w:r>
      <w:r w:rsidR="00E42346">
        <w:t xml:space="preserve"> </w:t>
      </w:r>
      <w:r w:rsidR="00E42346" w:rsidRPr="005F7C5D">
        <w:rPr>
          <w:highlight w:val="cyan"/>
        </w:rPr>
        <w:t>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BD2EEF">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Euclidean distance was chosen to make direct comparisons to results produced by Bradfield &amp; Porter (1982).</w:t>
      </w:r>
      <w:r w:rsidR="00EE00B3">
        <w:t xml:space="preserve"> </w:t>
      </w:r>
      <w:r w:rsidR="00165DCB">
        <w:t>In initial analyses, both methods were used t</w:t>
      </w:r>
      <w:r w:rsidR="00262B24">
        <w:t>o confirm distance measure did not have a major effect on plot clustering</w:t>
      </w:r>
      <w:r w:rsidR="00165DCB">
        <w:t xml:space="preserve">; results are available in </w:t>
      </w:r>
      <w:r w:rsidR="00165DCB" w:rsidRPr="005F7C5D">
        <w:rPr>
          <w:highlight w:val="yellow"/>
        </w:rPr>
        <w:t>Supplemental</w:t>
      </w:r>
      <w:r w:rsidR="00165DCB">
        <w:t>.</w:t>
      </w:r>
      <w:ins w:id="126" w:author="Stefanie Lane" w:date="2022-05-04T18:25:00Z">
        <w:r w:rsidR="00466169">
          <w:t xml:space="preserve"> </w:t>
        </w:r>
      </w:ins>
    </w:p>
    <w:p w14:paraId="404E09C4" w14:textId="7DBC44DF" w:rsidR="00BD4A5D" w:rsidRDefault="00456B4F">
      <w:pPr>
        <w:ind w:firstLine="720"/>
        <w:rPr>
          <w:ins w:id="127" w:author="Stefanie Lane" w:date="2022-05-11T14:12:00Z"/>
        </w:rPr>
      </w:pPr>
      <w:del w:id="128" w:author="Stefanie Lane" w:date="2022-05-04T18:25:00Z">
        <w:r w:rsidDel="00466169">
          <w:tab/>
        </w:r>
      </w:del>
      <w:r w:rsidR="00276B00">
        <w:t xml:space="preserve">Clusters were cut into three </w:t>
      </w:r>
      <w:del w:id="129" w:author="Stefanie Lane" w:date="2022-05-04T18:25:00Z">
        <w:r w:rsidR="00276B00" w:rsidDel="00466169">
          <w:delText xml:space="preserve">main </w:delText>
        </w:r>
      </w:del>
      <w:r w:rsidR="00276B00">
        <w:t>groups</w:t>
      </w:r>
      <w:r w:rsidR="00BD4A5D">
        <w:t xml:space="preserve">, and </w:t>
      </w:r>
      <w:commentRangeStart w:id="130"/>
      <w:commentRangeStart w:id="131"/>
      <w:r w:rsidR="00BD4A5D">
        <w:t xml:space="preserve">plots </w:t>
      </w:r>
      <w:commentRangeEnd w:id="130"/>
      <w:r w:rsidR="00713666">
        <w:rPr>
          <w:rStyle w:val="CommentReference"/>
        </w:rPr>
        <w:commentReference w:id="130"/>
      </w:r>
      <w:commentRangeEnd w:id="131"/>
      <w:r w:rsidR="009A74F1">
        <w:rPr>
          <w:rStyle w:val="CommentReference"/>
        </w:rPr>
        <w:commentReference w:id="131"/>
      </w:r>
      <w:r w:rsidR="00BD4A5D">
        <w:t>contained within the groups were used subjected to</w:t>
      </w:r>
      <w:r w:rsidR="00BD4A5D" w:rsidRPr="00BD4A5D">
        <w:t xml:space="preserve"> </w:t>
      </w:r>
      <w:r w:rsidR="00BD4A5D">
        <w:t>species indicator analysis to determine the dominant species driving clusters (</w:t>
      </w:r>
      <w:r w:rsidR="00751C22">
        <w:t>“</w:t>
      </w:r>
      <w:commentRangeStart w:id="132"/>
      <w:proofErr w:type="spellStart"/>
      <w:r w:rsidR="00BD4A5D">
        <w:t>indicspecies</w:t>
      </w:r>
      <w:commentRangeEnd w:id="132"/>
      <w:proofErr w:type="spellEnd"/>
      <w:r w:rsidR="000100C5">
        <w:rPr>
          <w:rStyle w:val="CommentReference"/>
        </w:rPr>
        <w:commentReference w:id="132"/>
      </w:r>
      <w:r w:rsidR="00311779">
        <w:t>,</w:t>
      </w:r>
      <w:r w:rsidR="00751C22">
        <w:t>”</w:t>
      </w:r>
      <w:r w:rsidR="00311779">
        <w:fldChar w:fldCharType="begin"/>
      </w:r>
      <w:r w:rsidR="00BD2EEF">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r w:rsidR="00CC5170">
        <w:t xml:space="preserve"> </w:t>
      </w:r>
      <w:commentRangeStart w:id="133"/>
      <w:r w:rsidR="00B94ABA">
        <w:t xml:space="preserve">Species </w:t>
      </w:r>
      <w:commentRangeEnd w:id="133"/>
      <w:r w:rsidR="00195C88">
        <w:rPr>
          <w:rStyle w:val="CommentReference"/>
        </w:rPr>
        <w:commentReference w:id="133"/>
      </w:r>
      <w:del w:id="134" w:author="Stefanie Lane" w:date="2022-05-11T14:12:00Z">
        <w:r w:rsidR="00195C88" w:rsidDel="00417186">
          <w:delText xml:space="preserve">are </w:delText>
        </w:r>
      </w:del>
      <w:ins w:id="135" w:author="Stefanie Lane" w:date="2022-05-11T14:12:00Z">
        <w:r w:rsidR="00417186">
          <w:t xml:space="preserve">were </w:t>
        </w:r>
      </w:ins>
      <w:r w:rsidR="00195C88">
        <w:t xml:space="preserve">randomized within the </w:t>
      </w:r>
      <w:ins w:id="136" w:author="Stefanie Lane" w:date="2022-05-05T10:34:00Z">
        <w:r w:rsidR="0015412F">
          <w:t xml:space="preserve">assemblage </w:t>
        </w:r>
      </w:ins>
      <w:r w:rsidR="00195C88">
        <w:t xml:space="preserve">cluster, and those </w:t>
      </w:r>
      <w:r w:rsidR="00B94ABA">
        <w:t xml:space="preserve">with the </w:t>
      </w:r>
      <w:r w:rsidR="00CD36F2">
        <w:t>greatest statistical</w:t>
      </w:r>
      <w:r w:rsidR="00B94ABA">
        <w:t xml:space="preserve"> </w:t>
      </w:r>
      <w:del w:id="137" w:author="Stefanie Lane" w:date="2022-05-05T10:34:00Z">
        <w:r w:rsidR="004E6247" w:rsidDel="00370D1D">
          <w:delText xml:space="preserve">relationship </w:delText>
        </w:r>
      </w:del>
      <w:ins w:id="138" w:author="Stefanie Lane" w:date="2022-05-05T10:34:00Z">
        <w:r w:rsidR="00370D1D">
          <w:t>correlation within the assemblage</w:t>
        </w:r>
        <w:r w:rsidR="0015412F">
          <w:t xml:space="preserve"> were</w:t>
        </w:r>
      </w:ins>
      <w:del w:id="139" w:author="Stefanie Lane" w:date="2022-05-05T10:34:00Z">
        <w:r w:rsidR="004E6247" w:rsidDel="00370D1D">
          <w:delText xml:space="preserve">between species </w:delText>
        </w:r>
        <w:r w:rsidR="00CA6B33" w:rsidDel="00370D1D">
          <w:delText>occurrence</w:delText>
        </w:r>
        <w:r w:rsidR="00B94ABA" w:rsidDel="00370D1D">
          <w:delText xml:space="preserve"> </w:delText>
        </w:r>
        <w:r w:rsidR="00CD36F2" w:rsidDel="00370D1D">
          <w:delText>with all plots</w:delText>
        </w:r>
        <w:r w:rsidR="00B94ABA" w:rsidDel="00370D1D">
          <w:delText xml:space="preserve"> </w:delText>
        </w:r>
        <w:r w:rsidR="00195C88" w:rsidDel="00370D1D">
          <w:delText>are</w:delText>
        </w:r>
      </w:del>
      <w:r w:rsidR="00195C88">
        <w:t xml:space="preserve"> selected as indicators for the cluster. </w:t>
      </w:r>
      <w:r w:rsidR="00B94ABA">
        <w:t xml:space="preserve"> </w:t>
      </w:r>
    </w:p>
    <w:p w14:paraId="03B272C4" w14:textId="43A8190F" w:rsidR="00447198" w:rsidRDefault="009A2A63" w:rsidP="00E90CBE">
      <w:ins w:id="140" w:author="Stefanie Lane" w:date="2022-05-11T14:12:00Z">
        <w:r>
          <w:tab/>
          <w:t xml:space="preserve">Community </w:t>
        </w:r>
        <w:commentRangeStart w:id="141"/>
        <w:r>
          <w:t xml:space="preserve">diversity </w:t>
        </w:r>
      </w:ins>
      <w:commentRangeEnd w:id="141"/>
      <w:ins w:id="142" w:author="Stefanie Lane" w:date="2022-05-12T14:38:00Z">
        <w:r w:rsidR="00357F51">
          <w:rPr>
            <w:rStyle w:val="CommentReference"/>
          </w:rPr>
          <w:commentReference w:id="141"/>
        </w:r>
      </w:ins>
      <w:ins w:id="143" w:author="Stefanie Lane" w:date="2022-05-11T14:13:00Z">
        <w:r>
          <w:t xml:space="preserve">calculations followed </w:t>
        </w:r>
      </w:ins>
      <w:ins w:id="144" w:author="Stefanie Lane" w:date="2022-05-12T10:58:00Z">
        <w:r w:rsidR="00EC2480">
          <w:t xml:space="preserve">Whittaker </w:t>
        </w:r>
      </w:ins>
      <w:r w:rsidR="00BB7C99">
        <w:fldChar w:fldCharType="begin"/>
      </w:r>
      <w:r w:rsidR="00BB7C99">
        <w:instrText xml:space="preserve"> ADDIN ZOTERO_ITEM CSL_CITATION {"citationID":"hUTAQPlP","properties":{"formattedCitation":"(Whittaker, 1975)","plainCitation":"(Whittaker, 1975)","noteIndex":0},"citationItems":[{"id":2494,"uris":["http://zotero.org/users/6092945/items/PA45HZFU"],"itemData":{"id":2494,"type":"book","edition":"2nd","event-place":"New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w:t>
      </w:r>
      <w:del w:id="145" w:author="Stefanie Lane" w:date="2022-05-12T11:04:00Z">
        <w:r w:rsidR="00BB7C99" w:rsidRPr="00BB7C99" w:rsidDel="00BB7C99">
          <w:rPr>
            <w:rFonts w:ascii="Calibri" w:hAnsi="Calibri" w:cs="Calibri"/>
          </w:rPr>
          <w:delText xml:space="preserve">Whittaker, </w:delText>
        </w:r>
      </w:del>
      <w:r w:rsidR="00BB7C99" w:rsidRPr="00BB7C99">
        <w:rPr>
          <w:rFonts w:ascii="Calibri" w:hAnsi="Calibri" w:cs="Calibri"/>
        </w:rPr>
        <w:t>1975)</w:t>
      </w:r>
      <w:r w:rsidR="00BB7C99">
        <w:fldChar w:fldCharType="end"/>
      </w:r>
      <w:ins w:id="146" w:author="Stefanie Lane" w:date="2022-05-11T14:13:00Z">
        <w:r w:rsidR="00B745A6">
          <w:t xml:space="preserve">, with </w:t>
        </w:r>
        <w:r w:rsidR="00B745A6">
          <w:rPr>
            <w:rFonts w:cstheme="minorHAnsi"/>
          </w:rPr>
          <w:t>α</w:t>
        </w:r>
        <w:r w:rsidR="00B745A6">
          <w:t>-diversity</w:t>
        </w:r>
      </w:ins>
      <w:ins w:id="147" w:author="Stefanie Lane" w:date="2022-05-11T14:12:00Z">
        <w:r>
          <w:t xml:space="preserve"> calculated as the mean number of species per quadrat within an observation year and assemblage</w:t>
        </w:r>
      </w:ins>
      <w:ins w:id="148" w:author="Stefanie Lane" w:date="2022-05-11T14:13:00Z">
        <w:r w:rsidR="00B745A6">
          <w:t xml:space="preserve">, and </w:t>
        </w:r>
        <w:r w:rsidR="00B745A6">
          <w:rPr>
            <w:rFonts w:cstheme="minorHAnsi"/>
          </w:rPr>
          <w:t>β</w:t>
        </w:r>
        <w:r w:rsidR="00B745A6">
          <w:t>-diversity calculat</w:t>
        </w:r>
      </w:ins>
      <w:ins w:id="149" w:author="Stefanie Lane" w:date="2022-05-11T14:14:00Z">
        <w:r w:rsidR="00B745A6">
          <w:t>ed as t</w:t>
        </w:r>
        <w:r w:rsidR="00D76E01">
          <w:t xml:space="preserve">he total number of species within the assemblage divided by </w:t>
        </w:r>
        <w:r w:rsidR="00D76E01">
          <w:rPr>
            <w:rFonts w:cstheme="minorHAnsi"/>
          </w:rPr>
          <w:t>α</w:t>
        </w:r>
        <w:r w:rsidR="00D76E01">
          <w:t xml:space="preserve">-diversity. </w:t>
        </w:r>
      </w:ins>
      <w:ins w:id="150" w:author="Stefanie Lane" w:date="2022-05-11T14:15:00Z">
        <w:r w:rsidR="00D76E01">
          <w:t xml:space="preserve">These calculations were also performed on all data recorded for the observation year to generate a community-wide measure of diversity. </w:t>
        </w:r>
      </w:ins>
    </w:p>
    <w:p w14:paraId="67AF083F" w14:textId="35F0A4D8" w:rsidR="009836CC" w:rsidDel="00466169" w:rsidRDefault="009836CC" w:rsidP="005F7C5D">
      <w:pPr>
        <w:ind w:firstLine="720"/>
        <w:rPr>
          <w:del w:id="151" w:author="Stefanie Lane" w:date="2022-05-04T18:26:00Z"/>
        </w:rPr>
      </w:pPr>
      <w:r>
        <w:lastRenderedPageBreak/>
        <w:t>Community</w:t>
      </w:r>
      <w:r w:rsidR="006F3B74">
        <w:t xml:space="preserve"> </w:t>
      </w:r>
      <w:del w:id="152" w:author="Stefanie Lane" w:date="2022-05-11T14:15:00Z">
        <w:r w:rsidR="00E944E1" w:rsidDel="00D76E01">
          <w:delText>stability</w:delText>
        </w:r>
        <w:r w:rsidR="002D5D96" w:rsidDel="00D76E01">
          <w:delText xml:space="preserve"> </w:delText>
        </w:r>
        <w:r w:rsidR="00E944E1" w:rsidDel="00D76E01">
          <w:delText xml:space="preserve">and </w:delText>
        </w:r>
      </w:del>
      <w:r w:rsidR="00E944E1">
        <w:t>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t>“</w:t>
      </w:r>
      <w:r w:rsidR="006F3B74">
        <w:t>codyn</w:t>
      </w:r>
      <w:r>
        <w:t>”</w:t>
      </w:r>
      <w:r w:rsidR="006F3B74">
        <w:t xml:space="preserve"> 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del w:id="153" w:author="Stefanie Lane" w:date="2022-05-11T14:15:00Z">
        <w:r w:rsidR="006F3B74" w:rsidDel="001F5046">
          <w:delText xml:space="preserve"> </w:delText>
        </w:r>
        <w:r w:rsidRPr="00226A79" w:rsidDel="001F5046">
          <w:rPr>
            <w:highlight w:val="yellow"/>
            <w:rPrChange w:id="154" w:author="Stefanie Lane" w:date="2022-05-04T17:26:00Z">
              <w:rPr/>
            </w:rPrChange>
          </w:rPr>
          <w:delText xml:space="preserve">Community </w:delText>
        </w:r>
        <w:r w:rsidR="00175845" w:rsidRPr="00226A79" w:rsidDel="001F5046">
          <w:rPr>
            <w:highlight w:val="yellow"/>
            <w:rPrChange w:id="155" w:author="Stefanie Lane" w:date="2022-05-04T17:26:00Z">
              <w:rPr/>
            </w:rPrChange>
          </w:rPr>
          <w:delText>stability “aggregates species abundances within replicate and time period, and uses these values to calculate community stability as the temporal mean divided by the temporal standard deviation</w:delText>
        </w:r>
        <w:r w:rsidR="00BF6BC0" w:rsidRPr="00226A79" w:rsidDel="001F5046">
          <w:rPr>
            <w:highlight w:val="yellow"/>
            <w:rPrChange w:id="156" w:author="Stefanie Lane" w:date="2022-05-04T17:26:00Z">
              <w:rPr/>
            </w:rPrChange>
          </w:rPr>
          <w:delText>”</w:delText>
        </w:r>
        <w:r w:rsidR="00175845" w:rsidRPr="00226A79" w:rsidDel="001F5046">
          <w:rPr>
            <w:highlight w:val="yellow"/>
            <w:rPrChange w:id="157" w:author="Stefanie Lane" w:date="2022-05-04T17:26:00Z">
              <w:rPr/>
            </w:rPrChange>
          </w:rPr>
          <w:delText xml:space="preserve"> </w:delText>
        </w:r>
        <w:r w:rsidR="00F11F03" w:rsidRPr="00226A79" w:rsidDel="001F5046">
          <w:rPr>
            <w:highlight w:val="yellow"/>
            <w:rPrChange w:id="158" w:author="Stefanie Lane" w:date="2022-05-04T17:26:00Z">
              <w:rPr/>
            </w:rPrChange>
          </w:rPr>
          <w:fldChar w:fldCharType="begin"/>
        </w:r>
        <w:r w:rsidR="00236A5C" w:rsidRPr="00226A79" w:rsidDel="001F5046">
          <w:rPr>
            <w:highlight w:val="yellow"/>
            <w:rPrChange w:id="159" w:author="Stefanie Lane" w:date="2022-05-04T17:26:00Z">
              <w:rPr/>
            </w:rPrChange>
          </w:rPr>
          <w:del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delInstrText>
        </w:r>
        <w:r w:rsidR="00F11F03" w:rsidRPr="00226A79" w:rsidDel="001F5046">
          <w:rPr>
            <w:highlight w:val="yellow"/>
            <w:rPrChange w:id="160" w:author="Stefanie Lane" w:date="2022-05-04T17:26:00Z">
              <w:rPr/>
            </w:rPrChange>
          </w:rPr>
          <w:fldChar w:fldCharType="separate"/>
        </w:r>
        <w:r w:rsidR="00236A5C" w:rsidRPr="00226A79" w:rsidDel="001F5046">
          <w:rPr>
            <w:rFonts w:ascii="Calibri" w:hAnsi="Calibri" w:cs="Calibri"/>
            <w:highlight w:val="yellow"/>
            <w:rPrChange w:id="161" w:author="Stefanie Lane" w:date="2022-05-04T17:26:00Z">
              <w:rPr>
                <w:rFonts w:ascii="Calibri" w:hAnsi="Calibri" w:cs="Calibri"/>
              </w:rPr>
            </w:rPrChange>
          </w:rPr>
          <w:delText>(Tilman, 1999)</w:delText>
        </w:r>
        <w:r w:rsidR="00F11F03" w:rsidRPr="00226A79" w:rsidDel="001F5046">
          <w:rPr>
            <w:highlight w:val="yellow"/>
            <w:rPrChange w:id="162" w:author="Stefanie Lane" w:date="2022-05-04T17:26:00Z">
              <w:rPr/>
            </w:rPrChange>
          </w:rPr>
          <w:fldChar w:fldCharType="end"/>
        </w:r>
        <w:r w:rsidR="00175845" w:rsidRPr="00226A79" w:rsidDel="001F5046">
          <w:rPr>
            <w:highlight w:val="yellow"/>
            <w:rPrChange w:id="163" w:author="Stefanie Lane" w:date="2022-05-04T17:26:00Z">
              <w:rPr/>
            </w:rPrChange>
          </w:rPr>
          <w:delText>.</w:delText>
        </w:r>
      </w:del>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p>
    <w:p w14:paraId="61ED574B" w14:textId="795E56BD" w:rsidR="00C11F92" w:rsidRDefault="00FF7E1B" w:rsidP="005F7C5D">
      <w:pPr>
        <w:ind w:firstLine="720"/>
      </w:pPr>
      <w:r>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ins w:id="164" w:author="Stefanie Lane" w:date="2022-05-11T14:00:00Z">
        <w:r w:rsidR="00BE22F1">
          <w:t xml:space="preserve">three species most </w:t>
        </w:r>
      </w:ins>
      <w:del w:id="165" w:author="Stefanie Lane" w:date="2022-05-11T14:00:00Z">
        <w:r w:rsidR="00191332" w:rsidDel="00BE22F1">
          <w:delText xml:space="preserve">species </w:delText>
        </w:r>
      </w:del>
      <w:r w:rsidR="00191332">
        <w:t>significantly driving assemblage clusters</w:t>
      </w:r>
      <w:ins w:id="166" w:author="Stefanie Lane" w:date="2022-05-11T15:17:00Z">
        <w:r w:rsidR="00616D04">
          <w:t xml:space="preserve"> each year</w:t>
        </w:r>
      </w:ins>
      <w:r w:rsidR="00191332">
        <w:t>, as identified by species indicator analysis, were included in the rank clock plots</w:t>
      </w:r>
      <w:ins w:id="167" w:author="Stefanie Lane" w:date="2022-05-11T15:16:00Z">
        <w:r w:rsidR="00F23965">
          <w:t xml:space="preserve"> for visual clarity</w:t>
        </w:r>
      </w:ins>
      <w:r w:rsidR="00191332">
        <w:t xml:space="preserve">. </w:t>
      </w:r>
      <w:r w:rsidR="00CC1422">
        <w:t>All species cover abundance are summarized in</w:t>
      </w:r>
      <w:ins w:id="168" w:author="Stefanie Lane" w:date="2022-05-11T14:16:00Z">
        <w:r w:rsidR="001F5046">
          <w:t xml:space="preserve"> </w:t>
        </w:r>
        <w:r w:rsidR="001F5046" w:rsidRPr="00E90CBE">
          <w:fldChar w:fldCharType="begin"/>
        </w:r>
        <w:r w:rsidR="001F5046" w:rsidRPr="001F5046">
          <w:instrText xml:space="preserve"> REF _Ref103170147 \h </w:instrText>
        </w:r>
      </w:ins>
      <w:r w:rsidR="001F5046">
        <w:instrText xml:space="preserve"> \* MERGEFORMAT </w:instrText>
      </w:r>
      <w:r w:rsidR="001F5046" w:rsidRPr="00E90CBE">
        <w:rPr>
          <w:rPrChange w:id="169" w:author="Stefanie Lane" w:date="2022-05-11T14:17:00Z">
            <w:rPr/>
          </w:rPrChange>
        </w:rPr>
        <w:fldChar w:fldCharType="separate"/>
      </w:r>
      <w:ins w:id="170" w:author="Stefanie Lane" w:date="2022-05-11T14:16:00Z">
        <w:r w:rsidR="001F5046" w:rsidRPr="00E90CBE">
          <w:t xml:space="preserve">Table </w:t>
        </w:r>
        <w:r w:rsidR="001F5046" w:rsidRPr="001F5046">
          <w:rPr>
            <w:noProof/>
          </w:rPr>
          <w:t>4</w:t>
        </w:r>
        <w:r w:rsidR="001F5046" w:rsidRPr="00E90CBE">
          <w:fldChar w:fldCharType="end"/>
        </w:r>
      </w:ins>
      <w:del w:id="171" w:author="Stefanie Lane" w:date="2022-05-11T14:16:00Z">
        <w:r w:rsidR="00CC1422" w:rsidRPr="00E90CBE" w:rsidDel="001F5046">
          <w:delText xml:space="preserve"> </w:delText>
        </w:r>
      </w:del>
      <w:ins w:id="172" w:author="Stefanie Lane" w:date="2022-05-11T14:16:00Z">
        <w:r w:rsidR="001F5046" w:rsidRPr="00E90CBE">
          <w:t xml:space="preserve"> </w:t>
        </w:r>
        <w:r w:rsidR="001F5046" w:rsidRPr="001F5046">
          <w:t>(</w:t>
        </w:r>
      </w:ins>
      <w:r w:rsidR="00CC1422" w:rsidRPr="001F5046">
        <w:rPr>
          <w:rPrChange w:id="173" w:author="Stefanie Lane" w:date="2022-05-11T14:17:00Z">
            <w:rPr>
              <w:highlight w:val="yellow"/>
            </w:rPr>
          </w:rPrChange>
        </w:rPr>
        <w:t>Supplemental</w:t>
      </w:r>
      <w:ins w:id="174" w:author="Stefanie Lane" w:date="2022-05-11T14:16:00Z">
        <w:r w:rsidR="001F5046" w:rsidRPr="001F5046">
          <w:rPr>
            <w:rPrChange w:id="175" w:author="Stefanie Lane" w:date="2022-05-11T14:17:00Z">
              <w:rPr>
                <w:highlight w:val="yellow"/>
              </w:rPr>
            </w:rPrChange>
          </w:rPr>
          <w:t>)</w:t>
        </w:r>
      </w:ins>
      <w:r w:rsidR="00CC1422" w:rsidRPr="00E90CBE">
        <w:t>.</w:t>
      </w:r>
      <w:r w:rsidR="00CC1422">
        <w:t xml:space="preserve"> </w:t>
      </w:r>
    </w:p>
    <w:p w14:paraId="4E77AE69" w14:textId="77777777" w:rsidR="00464FB4" w:rsidRDefault="00464FB4" w:rsidP="00E72813">
      <w:pPr>
        <w:sectPr w:rsidR="00464FB4" w:rsidSect="00241A51">
          <w:headerReference w:type="default" r:id="rId14"/>
          <w:pgSz w:w="12240" w:h="15840"/>
          <w:pgMar w:top="1080" w:right="1080" w:bottom="1080" w:left="1080" w:header="720" w:footer="720" w:gutter="0"/>
          <w:lnNumType w:countBy="1" w:restart="continuous"/>
          <w:cols w:space="720"/>
          <w:titlePg/>
          <w:docGrid w:linePitch="360"/>
          <w:sectPrChange w:id="177" w:author="Stefanie Lane" w:date="2022-05-04T17:23:00Z">
            <w:sectPr w:rsidR="00464FB4" w:rsidSect="00241A51">
              <w:pgMar w:top="1080" w:right="1080" w:bottom="1080" w:left="1080" w:header="720" w:footer="720" w:gutter="0"/>
              <w:titlePg w:val="0"/>
            </w:sectPr>
          </w:sectPrChange>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52187D64">
            <wp:extent cx="6264898" cy="3601329"/>
            <wp:effectExtent l="19050" t="19050" r="222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3070" cy="3634769"/>
                    </a:xfrm>
                    <a:prstGeom prst="rect">
                      <a:avLst/>
                    </a:prstGeom>
                    <a:noFill/>
                    <a:ln w="19050">
                      <a:solidFill>
                        <a:schemeClr val="tx1"/>
                      </a:solidFill>
                    </a:ln>
                  </pic:spPr>
                </pic:pic>
              </a:graphicData>
            </a:graphic>
          </wp:inline>
        </w:drawing>
      </w:r>
    </w:p>
    <w:p w14:paraId="5A1A75BF" w14:textId="532419AA" w:rsidR="00B051DD" w:rsidRDefault="00B051DD" w:rsidP="00B051DD">
      <w:pPr>
        <w:pStyle w:val="Caption"/>
      </w:pPr>
      <w:bookmarkStart w:id="178" w:name="_Ref103170248"/>
      <w:commentRangeStart w:id="179"/>
      <w:r>
        <w:t xml:space="preserve">Figure </w:t>
      </w:r>
      <w:commentRangeEnd w:id="179"/>
      <w:r w:rsidR="00010D37">
        <w:rPr>
          <w:rStyle w:val="CommentReference"/>
          <w:i w:val="0"/>
          <w:iCs w:val="0"/>
          <w:color w:val="auto"/>
        </w:rPr>
        <w:commentReference w:id="179"/>
      </w:r>
      <w:fldSimple w:instr=" SEQ Figure \* ARABIC ">
        <w:r w:rsidR="001646E3">
          <w:rPr>
            <w:noProof/>
          </w:rPr>
          <w:t>1</w:t>
        </w:r>
      </w:fldSimple>
      <w:bookmarkEnd w:id="178"/>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3B63EDD1" w:rsidR="00464FB4" w:rsidRDefault="00464FB4" w:rsidP="005209C4">
      <w:pPr>
        <w:pStyle w:val="Heading1"/>
      </w:pPr>
      <w:del w:id="180" w:author="Stefanie Lane" w:date="2022-05-11T14:18:00Z">
        <w:r w:rsidDel="00F37A35">
          <w:lastRenderedPageBreak/>
          <w:br w:type="page"/>
        </w:r>
      </w:del>
      <w:r w:rsidR="006C5D18">
        <w:t>Results</w:t>
      </w:r>
    </w:p>
    <w:p w14:paraId="0F4F1116" w14:textId="00D47780" w:rsidR="00C43531" w:rsidDel="00B80B02" w:rsidRDefault="00C43531" w:rsidP="005F7C5D">
      <w:pPr>
        <w:ind w:firstLine="720"/>
        <w:rPr>
          <w:del w:id="181" w:author="Stefanie Lane" w:date="2022-05-10T14:03:00Z"/>
        </w:rPr>
      </w:pPr>
    </w:p>
    <w:p w14:paraId="71F92B5C" w14:textId="77777777" w:rsidR="00B80B02" w:rsidRPr="00E90CBE" w:rsidRDefault="00B80B02">
      <w:pPr>
        <w:ind w:firstLine="720"/>
        <w:rPr>
          <w:ins w:id="182" w:author="Stefanie Lane" w:date="2022-05-11T10:44:00Z"/>
        </w:rPr>
        <w:pPrChange w:id="183" w:author="Stefanie Lane" w:date="2022-05-10T14:03:00Z">
          <w:pPr>
            <w:pStyle w:val="Heading1"/>
          </w:pPr>
        </w:pPrChange>
      </w:pPr>
    </w:p>
    <w:p w14:paraId="21559B51" w14:textId="413E4E09" w:rsidR="009C60E7" w:rsidRDefault="00774F7E" w:rsidP="00E90CBE">
      <w:pPr>
        <w:ind w:firstLine="720"/>
        <w:rPr>
          <w:ins w:id="184" w:author="Stefanie Lane" w:date="2022-05-11T11:49:00Z"/>
        </w:rPr>
      </w:pPr>
      <w:ins w:id="185" w:author="Stefanie Lane" w:date="2022-05-11T14:18:00Z">
        <w:r>
          <w:t>The Ladner Marsh plant community lost t</w:t>
        </w:r>
      </w:ins>
      <w:ins w:id="186" w:author="Stefanie Lane" w:date="2022-05-11T11:50:00Z">
        <w:r w:rsidR="00A22923">
          <w:t xml:space="preserve">wo to three species </w:t>
        </w:r>
      </w:ins>
      <w:ins w:id="187" w:author="Stefanie Lane" w:date="2022-05-11T12:56:00Z">
        <w:r w:rsidR="00CA1E2C">
          <w:t>each year</w:t>
        </w:r>
      </w:ins>
      <w:ins w:id="188" w:author="Stefanie Lane" w:date="2022-05-11T11:50:00Z">
        <w:r w:rsidR="00A22923">
          <w:t xml:space="preserve"> following the 1979 survey (</w:t>
        </w:r>
        <w:r w:rsidR="00A22923">
          <w:fldChar w:fldCharType="begin"/>
        </w:r>
        <w:r w:rsidR="00A22923">
          <w:instrText xml:space="preserve"> REF _Ref103162268 \h </w:instrText>
        </w:r>
      </w:ins>
      <w:r w:rsidR="00A22923">
        <w:fldChar w:fldCharType="separate"/>
      </w:r>
      <w:ins w:id="189" w:author="Stefanie Lane" w:date="2022-05-11T11:50:00Z">
        <w:r w:rsidR="00A22923">
          <w:t xml:space="preserve">Table </w:t>
        </w:r>
        <w:r w:rsidR="00A22923">
          <w:rPr>
            <w:noProof/>
          </w:rPr>
          <w:t>1</w:t>
        </w:r>
        <w:r w:rsidR="00A22923">
          <w:fldChar w:fldCharType="end"/>
        </w:r>
        <w:r w:rsidR="00A22923">
          <w:t xml:space="preserve">). </w:t>
        </w:r>
      </w:ins>
      <w:ins w:id="190" w:author="Stefanie Lane" w:date="2022-05-11T11:49:00Z">
        <w:r w:rsidR="009C60E7">
          <w:t>In every assemblage across all observation years alpha-diversity (mean number of species)</w:t>
        </w:r>
      </w:ins>
      <w:ins w:id="191" w:author="Stefanie Lane" w:date="2022-05-11T14:19:00Z">
        <w:r w:rsidR="003828C6">
          <w:t xml:space="preserve"> decreased</w:t>
        </w:r>
      </w:ins>
      <w:ins w:id="192" w:author="Stefanie Lane" w:date="2022-05-11T11:49:00Z">
        <w:r w:rsidR="009C60E7">
          <w:t xml:space="preserve">, with the greatest loss of alpha-diversity in the Fescue assemblage. This </w:t>
        </w:r>
      </w:ins>
      <w:ins w:id="193" w:author="Stefanie Lane" w:date="2022-05-11T12:56:00Z">
        <w:r w:rsidR="00CA1E2C">
          <w:t>may be</w:t>
        </w:r>
      </w:ins>
      <w:ins w:id="194" w:author="Stefanie Lane" w:date="2022-05-11T11:49:00Z">
        <w:r w:rsidR="009C60E7">
          <w:t xml:space="preserve"> in part due to the occurrence of 50% fewer plots clustered as Fescue in 2019 than in 1979</w:t>
        </w:r>
      </w:ins>
      <w:ins w:id="195" w:author="Stefanie Lane" w:date="2022-05-11T12:58:00Z">
        <w:r w:rsidR="00926CC1">
          <w:t>, however</w:t>
        </w:r>
      </w:ins>
      <w:ins w:id="196" w:author="Stefanie Lane" w:date="2022-05-11T13:00:00Z">
        <w:r w:rsidR="009C08E0">
          <w:t xml:space="preserve"> the Bogbean assemblage had ~20% decre</w:t>
        </w:r>
        <w:r w:rsidR="00FB02DD">
          <w:t xml:space="preserve">ase in alpha-diversity despite </w:t>
        </w:r>
      </w:ins>
      <w:ins w:id="197" w:author="Stefanie Lane" w:date="2022-05-11T14:19:00Z">
        <w:r w:rsidR="00C1541D">
          <w:t>an increase of</w:t>
        </w:r>
      </w:ins>
      <w:ins w:id="198" w:author="Stefanie Lane" w:date="2022-05-11T12:58:00Z">
        <w:r w:rsidR="001B103D">
          <w:t xml:space="preserve"> ~47% more plots </w:t>
        </w:r>
      </w:ins>
      <w:ins w:id="199" w:author="Stefanie Lane" w:date="2022-05-11T13:00:00Z">
        <w:r w:rsidR="00FB02DD">
          <w:t>by</w:t>
        </w:r>
      </w:ins>
      <w:ins w:id="200" w:author="Stefanie Lane" w:date="2022-05-11T12:58:00Z">
        <w:r w:rsidR="001B103D">
          <w:t xml:space="preserve"> 2019</w:t>
        </w:r>
      </w:ins>
      <w:ins w:id="201" w:author="Stefanie Lane" w:date="2022-05-11T11:49:00Z">
        <w:r w:rsidR="009C60E7">
          <w:t>. Beta-diversity increased each year for all assemblages, although Bogbean assemblages experienced the lowest increase in variation between plots. (</w:t>
        </w:r>
        <w:r w:rsidR="009C60E7">
          <w:fldChar w:fldCharType="begin"/>
        </w:r>
        <w:r w:rsidR="009C60E7">
          <w:instrText xml:space="preserve"> REF _Ref103083520 \h </w:instrText>
        </w:r>
      </w:ins>
      <w:ins w:id="202" w:author="Stefanie Lane" w:date="2022-05-11T11:49:00Z">
        <w:r w:rsidR="009C60E7">
          <w:fldChar w:fldCharType="separate"/>
        </w:r>
        <w:r w:rsidR="009C60E7">
          <w:t xml:space="preserve">Table </w:t>
        </w:r>
        <w:r w:rsidR="009C60E7">
          <w:rPr>
            <w:noProof/>
          </w:rPr>
          <w:t>1</w:t>
        </w:r>
        <w:r w:rsidR="009C60E7">
          <w:fldChar w:fldCharType="end"/>
        </w:r>
        <w:r w:rsidR="009C60E7">
          <w:t>)</w:t>
        </w:r>
      </w:ins>
    </w:p>
    <w:p w14:paraId="57D7656A" w14:textId="6EB1429E" w:rsidR="008B54D6" w:rsidDel="00311A63" w:rsidRDefault="00A85981" w:rsidP="005F7C5D">
      <w:pPr>
        <w:ind w:firstLine="720"/>
        <w:rPr>
          <w:del w:id="203" w:author="Stefanie Lane" w:date="2022-05-04T17:25:00Z"/>
        </w:rPr>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p>
    <w:p w14:paraId="0632C7A0" w14:textId="75B3C697" w:rsidR="009D1A0A" w:rsidRDefault="008B54D6" w:rsidP="005F7C5D">
      <w:pPr>
        <w:ind w:firstLine="720"/>
        <w:rPr>
          <w:ins w:id="204" w:author="Stefanie Lane" w:date="2022-05-10T13:28:00Z"/>
        </w:rPr>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r w:rsidR="003C783A">
        <w:t xml:space="preserve">the other </w:t>
      </w:r>
      <w:r w:rsidR="005C1666">
        <w:t>species that significantly drive indicators of assemblages change over tim</w:t>
      </w:r>
      <w:r w:rsidR="005C1666" w:rsidRPr="00F96909">
        <w:t>e (</w:t>
      </w:r>
      <w:ins w:id="205" w:author="Stefanie Lane" w:date="2022-05-11T12:51:00Z">
        <w:r w:rsidR="00632C3F">
          <w:fldChar w:fldCharType="begin"/>
        </w:r>
        <w:r w:rsidR="00632C3F">
          <w:instrText xml:space="preserve"> REF _Ref102639740 \h </w:instrText>
        </w:r>
      </w:ins>
      <w:r w:rsidR="00632C3F">
        <w:fldChar w:fldCharType="separate"/>
      </w:r>
      <w:ins w:id="206" w:author="Stefanie Lane" w:date="2022-05-11T12:51:00Z">
        <w:r w:rsidR="00632C3F">
          <w:t xml:space="preserve">Table </w:t>
        </w:r>
        <w:r w:rsidR="00632C3F">
          <w:rPr>
            <w:noProof/>
          </w:rPr>
          <w:t>3</w:t>
        </w:r>
        <w:r w:rsidR="00632C3F">
          <w:fldChar w:fldCharType="end"/>
        </w:r>
      </w:ins>
      <w:ins w:id="207" w:author="Stefanie Lane" w:date="2022-05-05T10:42:00Z">
        <w:r w:rsidR="00F96909">
          <w:t xml:space="preserve">, </w:t>
        </w:r>
      </w:ins>
      <w:r w:rsidR="005C1666" w:rsidRPr="00F96909">
        <w:rPr>
          <w:rPrChange w:id="208" w:author="Stefanie Lane" w:date="2022-05-05T10:41:00Z">
            <w:rPr>
              <w:highlight w:val="yellow"/>
            </w:rPr>
          </w:rPrChange>
        </w:rPr>
        <w:t>Supplemental</w:t>
      </w:r>
      <w:r w:rsidR="005C1666" w:rsidRPr="00F96909">
        <w:t>)</w:t>
      </w:r>
      <w:r w:rsidR="005C1666">
        <w:t xml:space="preserve">. </w:t>
      </w:r>
    </w:p>
    <w:p w14:paraId="2A9884D7" w14:textId="5BD5CF6B" w:rsidR="00671503" w:rsidDel="009C60E7" w:rsidRDefault="00671503">
      <w:pPr>
        <w:pStyle w:val="ListParagraph"/>
        <w:numPr>
          <w:ilvl w:val="0"/>
          <w:numId w:val="21"/>
        </w:numPr>
        <w:rPr>
          <w:del w:id="209" w:author="Stefanie Lane" w:date="2022-05-11T11:49:00Z"/>
        </w:rPr>
        <w:pPrChange w:id="210" w:author="Stefanie Lane" w:date="2022-05-10T14:02:00Z">
          <w:pPr>
            <w:ind w:firstLine="720"/>
          </w:pPr>
        </w:pPrChange>
      </w:pPr>
    </w:p>
    <w:p w14:paraId="193D4DDB" w14:textId="1DA146B9" w:rsidR="004F31B5" w:rsidRPr="00931405" w:rsidDel="00C503CA" w:rsidRDefault="003B6B3D" w:rsidP="005F7C5D">
      <w:pPr>
        <w:ind w:firstLine="720"/>
        <w:rPr>
          <w:del w:id="211" w:author="Stefanie Lane" w:date="2022-05-10T14:00:00Z"/>
          <w:strike/>
          <w:rPrChange w:id="212" w:author="Stefanie Lane" w:date="2022-05-10T13:28:00Z">
            <w:rPr>
              <w:del w:id="213" w:author="Stefanie Lane" w:date="2022-05-10T14:00:00Z"/>
            </w:rPr>
          </w:rPrChange>
        </w:rPr>
      </w:pPr>
      <w:del w:id="214" w:author="Stefanie Lane" w:date="2022-05-10T14:00:00Z">
        <w:r w:rsidRPr="00931405" w:rsidDel="00C503CA">
          <w:rPr>
            <w:strike/>
            <w:rPrChange w:id="215" w:author="Stefanie Lane" w:date="2022-05-10T13:28:00Z">
              <w:rPr/>
            </w:rPrChange>
          </w:rPr>
          <w:delText>Bogbean assemblage show</w:delText>
        </w:r>
      </w:del>
      <w:del w:id="216" w:author="Stefanie Lane" w:date="2022-05-04T18:28:00Z">
        <w:r w:rsidRPr="00931405" w:rsidDel="00FB539A">
          <w:rPr>
            <w:strike/>
            <w:rPrChange w:id="217" w:author="Stefanie Lane" w:date="2022-05-10T13:28:00Z">
              <w:rPr/>
            </w:rPrChange>
          </w:rPr>
          <w:delText>s</w:delText>
        </w:r>
      </w:del>
      <w:del w:id="218" w:author="Stefanie Lane" w:date="2022-05-10T14:00:00Z">
        <w:r w:rsidRPr="00931405" w:rsidDel="00C503CA">
          <w:rPr>
            <w:strike/>
            <w:rPrChange w:id="219" w:author="Stefanie Lane" w:date="2022-05-10T13:28:00Z">
              <w:rPr/>
            </w:rPrChange>
          </w:rPr>
          <w:delText xml:space="preserve"> the greatest stability</w:delText>
        </w:r>
        <w:r w:rsidR="00771950" w:rsidRPr="00931405" w:rsidDel="00C503CA">
          <w:rPr>
            <w:strike/>
            <w:rPrChange w:id="220" w:author="Stefanie Lane" w:date="2022-05-10T13:28:00Z">
              <w:rPr/>
            </w:rPrChange>
          </w:rPr>
          <w:delText xml:space="preserve"> (7.17)</w:delText>
        </w:r>
        <w:r w:rsidRPr="00931405" w:rsidDel="00C503CA">
          <w:rPr>
            <w:strike/>
            <w:rPrChange w:id="221" w:author="Stefanie Lane" w:date="2022-05-10T13:28:00Z">
              <w:rPr/>
            </w:rPrChange>
          </w:rPr>
          <w:delText xml:space="preserve">, while </w:delText>
        </w:r>
        <w:r w:rsidR="00FD7BB5" w:rsidRPr="00931405" w:rsidDel="00C503CA">
          <w:rPr>
            <w:strike/>
            <w:rPrChange w:id="222" w:author="Stefanie Lane" w:date="2022-05-10T13:28:00Z">
              <w:rPr/>
            </w:rPrChange>
          </w:rPr>
          <w:delText>Fescue</w:delText>
        </w:r>
        <w:r w:rsidRPr="00931405" w:rsidDel="00C503CA">
          <w:rPr>
            <w:strike/>
            <w:rPrChange w:id="223" w:author="Stefanie Lane" w:date="2022-05-10T13:28:00Z">
              <w:rPr/>
            </w:rPrChange>
          </w:rPr>
          <w:delText xml:space="preserve"> assemblage </w:delText>
        </w:r>
      </w:del>
      <w:del w:id="224" w:author="Stefanie Lane" w:date="2022-05-04T18:28:00Z">
        <w:r w:rsidRPr="00931405" w:rsidDel="00FB539A">
          <w:rPr>
            <w:strike/>
            <w:rPrChange w:id="225" w:author="Stefanie Lane" w:date="2022-05-10T13:28:00Z">
              <w:rPr/>
            </w:rPrChange>
          </w:rPr>
          <w:delText xml:space="preserve">is </w:delText>
        </w:r>
      </w:del>
      <w:del w:id="226" w:author="Stefanie Lane" w:date="2022-05-10T14:00:00Z">
        <w:r w:rsidRPr="00931405" w:rsidDel="00C503CA">
          <w:rPr>
            <w:strike/>
            <w:rPrChange w:id="227" w:author="Stefanie Lane" w:date="2022-05-10T13:28:00Z">
              <w:rPr/>
            </w:rPrChange>
          </w:rPr>
          <w:delText>the least stable</w:delText>
        </w:r>
        <w:r w:rsidR="009D5862" w:rsidRPr="00931405" w:rsidDel="00C503CA">
          <w:rPr>
            <w:strike/>
            <w:rPrChange w:id="228" w:author="Stefanie Lane" w:date="2022-05-10T13:28:00Z">
              <w:rPr/>
            </w:rPrChange>
          </w:rPr>
          <w:delText xml:space="preserve"> (2.52)</w:delText>
        </w:r>
        <w:r w:rsidR="008C2B2E" w:rsidRPr="00931405" w:rsidDel="00C503CA">
          <w:rPr>
            <w:strike/>
            <w:rPrChange w:id="229" w:author="Stefanie Lane" w:date="2022-05-10T13:28:00Z">
              <w:rPr/>
            </w:rPrChange>
          </w:rPr>
          <w:delText>.</w:delText>
        </w:r>
        <w:r w:rsidR="009D5862" w:rsidRPr="00931405" w:rsidDel="00C503CA">
          <w:rPr>
            <w:strike/>
            <w:rPrChange w:id="230" w:author="Stefanie Lane" w:date="2022-05-10T13:28:00Z">
              <w:rPr/>
            </w:rPrChange>
          </w:rPr>
          <w:delText xml:space="preserve"> Stability of the sedge assemblage </w:delText>
        </w:r>
      </w:del>
      <w:del w:id="231" w:author="Stefanie Lane" w:date="2022-05-04T18:27:00Z">
        <w:r w:rsidR="009D5862" w:rsidRPr="00931405" w:rsidDel="00291BAF">
          <w:rPr>
            <w:strike/>
            <w:rPrChange w:id="232" w:author="Stefanie Lane" w:date="2022-05-10T13:28:00Z">
              <w:rPr/>
            </w:rPrChange>
          </w:rPr>
          <w:delText xml:space="preserve">was intermediate </w:delText>
        </w:r>
      </w:del>
      <w:del w:id="233" w:author="Stefanie Lane" w:date="2022-05-10T14:00:00Z">
        <w:r w:rsidR="009D5862" w:rsidRPr="00931405" w:rsidDel="00C503CA">
          <w:rPr>
            <w:strike/>
            <w:rPrChange w:id="234" w:author="Stefanie Lane" w:date="2022-05-10T13:28:00Z">
              <w:rPr/>
            </w:rPrChange>
          </w:rPr>
          <w:delText xml:space="preserve">(5.08), </w:delText>
        </w:r>
      </w:del>
      <w:del w:id="235" w:author="Stefanie Lane" w:date="2022-05-04T18:29:00Z">
        <w:r w:rsidR="009D5862" w:rsidRPr="00931405" w:rsidDel="007860F0">
          <w:rPr>
            <w:strike/>
            <w:rPrChange w:id="236" w:author="Stefanie Lane" w:date="2022-05-10T13:28:00Z">
              <w:rPr/>
            </w:rPrChange>
          </w:rPr>
          <w:delText xml:space="preserve">while </w:delText>
        </w:r>
      </w:del>
      <w:del w:id="237" w:author="Stefanie Lane" w:date="2022-05-10T14:00:00Z">
        <w:r w:rsidR="009D5862" w:rsidRPr="00931405" w:rsidDel="00C503CA">
          <w:rPr>
            <w:strike/>
            <w:rPrChange w:id="238" w:author="Stefanie Lane" w:date="2022-05-10T13:28:00Z">
              <w:rPr/>
            </w:rPrChange>
          </w:rPr>
          <w:delText>the</w:delText>
        </w:r>
        <w:r w:rsidR="008C2B2E" w:rsidRPr="00931405" w:rsidDel="00C503CA">
          <w:rPr>
            <w:strike/>
            <w:rPrChange w:id="239" w:author="Stefanie Lane" w:date="2022-05-10T13:28:00Z">
              <w:rPr/>
            </w:rPrChange>
          </w:rPr>
          <w:delText xml:space="preserve"> average </w:delText>
        </w:r>
        <w:r w:rsidR="0045765D" w:rsidRPr="00931405" w:rsidDel="00C503CA">
          <w:rPr>
            <w:strike/>
            <w:rPrChange w:id="240" w:author="Stefanie Lane" w:date="2022-05-10T13:28:00Z">
              <w:rPr/>
            </w:rPrChange>
          </w:rPr>
          <w:delText>community</w:delText>
        </w:r>
        <w:r w:rsidR="008C2B2E" w:rsidRPr="00931405" w:rsidDel="00C503CA">
          <w:rPr>
            <w:strike/>
            <w:rPrChange w:id="241" w:author="Stefanie Lane" w:date="2022-05-10T13:28:00Z">
              <w:rPr/>
            </w:rPrChange>
          </w:rPr>
          <w:delText xml:space="preserve"> stability</w:delText>
        </w:r>
        <w:r w:rsidR="0045765D" w:rsidRPr="00931405" w:rsidDel="00C503CA">
          <w:rPr>
            <w:strike/>
            <w:rPrChange w:id="242" w:author="Stefanie Lane" w:date="2022-05-10T13:28:00Z">
              <w:rPr/>
            </w:rPrChange>
          </w:rPr>
          <w:delText xml:space="preserve"> </w:delText>
        </w:r>
        <w:r w:rsidR="009D5862" w:rsidRPr="00931405" w:rsidDel="00C503CA">
          <w:rPr>
            <w:strike/>
            <w:rPrChange w:id="243" w:author="Stefanie Lane" w:date="2022-05-10T13:28:00Z">
              <w:rPr/>
            </w:rPrChange>
          </w:rPr>
          <w:delText xml:space="preserve">of all three assemblages was </w:delText>
        </w:r>
        <w:r w:rsidR="008C2B2E" w:rsidRPr="00931405" w:rsidDel="00C503CA">
          <w:rPr>
            <w:strike/>
            <w:rPrChange w:id="244" w:author="Stefanie Lane" w:date="2022-05-10T13:28:00Z">
              <w:rPr/>
            </w:rPrChange>
          </w:rPr>
          <w:delText xml:space="preserve">lower </w:delText>
        </w:r>
        <w:r w:rsidR="0045765D" w:rsidRPr="00931405" w:rsidDel="00C503CA">
          <w:rPr>
            <w:strike/>
            <w:rPrChange w:id="245" w:author="Stefanie Lane" w:date="2022-05-10T13:28:00Z">
              <w:rPr/>
            </w:rPrChange>
          </w:rPr>
          <w:delText>than</w:delText>
        </w:r>
        <w:r w:rsidR="002A77CD" w:rsidRPr="00931405" w:rsidDel="00C503CA">
          <w:rPr>
            <w:strike/>
            <w:rPrChange w:id="246" w:author="Stefanie Lane" w:date="2022-05-10T13:28:00Z">
              <w:rPr/>
            </w:rPrChange>
          </w:rPr>
          <w:delText xml:space="preserve"> the Bogbean and Fescue assemblages (4.28). This may be </w:delText>
        </w:r>
        <w:r w:rsidR="009C06CB" w:rsidRPr="00931405" w:rsidDel="00C503CA">
          <w:rPr>
            <w:strike/>
            <w:rPrChange w:id="247" w:author="Stefanie Lane" w:date="2022-05-10T13:28:00Z">
              <w:rPr/>
            </w:rPrChange>
          </w:rPr>
          <w:delText xml:space="preserve">due to the effect of the </w:delText>
        </w:r>
        <w:r w:rsidR="00FD7BB5" w:rsidRPr="00931405" w:rsidDel="00C503CA">
          <w:rPr>
            <w:strike/>
            <w:rPrChange w:id="248" w:author="Stefanie Lane" w:date="2022-05-10T13:28:00Z">
              <w:rPr/>
            </w:rPrChange>
          </w:rPr>
          <w:delText>Fescue</w:delText>
        </w:r>
        <w:r w:rsidR="009C06CB" w:rsidRPr="00931405" w:rsidDel="00C503CA">
          <w:rPr>
            <w:strike/>
            <w:rPrChange w:id="249" w:author="Stefanie Lane" w:date="2022-05-10T13:28:00Z">
              <w:rPr/>
            </w:rPrChange>
          </w:rPr>
          <w:delText xml:space="preserve"> assemblage on the overall average</w:delText>
        </w:r>
        <w:r w:rsidR="002A77CD" w:rsidRPr="00931405" w:rsidDel="00C503CA">
          <w:rPr>
            <w:strike/>
            <w:rPrChange w:id="250" w:author="Stefanie Lane" w:date="2022-05-10T13:28:00Z">
              <w:rPr/>
            </w:rPrChange>
          </w:rPr>
          <w:delText>,</w:delText>
        </w:r>
        <w:r w:rsidR="00A7637D" w:rsidRPr="00931405" w:rsidDel="00C503CA">
          <w:rPr>
            <w:strike/>
            <w:rPrChange w:id="251" w:author="Stefanie Lane" w:date="2022-05-10T13:28:00Z">
              <w:rPr/>
            </w:rPrChange>
          </w:rPr>
          <w:delText xml:space="preserve"> despite the occurrence of </w:delText>
        </w:r>
        <w:r w:rsidR="004F31B5" w:rsidRPr="00931405" w:rsidDel="00C503CA">
          <w:rPr>
            <w:strike/>
            <w:rPrChange w:id="252" w:author="Stefanie Lane" w:date="2022-05-10T13:28:00Z">
              <w:rPr/>
            </w:rPrChange>
          </w:rPr>
          <w:delText xml:space="preserve">50% fewer plots clustered as Fescue in 2019 compared to 1979. </w:delText>
        </w:r>
      </w:del>
      <w:del w:id="253" w:author="Stefanie Lane" w:date="2022-05-04T18:28:00Z">
        <w:r w:rsidR="00E6327A" w:rsidRPr="00931405" w:rsidDel="00FB539A">
          <w:rPr>
            <w:strike/>
            <w:rPrChange w:id="254" w:author="Stefanie Lane" w:date="2022-05-10T13:28:00Z">
              <w:rPr/>
            </w:rPrChange>
          </w:rPr>
          <w:delText>It is important to recognize that w</w:delText>
        </w:r>
        <w:r w:rsidR="00786C01" w:rsidRPr="00931405" w:rsidDel="00FB539A">
          <w:rPr>
            <w:strike/>
            <w:rPrChange w:id="255" w:author="Stefanie Lane" w:date="2022-05-10T13:28:00Z">
              <w:rPr/>
            </w:rPrChange>
          </w:rPr>
          <w:delText xml:space="preserve">ithin a single community (Ladner Marsh), different assemblage types experience different degrees of stability. </w:delText>
        </w:r>
      </w:del>
    </w:p>
    <w:p w14:paraId="3F3E7064" w14:textId="44973CB5" w:rsidR="00EC4678" w:rsidRDefault="009E3CA2" w:rsidP="005F7C5D">
      <w:pPr>
        <w:ind w:firstLine="720"/>
      </w:pPr>
      <w:r>
        <w:t xml:space="preserve">Total species </w:t>
      </w:r>
      <w:commentRangeStart w:id="256"/>
      <w:r>
        <w:t xml:space="preserve">turnover </w:t>
      </w:r>
      <w:commentRangeEnd w:id="256"/>
      <w:r w:rsidR="00893C3F">
        <w:rPr>
          <w:rStyle w:val="CommentReference"/>
        </w:rPr>
        <w:commentReference w:id="256"/>
      </w:r>
      <w:r>
        <w:t xml:space="preserve">between 1979 and 2019 </w:t>
      </w:r>
      <w:del w:id="257" w:author="Stefanie Lane" w:date="2022-05-05T15:34:00Z">
        <w:r w:rsidDel="00137AA7">
          <w:delText xml:space="preserve">is </w:delText>
        </w:r>
      </w:del>
      <w:ins w:id="258" w:author="Stefanie Lane" w:date="2022-05-05T15:34:00Z">
        <w:r w:rsidR="00137AA7">
          <w:t xml:space="preserve">was </w:t>
        </w:r>
      </w:ins>
      <w:r>
        <w:t>~50% in each assemblage</w:t>
      </w:r>
      <w:r w:rsidR="006D411C">
        <w:t xml:space="preserve"> (</w:t>
      </w:r>
      <w:r w:rsidR="009F0260">
        <w:fldChar w:fldCharType="begin"/>
      </w:r>
      <w:r w:rsidR="009F0260">
        <w:instrText xml:space="preserve"> REF _Ref94197100 \h </w:instrText>
      </w:r>
      <w:r w:rsidR="009F0260">
        <w:fldChar w:fldCharType="separate"/>
      </w:r>
      <w:ins w:id="259" w:author="Stefanie Lane" w:date="2022-05-10T13:26:00Z">
        <w:r w:rsidR="00231BAA">
          <w:t xml:space="preserve">Table </w:t>
        </w:r>
        <w:r w:rsidR="00231BAA">
          <w:rPr>
            <w:noProof/>
          </w:rPr>
          <w:t>2</w:t>
        </w:r>
      </w:ins>
      <w:del w:id="260" w:author="Stefanie Lane" w:date="2022-05-10T13:26:00Z">
        <w:r w:rsidR="009F0260" w:rsidDel="00231BAA">
          <w:delText xml:space="preserve">Table </w:delText>
        </w:r>
        <w:r w:rsidR="009F0260" w:rsidDel="00231BAA">
          <w:rPr>
            <w:noProof/>
          </w:rPr>
          <w:delText>1</w:delText>
        </w:r>
      </w:del>
      <w:r w:rsidR="009F0260">
        <w:fldChar w:fldCharType="end"/>
      </w:r>
      <w:r w:rsidR="006D411C">
        <w:t>).</w:t>
      </w:r>
      <w:r>
        <w:t xml:space="preserve"> </w:t>
      </w:r>
      <w:r w:rsidR="006561F0">
        <w:t>Notably, a</w:t>
      </w:r>
      <w:r w:rsidR="00D35CF0">
        <w:t xml:space="preserve">ll assemblage types had </w:t>
      </w:r>
      <w:r w:rsidR="009F650B">
        <w:t>more</w:t>
      </w:r>
      <w:r w:rsidR="00D35CF0">
        <w:t xml:space="preserve"> species </w:t>
      </w:r>
      <w:r w:rsidR="009F650B">
        <w:t>disappear</w:t>
      </w:r>
      <w:ins w:id="261" w:author="Stefanie Lane" w:date="2022-05-11T13:52:00Z">
        <w:r w:rsidR="006E7FF9">
          <w:t xml:space="preserve"> since 1979</w:t>
        </w:r>
      </w:ins>
      <w:r w:rsidR="009F650B">
        <w:t xml:space="preserve"> in 2019</w:t>
      </w:r>
      <w:r w:rsidR="00D35CF0">
        <w:t xml:space="preserve"> than </w:t>
      </w:r>
      <w:r w:rsidR="009F650B">
        <w:t xml:space="preserve">in 1999. </w:t>
      </w:r>
      <w:r w:rsidR="006561F0">
        <w:t>O</w:t>
      </w:r>
      <w:r w:rsidR="009F650B">
        <w:t xml:space="preserve">nly the </w:t>
      </w:r>
      <w:r w:rsidR="00FD7BB5">
        <w:t>Sedge</w:t>
      </w:r>
      <w:r w:rsidR="009F650B">
        <w:t xml:space="preserve"> assemblage had a </w:t>
      </w:r>
      <w:r w:rsidR="006D411C">
        <w:t xml:space="preserve">marked increase in species </w:t>
      </w:r>
      <w:r w:rsidR="006561F0">
        <w:t>appearance</w:t>
      </w:r>
      <w:ins w:id="262" w:author="Stefanie Lane" w:date="2022-05-05T10:03:00Z">
        <w:r w:rsidR="00023269">
          <w:t xml:space="preserve"> in 2019</w:t>
        </w:r>
      </w:ins>
      <w:del w:id="263" w:author="Stefanie Lane" w:date="2022-05-05T10:03:00Z">
        <w:r w:rsidR="006561F0" w:rsidDel="00023269">
          <w:delText xml:space="preserve"> </w:delText>
        </w:r>
        <w:r w:rsidR="006D411C" w:rsidDel="00023269">
          <w:delText xml:space="preserve">(~8.5%) </w:delText>
        </w:r>
      </w:del>
      <w:del w:id="264" w:author="Stefanie Lane" w:date="2022-05-05T10:02:00Z">
        <w:r w:rsidR="006D411C" w:rsidDel="00B52797">
          <w:delText>over 1999</w:delText>
        </w:r>
      </w:del>
      <w:r w:rsidR="006D411C">
        <w:t xml:space="preserve">, while the </w:t>
      </w:r>
      <w:r w:rsidR="00FD7BB5">
        <w:t>Bogbean</w:t>
      </w:r>
      <w:r w:rsidR="006D411C">
        <w:t xml:space="preserve"> community had more species </w:t>
      </w:r>
      <w:r w:rsidR="006561F0">
        <w:t xml:space="preserve">appearance </w:t>
      </w:r>
      <w:r w:rsidR="006D411C">
        <w:t xml:space="preserve">in 1999. </w:t>
      </w:r>
      <w:r w:rsidR="006561F0">
        <w:t xml:space="preserve">The </w:t>
      </w:r>
      <w:r w:rsidR="00EC4678">
        <w:t xml:space="preserve">greater rates of disappearance from the assemblages </w:t>
      </w:r>
      <w:ins w:id="265" w:author="Stefanie Lane" w:date="2022-05-05T10:26:00Z">
        <w:r w:rsidR="00E82DA2">
          <w:t xml:space="preserve">are likely </w:t>
        </w:r>
      </w:ins>
      <w:r w:rsidR="00EC4678">
        <w:t>driv</w:t>
      </w:r>
      <w:del w:id="266" w:author="Stefanie Lane" w:date="2022-05-05T10:26:00Z">
        <w:r w:rsidR="00EC4678" w:rsidDel="00E82DA2">
          <w:delText>e</w:delText>
        </w:r>
      </w:del>
      <w:ins w:id="267" w:author="Stefanie Lane" w:date="2022-05-05T10:26:00Z">
        <w:r w:rsidR="00E82DA2">
          <w:t>ing</w:t>
        </w:r>
      </w:ins>
      <w:r w:rsidR="00EC4678">
        <w:t xml:space="preserve"> homogenization observed in cluster analysis. </w:t>
      </w:r>
    </w:p>
    <w:p w14:paraId="2E6CE862" w14:textId="13F35665" w:rsidR="00100D21" w:rsidRDefault="006D411C" w:rsidP="005F7C5D">
      <w:pPr>
        <w:ind w:firstLine="720"/>
        <w:rPr>
          <w:ins w:id="268" w:author="Stefanie Lane" w:date="2022-05-10T14:03:00Z"/>
        </w:rPr>
      </w:pPr>
      <w:r w:rsidRPr="00C56065">
        <w:t xml:space="preserve">Rank </w:t>
      </w:r>
      <w:r w:rsidR="007B5B53" w:rsidRPr="00C56065">
        <w:t xml:space="preserve">clock plots </w:t>
      </w:r>
      <w:r w:rsidR="00D075CE" w:rsidRPr="00C56065">
        <w:t>show changing dominance of select species over time (</w:t>
      </w:r>
      <w:r w:rsidR="00A36F97" w:rsidRPr="00E90CBE">
        <w:fldChar w:fldCharType="begin"/>
      </w:r>
      <w:r w:rsidR="00A36F97" w:rsidRPr="00C56065">
        <w:instrText xml:space="preserve"> REF _Ref94197130 \h </w:instrText>
      </w:r>
      <w:r w:rsidR="009853E8" w:rsidRPr="00C56065">
        <w:rPr>
          <w:rPrChange w:id="269" w:author="Stefanie Lane" w:date="2022-05-04T17:28:00Z">
            <w:rPr>
              <w:strike/>
            </w:rPr>
          </w:rPrChange>
        </w:rPr>
        <w:instrText xml:space="preserve"> \* MERGEFORMAT </w:instrText>
      </w:r>
      <w:r w:rsidR="00A36F97" w:rsidRPr="00E90CBE">
        <w:rPr>
          <w:rPrChange w:id="270" w:author="Stefanie Lane" w:date="2022-05-04T17:28:00Z">
            <w:rPr/>
          </w:rPrChange>
        </w:rPr>
        <w:fldChar w:fldCharType="separate"/>
      </w:r>
      <w:r w:rsidR="00A36F97" w:rsidRPr="00C56065">
        <w:t xml:space="preserve">Figure </w:t>
      </w:r>
      <w:r w:rsidR="00A36F97" w:rsidRPr="00C56065">
        <w:rPr>
          <w:noProof/>
        </w:rPr>
        <w:t>3</w:t>
      </w:r>
      <w:r w:rsidR="00A36F97" w:rsidRPr="00E90CBE">
        <w:fldChar w:fldCharType="end"/>
      </w:r>
      <w:r w:rsidR="00F17047" w:rsidRPr="00C56065">
        <w:rPr>
          <w:rPrChange w:id="271" w:author="Stefanie Lane" w:date="2022-05-04T17:28:00Z">
            <w:rPr/>
          </w:rPrChange>
        </w:rPr>
        <w:fldChar w:fldCharType="begin"/>
      </w:r>
      <w:r w:rsidR="00F17047" w:rsidRPr="00C56065">
        <w:instrText xml:space="preserve"> REF _Ref94197130 \h </w:instrText>
      </w:r>
      <w:r w:rsidR="009853E8" w:rsidRPr="00C56065">
        <w:rPr>
          <w:rPrChange w:id="272" w:author="Stefanie Lane" w:date="2022-05-04T17:28:00Z">
            <w:rPr>
              <w:strike/>
            </w:rPr>
          </w:rPrChange>
        </w:rPr>
        <w:instrText xml:space="preserve"> \* MERGEFORMAT </w:instrText>
      </w:r>
      <w:r w:rsidR="00F17047" w:rsidRPr="00C56065">
        <w:rPr>
          <w:rPrChange w:id="273" w:author="Stefanie Lane" w:date="2022-05-04T17:28:00Z">
            <w:rPr/>
          </w:rPrChange>
        </w:rPr>
      </w:r>
      <w:r w:rsidR="00F17047" w:rsidRPr="00C56065">
        <w:rPr>
          <w:rPrChange w:id="274" w:author="Stefanie Lane" w:date="2022-05-04T17:28:00Z">
            <w:rPr/>
          </w:rPrChange>
        </w:rPr>
        <w:fldChar w:fldCharType="end"/>
      </w:r>
      <w:r w:rsidR="00D075CE" w:rsidRPr="00C56065">
        <w:t xml:space="preserve">). Notably, Fescue assemblage </w:t>
      </w:r>
      <w:r w:rsidR="00AC332B" w:rsidRPr="00C56065">
        <w:t xml:space="preserve">shows ~50% decrease in cover of characteristic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AC332B" w:rsidRPr="00C56065">
        <w:t xml:space="preserve"> </w:t>
      </w:r>
      <w:r w:rsidR="00060358" w:rsidRPr="00C56065">
        <w:t xml:space="preserve">has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ins w:id="275" w:author="Stefanie Lane" w:date="2022-05-11T12:48:00Z">
        <w:r w:rsidR="005709DE">
          <w:t xml:space="preserve">Bogbean assemblage maintains </w:t>
        </w:r>
        <w:r w:rsidR="005B45C6">
          <w:t>great</w:t>
        </w:r>
      </w:ins>
      <w:ins w:id="276" w:author="Stefanie Lane" w:date="2022-05-11T12:49:00Z">
        <w:r w:rsidR="005B45C6">
          <w:t>est coverage of its defining species (</w:t>
        </w:r>
        <w:r w:rsidR="005B45C6">
          <w:rPr>
            <w:i/>
          </w:rPr>
          <w:t>Menyanthes trifoliata</w:t>
        </w:r>
        <w:r w:rsidR="005B45C6">
          <w:t xml:space="preserve">), however </w:t>
        </w:r>
      </w:ins>
      <w:del w:id="277" w:author="Stefanie Lane" w:date="2022-05-11T12:49:00Z">
        <w:r w:rsidR="00124BDB" w:rsidRPr="00C56065" w:rsidDel="005B45C6">
          <w:delText xml:space="preserve">Since 1979, </w:delText>
        </w:r>
        <w:r w:rsidR="00014A9A" w:rsidRPr="00C56065" w:rsidDel="005B45C6">
          <w:delText>native species cover (</w:delText>
        </w:r>
        <w:r w:rsidR="00014A9A" w:rsidRPr="00C56065" w:rsidDel="005B45C6">
          <w:rPr>
            <w:i/>
          </w:rPr>
          <w:delText>Equisetum fluviatile, Eleocharis palustris</w:delText>
        </w:r>
        <w:r w:rsidR="00014A9A" w:rsidRPr="00C56065" w:rsidDel="005B45C6">
          <w:delText>)</w:delText>
        </w:r>
        <w:r w:rsidR="00124BDB" w:rsidRPr="00C56065" w:rsidDel="005B45C6">
          <w:delText xml:space="preserve"> in the Bogbean assemblage</w:delText>
        </w:r>
        <w:r w:rsidR="00014A9A" w:rsidRPr="00C56065" w:rsidDel="005B45C6">
          <w:delText xml:space="preserve"> declines </w:delText>
        </w:r>
        <w:r w:rsidR="00124BDB" w:rsidRPr="00C56065" w:rsidDel="005B45C6">
          <w:delText>t</w:delText>
        </w:r>
        <w:r w:rsidR="005D3606" w:rsidRPr="00C56065" w:rsidDel="005B45C6">
          <w:delText>owards zero, as it</w:delText>
        </w:r>
        <w:r w:rsidR="00F573EF" w:rsidRPr="00C56065" w:rsidDel="005B45C6">
          <w:delText xml:space="preserve"> is </w:delText>
        </w:r>
        <w:r w:rsidR="005D3606" w:rsidRPr="00C56065" w:rsidDel="005B45C6">
          <w:delText xml:space="preserve">replaced in dominance by </w:delText>
        </w:r>
      </w:del>
      <w:r w:rsidR="00014A9A" w:rsidRPr="00C56065">
        <w:t xml:space="preserve">non-native </w:t>
      </w:r>
      <w:del w:id="278" w:author="Stefanie Lane" w:date="2022-05-11T12:49:00Z">
        <w:r w:rsidR="00014A9A" w:rsidRPr="00C56065" w:rsidDel="005B45C6">
          <w:delText>species (</w:delText>
        </w:r>
      </w:del>
      <w:r w:rsidR="00014A9A" w:rsidRPr="00C56065">
        <w:rPr>
          <w:i/>
        </w:rPr>
        <w:t>Mentha aquatica</w:t>
      </w:r>
      <w:ins w:id="279" w:author="Stefanie Lane" w:date="2022-05-11T12:49:00Z">
        <w:r w:rsidR="005B45C6">
          <w:rPr>
            <w:i/>
          </w:rPr>
          <w:t xml:space="preserve"> </w:t>
        </w:r>
        <w:r w:rsidR="005B45C6">
          <w:t xml:space="preserve">accounts for </w:t>
        </w:r>
        <w:r w:rsidR="00CD760E">
          <w:t>~50% of plot cover on average by 201</w:t>
        </w:r>
      </w:ins>
      <w:ins w:id="280" w:author="Stefanie Lane" w:date="2022-05-11T12:50:00Z">
        <w:r w:rsidR="00CD760E">
          <w:t xml:space="preserve">9. </w:t>
        </w:r>
      </w:ins>
      <w:del w:id="281" w:author="Stefanie Lane" w:date="2022-05-11T12:49:00Z">
        <w:r w:rsidR="005D3606" w:rsidRPr="00C56065" w:rsidDel="005B45C6">
          <w:rPr>
            <w:i/>
          </w:rPr>
          <w:delText>)</w:delText>
        </w:r>
        <w:r w:rsidR="00124BDB" w:rsidRPr="00C56065" w:rsidDel="005B45C6">
          <w:delText xml:space="preserve">. </w:delText>
        </w:r>
      </w:del>
    </w:p>
    <w:p w14:paraId="20C09E5F" w14:textId="538BED1B" w:rsidR="0024166F" w:rsidRPr="00C56065" w:rsidDel="00357F51" w:rsidRDefault="0024166F" w:rsidP="005F7C5D">
      <w:pPr>
        <w:ind w:firstLine="720"/>
        <w:rPr>
          <w:del w:id="282" w:author="Stefanie Lane" w:date="2022-05-12T14:37:00Z"/>
        </w:rPr>
      </w:pP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2788C271" w:rsidR="00FE1C76" w:rsidRDefault="00F2017D" w:rsidP="00F2017D">
      <w:pPr>
        <w:pStyle w:val="Caption"/>
        <w:rPr>
          <w:ins w:id="283" w:author="Stefanie Lane" w:date="2022-05-11T12:22:00Z"/>
        </w:rPr>
      </w:pPr>
      <w:bookmarkStart w:id="284" w:name="_Ref94197029"/>
      <w:r>
        <w:t xml:space="preserve">Figure </w:t>
      </w:r>
      <w:fldSimple w:instr=" SEQ Figure \* ARABIC ">
        <w:r w:rsidR="001646E3">
          <w:rPr>
            <w:noProof/>
          </w:rPr>
          <w:t>2</w:t>
        </w:r>
      </w:fldSimple>
      <w:bookmarkEnd w:id="284"/>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0EE18C2D" w14:textId="77777777" w:rsidR="001646E3" w:rsidRDefault="007D14DA">
      <w:pPr>
        <w:keepNext/>
        <w:rPr>
          <w:ins w:id="285" w:author="Stefanie Lane" w:date="2022-05-11T12:38:00Z"/>
        </w:rPr>
        <w:pPrChange w:id="286" w:author="Stefanie Lane" w:date="2022-05-11T12:38:00Z">
          <w:pPr/>
        </w:pPrChange>
      </w:pPr>
      <w:ins w:id="287" w:author="Stefanie Lane" w:date="2022-05-11T12:35:00Z">
        <w:r>
          <w:rPr>
            <w:noProof/>
          </w:rPr>
          <w:lastRenderedPageBreak/>
          <w:drawing>
            <wp:inline distT="0" distB="0" distL="0" distR="0" wp14:anchorId="561A21B6" wp14:editId="6DB6EBE6">
              <wp:extent cx="5359790" cy="7146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61607" cy="7148810"/>
                      </a:xfrm>
                      <a:prstGeom prst="rect">
                        <a:avLst/>
                      </a:prstGeom>
                      <a:noFill/>
                      <a:ln>
                        <a:noFill/>
                      </a:ln>
                    </pic:spPr>
                  </pic:pic>
                </a:graphicData>
              </a:graphic>
            </wp:inline>
          </w:drawing>
        </w:r>
      </w:ins>
    </w:p>
    <w:p w14:paraId="76B2F66A" w14:textId="06191011" w:rsidR="008971A1" w:rsidRPr="00E90CBE" w:rsidDel="00B50CE7" w:rsidRDefault="001646E3" w:rsidP="00E90CBE">
      <w:pPr>
        <w:pStyle w:val="Caption"/>
        <w:rPr>
          <w:del w:id="288" w:author="Stefanie Lane" w:date="2022-05-11T12:57:00Z"/>
        </w:rPr>
      </w:pPr>
      <w:ins w:id="289" w:author="Stefanie Lane" w:date="2022-05-11T12:38:00Z">
        <w:r>
          <w:t xml:space="preserve">Figure </w:t>
        </w:r>
        <w:r>
          <w:fldChar w:fldCharType="begin"/>
        </w:r>
        <w:r>
          <w:instrText xml:space="preserve"> SEQ Figure \* ARABIC </w:instrText>
        </w:r>
      </w:ins>
      <w:r>
        <w:fldChar w:fldCharType="separate"/>
      </w:r>
      <w:ins w:id="290" w:author="Stefanie Lane" w:date="2022-05-11T12:38:00Z">
        <w:r>
          <w:rPr>
            <w:noProof/>
          </w:rPr>
          <w:t>3</w:t>
        </w:r>
        <w:r>
          <w:fldChar w:fldCharType="end"/>
        </w:r>
        <w:r>
          <w:t xml:space="preserve">. </w:t>
        </w:r>
        <w:commentRangeStart w:id="291"/>
        <w:r w:rsidRPr="006D50AD">
          <w:t xml:space="preserve">Rank </w:t>
        </w:r>
      </w:ins>
      <w:commentRangeEnd w:id="291"/>
      <w:ins w:id="292" w:author="Stefanie Lane" w:date="2022-05-11T13:55:00Z">
        <w:r w:rsidR="0068421F">
          <w:rPr>
            <w:rStyle w:val="CommentReference"/>
            <w:i w:val="0"/>
            <w:iCs w:val="0"/>
            <w:color w:val="auto"/>
          </w:rPr>
          <w:commentReference w:id="291"/>
        </w:r>
      </w:ins>
      <w:ins w:id="293" w:author="Stefanie Lane" w:date="2022-05-11T12:38:00Z">
        <w:r w:rsidRPr="006D50AD">
          <w:t>abundance clocks</w:t>
        </w:r>
        <w:r>
          <w:t xml:space="preserve"> visualize the changing </w:t>
        </w:r>
      </w:ins>
      <w:ins w:id="294" w:author="Stefanie Lane" w:date="2022-05-11T12:46:00Z">
        <w:r w:rsidR="002C4FFA">
          <w:t xml:space="preserve">cover class </w:t>
        </w:r>
      </w:ins>
      <w:ins w:id="295" w:author="Stefanie Lane" w:date="2022-05-11T12:38:00Z">
        <w:r>
          <w:t>abundance</w:t>
        </w:r>
      </w:ins>
      <w:ins w:id="296" w:author="Stefanie Lane" w:date="2022-05-11T12:41:00Z">
        <w:r w:rsidR="00ED2AAF">
          <w:t xml:space="preserve"> </w:t>
        </w:r>
      </w:ins>
      <w:ins w:id="297" w:author="Stefanie Lane" w:date="2022-05-11T12:38:00Z">
        <w:r>
          <w:t xml:space="preserve">(y-axis values) of </w:t>
        </w:r>
      </w:ins>
      <w:ins w:id="298" w:author="Stefanie Lane" w:date="2022-05-11T12:40:00Z">
        <w:r w:rsidR="00ED2AAF">
          <w:t>the three most significant ind</w:t>
        </w:r>
      </w:ins>
      <w:ins w:id="299" w:author="Stefanie Lane" w:date="2022-05-11T12:41:00Z">
        <w:r w:rsidR="00ED2AAF">
          <w:t xml:space="preserve">icator </w:t>
        </w:r>
      </w:ins>
      <w:ins w:id="300" w:author="Stefanie Lane" w:date="2022-05-11T12:38:00Z">
        <w:r>
          <w:t>species</w:t>
        </w:r>
      </w:ins>
      <w:ins w:id="301" w:author="Stefanie Lane" w:date="2022-05-11T12:41:00Z">
        <w:r w:rsidR="00ED2AAF">
          <w:t xml:space="preserve"> in each observation year. Cover class value is read </w:t>
        </w:r>
      </w:ins>
      <w:ins w:id="302" w:author="Stefanie Lane" w:date="2022-05-11T12:38:00Z">
        <w:r>
          <w:t xml:space="preserve">from center of the plot (0) along a radius extending </w:t>
        </w:r>
      </w:ins>
      <w:ins w:id="303" w:author="Stefanie Lane" w:date="2022-05-11T12:41:00Z">
        <w:r w:rsidR="00F309EA">
          <w:t>along y-axis.</w:t>
        </w:r>
      </w:ins>
      <w:ins w:id="304" w:author="Stefanie Lane" w:date="2022-05-11T12:38:00Z">
        <w:r>
          <w:t xml:space="preserve"> Oldest timepoints are in the 12 o’clock position, and observation timepoints proceed clockwise, ending at the 11:59 position. </w:t>
        </w:r>
      </w:ins>
      <w:ins w:id="305" w:author="Stefanie Lane" w:date="2022-05-11T12:39:00Z">
        <w:r>
          <w:t xml:space="preserve">(Top)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ins>
      <w:ins w:id="306" w:author="Stefanie Lane" w:date="2022-05-11T12:40:00Z">
        <w:r w:rsidR="004951EF">
          <w:t>declines at a slower rate</w:t>
        </w:r>
      </w:ins>
      <w:ins w:id="307" w:author="Stefanie Lane" w:date="2022-05-11T12:39:00Z">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ins>
      <w:ins w:id="308" w:author="Stefanie Lane" w:date="2022-05-11T12:42:00Z">
        <w:r w:rsidR="00F309EA">
          <w:t>dominance</w:t>
        </w:r>
      </w:ins>
      <w:ins w:id="309" w:author="Stefanie Lane" w:date="2022-05-11T12:39:00Z">
        <w:r w:rsidRPr="006D50AD">
          <w:t xml:space="preserve"> of </w:t>
        </w:r>
        <w:r w:rsidRPr="00330735">
          <w:rPr>
            <w:i w:val="0"/>
          </w:rPr>
          <w:t>Poa palustris</w:t>
        </w:r>
        <w:r w:rsidRPr="006D50AD">
          <w:t xml:space="preserve"> </w:t>
        </w:r>
      </w:ins>
      <w:ins w:id="310" w:author="Stefanie Lane" w:date="2022-05-11T12:42:00Z">
        <w:r w:rsidR="00F309EA">
          <w:t xml:space="preserve">in 1999 </w:t>
        </w:r>
      </w:ins>
      <w:ins w:id="311" w:author="Stefanie Lane" w:date="2022-05-11T12:39:00Z">
        <w:r w:rsidRPr="006D50AD">
          <w:t xml:space="preserve">may be due to </w:t>
        </w:r>
      </w:ins>
      <w:ins w:id="312" w:author="Stefanie Lane" w:date="2022-05-11T12:42:00Z">
        <w:r w:rsidR="00F309EA">
          <w:t>misidentification of</w:t>
        </w:r>
      </w:ins>
      <w:ins w:id="313" w:author="Stefanie Lane" w:date="2022-05-11T12:39:00Z">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ins>
      <w:ins w:id="314" w:author="Stefanie Lane" w:date="2022-05-11T12:44:00Z">
        <w:r w:rsidR="00564330">
          <w:t xml:space="preserve">. </w:t>
        </w:r>
      </w:ins>
    </w:p>
    <w:p w14:paraId="64FE090C" w14:textId="70C17D81" w:rsidR="001B0737" w:rsidDel="007072B6" w:rsidRDefault="001B0737" w:rsidP="00D81CB7">
      <w:pPr>
        <w:rPr>
          <w:del w:id="315" w:author="Stefanie Lane" w:date="2022-05-04T17:21:00Z"/>
        </w:rPr>
      </w:pPr>
    </w:p>
    <w:p w14:paraId="41572129" w14:textId="1CEF3443" w:rsidR="0089145E" w:rsidRDefault="0089145E">
      <w:pPr>
        <w:pStyle w:val="Caption"/>
        <w:rPr>
          <w:ins w:id="316" w:author="Stefanie Lane" w:date="2022-05-11T11:20:00Z"/>
        </w:rPr>
        <w:pPrChange w:id="317" w:author="Stefanie Lane" w:date="2022-05-11T12:57:00Z">
          <w:pPr/>
        </w:pPrChange>
      </w:pPr>
      <w:bookmarkStart w:id="318" w:name="_Ref103083520"/>
      <w:ins w:id="319" w:author="Stefanie Lane" w:date="2022-05-11T11:20:00Z">
        <w:r>
          <w:br w:type="page"/>
        </w:r>
      </w:ins>
    </w:p>
    <w:p w14:paraId="47D5BBF6" w14:textId="690625EA" w:rsidR="0089145E" w:rsidRDefault="00231BAA">
      <w:pPr>
        <w:pStyle w:val="Caption"/>
        <w:keepNext/>
        <w:pPrChange w:id="320" w:author="Stefanie Lane" w:date="2022-05-11T11:20:00Z">
          <w:pPr/>
        </w:pPrChange>
      </w:pPr>
      <w:bookmarkStart w:id="321" w:name="_Ref103162268"/>
      <w:ins w:id="322" w:author="Stefanie Lane" w:date="2022-05-10T13:26:00Z">
        <w:r>
          <w:lastRenderedPageBreak/>
          <w:t xml:space="preserve">Table </w:t>
        </w:r>
        <w:r>
          <w:fldChar w:fldCharType="begin"/>
        </w:r>
        <w:r>
          <w:instrText xml:space="preserve"> SEQ Table \* ARABIC </w:instrText>
        </w:r>
      </w:ins>
      <w:r>
        <w:fldChar w:fldCharType="separate"/>
      </w:r>
      <w:ins w:id="323" w:author="Stefanie Lane" w:date="2022-05-11T12:52:00Z">
        <w:r w:rsidR="006601E5">
          <w:rPr>
            <w:noProof/>
          </w:rPr>
          <w:t>1</w:t>
        </w:r>
      </w:ins>
      <w:ins w:id="324" w:author="Stefanie Lane" w:date="2022-05-10T13:26:00Z">
        <w:r>
          <w:fldChar w:fldCharType="end"/>
        </w:r>
        <w:bookmarkEnd w:id="318"/>
        <w:bookmarkEnd w:id="321"/>
        <w:r>
          <w:t xml:space="preserve">. </w:t>
        </w:r>
      </w:ins>
      <w:ins w:id="325" w:author="Stefanie Lane" w:date="2022-05-11T11:27:00Z">
        <w:r w:rsidR="000A2ECF">
          <w:t xml:space="preserve">Between 1979 and 2019, </w:t>
        </w:r>
      </w:ins>
      <w:ins w:id="326" w:author="Stefanie Lane" w:date="2022-05-11T11:23:00Z">
        <w:r w:rsidR="00796E00">
          <w:t>8 fewer plots</w:t>
        </w:r>
      </w:ins>
      <w:ins w:id="327" w:author="Stefanie Lane" w:date="2022-05-11T11:24:00Z">
        <w:r w:rsidR="00796E00">
          <w:t xml:space="preserve"> and 5 fewer species were observed</w:t>
        </w:r>
        <w:r w:rsidR="00AC1054">
          <w:t xml:space="preserve">, resulting in slightly lower </w:t>
        </w:r>
        <w:r w:rsidR="00AC1054">
          <w:rPr>
            <w:rFonts w:cstheme="minorHAnsi"/>
          </w:rPr>
          <w:t>α</w:t>
        </w:r>
        <w:r w:rsidR="00AC1054">
          <w:t>-</w:t>
        </w:r>
        <w:proofErr w:type="gramStart"/>
        <w:r w:rsidR="00AC1054">
          <w:t>diversity  and</w:t>
        </w:r>
        <w:proofErr w:type="gramEnd"/>
        <w:r w:rsidR="00AC1054">
          <w:t xml:space="preserve"> greater </w:t>
        </w:r>
        <w:r w:rsidR="00AC1054">
          <w:rPr>
            <w:rFonts w:cstheme="minorHAnsi"/>
          </w:rPr>
          <w:t>β</w:t>
        </w:r>
        <w:r w:rsidR="00AC1054">
          <w:t>-diversity. F</w:t>
        </w:r>
      </w:ins>
      <w:ins w:id="328" w:author="Stefanie Lane" w:date="2022-05-11T11:25:00Z">
        <w:r w:rsidR="00AC1054">
          <w:t xml:space="preserve">or each assemblage type, Bogbean is the only assemblage to proportionally gain plots between </w:t>
        </w:r>
        <w:r w:rsidR="003900B2">
          <w:t>1979 and 2019</w:t>
        </w:r>
        <w:r w:rsidR="00AC1054">
          <w:t xml:space="preserve">, while </w:t>
        </w:r>
        <w:r w:rsidR="003900B2">
          <w:t>the F</w:t>
        </w:r>
        <w:r w:rsidR="00AC1054">
          <w:t>escue</w:t>
        </w:r>
        <w:r w:rsidR="003900B2">
          <w:t xml:space="preserve"> </w:t>
        </w:r>
      </w:ins>
      <w:ins w:id="329" w:author="Stefanie Lane" w:date="2022-05-11T11:26:00Z">
        <w:r w:rsidR="003900B2">
          <w:t xml:space="preserve">and Sedge </w:t>
        </w:r>
      </w:ins>
      <w:ins w:id="330" w:author="Stefanie Lane" w:date="2022-05-11T11:25:00Z">
        <w:r w:rsidR="003900B2">
          <w:t>assemblage</w:t>
        </w:r>
      </w:ins>
      <w:ins w:id="331" w:author="Stefanie Lane" w:date="2022-05-11T11:26:00Z">
        <w:r w:rsidR="003900B2">
          <w:t>s</w:t>
        </w:r>
      </w:ins>
      <w:ins w:id="332" w:author="Stefanie Lane" w:date="2022-05-11T11:25:00Z">
        <w:r w:rsidR="003900B2">
          <w:t xml:space="preserve"> </w:t>
        </w:r>
      </w:ins>
      <w:ins w:id="333" w:author="Stefanie Lane" w:date="2022-05-11T11:26:00Z">
        <w:r w:rsidR="003900B2">
          <w:t xml:space="preserve">lost plots. </w:t>
        </w:r>
      </w:ins>
      <w:ins w:id="334" w:author="Stefanie Lane" w:date="2022-05-11T11:25:00Z">
        <w:r w:rsidR="00AC1054">
          <w:t xml:space="preserve"> </w:t>
        </w:r>
      </w:ins>
      <w:ins w:id="335" w:author="Stefanie Lane" w:date="2022-05-11T11:23:00Z">
        <w:r w:rsidR="00796E00">
          <w:t xml:space="preserve"> </w:t>
        </w:r>
      </w:ins>
      <w:ins w:id="336" w:author="Stefanie Lane" w:date="2022-05-11T11:21:00Z">
        <w:r w:rsidR="0051760C">
          <w:t xml:space="preserve"> </w:t>
        </w:r>
      </w:ins>
      <w:ins w:id="337" w:author="Stefanie Lane" w:date="2022-05-11T11:20:00Z">
        <w:r w:rsidR="0089145E">
          <w:fldChar w:fldCharType="begin"/>
        </w:r>
        <w:r w:rsidR="0089145E">
          <w:instrText xml:space="preserve"> LINK Excel.Sheet.12 "https://ubcca-my.sharepoint.com/personal/stefanie_lane_ubc_ca/Documents/Documents/Dissertation/CommunityStability/2019_Tables.xlsx" "DiversityMeasures!R5C1:R24C7" \a \f 4 \h </w:instrText>
        </w:r>
        <w:r w:rsidR="0089145E">
          <w:fldChar w:fldCharType="separate"/>
        </w:r>
      </w:ins>
    </w:p>
    <w:tbl>
      <w:tblPr>
        <w:tblW w:w="6140" w:type="dxa"/>
        <w:jc w:val="center"/>
        <w:tblLook w:val="04A0" w:firstRow="1" w:lastRow="0" w:firstColumn="1" w:lastColumn="0" w:noHBand="0" w:noVBand="1"/>
        <w:tblPrChange w:id="338" w:author="Stefanie Lane" w:date="2022-05-11T11:20:00Z">
          <w:tblPr>
            <w:tblW w:w="6140" w:type="dxa"/>
            <w:tblLook w:val="04A0" w:firstRow="1" w:lastRow="0" w:firstColumn="1" w:lastColumn="0" w:noHBand="0" w:noVBand="1"/>
          </w:tblPr>
        </w:tblPrChange>
      </w:tblPr>
      <w:tblGrid>
        <w:gridCol w:w="1311"/>
        <w:gridCol w:w="1030"/>
        <w:gridCol w:w="960"/>
        <w:gridCol w:w="300"/>
        <w:gridCol w:w="1004"/>
        <w:gridCol w:w="1004"/>
        <w:gridCol w:w="1004"/>
        <w:tblGridChange w:id="339">
          <w:tblGrid>
            <w:gridCol w:w="1311"/>
            <w:gridCol w:w="1030"/>
            <w:gridCol w:w="960"/>
            <w:gridCol w:w="300"/>
            <w:gridCol w:w="1004"/>
            <w:gridCol w:w="1004"/>
            <w:gridCol w:w="1004"/>
          </w:tblGrid>
        </w:tblGridChange>
      </w:tblGrid>
      <w:tr w:rsidR="0089145E" w:rsidRPr="0089145E" w14:paraId="5EFD17E1" w14:textId="77777777" w:rsidTr="0089145E">
        <w:trPr>
          <w:trHeight w:val="870"/>
          <w:jc w:val="center"/>
          <w:ins w:id="340" w:author="Stefanie Lane" w:date="2022-05-11T11:20:00Z"/>
          <w:trPrChange w:id="341" w:author="Stefanie Lane" w:date="2022-05-11T11:20:00Z">
            <w:trPr>
              <w:trHeight w:val="870"/>
            </w:trPr>
          </w:trPrChange>
        </w:trPr>
        <w:tc>
          <w:tcPr>
            <w:tcW w:w="1180" w:type="dxa"/>
            <w:tcBorders>
              <w:top w:val="single" w:sz="4" w:space="0" w:color="auto"/>
              <w:left w:val="nil"/>
              <w:bottom w:val="single" w:sz="4" w:space="0" w:color="auto"/>
              <w:right w:val="nil"/>
            </w:tcBorders>
            <w:shd w:val="clear" w:color="auto" w:fill="auto"/>
            <w:vAlign w:val="center"/>
            <w:hideMark/>
            <w:tcPrChange w:id="342" w:author="Stefanie Lane" w:date="2022-05-11T11:20:00Z">
              <w:tcPr>
                <w:tcW w:w="1180" w:type="dxa"/>
                <w:tcBorders>
                  <w:top w:val="single" w:sz="4" w:space="0" w:color="auto"/>
                  <w:left w:val="nil"/>
                  <w:bottom w:val="single" w:sz="4" w:space="0" w:color="auto"/>
                  <w:right w:val="nil"/>
                </w:tcBorders>
                <w:shd w:val="clear" w:color="auto" w:fill="auto"/>
                <w:vAlign w:val="center"/>
                <w:hideMark/>
              </w:tcPr>
            </w:tcPrChange>
          </w:tcPr>
          <w:p w14:paraId="5ABCEF05" w14:textId="55235737" w:rsidR="0089145E" w:rsidRPr="0089145E" w:rsidRDefault="0089145E">
            <w:pPr>
              <w:spacing w:after="0" w:line="240" w:lineRule="auto"/>
              <w:jc w:val="center"/>
              <w:rPr>
                <w:ins w:id="343" w:author="Stefanie Lane" w:date="2022-05-11T11:20:00Z"/>
                <w:rFonts w:ascii="Calibri" w:eastAsia="Times New Roman" w:hAnsi="Calibri" w:cs="Calibri"/>
                <w:b/>
                <w:bCs/>
                <w:color w:val="000000"/>
                <w:rPrChange w:id="344" w:author="Stefanie Lane" w:date="2022-05-11T11:20:00Z">
                  <w:rPr>
                    <w:ins w:id="345" w:author="Stefanie Lane" w:date="2022-05-11T11:20:00Z"/>
                    <w:rFonts w:ascii="Calibri" w:hAnsi="Calibri" w:cs="Calibri"/>
                    <w:b/>
                    <w:bCs/>
                    <w:color w:val="000000"/>
                  </w:rPr>
                </w:rPrChange>
              </w:rPr>
              <w:pPrChange w:id="346" w:author="Stefanie Lane" w:date="2022-05-11T11:20:00Z">
                <w:pPr>
                  <w:jc w:val="center"/>
                </w:pPr>
              </w:pPrChange>
            </w:pPr>
            <w:ins w:id="347" w:author="Stefanie Lane" w:date="2022-05-11T11:20:00Z">
              <w:r w:rsidRPr="0089145E">
                <w:rPr>
                  <w:rFonts w:ascii="Calibri" w:eastAsia="Times New Roman" w:hAnsi="Calibri" w:cs="Calibri"/>
                  <w:b/>
                  <w:bCs/>
                  <w:color w:val="000000"/>
                  <w:rPrChange w:id="348" w:author="Stefanie Lane" w:date="2022-05-11T11:20:00Z">
                    <w:rPr>
                      <w:rFonts w:ascii="Calibri" w:hAnsi="Calibri" w:cs="Calibri"/>
                      <w:b/>
                      <w:bCs/>
                      <w:color w:val="000000"/>
                    </w:rPr>
                  </w:rPrChange>
                </w:rPr>
                <w:t>Assemblage</w:t>
              </w:r>
            </w:ins>
          </w:p>
        </w:tc>
        <w:tc>
          <w:tcPr>
            <w:tcW w:w="960" w:type="dxa"/>
            <w:tcBorders>
              <w:top w:val="single" w:sz="4" w:space="0" w:color="auto"/>
              <w:left w:val="nil"/>
              <w:bottom w:val="single" w:sz="4" w:space="0" w:color="auto"/>
              <w:right w:val="nil"/>
            </w:tcBorders>
            <w:shd w:val="clear" w:color="auto" w:fill="auto"/>
            <w:vAlign w:val="center"/>
            <w:hideMark/>
            <w:tcPrChange w:id="349" w:author="Stefanie Lane" w:date="2022-05-11T11:20:00Z">
              <w:tcPr>
                <w:tcW w:w="960" w:type="dxa"/>
                <w:tcBorders>
                  <w:top w:val="single" w:sz="4" w:space="0" w:color="auto"/>
                  <w:left w:val="nil"/>
                  <w:bottom w:val="single" w:sz="4" w:space="0" w:color="auto"/>
                  <w:right w:val="nil"/>
                </w:tcBorders>
                <w:shd w:val="clear" w:color="auto" w:fill="auto"/>
                <w:vAlign w:val="center"/>
                <w:hideMark/>
              </w:tcPr>
            </w:tcPrChange>
          </w:tcPr>
          <w:p w14:paraId="1D2A6697" w14:textId="77777777" w:rsidR="0089145E" w:rsidRPr="0089145E" w:rsidRDefault="0089145E">
            <w:pPr>
              <w:spacing w:after="0" w:line="240" w:lineRule="auto"/>
              <w:jc w:val="center"/>
              <w:rPr>
                <w:ins w:id="350" w:author="Stefanie Lane" w:date="2022-05-11T11:20:00Z"/>
                <w:rFonts w:ascii="Calibri" w:eastAsia="Times New Roman" w:hAnsi="Calibri" w:cs="Calibri"/>
                <w:b/>
                <w:bCs/>
                <w:color w:val="000000"/>
                <w:rPrChange w:id="351" w:author="Stefanie Lane" w:date="2022-05-11T11:20:00Z">
                  <w:rPr>
                    <w:ins w:id="352" w:author="Stefanie Lane" w:date="2022-05-11T11:20:00Z"/>
                  </w:rPr>
                </w:rPrChange>
              </w:rPr>
              <w:pPrChange w:id="353" w:author="Stefanie Lane" w:date="2022-05-11T11:20:00Z">
                <w:pPr>
                  <w:jc w:val="center"/>
                </w:pPr>
              </w:pPrChange>
            </w:pPr>
            <w:ins w:id="354" w:author="Stefanie Lane" w:date="2022-05-11T11:20:00Z">
              <w:r w:rsidRPr="0089145E">
                <w:rPr>
                  <w:rFonts w:ascii="Calibri" w:eastAsia="Times New Roman" w:hAnsi="Calibri" w:cs="Calibri"/>
                  <w:b/>
                  <w:bCs/>
                  <w:color w:val="000000"/>
                  <w:rPrChange w:id="355" w:author="Stefanie Lane" w:date="2022-05-11T11:20:00Z">
                    <w:rPr/>
                  </w:rPrChange>
                </w:rPr>
                <w:t>No. quadrats</w:t>
              </w:r>
            </w:ins>
          </w:p>
        </w:tc>
        <w:tc>
          <w:tcPr>
            <w:tcW w:w="960" w:type="dxa"/>
            <w:tcBorders>
              <w:top w:val="single" w:sz="4" w:space="0" w:color="auto"/>
              <w:left w:val="nil"/>
              <w:bottom w:val="single" w:sz="4" w:space="0" w:color="auto"/>
              <w:right w:val="nil"/>
            </w:tcBorders>
            <w:shd w:val="clear" w:color="auto" w:fill="auto"/>
            <w:vAlign w:val="center"/>
            <w:hideMark/>
            <w:tcPrChange w:id="356" w:author="Stefanie Lane" w:date="2022-05-11T11:20:00Z">
              <w:tcPr>
                <w:tcW w:w="960" w:type="dxa"/>
                <w:tcBorders>
                  <w:top w:val="single" w:sz="4" w:space="0" w:color="auto"/>
                  <w:left w:val="nil"/>
                  <w:bottom w:val="single" w:sz="4" w:space="0" w:color="auto"/>
                  <w:right w:val="nil"/>
                </w:tcBorders>
                <w:shd w:val="clear" w:color="auto" w:fill="auto"/>
                <w:vAlign w:val="center"/>
                <w:hideMark/>
              </w:tcPr>
            </w:tcPrChange>
          </w:tcPr>
          <w:p w14:paraId="7EAE652D" w14:textId="77777777" w:rsidR="0089145E" w:rsidRPr="0089145E" w:rsidRDefault="0089145E">
            <w:pPr>
              <w:spacing w:after="0" w:line="240" w:lineRule="auto"/>
              <w:jc w:val="center"/>
              <w:rPr>
                <w:ins w:id="357" w:author="Stefanie Lane" w:date="2022-05-11T11:20:00Z"/>
                <w:rFonts w:ascii="Calibri" w:eastAsia="Times New Roman" w:hAnsi="Calibri" w:cs="Calibri"/>
                <w:b/>
                <w:bCs/>
                <w:color w:val="000000"/>
                <w:rPrChange w:id="358" w:author="Stefanie Lane" w:date="2022-05-11T11:20:00Z">
                  <w:rPr>
                    <w:ins w:id="359" w:author="Stefanie Lane" w:date="2022-05-11T11:20:00Z"/>
                  </w:rPr>
                </w:rPrChange>
              </w:rPr>
              <w:pPrChange w:id="360" w:author="Stefanie Lane" w:date="2022-05-11T11:20:00Z">
                <w:pPr>
                  <w:jc w:val="center"/>
                </w:pPr>
              </w:pPrChange>
            </w:pPr>
            <w:ins w:id="361" w:author="Stefanie Lane" w:date="2022-05-11T11:20:00Z">
              <w:r w:rsidRPr="0089145E">
                <w:rPr>
                  <w:rFonts w:ascii="Calibri" w:eastAsia="Times New Roman" w:hAnsi="Calibri" w:cs="Calibri"/>
                  <w:b/>
                  <w:bCs/>
                  <w:color w:val="000000"/>
                  <w:rPrChange w:id="362" w:author="Stefanie Lane" w:date="2022-05-11T11:20:00Z">
                    <w:rPr/>
                  </w:rPrChange>
                </w:rPr>
                <w:t>No. species</w:t>
              </w:r>
            </w:ins>
          </w:p>
        </w:tc>
        <w:tc>
          <w:tcPr>
            <w:tcW w:w="300" w:type="dxa"/>
            <w:tcBorders>
              <w:top w:val="nil"/>
              <w:left w:val="nil"/>
              <w:bottom w:val="nil"/>
              <w:right w:val="nil"/>
            </w:tcBorders>
            <w:shd w:val="clear" w:color="auto" w:fill="auto"/>
            <w:vAlign w:val="center"/>
            <w:hideMark/>
            <w:tcPrChange w:id="363" w:author="Stefanie Lane" w:date="2022-05-11T11:20:00Z">
              <w:tcPr>
                <w:tcW w:w="300" w:type="dxa"/>
                <w:tcBorders>
                  <w:top w:val="nil"/>
                  <w:left w:val="nil"/>
                  <w:bottom w:val="nil"/>
                  <w:right w:val="nil"/>
                </w:tcBorders>
                <w:shd w:val="clear" w:color="auto" w:fill="auto"/>
                <w:vAlign w:val="center"/>
                <w:hideMark/>
              </w:tcPr>
            </w:tcPrChange>
          </w:tcPr>
          <w:p w14:paraId="036C63A4" w14:textId="77777777" w:rsidR="0089145E" w:rsidRPr="0089145E" w:rsidRDefault="0089145E">
            <w:pPr>
              <w:spacing w:after="0" w:line="240" w:lineRule="auto"/>
              <w:jc w:val="center"/>
              <w:rPr>
                <w:ins w:id="364" w:author="Stefanie Lane" w:date="2022-05-11T11:20:00Z"/>
                <w:rFonts w:ascii="Calibri" w:eastAsia="Times New Roman" w:hAnsi="Calibri" w:cs="Calibri"/>
                <w:b/>
                <w:bCs/>
                <w:color w:val="000000"/>
                <w:rPrChange w:id="365" w:author="Stefanie Lane" w:date="2022-05-11T11:20:00Z">
                  <w:rPr>
                    <w:ins w:id="366" w:author="Stefanie Lane" w:date="2022-05-11T11:20:00Z"/>
                  </w:rPr>
                </w:rPrChange>
              </w:rPr>
              <w:pPrChange w:id="367"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vAlign w:val="center"/>
            <w:hideMark/>
            <w:tcPrChange w:id="368" w:author="Stefanie Lane" w:date="2022-05-11T11:20:00Z">
              <w:tcPr>
                <w:tcW w:w="920" w:type="dxa"/>
                <w:tcBorders>
                  <w:top w:val="single" w:sz="4" w:space="0" w:color="auto"/>
                  <w:left w:val="nil"/>
                  <w:bottom w:val="single" w:sz="4" w:space="0" w:color="auto"/>
                  <w:right w:val="nil"/>
                </w:tcBorders>
                <w:shd w:val="clear" w:color="auto" w:fill="auto"/>
                <w:vAlign w:val="center"/>
                <w:hideMark/>
              </w:tcPr>
            </w:tcPrChange>
          </w:tcPr>
          <w:p w14:paraId="70373A74" w14:textId="77777777" w:rsidR="0089145E" w:rsidRPr="0089145E" w:rsidRDefault="0089145E">
            <w:pPr>
              <w:spacing w:after="0" w:line="240" w:lineRule="auto"/>
              <w:jc w:val="center"/>
              <w:rPr>
                <w:ins w:id="369" w:author="Stefanie Lane" w:date="2022-05-11T11:20:00Z"/>
                <w:rFonts w:ascii="Calibri" w:eastAsia="Times New Roman" w:hAnsi="Calibri" w:cs="Calibri"/>
                <w:b/>
                <w:bCs/>
                <w:color w:val="000000"/>
                <w:rPrChange w:id="370" w:author="Stefanie Lane" w:date="2022-05-11T11:20:00Z">
                  <w:rPr>
                    <w:ins w:id="371" w:author="Stefanie Lane" w:date="2022-05-11T11:20:00Z"/>
                  </w:rPr>
                </w:rPrChange>
              </w:rPr>
              <w:pPrChange w:id="372" w:author="Stefanie Lane" w:date="2022-05-11T11:20:00Z">
                <w:pPr>
                  <w:jc w:val="center"/>
                </w:pPr>
              </w:pPrChange>
            </w:pPr>
            <w:ins w:id="373" w:author="Stefanie Lane" w:date="2022-05-11T11:20:00Z">
              <w:r w:rsidRPr="0089145E">
                <w:rPr>
                  <w:rFonts w:ascii="Calibri" w:eastAsia="Times New Roman" w:hAnsi="Calibri" w:cs="Calibri"/>
                  <w:b/>
                  <w:bCs/>
                  <w:color w:val="000000"/>
                  <w:rPrChange w:id="374" w:author="Stefanie Lane" w:date="2022-05-11T11:20:00Z">
                    <w:rPr/>
                  </w:rPrChange>
                </w:rPr>
                <w:t>α diversity</w:t>
              </w:r>
            </w:ins>
          </w:p>
        </w:tc>
        <w:tc>
          <w:tcPr>
            <w:tcW w:w="920" w:type="dxa"/>
            <w:tcBorders>
              <w:top w:val="single" w:sz="4" w:space="0" w:color="auto"/>
              <w:left w:val="nil"/>
              <w:bottom w:val="single" w:sz="4" w:space="0" w:color="auto"/>
              <w:right w:val="nil"/>
            </w:tcBorders>
            <w:shd w:val="clear" w:color="auto" w:fill="auto"/>
            <w:vAlign w:val="center"/>
            <w:hideMark/>
            <w:tcPrChange w:id="375" w:author="Stefanie Lane" w:date="2022-05-11T11:20:00Z">
              <w:tcPr>
                <w:tcW w:w="920" w:type="dxa"/>
                <w:tcBorders>
                  <w:top w:val="single" w:sz="4" w:space="0" w:color="auto"/>
                  <w:left w:val="nil"/>
                  <w:bottom w:val="single" w:sz="4" w:space="0" w:color="auto"/>
                  <w:right w:val="nil"/>
                </w:tcBorders>
                <w:shd w:val="clear" w:color="auto" w:fill="auto"/>
                <w:vAlign w:val="center"/>
                <w:hideMark/>
              </w:tcPr>
            </w:tcPrChange>
          </w:tcPr>
          <w:p w14:paraId="11CA76F8" w14:textId="77777777" w:rsidR="0089145E" w:rsidRPr="0089145E" w:rsidRDefault="0089145E">
            <w:pPr>
              <w:spacing w:after="0" w:line="240" w:lineRule="auto"/>
              <w:jc w:val="center"/>
              <w:rPr>
                <w:ins w:id="376" w:author="Stefanie Lane" w:date="2022-05-11T11:20:00Z"/>
                <w:rFonts w:ascii="Calibri" w:eastAsia="Times New Roman" w:hAnsi="Calibri" w:cs="Calibri"/>
                <w:b/>
                <w:bCs/>
                <w:color w:val="000000"/>
                <w:rPrChange w:id="377" w:author="Stefanie Lane" w:date="2022-05-11T11:20:00Z">
                  <w:rPr>
                    <w:ins w:id="378" w:author="Stefanie Lane" w:date="2022-05-11T11:20:00Z"/>
                  </w:rPr>
                </w:rPrChange>
              </w:rPr>
              <w:pPrChange w:id="379" w:author="Stefanie Lane" w:date="2022-05-11T11:20:00Z">
                <w:pPr>
                  <w:jc w:val="center"/>
                </w:pPr>
              </w:pPrChange>
            </w:pPr>
            <w:ins w:id="380" w:author="Stefanie Lane" w:date="2022-05-11T11:20:00Z">
              <w:r w:rsidRPr="0089145E">
                <w:rPr>
                  <w:rFonts w:ascii="Calibri" w:eastAsia="Times New Roman" w:hAnsi="Calibri" w:cs="Calibri"/>
                  <w:b/>
                  <w:bCs/>
                  <w:color w:val="000000"/>
                  <w:rPrChange w:id="381" w:author="Stefanie Lane" w:date="2022-05-11T11:20:00Z">
                    <w:rPr/>
                  </w:rPrChange>
                </w:rPr>
                <w:t xml:space="preserve">α diversity </w:t>
              </w:r>
              <w:proofErr w:type="spellStart"/>
              <w:r w:rsidRPr="0089145E">
                <w:rPr>
                  <w:rFonts w:ascii="Calibri" w:eastAsia="Times New Roman" w:hAnsi="Calibri" w:cs="Calibri"/>
                  <w:b/>
                  <w:bCs/>
                  <w:color w:val="000000"/>
                  <w:rPrChange w:id="382" w:author="Stefanie Lane" w:date="2022-05-11T11:20:00Z">
                    <w:rPr/>
                  </w:rPrChange>
                </w:rPr>
                <w:t>sd</w:t>
              </w:r>
              <w:proofErr w:type="spellEnd"/>
            </w:ins>
          </w:p>
        </w:tc>
        <w:tc>
          <w:tcPr>
            <w:tcW w:w="900" w:type="dxa"/>
            <w:tcBorders>
              <w:top w:val="single" w:sz="4" w:space="0" w:color="auto"/>
              <w:left w:val="nil"/>
              <w:bottom w:val="single" w:sz="4" w:space="0" w:color="auto"/>
              <w:right w:val="nil"/>
            </w:tcBorders>
            <w:shd w:val="clear" w:color="auto" w:fill="auto"/>
            <w:vAlign w:val="center"/>
            <w:hideMark/>
            <w:tcPrChange w:id="383" w:author="Stefanie Lane" w:date="2022-05-11T11:20:00Z">
              <w:tcPr>
                <w:tcW w:w="900" w:type="dxa"/>
                <w:tcBorders>
                  <w:top w:val="single" w:sz="4" w:space="0" w:color="auto"/>
                  <w:left w:val="nil"/>
                  <w:bottom w:val="single" w:sz="4" w:space="0" w:color="auto"/>
                  <w:right w:val="nil"/>
                </w:tcBorders>
                <w:shd w:val="clear" w:color="auto" w:fill="auto"/>
                <w:vAlign w:val="center"/>
                <w:hideMark/>
              </w:tcPr>
            </w:tcPrChange>
          </w:tcPr>
          <w:p w14:paraId="1F42C144" w14:textId="77777777" w:rsidR="0089145E" w:rsidRPr="0089145E" w:rsidRDefault="0089145E">
            <w:pPr>
              <w:spacing w:after="0" w:line="240" w:lineRule="auto"/>
              <w:jc w:val="center"/>
              <w:rPr>
                <w:ins w:id="384" w:author="Stefanie Lane" w:date="2022-05-11T11:20:00Z"/>
                <w:rFonts w:ascii="Calibri" w:eastAsia="Times New Roman" w:hAnsi="Calibri" w:cs="Calibri"/>
                <w:b/>
                <w:bCs/>
                <w:color w:val="000000"/>
                <w:rPrChange w:id="385" w:author="Stefanie Lane" w:date="2022-05-11T11:20:00Z">
                  <w:rPr>
                    <w:ins w:id="386" w:author="Stefanie Lane" w:date="2022-05-11T11:20:00Z"/>
                  </w:rPr>
                </w:rPrChange>
              </w:rPr>
              <w:pPrChange w:id="387" w:author="Stefanie Lane" w:date="2022-05-11T11:20:00Z">
                <w:pPr>
                  <w:jc w:val="center"/>
                </w:pPr>
              </w:pPrChange>
            </w:pPr>
            <w:ins w:id="388" w:author="Stefanie Lane" w:date="2022-05-11T11:20:00Z">
              <w:r w:rsidRPr="0089145E">
                <w:rPr>
                  <w:rFonts w:ascii="Calibri" w:eastAsia="Times New Roman" w:hAnsi="Calibri" w:cs="Calibri"/>
                  <w:b/>
                  <w:bCs/>
                  <w:color w:val="000000"/>
                  <w:rPrChange w:id="389" w:author="Stefanie Lane" w:date="2022-05-11T11:20:00Z">
                    <w:rPr/>
                  </w:rPrChange>
                </w:rPr>
                <w:t>β diversity</w:t>
              </w:r>
            </w:ins>
          </w:p>
        </w:tc>
      </w:tr>
      <w:tr w:rsidR="0089145E" w:rsidRPr="0089145E" w14:paraId="6DB53E1E" w14:textId="77777777" w:rsidTr="0089145E">
        <w:trPr>
          <w:trHeight w:val="290"/>
          <w:jc w:val="center"/>
          <w:ins w:id="390" w:author="Stefanie Lane" w:date="2022-05-11T11:20:00Z"/>
          <w:trPrChange w:id="391" w:author="Stefanie Lane" w:date="2022-05-11T11:20:00Z">
            <w:trPr>
              <w:trHeight w:val="290"/>
            </w:trPr>
          </w:trPrChange>
        </w:trPr>
        <w:tc>
          <w:tcPr>
            <w:tcW w:w="1180" w:type="dxa"/>
            <w:tcBorders>
              <w:top w:val="nil"/>
              <w:left w:val="nil"/>
              <w:bottom w:val="nil"/>
              <w:right w:val="nil"/>
            </w:tcBorders>
            <w:shd w:val="clear" w:color="auto" w:fill="auto"/>
            <w:vAlign w:val="bottom"/>
            <w:hideMark/>
            <w:tcPrChange w:id="392" w:author="Stefanie Lane" w:date="2022-05-11T11:20:00Z">
              <w:tcPr>
                <w:tcW w:w="1180" w:type="dxa"/>
                <w:tcBorders>
                  <w:top w:val="nil"/>
                  <w:left w:val="nil"/>
                  <w:bottom w:val="nil"/>
                  <w:right w:val="nil"/>
                </w:tcBorders>
                <w:shd w:val="clear" w:color="auto" w:fill="auto"/>
                <w:vAlign w:val="bottom"/>
                <w:hideMark/>
              </w:tcPr>
            </w:tcPrChange>
          </w:tcPr>
          <w:p w14:paraId="2E8A0C33" w14:textId="77777777" w:rsidR="0089145E" w:rsidRPr="0089145E" w:rsidRDefault="0089145E">
            <w:pPr>
              <w:spacing w:after="0" w:line="240" w:lineRule="auto"/>
              <w:rPr>
                <w:ins w:id="393" w:author="Stefanie Lane" w:date="2022-05-11T11:20:00Z"/>
                <w:rFonts w:ascii="Calibri" w:eastAsia="Times New Roman" w:hAnsi="Calibri" w:cs="Calibri"/>
                <w:b/>
                <w:bCs/>
                <w:color w:val="000000"/>
                <w:rPrChange w:id="394" w:author="Stefanie Lane" w:date="2022-05-11T11:20:00Z">
                  <w:rPr>
                    <w:ins w:id="395" w:author="Stefanie Lane" w:date="2022-05-11T11:20:00Z"/>
                  </w:rPr>
                </w:rPrChange>
              </w:rPr>
              <w:pPrChange w:id="396" w:author="Stefanie Lane" w:date="2022-05-11T11:20:00Z">
                <w:pPr/>
              </w:pPrChange>
            </w:pPr>
            <w:ins w:id="397" w:author="Stefanie Lane" w:date="2022-05-11T11:20:00Z">
              <w:r w:rsidRPr="0089145E">
                <w:rPr>
                  <w:rFonts w:ascii="Calibri" w:eastAsia="Times New Roman" w:hAnsi="Calibri" w:cs="Calibri"/>
                  <w:b/>
                  <w:bCs/>
                  <w:color w:val="000000"/>
                  <w:rPrChange w:id="398" w:author="Stefanie Lane" w:date="2022-05-11T11:20:00Z">
                    <w:rPr/>
                  </w:rPrChange>
                </w:rPr>
                <w:t>Sedge</w:t>
              </w:r>
            </w:ins>
          </w:p>
        </w:tc>
        <w:tc>
          <w:tcPr>
            <w:tcW w:w="960" w:type="dxa"/>
            <w:tcBorders>
              <w:top w:val="nil"/>
              <w:left w:val="nil"/>
              <w:bottom w:val="nil"/>
              <w:right w:val="nil"/>
            </w:tcBorders>
            <w:shd w:val="clear" w:color="auto" w:fill="auto"/>
            <w:noWrap/>
            <w:vAlign w:val="bottom"/>
            <w:hideMark/>
            <w:tcPrChange w:id="399" w:author="Stefanie Lane" w:date="2022-05-11T11:20:00Z">
              <w:tcPr>
                <w:tcW w:w="960" w:type="dxa"/>
                <w:tcBorders>
                  <w:top w:val="nil"/>
                  <w:left w:val="nil"/>
                  <w:bottom w:val="nil"/>
                  <w:right w:val="nil"/>
                </w:tcBorders>
                <w:shd w:val="clear" w:color="auto" w:fill="auto"/>
                <w:noWrap/>
                <w:vAlign w:val="bottom"/>
                <w:hideMark/>
              </w:tcPr>
            </w:tcPrChange>
          </w:tcPr>
          <w:p w14:paraId="0102C4DE" w14:textId="77777777" w:rsidR="0089145E" w:rsidRPr="0089145E" w:rsidRDefault="0089145E">
            <w:pPr>
              <w:spacing w:after="0" w:line="240" w:lineRule="auto"/>
              <w:rPr>
                <w:ins w:id="400" w:author="Stefanie Lane" w:date="2022-05-11T11:20:00Z"/>
                <w:rFonts w:ascii="Calibri" w:eastAsia="Times New Roman" w:hAnsi="Calibri" w:cs="Calibri"/>
                <w:b/>
                <w:bCs/>
                <w:color w:val="000000"/>
                <w:rPrChange w:id="401" w:author="Stefanie Lane" w:date="2022-05-11T11:20:00Z">
                  <w:rPr>
                    <w:ins w:id="402" w:author="Stefanie Lane" w:date="2022-05-11T11:20:00Z"/>
                  </w:rPr>
                </w:rPrChange>
              </w:rPr>
              <w:pPrChange w:id="403" w:author="Stefanie Lane" w:date="2022-05-11T11:20:00Z">
                <w:pPr/>
              </w:pPrChange>
            </w:pPr>
          </w:p>
        </w:tc>
        <w:tc>
          <w:tcPr>
            <w:tcW w:w="960" w:type="dxa"/>
            <w:tcBorders>
              <w:top w:val="nil"/>
              <w:left w:val="nil"/>
              <w:bottom w:val="nil"/>
              <w:right w:val="nil"/>
            </w:tcBorders>
            <w:shd w:val="clear" w:color="auto" w:fill="auto"/>
            <w:noWrap/>
            <w:vAlign w:val="bottom"/>
            <w:hideMark/>
            <w:tcPrChange w:id="404" w:author="Stefanie Lane" w:date="2022-05-11T11:20:00Z">
              <w:tcPr>
                <w:tcW w:w="960" w:type="dxa"/>
                <w:tcBorders>
                  <w:top w:val="nil"/>
                  <w:left w:val="nil"/>
                  <w:bottom w:val="nil"/>
                  <w:right w:val="nil"/>
                </w:tcBorders>
                <w:shd w:val="clear" w:color="auto" w:fill="auto"/>
                <w:noWrap/>
                <w:vAlign w:val="bottom"/>
                <w:hideMark/>
              </w:tcPr>
            </w:tcPrChange>
          </w:tcPr>
          <w:p w14:paraId="62471EEF" w14:textId="77777777" w:rsidR="0089145E" w:rsidRPr="0089145E" w:rsidRDefault="0089145E">
            <w:pPr>
              <w:spacing w:after="0" w:line="240" w:lineRule="auto"/>
              <w:rPr>
                <w:ins w:id="405" w:author="Stefanie Lane" w:date="2022-05-11T11:20:00Z"/>
                <w:rFonts w:ascii="Times New Roman" w:eastAsia="Times New Roman" w:hAnsi="Times New Roman" w:cs="Times New Roman"/>
                <w:sz w:val="20"/>
                <w:szCs w:val="20"/>
                <w:rPrChange w:id="406" w:author="Stefanie Lane" w:date="2022-05-11T11:20:00Z">
                  <w:rPr>
                    <w:ins w:id="407" w:author="Stefanie Lane" w:date="2022-05-11T11:20:00Z"/>
                  </w:rPr>
                </w:rPrChange>
              </w:rPr>
              <w:pPrChange w:id="408" w:author="Stefanie Lane" w:date="2022-05-11T11:20:00Z">
                <w:pPr/>
              </w:pPrChange>
            </w:pPr>
          </w:p>
        </w:tc>
        <w:tc>
          <w:tcPr>
            <w:tcW w:w="300" w:type="dxa"/>
            <w:tcBorders>
              <w:top w:val="nil"/>
              <w:left w:val="nil"/>
              <w:bottom w:val="nil"/>
              <w:right w:val="nil"/>
            </w:tcBorders>
            <w:shd w:val="clear" w:color="auto" w:fill="auto"/>
            <w:noWrap/>
            <w:vAlign w:val="bottom"/>
            <w:hideMark/>
            <w:tcPrChange w:id="409" w:author="Stefanie Lane" w:date="2022-05-11T11:20:00Z">
              <w:tcPr>
                <w:tcW w:w="300" w:type="dxa"/>
                <w:tcBorders>
                  <w:top w:val="nil"/>
                  <w:left w:val="nil"/>
                  <w:bottom w:val="nil"/>
                  <w:right w:val="nil"/>
                </w:tcBorders>
                <w:shd w:val="clear" w:color="auto" w:fill="auto"/>
                <w:noWrap/>
                <w:vAlign w:val="bottom"/>
                <w:hideMark/>
              </w:tcPr>
            </w:tcPrChange>
          </w:tcPr>
          <w:p w14:paraId="5D7AB00F" w14:textId="77777777" w:rsidR="0089145E" w:rsidRPr="0089145E" w:rsidRDefault="0089145E">
            <w:pPr>
              <w:spacing w:after="0" w:line="240" w:lineRule="auto"/>
              <w:rPr>
                <w:ins w:id="410" w:author="Stefanie Lane" w:date="2022-05-11T11:20:00Z"/>
                <w:rFonts w:ascii="Times New Roman" w:eastAsia="Times New Roman" w:hAnsi="Times New Roman" w:cs="Times New Roman"/>
                <w:sz w:val="20"/>
                <w:szCs w:val="20"/>
                <w:rPrChange w:id="411" w:author="Stefanie Lane" w:date="2022-05-11T11:20:00Z">
                  <w:rPr>
                    <w:ins w:id="412" w:author="Stefanie Lane" w:date="2022-05-11T11:20:00Z"/>
                  </w:rPr>
                </w:rPrChange>
              </w:rPr>
              <w:pPrChange w:id="413" w:author="Stefanie Lane" w:date="2022-05-11T11:20:00Z">
                <w:pPr/>
              </w:pPrChange>
            </w:pPr>
          </w:p>
        </w:tc>
        <w:tc>
          <w:tcPr>
            <w:tcW w:w="920" w:type="dxa"/>
            <w:tcBorders>
              <w:top w:val="nil"/>
              <w:left w:val="nil"/>
              <w:bottom w:val="nil"/>
              <w:right w:val="nil"/>
            </w:tcBorders>
            <w:shd w:val="clear" w:color="auto" w:fill="auto"/>
            <w:noWrap/>
            <w:vAlign w:val="bottom"/>
            <w:hideMark/>
            <w:tcPrChange w:id="414" w:author="Stefanie Lane" w:date="2022-05-11T11:20:00Z">
              <w:tcPr>
                <w:tcW w:w="920" w:type="dxa"/>
                <w:tcBorders>
                  <w:top w:val="nil"/>
                  <w:left w:val="nil"/>
                  <w:bottom w:val="nil"/>
                  <w:right w:val="nil"/>
                </w:tcBorders>
                <w:shd w:val="clear" w:color="auto" w:fill="auto"/>
                <w:noWrap/>
                <w:vAlign w:val="bottom"/>
                <w:hideMark/>
              </w:tcPr>
            </w:tcPrChange>
          </w:tcPr>
          <w:p w14:paraId="46C110B5" w14:textId="77777777" w:rsidR="0089145E" w:rsidRPr="0089145E" w:rsidRDefault="0089145E">
            <w:pPr>
              <w:spacing w:after="0" w:line="240" w:lineRule="auto"/>
              <w:rPr>
                <w:ins w:id="415" w:author="Stefanie Lane" w:date="2022-05-11T11:20:00Z"/>
                <w:rFonts w:ascii="Times New Roman" w:eastAsia="Times New Roman" w:hAnsi="Times New Roman" w:cs="Times New Roman"/>
                <w:sz w:val="20"/>
                <w:szCs w:val="20"/>
                <w:rPrChange w:id="416" w:author="Stefanie Lane" w:date="2022-05-11T11:20:00Z">
                  <w:rPr>
                    <w:ins w:id="417" w:author="Stefanie Lane" w:date="2022-05-11T11:20:00Z"/>
                  </w:rPr>
                </w:rPrChange>
              </w:rPr>
              <w:pPrChange w:id="418" w:author="Stefanie Lane" w:date="2022-05-11T11:20:00Z">
                <w:pPr/>
              </w:pPrChange>
            </w:pPr>
          </w:p>
        </w:tc>
        <w:tc>
          <w:tcPr>
            <w:tcW w:w="920" w:type="dxa"/>
            <w:tcBorders>
              <w:top w:val="nil"/>
              <w:left w:val="nil"/>
              <w:bottom w:val="nil"/>
              <w:right w:val="nil"/>
            </w:tcBorders>
            <w:shd w:val="clear" w:color="auto" w:fill="auto"/>
            <w:noWrap/>
            <w:vAlign w:val="bottom"/>
            <w:hideMark/>
            <w:tcPrChange w:id="419" w:author="Stefanie Lane" w:date="2022-05-11T11:20:00Z">
              <w:tcPr>
                <w:tcW w:w="920" w:type="dxa"/>
                <w:tcBorders>
                  <w:top w:val="nil"/>
                  <w:left w:val="nil"/>
                  <w:bottom w:val="nil"/>
                  <w:right w:val="nil"/>
                </w:tcBorders>
                <w:shd w:val="clear" w:color="auto" w:fill="auto"/>
                <w:noWrap/>
                <w:vAlign w:val="bottom"/>
                <w:hideMark/>
              </w:tcPr>
            </w:tcPrChange>
          </w:tcPr>
          <w:p w14:paraId="77AAC0C0" w14:textId="77777777" w:rsidR="0089145E" w:rsidRPr="0089145E" w:rsidRDefault="0089145E">
            <w:pPr>
              <w:spacing w:after="0" w:line="240" w:lineRule="auto"/>
              <w:rPr>
                <w:ins w:id="420" w:author="Stefanie Lane" w:date="2022-05-11T11:20:00Z"/>
                <w:rFonts w:ascii="Times New Roman" w:eastAsia="Times New Roman" w:hAnsi="Times New Roman" w:cs="Times New Roman"/>
                <w:sz w:val="20"/>
                <w:szCs w:val="20"/>
                <w:rPrChange w:id="421" w:author="Stefanie Lane" w:date="2022-05-11T11:20:00Z">
                  <w:rPr>
                    <w:ins w:id="422" w:author="Stefanie Lane" w:date="2022-05-11T11:20:00Z"/>
                  </w:rPr>
                </w:rPrChange>
              </w:rPr>
              <w:pPrChange w:id="423" w:author="Stefanie Lane" w:date="2022-05-11T11:20:00Z">
                <w:pPr/>
              </w:pPrChange>
            </w:pPr>
          </w:p>
        </w:tc>
        <w:tc>
          <w:tcPr>
            <w:tcW w:w="900" w:type="dxa"/>
            <w:tcBorders>
              <w:top w:val="nil"/>
              <w:left w:val="nil"/>
              <w:bottom w:val="nil"/>
              <w:right w:val="nil"/>
            </w:tcBorders>
            <w:shd w:val="clear" w:color="auto" w:fill="auto"/>
            <w:noWrap/>
            <w:vAlign w:val="bottom"/>
            <w:hideMark/>
            <w:tcPrChange w:id="424" w:author="Stefanie Lane" w:date="2022-05-11T11:20:00Z">
              <w:tcPr>
                <w:tcW w:w="900" w:type="dxa"/>
                <w:tcBorders>
                  <w:top w:val="nil"/>
                  <w:left w:val="nil"/>
                  <w:bottom w:val="nil"/>
                  <w:right w:val="nil"/>
                </w:tcBorders>
                <w:shd w:val="clear" w:color="auto" w:fill="auto"/>
                <w:noWrap/>
                <w:vAlign w:val="bottom"/>
                <w:hideMark/>
              </w:tcPr>
            </w:tcPrChange>
          </w:tcPr>
          <w:p w14:paraId="6CB16D26" w14:textId="77777777" w:rsidR="0089145E" w:rsidRPr="0089145E" w:rsidRDefault="0089145E">
            <w:pPr>
              <w:spacing w:after="0" w:line="240" w:lineRule="auto"/>
              <w:rPr>
                <w:ins w:id="425" w:author="Stefanie Lane" w:date="2022-05-11T11:20:00Z"/>
                <w:rFonts w:ascii="Times New Roman" w:eastAsia="Times New Roman" w:hAnsi="Times New Roman" w:cs="Times New Roman"/>
                <w:sz w:val="20"/>
                <w:szCs w:val="20"/>
                <w:rPrChange w:id="426" w:author="Stefanie Lane" w:date="2022-05-11T11:20:00Z">
                  <w:rPr>
                    <w:ins w:id="427" w:author="Stefanie Lane" w:date="2022-05-11T11:20:00Z"/>
                  </w:rPr>
                </w:rPrChange>
              </w:rPr>
              <w:pPrChange w:id="428" w:author="Stefanie Lane" w:date="2022-05-11T11:20:00Z">
                <w:pPr/>
              </w:pPrChange>
            </w:pPr>
          </w:p>
        </w:tc>
      </w:tr>
      <w:tr w:rsidR="0089145E" w:rsidRPr="0089145E" w14:paraId="1DC78868" w14:textId="77777777" w:rsidTr="0089145E">
        <w:trPr>
          <w:trHeight w:val="290"/>
          <w:jc w:val="center"/>
          <w:ins w:id="429" w:author="Stefanie Lane" w:date="2022-05-11T11:20:00Z"/>
          <w:trPrChange w:id="430"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31"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D1CF3B7" w14:textId="77777777" w:rsidR="0089145E" w:rsidRPr="0089145E" w:rsidRDefault="0089145E">
            <w:pPr>
              <w:spacing w:after="0" w:line="240" w:lineRule="auto"/>
              <w:jc w:val="right"/>
              <w:rPr>
                <w:ins w:id="432" w:author="Stefanie Lane" w:date="2022-05-11T11:20:00Z"/>
                <w:rFonts w:ascii="Calibri" w:eastAsia="Times New Roman" w:hAnsi="Calibri" w:cs="Calibri"/>
                <w:color w:val="000000"/>
                <w:rPrChange w:id="433" w:author="Stefanie Lane" w:date="2022-05-11T11:20:00Z">
                  <w:rPr>
                    <w:ins w:id="434" w:author="Stefanie Lane" w:date="2022-05-11T11:20:00Z"/>
                  </w:rPr>
                </w:rPrChange>
              </w:rPr>
              <w:pPrChange w:id="435" w:author="Stefanie Lane" w:date="2022-05-11T11:20:00Z">
                <w:pPr>
                  <w:jc w:val="right"/>
                </w:pPr>
              </w:pPrChange>
            </w:pPr>
            <w:ins w:id="436" w:author="Stefanie Lane" w:date="2022-05-11T11:20:00Z">
              <w:r w:rsidRPr="0089145E">
                <w:rPr>
                  <w:rFonts w:ascii="Calibri" w:eastAsia="Times New Roman" w:hAnsi="Calibri" w:cs="Calibri"/>
                  <w:color w:val="000000"/>
                  <w:rPrChange w:id="437"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438"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3ABEA632" w14:textId="77777777" w:rsidR="0089145E" w:rsidRPr="0089145E" w:rsidRDefault="0089145E">
            <w:pPr>
              <w:spacing w:after="0" w:line="240" w:lineRule="auto"/>
              <w:jc w:val="center"/>
              <w:rPr>
                <w:ins w:id="439" w:author="Stefanie Lane" w:date="2022-05-11T11:20:00Z"/>
                <w:rFonts w:ascii="Calibri" w:eastAsia="Times New Roman" w:hAnsi="Calibri" w:cs="Calibri"/>
                <w:color w:val="000000"/>
                <w:rPrChange w:id="440" w:author="Stefanie Lane" w:date="2022-05-11T11:20:00Z">
                  <w:rPr>
                    <w:ins w:id="441" w:author="Stefanie Lane" w:date="2022-05-11T11:20:00Z"/>
                  </w:rPr>
                </w:rPrChange>
              </w:rPr>
              <w:pPrChange w:id="442" w:author="Stefanie Lane" w:date="2022-05-11T11:20:00Z">
                <w:pPr>
                  <w:jc w:val="center"/>
                </w:pPr>
              </w:pPrChange>
            </w:pPr>
            <w:ins w:id="443" w:author="Stefanie Lane" w:date="2022-05-11T11:20:00Z">
              <w:r w:rsidRPr="0089145E">
                <w:rPr>
                  <w:rFonts w:ascii="Calibri" w:eastAsia="Times New Roman" w:hAnsi="Calibri" w:cs="Calibri"/>
                  <w:color w:val="000000"/>
                  <w:rPrChange w:id="444" w:author="Stefanie Lane" w:date="2022-05-11T11:20:00Z">
                    <w:rPr/>
                  </w:rPrChange>
                </w:rPr>
                <w:t>34</w:t>
              </w:r>
            </w:ins>
          </w:p>
        </w:tc>
        <w:tc>
          <w:tcPr>
            <w:tcW w:w="960" w:type="dxa"/>
            <w:tcBorders>
              <w:top w:val="single" w:sz="4" w:space="0" w:color="auto"/>
              <w:left w:val="nil"/>
              <w:bottom w:val="single" w:sz="4" w:space="0" w:color="auto"/>
              <w:right w:val="nil"/>
            </w:tcBorders>
            <w:shd w:val="clear" w:color="auto" w:fill="auto"/>
            <w:noWrap/>
            <w:vAlign w:val="bottom"/>
            <w:hideMark/>
            <w:tcPrChange w:id="445"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3EFAA986" w14:textId="77777777" w:rsidR="0089145E" w:rsidRPr="0089145E" w:rsidRDefault="0089145E">
            <w:pPr>
              <w:spacing w:after="0" w:line="240" w:lineRule="auto"/>
              <w:jc w:val="center"/>
              <w:rPr>
                <w:ins w:id="446" w:author="Stefanie Lane" w:date="2022-05-11T11:20:00Z"/>
                <w:rFonts w:ascii="Calibri" w:eastAsia="Times New Roman" w:hAnsi="Calibri" w:cs="Calibri"/>
                <w:color w:val="000000"/>
                <w:rPrChange w:id="447" w:author="Stefanie Lane" w:date="2022-05-11T11:20:00Z">
                  <w:rPr>
                    <w:ins w:id="448" w:author="Stefanie Lane" w:date="2022-05-11T11:20:00Z"/>
                  </w:rPr>
                </w:rPrChange>
              </w:rPr>
              <w:pPrChange w:id="449" w:author="Stefanie Lane" w:date="2022-05-11T11:20:00Z">
                <w:pPr>
                  <w:jc w:val="center"/>
                </w:pPr>
              </w:pPrChange>
            </w:pPr>
            <w:ins w:id="450" w:author="Stefanie Lane" w:date="2022-05-11T11:20:00Z">
              <w:r w:rsidRPr="0089145E">
                <w:rPr>
                  <w:rFonts w:ascii="Calibri" w:eastAsia="Times New Roman" w:hAnsi="Calibri" w:cs="Calibri"/>
                  <w:color w:val="000000"/>
                  <w:rPrChange w:id="451" w:author="Stefanie Lane" w:date="2022-05-11T11:20:00Z">
                    <w:rPr/>
                  </w:rPrChange>
                </w:rPr>
                <w:t>36</w:t>
              </w:r>
            </w:ins>
          </w:p>
        </w:tc>
        <w:tc>
          <w:tcPr>
            <w:tcW w:w="300" w:type="dxa"/>
            <w:tcBorders>
              <w:top w:val="nil"/>
              <w:left w:val="nil"/>
              <w:bottom w:val="nil"/>
              <w:right w:val="nil"/>
            </w:tcBorders>
            <w:shd w:val="clear" w:color="auto" w:fill="auto"/>
            <w:noWrap/>
            <w:vAlign w:val="bottom"/>
            <w:hideMark/>
            <w:tcPrChange w:id="452" w:author="Stefanie Lane" w:date="2022-05-11T11:20:00Z">
              <w:tcPr>
                <w:tcW w:w="300" w:type="dxa"/>
                <w:tcBorders>
                  <w:top w:val="nil"/>
                  <w:left w:val="nil"/>
                  <w:bottom w:val="nil"/>
                  <w:right w:val="nil"/>
                </w:tcBorders>
                <w:shd w:val="clear" w:color="auto" w:fill="auto"/>
                <w:noWrap/>
                <w:vAlign w:val="bottom"/>
                <w:hideMark/>
              </w:tcPr>
            </w:tcPrChange>
          </w:tcPr>
          <w:p w14:paraId="31465FF5" w14:textId="77777777" w:rsidR="0089145E" w:rsidRPr="0089145E" w:rsidRDefault="0089145E">
            <w:pPr>
              <w:spacing w:after="0" w:line="240" w:lineRule="auto"/>
              <w:jc w:val="center"/>
              <w:rPr>
                <w:ins w:id="453" w:author="Stefanie Lane" w:date="2022-05-11T11:20:00Z"/>
                <w:rFonts w:ascii="Calibri" w:eastAsia="Times New Roman" w:hAnsi="Calibri" w:cs="Calibri"/>
                <w:color w:val="000000"/>
                <w:rPrChange w:id="454" w:author="Stefanie Lane" w:date="2022-05-11T11:20:00Z">
                  <w:rPr>
                    <w:ins w:id="455" w:author="Stefanie Lane" w:date="2022-05-11T11:20:00Z"/>
                  </w:rPr>
                </w:rPrChange>
              </w:rPr>
              <w:pPrChange w:id="456"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457"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73DC1184" w14:textId="77777777" w:rsidR="0089145E" w:rsidRPr="0089145E" w:rsidRDefault="0089145E">
            <w:pPr>
              <w:spacing w:after="0" w:line="240" w:lineRule="auto"/>
              <w:jc w:val="center"/>
              <w:rPr>
                <w:ins w:id="458" w:author="Stefanie Lane" w:date="2022-05-11T11:20:00Z"/>
                <w:rFonts w:ascii="Calibri" w:eastAsia="Times New Roman" w:hAnsi="Calibri" w:cs="Calibri"/>
                <w:color w:val="000000"/>
                <w:rPrChange w:id="459" w:author="Stefanie Lane" w:date="2022-05-11T11:20:00Z">
                  <w:rPr>
                    <w:ins w:id="460" w:author="Stefanie Lane" w:date="2022-05-11T11:20:00Z"/>
                  </w:rPr>
                </w:rPrChange>
              </w:rPr>
              <w:pPrChange w:id="461" w:author="Stefanie Lane" w:date="2022-05-11T11:20:00Z">
                <w:pPr>
                  <w:jc w:val="center"/>
                </w:pPr>
              </w:pPrChange>
            </w:pPr>
            <w:ins w:id="462" w:author="Stefanie Lane" w:date="2022-05-11T11:20:00Z">
              <w:r w:rsidRPr="0089145E">
                <w:rPr>
                  <w:rFonts w:ascii="Calibri" w:eastAsia="Times New Roman" w:hAnsi="Calibri" w:cs="Calibri"/>
                  <w:color w:val="000000"/>
                  <w:rPrChange w:id="463" w:author="Stefanie Lane" w:date="2022-05-11T11:20:00Z">
                    <w:rPr/>
                  </w:rPrChange>
                </w:rPr>
                <w:t>8.74</w:t>
              </w:r>
            </w:ins>
          </w:p>
        </w:tc>
        <w:tc>
          <w:tcPr>
            <w:tcW w:w="920" w:type="dxa"/>
            <w:tcBorders>
              <w:top w:val="single" w:sz="4" w:space="0" w:color="auto"/>
              <w:left w:val="nil"/>
              <w:bottom w:val="single" w:sz="4" w:space="0" w:color="auto"/>
              <w:right w:val="nil"/>
            </w:tcBorders>
            <w:shd w:val="clear" w:color="auto" w:fill="auto"/>
            <w:noWrap/>
            <w:vAlign w:val="bottom"/>
            <w:hideMark/>
            <w:tcPrChange w:id="464"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C98FB26" w14:textId="77777777" w:rsidR="0089145E" w:rsidRPr="0089145E" w:rsidRDefault="0089145E">
            <w:pPr>
              <w:spacing w:after="0" w:line="240" w:lineRule="auto"/>
              <w:jc w:val="center"/>
              <w:rPr>
                <w:ins w:id="465" w:author="Stefanie Lane" w:date="2022-05-11T11:20:00Z"/>
                <w:rFonts w:ascii="Calibri" w:eastAsia="Times New Roman" w:hAnsi="Calibri" w:cs="Calibri"/>
                <w:color w:val="000000"/>
                <w:rPrChange w:id="466" w:author="Stefanie Lane" w:date="2022-05-11T11:20:00Z">
                  <w:rPr>
                    <w:ins w:id="467" w:author="Stefanie Lane" w:date="2022-05-11T11:20:00Z"/>
                  </w:rPr>
                </w:rPrChange>
              </w:rPr>
              <w:pPrChange w:id="468" w:author="Stefanie Lane" w:date="2022-05-11T11:20:00Z">
                <w:pPr>
                  <w:jc w:val="center"/>
                </w:pPr>
              </w:pPrChange>
            </w:pPr>
            <w:ins w:id="469" w:author="Stefanie Lane" w:date="2022-05-11T11:20:00Z">
              <w:r w:rsidRPr="0089145E">
                <w:rPr>
                  <w:rFonts w:ascii="Calibri" w:eastAsia="Times New Roman" w:hAnsi="Calibri" w:cs="Calibri"/>
                  <w:color w:val="000000"/>
                  <w:rPrChange w:id="470" w:author="Stefanie Lane" w:date="2022-05-11T11:20:00Z">
                    <w:rPr/>
                  </w:rPrChange>
                </w:rPr>
                <w:t>2.45</w:t>
              </w:r>
            </w:ins>
          </w:p>
        </w:tc>
        <w:tc>
          <w:tcPr>
            <w:tcW w:w="900" w:type="dxa"/>
            <w:tcBorders>
              <w:top w:val="single" w:sz="4" w:space="0" w:color="auto"/>
              <w:left w:val="nil"/>
              <w:bottom w:val="single" w:sz="4" w:space="0" w:color="auto"/>
              <w:right w:val="nil"/>
            </w:tcBorders>
            <w:shd w:val="clear" w:color="auto" w:fill="auto"/>
            <w:noWrap/>
            <w:vAlign w:val="bottom"/>
            <w:hideMark/>
            <w:tcPrChange w:id="471"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73E7C6EE" w14:textId="77777777" w:rsidR="0089145E" w:rsidRPr="0089145E" w:rsidRDefault="0089145E">
            <w:pPr>
              <w:spacing w:after="0" w:line="240" w:lineRule="auto"/>
              <w:jc w:val="center"/>
              <w:rPr>
                <w:ins w:id="472" w:author="Stefanie Lane" w:date="2022-05-11T11:20:00Z"/>
                <w:rFonts w:ascii="Calibri" w:eastAsia="Times New Roman" w:hAnsi="Calibri" w:cs="Calibri"/>
                <w:color w:val="000000"/>
                <w:rPrChange w:id="473" w:author="Stefanie Lane" w:date="2022-05-11T11:20:00Z">
                  <w:rPr>
                    <w:ins w:id="474" w:author="Stefanie Lane" w:date="2022-05-11T11:20:00Z"/>
                  </w:rPr>
                </w:rPrChange>
              </w:rPr>
              <w:pPrChange w:id="475" w:author="Stefanie Lane" w:date="2022-05-11T11:20:00Z">
                <w:pPr>
                  <w:jc w:val="center"/>
                </w:pPr>
              </w:pPrChange>
            </w:pPr>
            <w:ins w:id="476" w:author="Stefanie Lane" w:date="2022-05-11T11:20:00Z">
              <w:r w:rsidRPr="0089145E">
                <w:rPr>
                  <w:rFonts w:ascii="Calibri" w:eastAsia="Times New Roman" w:hAnsi="Calibri" w:cs="Calibri"/>
                  <w:color w:val="000000"/>
                  <w:rPrChange w:id="477" w:author="Stefanie Lane" w:date="2022-05-11T11:20:00Z">
                    <w:rPr/>
                  </w:rPrChange>
                </w:rPr>
                <w:t>3.89</w:t>
              </w:r>
            </w:ins>
          </w:p>
        </w:tc>
      </w:tr>
      <w:tr w:rsidR="0089145E" w:rsidRPr="0089145E" w14:paraId="2B95033E" w14:textId="77777777" w:rsidTr="0089145E">
        <w:trPr>
          <w:trHeight w:val="290"/>
          <w:jc w:val="center"/>
          <w:ins w:id="478" w:author="Stefanie Lane" w:date="2022-05-11T11:20:00Z"/>
          <w:trPrChange w:id="479"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480" w:author="Stefanie Lane" w:date="2022-05-11T11:20:00Z">
              <w:tcPr>
                <w:tcW w:w="1180" w:type="dxa"/>
                <w:tcBorders>
                  <w:top w:val="nil"/>
                  <w:left w:val="nil"/>
                  <w:bottom w:val="nil"/>
                  <w:right w:val="nil"/>
                </w:tcBorders>
                <w:shd w:val="clear" w:color="auto" w:fill="auto"/>
                <w:noWrap/>
                <w:vAlign w:val="bottom"/>
                <w:hideMark/>
              </w:tcPr>
            </w:tcPrChange>
          </w:tcPr>
          <w:p w14:paraId="0AC8BFA6" w14:textId="77777777" w:rsidR="0089145E" w:rsidRPr="0089145E" w:rsidRDefault="0089145E">
            <w:pPr>
              <w:spacing w:after="0" w:line="240" w:lineRule="auto"/>
              <w:jc w:val="right"/>
              <w:rPr>
                <w:ins w:id="481" w:author="Stefanie Lane" w:date="2022-05-11T11:20:00Z"/>
                <w:rFonts w:ascii="Calibri" w:eastAsia="Times New Roman" w:hAnsi="Calibri" w:cs="Calibri"/>
                <w:color w:val="000000"/>
                <w:rPrChange w:id="482" w:author="Stefanie Lane" w:date="2022-05-11T11:20:00Z">
                  <w:rPr>
                    <w:ins w:id="483" w:author="Stefanie Lane" w:date="2022-05-11T11:20:00Z"/>
                  </w:rPr>
                </w:rPrChange>
              </w:rPr>
              <w:pPrChange w:id="484" w:author="Stefanie Lane" w:date="2022-05-11T11:20:00Z">
                <w:pPr>
                  <w:jc w:val="right"/>
                </w:pPr>
              </w:pPrChange>
            </w:pPr>
            <w:ins w:id="485" w:author="Stefanie Lane" w:date="2022-05-11T11:20:00Z">
              <w:r w:rsidRPr="0089145E">
                <w:rPr>
                  <w:rFonts w:ascii="Calibri" w:eastAsia="Times New Roman" w:hAnsi="Calibri" w:cs="Calibri"/>
                  <w:color w:val="000000"/>
                  <w:rPrChange w:id="486"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487"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526CE9D1" w14:textId="77777777" w:rsidR="0089145E" w:rsidRPr="0089145E" w:rsidRDefault="0089145E">
            <w:pPr>
              <w:spacing w:after="0" w:line="240" w:lineRule="auto"/>
              <w:jc w:val="center"/>
              <w:rPr>
                <w:ins w:id="488" w:author="Stefanie Lane" w:date="2022-05-11T11:20:00Z"/>
                <w:rFonts w:ascii="Calibri" w:eastAsia="Times New Roman" w:hAnsi="Calibri" w:cs="Calibri"/>
                <w:color w:val="000000"/>
                <w:rPrChange w:id="489" w:author="Stefanie Lane" w:date="2022-05-11T11:20:00Z">
                  <w:rPr>
                    <w:ins w:id="490" w:author="Stefanie Lane" w:date="2022-05-11T11:20:00Z"/>
                  </w:rPr>
                </w:rPrChange>
              </w:rPr>
              <w:pPrChange w:id="491" w:author="Stefanie Lane" w:date="2022-05-11T11:20:00Z">
                <w:pPr>
                  <w:jc w:val="center"/>
                </w:pPr>
              </w:pPrChange>
            </w:pPr>
            <w:ins w:id="492" w:author="Stefanie Lane" w:date="2022-05-11T11:20:00Z">
              <w:r w:rsidRPr="0089145E">
                <w:rPr>
                  <w:rFonts w:ascii="Calibri" w:eastAsia="Times New Roman" w:hAnsi="Calibri" w:cs="Calibri"/>
                  <w:color w:val="000000"/>
                  <w:rPrChange w:id="493" w:author="Stefanie Lane" w:date="2022-05-11T11:20:00Z">
                    <w:rPr/>
                  </w:rPrChange>
                </w:rPr>
                <w:t>31</w:t>
              </w:r>
            </w:ins>
          </w:p>
        </w:tc>
        <w:tc>
          <w:tcPr>
            <w:tcW w:w="960" w:type="dxa"/>
            <w:tcBorders>
              <w:top w:val="nil"/>
              <w:left w:val="nil"/>
              <w:bottom w:val="nil"/>
              <w:right w:val="nil"/>
            </w:tcBorders>
            <w:shd w:val="clear" w:color="auto" w:fill="auto"/>
            <w:noWrap/>
            <w:vAlign w:val="bottom"/>
            <w:hideMark/>
            <w:tcPrChange w:id="494" w:author="Stefanie Lane" w:date="2022-05-11T11:20:00Z">
              <w:tcPr>
                <w:tcW w:w="960" w:type="dxa"/>
                <w:tcBorders>
                  <w:top w:val="nil"/>
                  <w:left w:val="nil"/>
                  <w:bottom w:val="nil"/>
                  <w:right w:val="nil"/>
                </w:tcBorders>
                <w:shd w:val="clear" w:color="auto" w:fill="auto"/>
                <w:noWrap/>
                <w:vAlign w:val="bottom"/>
                <w:hideMark/>
              </w:tcPr>
            </w:tcPrChange>
          </w:tcPr>
          <w:p w14:paraId="3752DEB4" w14:textId="77777777" w:rsidR="0089145E" w:rsidRPr="0089145E" w:rsidRDefault="0089145E">
            <w:pPr>
              <w:spacing w:after="0" w:line="240" w:lineRule="auto"/>
              <w:jc w:val="center"/>
              <w:rPr>
                <w:ins w:id="495" w:author="Stefanie Lane" w:date="2022-05-11T11:20:00Z"/>
                <w:rFonts w:ascii="Calibri" w:eastAsia="Times New Roman" w:hAnsi="Calibri" w:cs="Calibri"/>
                <w:color w:val="000000"/>
                <w:rPrChange w:id="496" w:author="Stefanie Lane" w:date="2022-05-11T11:20:00Z">
                  <w:rPr>
                    <w:ins w:id="497" w:author="Stefanie Lane" w:date="2022-05-11T11:20:00Z"/>
                  </w:rPr>
                </w:rPrChange>
              </w:rPr>
              <w:pPrChange w:id="498" w:author="Stefanie Lane" w:date="2022-05-11T11:20:00Z">
                <w:pPr>
                  <w:jc w:val="center"/>
                </w:pPr>
              </w:pPrChange>
            </w:pPr>
            <w:ins w:id="499" w:author="Stefanie Lane" w:date="2022-05-11T11:20:00Z">
              <w:r w:rsidRPr="0089145E">
                <w:rPr>
                  <w:rFonts w:ascii="Calibri" w:eastAsia="Times New Roman" w:hAnsi="Calibri" w:cs="Calibri"/>
                  <w:color w:val="000000"/>
                  <w:rPrChange w:id="500" w:author="Stefanie Lane" w:date="2022-05-11T11:20:00Z">
                    <w:rPr/>
                  </w:rPrChange>
                </w:rPr>
                <w:t>35</w:t>
              </w:r>
            </w:ins>
          </w:p>
        </w:tc>
        <w:tc>
          <w:tcPr>
            <w:tcW w:w="300" w:type="dxa"/>
            <w:tcBorders>
              <w:top w:val="nil"/>
              <w:left w:val="nil"/>
              <w:bottom w:val="nil"/>
              <w:right w:val="nil"/>
            </w:tcBorders>
            <w:shd w:val="clear" w:color="auto" w:fill="auto"/>
            <w:noWrap/>
            <w:vAlign w:val="bottom"/>
            <w:hideMark/>
            <w:tcPrChange w:id="501" w:author="Stefanie Lane" w:date="2022-05-11T11:20:00Z">
              <w:tcPr>
                <w:tcW w:w="300" w:type="dxa"/>
                <w:tcBorders>
                  <w:top w:val="nil"/>
                  <w:left w:val="nil"/>
                  <w:bottom w:val="nil"/>
                  <w:right w:val="nil"/>
                </w:tcBorders>
                <w:shd w:val="clear" w:color="auto" w:fill="auto"/>
                <w:noWrap/>
                <w:vAlign w:val="bottom"/>
                <w:hideMark/>
              </w:tcPr>
            </w:tcPrChange>
          </w:tcPr>
          <w:p w14:paraId="013668D3" w14:textId="77777777" w:rsidR="0089145E" w:rsidRPr="0089145E" w:rsidRDefault="0089145E">
            <w:pPr>
              <w:spacing w:after="0" w:line="240" w:lineRule="auto"/>
              <w:jc w:val="center"/>
              <w:rPr>
                <w:ins w:id="502" w:author="Stefanie Lane" w:date="2022-05-11T11:20:00Z"/>
                <w:rFonts w:ascii="Calibri" w:eastAsia="Times New Roman" w:hAnsi="Calibri" w:cs="Calibri"/>
                <w:color w:val="000000"/>
                <w:rPrChange w:id="503" w:author="Stefanie Lane" w:date="2022-05-11T11:20:00Z">
                  <w:rPr>
                    <w:ins w:id="504" w:author="Stefanie Lane" w:date="2022-05-11T11:20:00Z"/>
                  </w:rPr>
                </w:rPrChange>
              </w:rPr>
              <w:pPrChange w:id="505"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506"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1F601A6E" w14:textId="77777777" w:rsidR="0089145E" w:rsidRPr="0089145E" w:rsidRDefault="0089145E">
            <w:pPr>
              <w:spacing w:after="0" w:line="240" w:lineRule="auto"/>
              <w:jc w:val="center"/>
              <w:rPr>
                <w:ins w:id="507" w:author="Stefanie Lane" w:date="2022-05-11T11:20:00Z"/>
                <w:rFonts w:ascii="Calibri" w:eastAsia="Times New Roman" w:hAnsi="Calibri" w:cs="Calibri"/>
                <w:color w:val="000000"/>
                <w:rPrChange w:id="508" w:author="Stefanie Lane" w:date="2022-05-11T11:20:00Z">
                  <w:rPr>
                    <w:ins w:id="509" w:author="Stefanie Lane" w:date="2022-05-11T11:20:00Z"/>
                  </w:rPr>
                </w:rPrChange>
              </w:rPr>
              <w:pPrChange w:id="510" w:author="Stefanie Lane" w:date="2022-05-11T11:20:00Z">
                <w:pPr>
                  <w:jc w:val="center"/>
                </w:pPr>
              </w:pPrChange>
            </w:pPr>
            <w:ins w:id="511" w:author="Stefanie Lane" w:date="2022-05-11T11:20:00Z">
              <w:r w:rsidRPr="0089145E">
                <w:rPr>
                  <w:rFonts w:ascii="Calibri" w:eastAsia="Times New Roman" w:hAnsi="Calibri" w:cs="Calibri"/>
                  <w:color w:val="000000"/>
                  <w:rPrChange w:id="512" w:author="Stefanie Lane" w:date="2022-05-11T11:20:00Z">
                    <w:rPr/>
                  </w:rPrChange>
                </w:rPr>
                <w:t>8.26</w:t>
              </w:r>
            </w:ins>
          </w:p>
        </w:tc>
        <w:tc>
          <w:tcPr>
            <w:tcW w:w="920" w:type="dxa"/>
            <w:tcBorders>
              <w:top w:val="nil"/>
              <w:left w:val="nil"/>
              <w:bottom w:val="single" w:sz="4" w:space="0" w:color="auto"/>
              <w:right w:val="nil"/>
            </w:tcBorders>
            <w:shd w:val="clear" w:color="auto" w:fill="auto"/>
            <w:noWrap/>
            <w:vAlign w:val="bottom"/>
            <w:hideMark/>
            <w:tcPrChange w:id="513"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44E2B525" w14:textId="77777777" w:rsidR="0089145E" w:rsidRPr="0089145E" w:rsidRDefault="0089145E">
            <w:pPr>
              <w:spacing w:after="0" w:line="240" w:lineRule="auto"/>
              <w:jc w:val="center"/>
              <w:rPr>
                <w:ins w:id="514" w:author="Stefanie Lane" w:date="2022-05-11T11:20:00Z"/>
                <w:rFonts w:ascii="Calibri" w:eastAsia="Times New Roman" w:hAnsi="Calibri" w:cs="Calibri"/>
                <w:color w:val="000000"/>
                <w:rPrChange w:id="515" w:author="Stefanie Lane" w:date="2022-05-11T11:20:00Z">
                  <w:rPr>
                    <w:ins w:id="516" w:author="Stefanie Lane" w:date="2022-05-11T11:20:00Z"/>
                  </w:rPr>
                </w:rPrChange>
              </w:rPr>
              <w:pPrChange w:id="517" w:author="Stefanie Lane" w:date="2022-05-11T11:20:00Z">
                <w:pPr>
                  <w:jc w:val="center"/>
                </w:pPr>
              </w:pPrChange>
            </w:pPr>
            <w:ins w:id="518" w:author="Stefanie Lane" w:date="2022-05-11T11:20:00Z">
              <w:r w:rsidRPr="0089145E">
                <w:rPr>
                  <w:rFonts w:ascii="Calibri" w:eastAsia="Times New Roman" w:hAnsi="Calibri" w:cs="Calibri"/>
                  <w:color w:val="000000"/>
                  <w:rPrChange w:id="519" w:author="Stefanie Lane" w:date="2022-05-11T11:20:00Z">
                    <w:rPr/>
                  </w:rPrChange>
                </w:rPr>
                <w:t>1.98</w:t>
              </w:r>
            </w:ins>
          </w:p>
        </w:tc>
        <w:tc>
          <w:tcPr>
            <w:tcW w:w="900" w:type="dxa"/>
            <w:tcBorders>
              <w:top w:val="nil"/>
              <w:left w:val="nil"/>
              <w:bottom w:val="single" w:sz="4" w:space="0" w:color="auto"/>
              <w:right w:val="nil"/>
            </w:tcBorders>
            <w:shd w:val="clear" w:color="auto" w:fill="auto"/>
            <w:noWrap/>
            <w:vAlign w:val="bottom"/>
            <w:hideMark/>
            <w:tcPrChange w:id="520"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484C20D9" w14:textId="77777777" w:rsidR="0089145E" w:rsidRPr="0089145E" w:rsidRDefault="0089145E">
            <w:pPr>
              <w:spacing w:after="0" w:line="240" w:lineRule="auto"/>
              <w:jc w:val="center"/>
              <w:rPr>
                <w:ins w:id="521" w:author="Stefanie Lane" w:date="2022-05-11T11:20:00Z"/>
                <w:rFonts w:ascii="Calibri" w:eastAsia="Times New Roman" w:hAnsi="Calibri" w:cs="Calibri"/>
                <w:color w:val="000000"/>
                <w:rPrChange w:id="522" w:author="Stefanie Lane" w:date="2022-05-11T11:20:00Z">
                  <w:rPr>
                    <w:ins w:id="523" w:author="Stefanie Lane" w:date="2022-05-11T11:20:00Z"/>
                  </w:rPr>
                </w:rPrChange>
              </w:rPr>
              <w:pPrChange w:id="524" w:author="Stefanie Lane" w:date="2022-05-11T11:20:00Z">
                <w:pPr>
                  <w:jc w:val="center"/>
                </w:pPr>
              </w:pPrChange>
            </w:pPr>
            <w:ins w:id="525" w:author="Stefanie Lane" w:date="2022-05-11T11:20:00Z">
              <w:r w:rsidRPr="0089145E">
                <w:rPr>
                  <w:rFonts w:ascii="Calibri" w:eastAsia="Times New Roman" w:hAnsi="Calibri" w:cs="Calibri"/>
                  <w:color w:val="000000"/>
                  <w:rPrChange w:id="526" w:author="Stefanie Lane" w:date="2022-05-11T11:20:00Z">
                    <w:rPr/>
                  </w:rPrChange>
                </w:rPr>
                <w:t>4.24</w:t>
              </w:r>
            </w:ins>
          </w:p>
        </w:tc>
      </w:tr>
      <w:tr w:rsidR="0089145E" w:rsidRPr="0089145E" w14:paraId="398ED044" w14:textId="77777777" w:rsidTr="0089145E">
        <w:trPr>
          <w:trHeight w:val="290"/>
          <w:jc w:val="center"/>
          <w:ins w:id="527" w:author="Stefanie Lane" w:date="2022-05-11T11:20:00Z"/>
          <w:trPrChange w:id="528"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529"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0EAA3645" w14:textId="77777777" w:rsidR="0089145E" w:rsidRPr="0089145E" w:rsidRDefault="0089145E">
            <w:pPr>
              <w:spacing w:after="0" w:line="240" w:lineRule="auto"/>
              <w:jc w:val="right"/>
              <w:rPr>
                <w:ins w:id="530" w:author="Stefanie Lane" w:date="2022-05-11T11:20:00Z"/>
                <w:rFonts w:ascii="Calibri" w:eastAsia="Times New Roman" w:hAnsi="Calibri" w:cs="Calibri"/>
                <w:color w:val="000000"/>
                <w:rPrChange w:id="531" w:author="Stefanie Lane" w:date="2022-05-11T11:20:00Z">
                  <w:rPr>
                    <w:ins w:id="532" w:author="Stefanie Lane" w:date="2022-05-11T11:20:00Z"/>
                  </w:rPr>
                </w:rPrChange>
              </w:rPr>
              <w:pPrChange w:id="533" w:author="Stefanie Lane" w:date="2022-05-11T11:20:00Z">
                <w:pPr>
                  <w:jc w:val="right"/>
                </w:pPr>
              </w:pPrChange>
            </w:pPr>
            <w:ins w:id="534" w:author="Stefanie Lane" w:date="2022-05-11T11:20:00Z">
              <w:r w:rsidRPr="0089145E">
                <w:rPr>
                  <w:rFonts w:ascii="Calibri" w:eastAsia="Times New Roman" w:hAnsi="Calibri" w:cs="Calibri"/>
                  <w:color w:val="000000"/>
                  <w:rPrChange w:id="535"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536"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32F0B941" w14:textId="77777777" w:rsidR="0089145E" w:rsidRPr="0089145E" w:rsidRDefault="0089145E">
            <w:pPr>
              <w:spacing w:after="0" w:line="240" w:lineRule="auto"/>
              <w:jc w:val="center"/>
              <w:rPr>
                <w:ins w:id="537" w:author="Stefanie Lane" w:date="2022-05-11T11:20:00Z"/>
                <w:rFonts w:ascii="Calibri" w:eastAsia="Times New Roman" w:hAnsi="Calibri" w:cs="Calibri"/>
                <w:color w:val="000000"/>
                <w:rPrChange w:id="538" w:author="Stefanie Lane" w:date="2022-05-11T11:20:00Z">
                  <w:rPr>
                    <w:ins w:id="539" w:author="Stefanie Lane" w:date="2022-05-11T11:20:00Z"/>
                  </w:rPr>
                </w:rPrChange>
              </w:rPr>
              <w:pPrChange w:id="540" w:author="Stefanie Lane" w:date="2022-05-11T11:20:00Z">
                <w:pPr>
                  <w:jc w:val="center"/>
                </w:pPr>
              </w:pPrChange>
            </w:pPr>
            <w:ins w:id="541" w:author="Stefanie Lane" w:date="2022-05-11T11:20:00Z">
              <w:r w:rsidRPr="0089145E">
                <w:rPr>
                  <w:rFonts w:ascii="Calibri" w:eastAsia="Times New Roman" w:hAnsi="Calibri" w:cs="Calibri"/>
                  <w:color w:val="000000"/>
                  <w:rPrChange w:id="542" w:author="Stefanie Lane" w:date="2022-05-11T11:20:00Z">
                    <w:rPr/>
                  </w:rPrChange>
                </w:rPr>
                <w:t>28</w:t>
              </w:r>
            </w:ins>
          </w:p>
        </w:tc>
        <w:tc>
          <w:tcPr>
            <w:tcW w:w="960" w:type="dxa"/>
            <w:tcBorders>
              <w:top w:val="single" w:sz="4" w:space="0" w:color="auto"/>
              <w:left w:val="nil"/>
              <w:bottom w:val="single" w:sz="4" w:space="0" w:color="auto"/>
              <w:right w:val="nil"/>
            </w:tcBorders>
            <w:shd w:val="clear" w:color="auto" w:fill="auto"/>
            <w:noWrap/>
            <w:vAlign w:val="bottom"/>
            <w:hideMark/>
            <w:tcPrChange w:id="543"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7FFB154" w14:textId="77777777" w:rsidR="0089145E" w:rsidRPr="0089145E" w:rsidRDefault="0089145E">
            <w:pPr>
              <w:spacing w:after="0" w:line="240" w:lineRule="auto"/>
              <w:jc w:val="center"/>
              <w:rPr>
                <w:ins w:id="544" w:author="Stefanie Lane" w:date="2022-05-11T11:20:00Z"/>
                <w:rFonts w:ascii="Calibri" w:eastAsia="Times New Roman" w:hAnsi="Calibri" w:cs="Calibri"/>
                <w:color w:val="000000"/>
                <w:rPrChange w:id="545" w:author="Stefanie Lane" w:date="2022-05-11T11:20:00Z">
                  <w:rPr>
                    <w:ins w:id="546" w:author="Stefanie Lane" w:date="2022-05-11T11:20:00Z"/>
                  </w:rPr>
                </w:rPrChange>
              </w:rPr>
              <w:pPrChange w:id="547" w:author="Stefanie Lane" w:date="2022-05-11T11:20:00Z">
                <w:pPr>
                  <w:jc w:val="center"/>
                </w:pPr>
              </w:pPrChange>
            </w:pPr>
            <w:ins w:id="548" w:author="Stefanie Lane" w:date="2022-05-11T11:20:00Z">
              <w:r w:rsidRPr="0089145E">
                <w:rPr>
                  <w:rFonts w:ascii="Calibri" w:eastAsia="Times New Roman" w:hAnsi="Calibri" w:cs="Calibri"/>
                  <w:color w:val="000000"/>
                  <w:rPrChange w:id="549" w:author="Stefanie Lane" w:date="2022-05-11T11:20:00Z">
                    <w:rPr/>
                  </w:rPrChange>
                </w:rPr>
                <w:t>34</w:t>
              </w:r>
            </w:ins>
          </w:p>
        </w:tc>
        <w:tc>
          <w:tcPr>
            <w:tcW w:w="300" w:type="dxa"/>
            <w:tcBorders>
              <w:top w:val="nil"/>
              <w:left w:val="nil"/>
              <w:bottom w:val="nil"/>
              <w:right w:val="nil"/>
            </w:tcBorders>
            <w:shd w:val="clear" w:color="auto" w:fill="auto"/>
            <w:noWrap/>
            <w:vAlign w:val="bottom"/>
            <w:hideMark/>
            <w:tcPrChange w:id="550" w:author="Stefanie Lane" w:date="2022-05-11T11:20:00Z">
              <w:tcPr>
                <w:tcW w:w="300" w:type="dxa"/>
                <w:tcBorders>
                  <w:top w:val="nil"/>
                  <w:left w:val="nil"/>
                  <w:bottom w:val="nil"/>
                  <w:right w:val="nil"/>
                </w:tcBorders>
                <w:shd w:val="clear" w:color="auto" w:fill="auto"/>
                <w:noWrap/>
                <w:vAlign w:val="bottom"/>
                <w:hideMark/>
              </w:tcPr>
            </w:tcPrChange>
          </w:tcPr>
          <w:p w14:paraId="0742BEA2" w14:textId="77777777" w:rsidR="0089145E" w:rsidRPr="0089145E" w:rsidRDefault="0089145E">
            <w:pPr>
              <w:spacing w:after="0" w:line="240" w:lineRule="auto"/>
              <w:jc w:val="center"/>
              <w:rPr>
                <w:ins w:id="551" w:author="Stefanie Lane" w:date="2022-05-11T11:20:00Z"/>
                <w:rFonts w:ascii="Calibri" w:eastAsia="Times New Roman" w:hAnsi="Calibri" w:cs="Calibri"/>
                <w:color w:val="000000"/>
                <w:rPrChange w:id="552" w:author="Stefanie Lane" w:date="2022-05-11T11:20:00Z">
                  <w:rPr>
                    <w:ins w:id="553" w:author="Stefanie Lane" w:date="2022-05-11T11:20:00Z"/>
                  </w:rPr>
                </w:rPrChange>
              </w:rPr>
              <w:pPrChange w:id="554"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555"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697FB89" w14:textId="77777777" w:rsidR="0089145E" w:rsidRPr="0089145E" w:rsidRDefault="0089145E">
            <w:pPr>
              <w:spacing w:after="0" w:line="240" w:lineRule="auto"/>
              <w:jc w:val="center"/>
              <w:rPr>
                <w:ins w:id="556" w:author="Stefanie Lane" w:date="2022-05-11T11:20:00Z"/>
                <w:rFonts w:ascii="Calibri" w:eastAsia="Times New Roman" w:hAnsi="Calibri" w:cs="Calibri"/>
                <w:color w:val="000000"/>
                <w:rPrChange w:id="557" w:author="Stefanie Lane" w:date="2022-05-11T11:20:00Z">
                  <w:rPr>
                    <w:ins w:id="558" w:author="Stefanie Lane" w:date="2022-05-11T11:20:00Z"/>
                  </w:rPr>
                </w:rPrChange>
              </w:rPr>
              <w:pPrChange w:id="559" w:author="Stefanie Lane" w:date="2022-05-11T11:20:00Z">
                <w:pPr>
                  <w:jc w:val="center"/>
                </w:pPr>
              </w:pPrChange>
            </w:pPr>
            <w:ins w:id="560" w:author="Stefanie Lane" w:date="2022-05-11T11:20:00Z">
              <w:r w:rsidRPr="0089145E">
                <w:rPr>
                  <w:rFonts w:ascii="Calibri" w:eastAsia="Times New Roman" w:hAnsi="Calibri" w:cs="Calibri"/>
                  <w:color w:val="000000"/>
                  <w:rPrChange w:id="561" w:author="Stefanie Lane" w:date="2022-05-11T11:20:00Z">
                    <w:rPr/>
                  </w:rPrChange>
                </w:rPr>
                <w:t>7.89</w:t>
              </w:r>
            </w:ins>
          </w:p>
        </w:tc>
        <w:tc>
          <w:tcPr>
            <w:tcW w:w="920" w:type="dxa"/>
            <w:tcBorders>
              <w:top w:val="nil"/>
              <w:left w:val="nil"/>
              <w:bottom w:val="single" w:sz="4" w:space="0" w:color="auto"/>
              <w:right w:val="nil"/>
            </w:tcBorders>
            <w:shd w:val="clear" w:color="auto" w:fill="auto"/>
            <w:noWrap/>
            <w:vAlign w:val="bottom"/>
            <w:hideMark/>
            <w:tcPrChange w:id="562"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F997077" w14:textId="77777777" w:rsidR="0089145E" w:rsidRPr="0089145E" w:rsidRDefault="0089145E">
            <w:pPr>
              <w:spacing w:after="0" w:line="240" w:lineRule="auto"/>
              <w:jc w:val="center"/>
              <w:rPr>
                <w:ins w:id="563" w:author="Stefanie Lane" w:date="2022-05-11T11:20:00Z"/>
                <w:rFonts w:ascii="Calibri" w:eastAsia="Times New Roman" w:hAnsi="Calibri" w:cs="Calibri"/>
                <w:color w:val="000000"/>
                <w:rPrChange w:id="564" w:author="Stefanie Lane" w:date="2022-05-11T11:20:00Z">
                  <w:rPr>
                    <w:ins w:id="565" w:author="Stefanie Lane" w:date="2022-05-11T11:20:00Z"/>
                  </w:rPr>
                </w:rPrChange>
              </w:rPr>
              <w:pPrChange w:id="566" w:author="Stefanie Lane" w:date="2022-05-11T11:20:00Z">
                <w:pPr>
                  <w:jc w:val="center"/>
                </w:pPr>
              </w:pPrChange>
            </w:pPr>
            <w:ins w:id="567" w:author="Stefanie Lane" w:date="2022-05-11T11:20:00Z">
              <w:r w:rsidRPr="0089145E">
                <w:rPr>
                  <w:rFonts w:ascii="Calibri" w:eastAsia="Times New Roman" w:hAnsi="Calibri" w:cs="Calibri"/>
                  <w:color w:val="000000"/>
                  <w:rPrChange w:id="568" w:author="Stefanie Lane" w:date="2022-05-11T11:20:00Z">
                    <w:rPr/>
                  </w:rPrChange>
                </w:rPr>
                <w:t>2.69</w:t>
              </w:r>
            </w:ins>
          </w:p>
        </w:tc>
        <w:tc>
          <w:tcPr>
            <w:tcW w:w="900" w:type="dxa"/>
            <w:tcBorders>
              <w:top w:val="nil"/>
              <w:left w:val="nil"/>
              <w:bottom w:val="single" w:sz="4" w:space="0" w:color="auto"/>
              <w:right w:val="nil"/>
            </w:tcBorders>
            <w:shd w:val="clear" w:color="auto" w:fill="auto"/>
            <w:noWrap/>
            <w:vAlign w:val="bottom"/>
            <w:hideMark/>
            <w:tcPrChange w:id="569"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2C7C59D3" w14:textId="77777777" w:rsidR="0089145E" w:rsidRPr="0089145E" w:rsidRDefault="0089145E">
            <w:pPr>
              <w:spacing w:after="0" w:line="240" w:lineRule="auto"/>
              <w:jc w:val="center"/>
              <w:rPr>
                <w:ins w:id="570" w:author="Stefanie Lane" w:date="2022-05-11T11:20:00Z"/>
                <w:rFonts w:ascii="Calibri" w:eastAsia="Times New Roman" w:hAnsi="Calibri" w:cs="Calibri"/>
                <w:color w:val="000000"/>
                <w:rPrChange w:id="571" w:author="Stefanie Lane" w:date="2022-05-11T11:20:00Z">
                  <w:rPr>
                    <w:ins w:id="572" w:author="Stefanie Lane" w:date="2022-05-11T11:20:00Z"/>
                  </w:rPr>
                </w:rPrChange>
              </w:rPr>
              <w:pPrChange w:id="573" w:author="Stefanie Lane" w:date="2022-05-11T11:20:00Z">
                <w:pPr>
                  <w:jc w:val="center"/>
                </w:pPr>
              </w:pPrChange>
            </w:pPr>
            <w:ins w:id="574" w:author="Stefanie Lane" w:date="2022-05-11T11:20:00Z">
              <w:r w:rsidRPr="0089145E">
                <w:rPr>
                  <w:rFonts w:ascii="Calibri" w:eastAsia="Times New Roman" w:hAnsi="Calibri" w:cs="Calibri"/>
                  <w:color w:val="000000"/>
                  <w:rPrChange w:id="575" w:author="Stefanie Lane" w:date="2022-05-11T11:20:00Z">
                    <w:rPr/>
                  </w:rPrChange>
                </w:rPr>
                <w:t>4.31</w:t>
              </w:r>
            </w:ins>
          </w:p>
        </w:tc>
      </w:tr>
      <w:tr w:rsidR="0089145E" w:rsidRPr="0089145E" w14:paraId="5677872F" w14:textId="77777777" w:rsidTr="0089145E">
        <w:trPr>
          <w:trHeight w:val="290"/>
          <w:jc w:val="center"/>
          <w:ins w:id="576" w:author="Stefanie Lane" w:date="2022-05-11T11:20:00Z"/>
          <w:trPrChange w:id="577"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578" w:author="Stefanie Lane" w:date="2022-05-11T11:20:00Z">
              <w:tcPr>
                <w:tcW w:w="1180" w:type="dxa"/>
                <w:tcBorders>
                  <w:top w:val="nil"/>
                  <w:left w:val="nil"/>
                  <w:bottom w:val="nil"/>
                  <w:right w:val="nil"/>
                </w:tcBorders>
                <w:shd w:val="clear" w:color="auto" w:fill="auto"/>
                <w:noWrap/>
                <w:vAlign w:val="bottom"/>
                <w:hideMark/>
              </w:tcPr>
            </w:tcPrChange>
          </w:tcPr>
          <w:p w14:paraId="36D887A9" w14:textId="77777777" w:rsidR="0089145E" w:rsidRPr="0089145E" w:rsidRDefault="0089145E">
            <w:pPr>
              <w:spacing w:after="0" w:line="240" w:lineRule="auto"/>
              <w:jc w:val="center"/>
              <w:rPr>
                <w:ins w:id="579" w:author="Stefanie Lane" w:date="2022-05-11T11:20:00Z"/>
                <w:rFonts w:ascii="Calibri" w:eastAsia="Times New Roman" w:hAnsi="Calibri" w:cs="Calibri"/>
                <w:color w:val="000000"/>
                <w:rPrChange w:id="580" w:author="Stefanie Lane" w:date="2022-05-11T11:20:00Z">
                  <w:rPr>
                    <w:ins w:id="581" w:author="Stefanie Lane" w:date="2022-05-11T11:20:00Z"/>
                  </w:rPr>
                </w:rPrChange>
              </w:rPr>
              <w:pPrChange w:id="582"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583" w:author="Stefanie Lane" w:date="2022-05-11T11:20:00Z">
              <w:tcPr>
                <w:tcW w:w="960" w:type="dxa"/>
                <w:tcBorders>
                  <w:top w:val="nil"/>
                  <w:left w:val="nil"/>
                  <w:bottom w:val="nil"/>
                  <w:right w:val="nil"/>
                </w:tcBorders>
                <w:shd w:val="clear" w:color="auto" w:fill="auto"/>
                <w:noWrap/>
                <w:vAlign w:val="bottom"/>
                <w:hideMark/>
              </w:tcPr>
            </w:tcPrChange>
          </w:tcPr>
          <w:p w14:paraId="2BD938C2" w14:textId="77777777" w:rsidR="0089145E" w:rsidRPr="0089145E" w:rsidRDefault="0089145E">
            <w:pPr>
              <w:spacing w:after="0" w:line="240" w:lineRule="auto"/>
              <w:rPr>
                <w:ins w:id="584" w:author="Stefanie Lane" w:date="2022-05-11T11:20:00Z"/>
                <w:rFonts w:ascii="Times New Roman" w:eastAsia="Times New Roman" w:hAnsi="Times New Roman" w:cs="Times New Roman"/>
                <w:sz w:val="20"/>
                <w:szCs w:val="20"/>
                <w:rPrChange w:id="585" w:author="Stefanie Lane" w:date="2022-05-11T11:20:00Z">
                  <w:rPr>
                    <w:ins w:id="586" w:author="Stefanie Lane" w:date="2022-05-11T11:20:00Z"/>
                  </w:rPr>
                </w:rPrChange>
              </w:rPr>
              <w:pPrChange w:id="587" w:author="Stefanie Lane" w:date="2022-05-11T11:20:00Z">
                <w:pPr/>
              </w:pPrChange>
            </w:pPr>
          </w:p>
        </w:tc>
        <w:tc>
          <w:tcPr>
            <w:tcW w:w="960" w:type="dxa"/>
            <w:tcBorders>
              <w:top w:val="nil"/>
              <w:left w:val="nil"/>
              <w:bottom w:val="nil"/>
              <w:right w:val="nil"/>
            </w:tcBorders>
            <w:shd w:val="clear" w:color="auto" w:fill="auto"/>
            <w:noWrap/>
            <w:vAlign w:val="bottom"/>
            <w:hideMark/>
            <w:tcPrChange w:id="588" w:author="Stefanie Lane" w:date="2022-05-11T11:20:00Z">
              <w:tcPr>
                <w:tcW w:w="960" w:type="dxa"/>
                <w:tcBorders>
                  <w:top w:val="nil"/>
                  <w:left w:val="nil"/>
                  <w:bottom w:val="nil"/>
                  <w:right w:val="nil"/>
                </w:tcBorders>
                <w:shd w:val="clear" w:color="auto" w:fill="auto"/>
                <w:noWrap/>
                <w:vAlign w:val="bottom"/>
                <w:hideMark/>
              </w:tcPr>
            </w:tcPrChange>
          </w:tcPr>
          <w:p w14:paraId="47634690" w14:textId="77777777" w:rsidR="0089145E" w:rsidRPr="0089145E" w:rsidRDefault="0089145E">
            <w:pPr>
              <w:spacing w:after="0" w:line="240" w:lineRule="auto"/>
              <w:rPr>
                <w:ins w:id="589" w:author="Stefanie Lane" w:date="2022-05-11T11:20:00Z"/>
                <w:rFonts w:ascii="Times New Roman" w:eastAsia="Times New Roman" w:hAnsi="Times New Roman" w:cs="Times New Roman"/>
                <w:sz w:val="20"/>
                <w:szCs w:val="20"/>
                <w:rPrChange w:id="590" w:author="Stefanie Lane" w:date="2022-05-11T11:20:00Z">
                  <w:rPr>
                    <w:ins w:id="591" w:author="Stefanie Lane" w:date="2022-05-11T11:20:00Z"/>
                  </w:rPr>
                </w:rPrChange>
              </w:rPr>
              <w:pPrChange w:id="592" w:author="Stefanie Lane" w:date="2022-05-11T11:20:00Z">
                <w:pPr/>
              </w:pPrChange>
            </w:pPr>
          </w:p>
        </w:tc>
        <w:tc>
          <w:tcPr>
            <w:tcW w:w="300" w:type="dxa"/>
            <w:tcBorders>
              <w:top w:val="nil"/>
              <w:left w:val="nil"/>
              <w:bottom w:val="nil"/>
              <w:right w:val="nil"/>
            </w:tcBorders>
            <w:shd w:val="clear" w:color="auto" w:fill="auto"/>
            <w:noWrap/>
            <w:vAlign w:val="bottom"/>
            <w:hideMark/>
            <w:tcPrChange w:id="593" w:author="Stefanie Lane" w:date="2022-05-11T11:20:00Z">
              <w:tcPr>
                <w:tcW w:w="300" w:type="dxa"/>
                <w:tcBorders>
                  <w:top w:val="nil"/>
                  <w:left w:val="nil"/>
                  <w:bottom w:val="nil"/>
                  <w:right w:val="nil"/>
                </w:tcBorders>
                <w:shd w:val="clear" w:color="auto" w:fill="auto"/>
                <w:noWrap/>
                <w:vAlign w:val="bottom"/>
                <w:hideMark/>
              </w:tcPr>
            </w:tcPrChange>
          </w:tcPr>
          <w:p w14:paraId="4696E538" w14:textId="77777777" w:rsidR="0089145E" w:rsidRPr="0089145E" w:rsidRDefault="0089145E">
            <w:pPr>
              <w:spacing w:after="0" w:line="240" w:lineRule="auto"/>
              <w:rPr>
                <w:ins w:id="594" w:author="Stefanie Lane" w:date="2022-05-11T11:20:00Z"/>
                <w:rFonts w:ascii="Times New Roman" w:eastAsia="Times New Roman" w:hAnsi="Times New Roman" w:cs="Times New Roman"/>
                <w:sz w:val="20"/>
                <w:szCs w:val="20"/>
                <w:rPrChange w:id="595" w:author="Stefanie Lane" w:date="2022-05-11T11:20:00Z">
                  <w:rPr>
                    <w:ins w:id="596" w:author="Stefanie Lane" w:date="2022-05-11T11:20:00Z"/>
                  </w:rPr>
                </w:rPrChange>
              </w:rPr>
              <w:pPrChange w:id="597" w:author="Stefanie Lane" w:date="2022-05-11T11:20:00Z">
                <w:pPr/>
              </w:pPrChange>
            </w:pPr>
          </w:p>
        </w:tc>
        <w:tc>
          <w:tcPr>
            <w:tcW w:w="920" w:type="dxa"/>
            <w:tcBorders>
              <w:top w:val="nil"/>
              <w:left w:val="nil"/>
              <w:bottom w:val="nil"/>
              <w:right w:val="nil"/>
            </w:tcBorders>
            <w:shd w:val="clear" w:color="auto" w:fill="auto"/>
            <w:noWrap/>
            <w:vAlign w:val="bottom"/>
            <w:hideMark/>
            <w:tcPrChange w:id="598" w:author="Stefanie Lane" w:date="2022-05-11T11:20:00Z">
              <w:tcPr>
                <w:tcW w:w="920" w:type="dxa"/>
                <w:tcBorders>
                  <w:top w:val="nil"/>
                  <w:left w:val="nil"/>
                  <w:bottom w:val="nil"/>
                  <w:right w:val="nil"/>
                </w:tcBorders>
                <w:shd w:val="clear" w:color="auto" w:fill="auto"/>
                <w:noWrap/>
                <w:vAlign w:val="bottom"/>
                <w:hideMark/>
              </w:tcPr>
            </w:tcPrChange>
          </w:tcPr>
          <w:p w14:paraId="25E46631" w14:textId="77777777" w:rsidR="0089145E" w:rsidRPr="0089145E" w:rsidRDefault="0089145E">
            <w:pPr>
              <w:spacing w:after="0" w:line="240" w:lineRule="auto"/>
              <w:rPr>
                <w:ins w:id="599" w:author="Stefanie Lane" w:date="2022-05-11T11:20:00Z"/>
                <w:rFonts w:ascii="Times New Roman" w:eastAsia="Times New Roman" w:hAnsi="Times New Roman" w:cs="Times New Roman"/>
                <w:sz w:val="20"/>
                <w:szCs w:val="20"/>
                <w:rPrChange w:id="600" w:author="Stefanie Lane" w:date="2022-05-11T11:20:00Z">
                  <w:rPr>
                    <w:ins w:id="601" w:author="Stefanie Lane" w:date="2022-05-11T11:20:00Z"/>
                  </w:rPr>
                </w:rPrChange>
              </w:rPr>
              <w:pPrChange w:id="602" w:author="Stefanie Lane" w:date="2022-05-11T11:20:00Z">
                <w:pPr/>
              </w:pPrChange>
            </w:pPr>
          </w:p>
        </w:tc>
        <w:tc>
          <w:tcPr>
            <w:tcW w:w="920" w:type="dxa"/>
            <w:tcBorders>
              <w:top w:val="nil"/>
              <w:left w:val="nil"/>
              <w:bottom w:val="nil"/>
              <w:right w:val="nil"/>
            </w:tcBorders>
            <w:shd w:val="clear" w:color="auto" w:fill="auto"/>
            <w:noWrap/>
            <w:vAlign w:val="bottom"/>
            <w:hideMark/>
            <w:tcPrChange w:id="603" w:author="Stefanie Lane" w:date="2022-05-11T11:20:00Z">
              <w:tcPr>
                <w:tcW w:w="920" w:type="dxa"/>
                <w:tcBorders>
                  <w:top w:val="nil"/>
                  <w:left w:val="nil"/>
                  <w:bottom w:val="nil"/>
                  <w:right w:val="nil"/>
                </w:tcBorders>
                <w:shd w:val="clear" w:color="auto" w:fill="auto"/>
                <w:noWrap/>
                <w:vAlign w:val="bottom"/>
                <w:hideMark/>
              </w:tcPr>
            </w:tcPrChange>
          </w:tcPr>
          <w:p w14:paraId="46313F44" w14:textId="77777777" w:rsidR="0089145E" w:rsidRPr="0089145E" w:rsidRDefault="0089145E">
            <w:pPr>
              <w:spacing w:after="0" w:line="240" w:lineRule="auto"/>
              <w:rPr>
                <w:ins w:id="604" w:author="Stefanie Lane" w:date="2022-05-11T11:20:00Z"/>
                <w:rFonts w:ascii="Times New Roman" w:eastAsia="Times New Roman" w:hAnsi="Times New Roman" w:cs="Times New Roman"/>
                <w:sz w:val="20"/>
                <w:szCs w:val="20"/>
                <w:rPrChange w:id="605" w:author="Stefanie Lane" w:date="2022-05-11T11:20:00Z">
                  <w:rPr>
                    <w:ins w:id="606" w:author="Stefanie Lane" w:date="2022-05-11T11:20:00Z"/>
                  </w:rPr>
                </w:rPrChange>
              </w:rPr>
              <w:pPrChange w:id="607" w:author="Stefanie Lane" w:date="2022-05-11T11:20:00Z">
                <w:pPr/>
              </w:pPrChange>
            </w:pPr>
          </w:p>
        </w:tc>
        <w:tc>
          <w:tcPr>
            <w:tcW w:w="900" w:type="dxa"/>
            <w:tcBorders>
              <w:top w:val="nil"/>
              <w:left w:val="nil"/>
              <w:bottom w:val="nil"/>
              <w:right w:val="nil"/>
            </w:tcBorders>
            <w:shd w:val="clear" w:color="auto" w:fill="auto"/>
            <w:noWrap/>
            <w:vAlign w:val="bottom"/>
            <w:hideMark/>
            <w:tcPrChange w:id="608" w:author="Stefanie Lane" w:date="2022-05-11T11:20:00Z">
              <w:tcPr>
                <w:tcW w:w="900" w:type="dxa"/>
                <w:tcBorders>
                  <w:top w:val="nil"/>
                  <w:left w:val="nil"/>
                  <w:bottom w:val="nil"/>
                  <w:right w:val="nil"/>
                </w:tcBorders>
                <w:shd w:val="clear" w:color="auto" w:fill="auto"/>
                <w:noWrap/>
                <w:vAlign w:val="bottom"/>
                <w:hideMark/>
              </w:tcPr>
            </w:tcPrChange>
          </w:tcPr>
          <w:p w14:paraId="6A54E8E5" w14:textId="77777777" w:rsidR="0089145E" w:rsidRPr="0089145E" w:rsidRDefault="0089145E">
            <w:pPr>
              <w:spacing w:after="0" w:line="240" w:lineRule="auto"/>
              <w:rPr>
                <w:ins w:id="609" w:author="Stefanie Lane" w:date="2022-05-11T11:20:00Z"/>
                <w:rFonts w:ascii="Times New Roman" w:eastAsia="Times New Roman" w:hAnsi="Times New Roman" w:cs="Times New Roman"/>
                <w:sz w:val="20"/>
                <w:szCs w:val="20"/>
                <w:rPrChange w:id="610" w:author="Stefanie Lane" w:date="2022-05-11T11:20:00Z">
                  <w:rPr>
                    <w:ins w:id="611" w:author="Stefanie Lane" w:date="2022-05-11T11:20:00Z"/>
                  </w:rPr>
                </w:rPrChange>
              </w:rPr>
              <w:pPrChange w:id="612" w:author="Stefanie Lane" w:date="2022-05-11T11:20:00Z">
                <w:pPr/>
              </w:pPrChange>
            </w:pPr>
          </w:p>
        </w:tc>
      </w:tr>
      <w:tr w:rsidR="0089145E" w:rsidRPr="0089145E" w14:paraId="27A413D1" w14:textId="77777777" w:rsidTr="0089145E">
        <w:trPr>
          <w:trHeight w:val="290"/>
          <w:jc w:val="center"/>
          <w:ins w:id="613" w:author="Stefanie Lane" w:date="2022-05-11T11:20:00Z"/>
          <w:trPrChange w:id="614"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615" w:author="Stefanie Lane" w:date="2022-05-11T11:20:00Z">
              <w:tcPr>
                <w:tcW w:w="1180" w:type="dxa"/>
                <w:tcBorders>
                  <w:top w:val="nil"/>
                  <w:left w:val="nil"/>
                  <w:bottom w:val="nil"/>
                  <w:right w:val="nil"/>
                </w:tcBorders>
                <w:shd w:val="clear" w:color="auto" w:fill="auto"/>
                <w:noWrap/>
                <w:vAlign w:val="bottom"/>
                <w:hideMark/>
              </w:tcPr>
            </w:tcPrChange>
          </w:tcPr>
          <w:p w14:paraId="428A08CA" w14:textId="77777777" w:rsidR="0089145E" w:rsidRPr="0089145E" w:rsidRDefault="0089145E">
            <w:pPr>
              <w:spacing w:after="0" w:line="240" w:lineRule="auto"/>
              <w:rPr>
                <w:ins w:id="616" w:author="Stefanie Lane" w:date="2022-05-11T11:20:00Z"/>
                <w:rFonts w:ascii="Calibri" w:eastAsia="Times New Roman" w:hAnsi="Calibri" w:cs="Calibri"/>
                <w:b/>
                <w:bCs/>
                <w:color w:val="000000"/>
                <w:rPrChange w:id="617" w:author="Stefanie Lane" w:date="2022-05-11T11:20:00Z">
                  <w:rPr>
                    <w:ins w:id="618" w:author="Stefanie Lane" w:date="2022-05-11T11:20:00Z"/>
                  </w:rPr>
                </w:rPrChange>
              </w:rPr>
              <w:pPrChange w:id="619" w:author="Stefanie Lane" w:date="2022-05-11T11:20:00Z">
                <w:pPr/>
              </w:pPrChange>
            </w:pPr>
            <w:ins w:id="620" w:author="Stefanie Lane" w:date="2022-05-11T11:20:00Z">
              <w:r w:rsidRPr="0089145E">
                <w:rPr>
                  <w:rFonts w:ascii="Calibri" w:eastAsia="Times New Roman" w:hAnsi="Calibri" w:cs="Calibri"/>
                  <w:b/>
                  <w:bCs/>
                  <w:color w:val="000000"/>
                  <w:rPrChange w:id="621" w:author="Stefanie Lane" w:date="2022-05-11T11:20:00Z">
                    <w:rPr/>
                  </w:rPrChange>
                </w:rPr>
                <w:t>Fescue</w:t>
              </w:r>
            </w:ins>
          </w:p>
        </w:tc>
        <w:tc>
          <w:tcPr>
            <w:tcW w:w="960" w:type="dxa"/>
            <w:tcBorders>
              <w:top w:val="nil"/>
              <w:left w:val="nil"/>
              <w:bottom w:val="nil"/>
              <w:right w:val="nil"/>
            </w:tcBorders>
            <w:shd w:val="clear" w:color="auto" w:fill="auto"/>
            <w:noWrap/>
            <w:vAlign w:val="bottom"/>
            <w:hideMark/>
            <w:tcPrChange w:id="622" w:author="Stefanie Lane" w:date="2022-05-11T11:20:00Z">
              <w:tcPr>
                <w:tcW w:w="960" w:type="dxa"/>
                <w:tcBorders>
                  <w:top w:val="nil"/>
                  <w:left w:val="nil"/>
                  <w:bottom w:val="nil"/>
                  <w:right w:val="nil"/>
                </w:tcBorders>
                <w:shd w:val="clear" w:color="auto" w:fill="auto"/>
                <w:noWrap/>
                <w:vAlign w:val="bottom"/>
                <w:hideMark/>
              </w:tcPr>
            </w:tcPrChange>
          </w:tcPr>
          <w:p w14:paraId="44800ABE" w14:textId="77777777" w:rsidR="0089145E" w:rsidRPr="0089145E" w:rsidRDefault="0089145E">
            <w:pPr>
              <w:spacing w:after="0" w:line="240" w:lineRule="auto"/>
              <w:rPr>
                <w:ins w:id="623" w:author="Stefanie Lane" w:date="2022-05-11T11:20:00Z"/>
                <w:rFonts w:ascii="Calibri" w:eastAsia="Times New Roman" w:hAnsi="Calibri" w:cs="Calibri"/>
                <w:b/>
                <w:bCs/>
                <w:color w:val="000000"/>
                <w:rPrChange w:id="624" w:author="Stefanie Lane" w:date="2022-05-11T11:20:00Z">
                  <w:rPr>
                    <w:ins w:id="625" w:author="Stefanie Lane" w:date="2022-05-11T11:20:00Z"/>
                  </w:rPr>
                </w:rPrChange>
              </w:rPr>
              <w:pPrChange w:id="626" w:author="Stefanie Lane" w:date="2022-05-11T11:20:00Z">
                <w:pPr/>
              </w:pPrChange>
            </w:pPr>
          </w:p>
        </w:tc>
        <w:tc>
          <w:tcPr>
            <w:tcW w:w="960" w:type="dxa"/>
            <w:tcBorders>
              <w:top w:val="nil"/>
              <w:left w:val="nil"/>
              <w:bottom w:val="nil"/>
              <w:right w:val="nil"/>
            </w:tcBorders>
            <w:shd w:val="clear" w:color="auto" w:fill="auto"/>
            <w:noWrap/>
            <w:vAlign w:val="bottom"/>
            <w:hideMark/>
            <w:tcPrChange w:id="627" w:author="Stefanie Lane" w:date="2022-05-11T11:20:00Z">
              <w:tcPr>
                <w:tcW w:w="960" w:type="dxa"/>
                <w:tcBorders>
                  <w:top w:val="nil"/>
                  <w:left w:val="nil"/>
                  <w:bottom w:val="nil"/>
                  <w:right w:val="nil"/>
                </w:tcBorders>
                <w:shd w:val="clear" w:color="auto" w:fill="auto"/>
                <w:noWrap/>
                <w:vAlign w:val="bottom"/>
                <w:hideMark/>
              </w:tcPr>
            </w:tcPrChange>
          </w:tcPr>
          <w:p w14:paraId="7F29014C" w14:textId="77777777" w:rsidR="0089145E" w:rsidRPr="0089145E" w:rsidRDefault="0089145E">
            <w:pPr>
              <w:spacing w:after="0" w:line="240" w:lineRule="auto"/>
              <w:rPr>
                <w:ins w:id="628" w:author="Stefanie Lane" w:date="2022-05-11T11:20:00Z"/>
                <w:rFonts w:ascii="Times New Roman" w:eastAsia="Times New Roman" w:hAnsi="Times New Roman" w:cs="Times New Roman"/>
                <w:sz w:val="20"/>
                <w:szCs w:val="20"/>
                <w:rPrChange w:id="629" w:author="Stefanie Lane" w:date="2022-05-11T11:20:00Z">
                  <w:rPr>
                    <w:ins w:id="630" w:author="Stefanie Lane" w:date="2022-05-11T11:20:00Z"/>
                  </w:rPr>
                </w:rPrChange>
              </w:rPr>
              <w:pPrChange w:id="631" w:author="Stefanie Lane" w:date="2022-05-11T11:20:00Z">
                <w:pPr/>
              </w:pPrChange>
            </w:pPr>
          </w:p>
        </w:tc>
        <w:tc>
          <w:tcPr>
            <w:tcW w:w="300" w:type="dxa"/>
            <w:tcBorders>
              <w:top w:val="nil"/>
              <w:left w:val="nil"/>
              <w:bottom w:val="nil"/>
              <w:right w:val="nil"/>
            </w:tcBorders>
            <w:shd w:val="clear" w:color="auto" w:fill="auto"/>
            <w:noWrap/>
            <w:vAlign w:val="bottom"/>
            <w:hideMark/>
            <w:tcPrChange w:id="632" w:author="Stefanie Lane" w:date="2022-05-11T11:20:00Z">
              <w:tcPr>
                <w:tcW w:w="300" w:type="dxa"/>
                <w:tcBorders>
                  <w:top w:val="nil"/>
                  <w:left w:val="nil"/>
                  <w:bottom w:val="nil"/>
                  <w:right w:val="nil"/>
                </w:tcBorders>
                <w:shd w:val="clear" w:color="auto" w:fill="auto"/>
                <w:noWrap/>
                <w:vAlign w:val="bottom"/>
                <w:hideMark/>
              </w:tcPr>
            </w:tcPrChange>
          </w:tcPr>
          <w:p w14:paraId="6323BE7D" w14:textId="77777777" w:rsidR="0089145E" w:rsidRPr="0089145E" w:rsidRDefault="0089145E">
            <w:pPr>
              <w:spacing w:after="0" w:line="240" w:lineRule="auto"/>
              <w:rPr>
                <w:ins w:id="633" w:author="Stefanie Lane" w:date="2022-05-11T11:20:00Z"/>
                <w:rFonts w:ascii="Times New Roman" w:eastAsia="Times New Roman" w:hAnsi="Times New Roman" w:cs="Times New Roman"/>
                <w:sz w:val="20"/>
                <w:szCs w:val="20"/>
                <w:rPrChange w:id="634" w:author="Stefanie Lane" w:date="2022-05-11T11:20:00Z">
                  <w:rPr>
                    <w:ins w:id="635" w:author="Stefanie Lane" w:date="2022-05-11T11:20:00Z"/>
                  </w:rPr>
                </w:rPrChange>
              </w:rPr>
              <w:pPrChange w:id="636" w:author="Stefanie Lane" w:date="2022-05-11T11:20:00Z">
                <w:pPr/>
              </w:pPrChange>
            </w:pPr>
          </w:p>
        </w:tc>
        <w:tc>
          <w:tcPr>
            <w:tcW w:w="920" w:type="dxa"/>
            <w:tcBorders>
              <w:top w:val="nil"/>
              <w:left w:val="nil"/>
              <w:bottom w:val="nil"/>
              <w:right w:val="nil"/>
            </w:tcBorders>
            <w:shd w:val="clear" w:color="auto" w:fill="auto"/>
            <w:noWrap/>
            <w:vAlign w:val="bottom"/>
            <w:hideMark/>
            <w:tcPrChange w:id="637" w:author="Stefanie Lane" w:date="2022-05-11T11:20:00Z">
              <w:tcPr>
                <w:tcW w:w="920" w:type="dxa"/>
                <w:tcBorders>
                  <w:top w:val="nil"/>
                  <w:left w:val="nil"/>
                  <w:bottom w:val="nil"/>
                  <w:right w:val="nil"/>
                </w:tcBorders>
                <w:shd w:val="clear" w:color="auto" w:fill="auto"/>
                <w:noWrap/>
                <w:vAlign w:val="bottom"/>
                <w:hideMark/>
              </w:tcPr>
            </w:tcPrChange>
          </w:tcPr>
          <w:p w14:paraId="6D4FA13E" w14:textId="77777777" w:rsidR="0089145E" w:rsidRPr="0089145E" w:rsidRDefault="0089145E">
            <w:pPr>
              <w:spacing w:after="0" w:line="240" w:lineRule="auto"/>
              <w:rPr>
                <w:ins w:id="638" w:author="Stefanie Lane" w:date="2022-05-11T11:20:00Z"/>
                <w:rFonts w:ascii="Times New Roman" w:eastAsia="Times New Roman" w:hAnsi="Times New Roman" w:cs="Times New Roman"/>
                <w:sz w:val="20"/>
                <w:szCs w:val="20"/>
                <w:rPrChange w:id="639" w:author="Stefanie Lane" w:date="2022-05-11T11:20:00Z">
                  <w:rPr>
                    <w:ins w:id="640" w:author="Stefanie Lane" w:date="2022-05-11T11:20:00Z"/>
                  </w:rPr>
                </w:rPrChange>
              </w:rPr>
              <w:pPrChange w:id="641" w:author="Stefanie Lane" w:date="2022-05-11T11:20:00Z">
                <w:pPr/>
              </w:pPrChange>
            </w:pPr>
          </w:p>
        </w:tc>
        <w:tc>
          <w:tcPr>
            <w:tcW w:w="920" w:type="dxa"/>
            <w:tcBorders>
              <w:top w:val="nil"/>
              <w:left w:val="nil"/>
              <w:bottom w:val="nil"/>
              <w:right w:val="nil"/>
            </w:tcBorders>
            <w:shd w:val="clear" w:color="auto" w:fill="auto"/>
            <w:noWrap/>
            <w:vAlign w:val="bottom"/>
            <w:hideMark/>
            <w:tcPrChange w:id="642" w:author="Stefanie Lane" w:date="2022-05-11T11:20:00Z">
              <w:tcPr>
                <w:tcW w:w="920" w:type="dxa"/>
                <w:tcBorders>
                  <w:top w:val="nil"/>
                  <w:left w:val="nil"/>
                  <w:bottom w:val="nil"/>
                  <w:right w:val="nil"/>
                </w:tcBorders>
                <w:shd w:val="clear" w:color="auto" w:fill="auto"/>
                <w:noWrap/>
                <w:vAlign w:val="bottom"/>
                <w:hideMark/>
              </w:tcPr>
            </w:tcPrChange>
          </w:tcPr>
          <w:p w14:paraId="22E9AD94" w14:textId="77777777" w:rsidR="0089145E" w:rsidRPr="0089145E" w:rsidRDefault="0089145E">
            <w:pPr>
              <w:spacing w:after="0" w:line="240" w:lineRule="auto"/>
              <w:rPr>
                <w:ins w:id="643" w:author="Stefanie Lane" w:date="2022-05-11T11:20:00Z"/>
                <w:rFonts w:ascii="Times New Roman" w:eastAsia="Times New Roman" w:hAnsi="Times New Roman" w:cs="Times New Roman"/>
                <w:sz w:val="20"/>
                <w:szCs w:val="20"/>
                <w:rPrChange w:id="644" w:author="Stefanie Lane" w:date="2022-05-11T11:20:00Z">
                  <w:rPr>
                    <w:ins w:id="645" w:author="Stefanie Lane" w:date="2022-05-11T11:20:00Z"/>
                  </w:rPr>
                </w:rPrChange>
              </w:rPr>
              <w:pPrChange w:id="646" w:author="Stefanie Lane" w:date="2022-05-11T11:20:00Z">
                <w:pPr/>
              </w:pPrChange>
            </w:pPr>
          </w:p>
        </w:tc>
        <w:tc>
          <w:tcPr>
            <w:tcW w:w="900" w:type="dxa"/>
            <w:tcBorders>
              <w:top w:val="nil"/>
              <w:left w:val="nil"/>
              <w:bottom w:val="nil"/>
              <w:right w:val="nil"/>
            </w:tcBorders>
            <w:shd w:val="clear" w:color="auto" w:fill="auto"/>
            <w:noWrap/>
            <w:vAlign w:val="bottom"/>
            <w:hideMark/>
            <w:tcPrChange w:id="647" w:author="Stefanie Lane" w:date="2022-05-11T11:20:00Z">
              <w:tcPr>
                <w:tcW w:w="900" w:type="dxa"/>
                <w:tcBorders>
                  <w:top w:val="nil"/>
                  <w:left w:val="nil"/>
                  <w:bottom w:val="nil"/>
                  <w:right w:val="nil"/>
                </w:tcBorders>
                <w:shd w:val="clear" w:color="auto" w:fill="auto"/>
                <w:noWrap/>
                <w:vAlign w:val="bottom"/>
                <w:hideMark/>
              </w:tcPr>
            </w:tcPrChange>
          </w:tcPr>
          <w:p w14:paraId="79B4C986" w14:textId="77777777" w:rsidR="0089145E" w:rsidRPr="0089145E" w:rsidRDefault="0089145E">
            <w:pPr>
              <w:spacing w:after="0" w:line="240" w:lineRule="auto"/>
              <w:rPr>
                <w:ins w:id="648" w:author="Stefanie Lane" w:date="2022-05-11T11:20:00Z"/>
                <w:rFonts w:ascii="Times New Roman" w:eastAsia="Times New Roman" w:hAnsi="Times New Roman" w:cs="Times New Roman"/>
                <w:sz w:val="20"/>
                <w:szCs w:val="20"/>
                <w:rPrChange w:id="649" w:author="Stefanie Lane" w:date="2022-05-11T11:20:00Z">
                  <w:rPr>
                    <w:ins w:id="650" w:author="Stefanie Lane" w:date="2022-05-11T11:20:00Z"/>
                  </w:rPr>
                </w:rPrChange>
              </w:rPr>
              <w:pPrChange w:id="651" w:author="Stefanie Lane" w:date="2022-05-11T11:20:00Z">
                <w:pPr/>
              </w:pPrChange>
            </w:pPr>
          </w:p>
        </w:tc>
      </w:tr>
      <w:tr w:rsidR="0089145E" w:rsidRPr="0089145E" w14:paraId="1703374D" w14:textId="77777777" w:rsidTr="0089145E">
        <w:trPr>
          <w:trHeight w:val="290"/>
          <w:jc w:val="center"/>
          <w:ins w:id="652" w:author="Stefanie Lane" w:date="2022-05-11T11:20:00Z"/>
          <w:trPrChange w:id="653"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654"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C98EF66" w14:textId="77777777" w:rsidR="0089145E" w:rsidRPr="0089145E" w:rsidRDefault="0089145E">
            <w:pPr>
              <w:spacing w:after="0" w:line="240" w:lineRule="auto"/>
              <w:jc w:val="right"/>
              <w:rPr>
                <w:ins w:id="655" w:author="Stefanie Lane" w:date="2022-05-11T11:20:00Z"/>
                <w:rFonts w:ascii="Calibri" w:eastAsia="Times New Roman" w:hAnsi="Calibri" w:cs="Calibri"/>
                <w:color w:val="000000"/>
                <w:rPrChange w:id="656" w:author="Stefanie Lane" w:date="2022-05-11T11:20:00Z">
                  <w:rPr>
                    <w:ins w:id="657" w:author="Stefanie Lane" w:date="2022-05-11T11:20:00Z"/>
                  </w:rPr>
                </w:rPrChange>
              </w:rPr>
              <w:pPrChange w:id="658" w:author="Stefanie Lane" w:date="2022-05-11T11:20:00Z">
                <w:pPr>
                  <w:jc w:val="right"/>
                </w:pPr>
              </w:pPrChange>
            </w:pPr>
            <w:ins w:id="659" w:author="Stefanie Lane" w:date="2022-05-11T11:20:00Z">
              <w:r w:rsidRPr="0089145E">
                <w:rPr>
                  <w:rFonts w:ascii="Calibri" w:eastAsia="Times New Roman" w:hAnsi="Calibri" w:cs="Calibri"/>
                  <w:color w:val="000000"/>
                  <w:rPrChange w:id="660"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661"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7224F7EA" w14:textId="77777777" w:rsidR="0089145E" w:rsidRPr="0089145E" w:rsidRDefault="0089145E">
            <w:pPr>
              <w:spacing w:after="0" w:line="240" w:lineRule="auto"/>
              <w:jc w:val="center"/>
              <w:rPr>
                <w:ins w:id="662" w:author="Stefanie Lane" w:date="2022-05-11T11:20:00Z"/>
                <w:rFonts w:ascii="Calibri" w:eastAsia="Times New Roman" w:hAnsi="Calibri" w:cs="Calibri"/>
                <w:color w:val="000000"/>
                <w:rPrChange w:id="663" w:author="Stefanie Lane" w:date="2022-05-11T11:20:00Z">
                  <w:rPr>
                    <w:ins w:id="664" w:author="Stefanie Lane" w:date="2022-05-11T11:20:00Z"/>
                  </w:rPr>
                </w:rPrChange>
              </w:rPr>
              <w:pPrChange w:id="665" w:author="Stefanie Lane" w:date="2022-05-11T11:20:00Z">
                <w:pPr>
                  <w:jc w:val="center"/>
                </w:pPr>
              </w:pPrChange>
            </w:pPr>
            <w:ins w:id="666" w:author="Stefanie Lane" w:date="2022-05-11T11:20:00Z">
              <w:r w:rsidRPr="0089145E">
                <w:rPr>
                  <w:rFonts w:ascii="Calibri" w:eastAsia="Times New Roman" w:hAnsi="Calibri" w:cs="Calibri"/>
                  <w:color w:val="000000"/>
                  <w:rPrChange w:id="667" w:author="Stefanie Lane" w:date="2022-05-11T11:20:00Z">
                    <w:rPr/>
                  </w:rPrChange>
                </w:rPr>
                <w:t>29</w:t>
              </w:r>
            </w:ins>
          </w:p>
        </w:tc>
        <w:tc>
          <w:tcPr>
            <w:tcW w:w="960" w:type="dxa"/>
            <w:tcBorders>
              <w:top w:val="single" w:sz="4" w:space="0" w:color="auto"/>
              <w:left w:val="nil"/>
              <w:bottom w:val="single" w:sz="4" w:space="0" w:color="auto"/>
              <w:right w:val="nil"/>
            </w:tcBorders>
            <w:shd w:val="clear" w:color="auto" w:fill="auto"/>
            <w:noWrap/>
            <w:vAlign w:val="bottom"/>
            <w:hideMark/>
            <w:tcPrChange w:id="668"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0F47C060" w14:textId="77777777" w:rsidR="0089145E" w:rsidRPr="0089145E" w:rsidRDefault="0089145E">
            <w:pPr>
              <w:spacing w:after="0" w:line="240" w:lineRule="auto"/>
              <w:jc w:val="center"/>
              <w:rPr>
                <w:ins w:id="669" w:author="Stefanie Lane" w:date="2022-05-11T11:20:00Z"/>
                <w:rFonts w:ascii="Calibri" w:eastAsia="Times New Roman" w:hAnsi="Calibri" w:cs="Calibri"/>
                <w:color w:val="000000"/>
                <w:rPrChange w:id="670" w:author="Stefanie Lane" w:date="2022-05-11T11:20:00Z">
                  <w:rPr>
                    <w:ins w:id="671" w:author="Stefanie Lane" w:date="2022-05-11T11:20:00Z"/>
                  </w:rPr>
                </w:rPrChange>
              </w:rPr>
              <w:pPrChange w:id="672" w:author="Stefanie Lane" w:date="2022-05-11T11:20:00Z">
                <w:pPr>
                  <w:jc w:val="center"/>
                </w:pPr>
              </w:pPrChange>
            </w:pPr>
            <w:ins w:id="673" w:author="Stefanie Lane" w:date="2022-05-11T11:20:00Z">
              <w:r w:rsidRPr="0089145E">
                <w:rPr>
                  <w:rFonts w:ascii="Calibri" w:eastAsia="Times New Roman" w:hAnsi="Calibri" w:cs="Calibri"/>
                  <w:color w:val="000000"/>
                  <w:rPrChange w:id="674" w:author="Stefanie Lane" w:date="2022-05-11T11:20:00Z">
                    <w:rPr/>
                  </w:rPrChange>
                </w:rPr>
                <w:t>47</w:t>
              </w:r>
            </w:ins>
          </w:p>
        </w:tc>
        <w:tc>
          <w:tcPr>
            <w:tcW w:w="300" w:type="dxa"/>
            <w:tcBorders>
              <w:top w:val="nil"/>
              <w:left w:val="nil"/>
              <w:bottom w:val="nil"/>
              <w:right w:val="nil"/>
            </w:tcBorders>
            <w:shd w:val="clear" w:color="auto" w:fill="auto"/>
            <w:noWrap/>
            <w:vAlign w:val="bottom"/>
            <w:hideMark/>
            <w:tcPrChange w:id="675" w:author="Stefanie Lane" w:date="2022-05-11T11:20:00Z">
              <w:tcPr>
                <w:tcW w:w="300" w:type="dxa"/>
                <w:tcBorders>
                  <w:top w:val="nil"/>
                  <w:left w:val="nil"/>
                  <w:bottom w:val="nil"/>
                  <w:right w:val="nil"/>
                </w:tcBorders>
                <w:shd w:val="clear" w:color="auto" w:fill="auto"/>
                <w:noWrap/>
                <w:vAlign w:val="bottom"/>
                <w:hideMark/>
              </w:tcPr>
            </w:tcPrChange>
          </w:tcPr>
          <w:p w14:paraId="4EABD9CC" w14:textId="77777777" w:rsidR="0089145E" w:rsidRPr="0089145E" w:rsidRDefault="0089145E">
            <w:pPr>
              <w:spacing w:after="0" w:line="240" w:lineRule="auto"/>
              <w:jc w:val="center"/>
              <w:rPr>
                <w:ins w:id="676" w:author="Stefanie Lane" w:date="2022-05-11T11:20:00Z"/>
                <w:rFonts w:ascii="Calibri" w:eastAsia="Times New Roman" w:hAnsi="Calibri" w:cs="Calibri"/>
                <w:color w:val="000000"/>
                <w:rPrChange w:id="677" w:author="Stefanie Lane" w:date="2022-05-11T11:20:00Z">
                  <w:rPr>
                    <w:ins w:id="678" w:author="Stefanie Lane" w:date="2022-05-11T11:20:00Z"/>
                  </w:rPr>
                </w:rPrChange>
              </w:rPr>
              <w:pPrChange w:id="679"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680"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31CF466B" w14:textId="77777777" w:rsidR="0089145E" w:rsidRPr="0089145E" w:rsidRDefault="0089145E">
            <w:pPr>
              <w:spacing w:after="0" w:line="240" w:lineRule="auto"/>
              <w:jc w:val="center"/>
              <w:rPr>
                <w:ins w:id="681" w:author="Stefanie Lane" w:date="2022-05-11T11:20:00Z"/>
                <w:rFonts w:ascii="Calibri" w:eastAsia="Times New Roman" w:hAnsi="Calibri" w:cs="Calibri"/>
                <w:color w:val="000000"/>
                <w:rPrChange w:id="682" w:author="Stefanie Lane" w:date="2022-05-11T11:20:00Z">
                  <w:rPr>
                    <w:ins w:id="683" w:author="Stefanie Lane" w:date="2022-05-11T11:20:00Z"/>
                  </w:rPr>
                </w:rPrChange>
              </w:rPr>
              <w:pPrChange w:id="684" w:author="Stefanie Lane" w:date="2022-05-11T11:20:00Z">
                <w:pPr>
                  <w:jc w:val="center"/>
                </w:pPr>
              </w:pPrChange>
            </w:pPr>
            <w:ins w:id="685" w:author="Stefanie Lane" w:date="2022-05-11T11:20:00Z">
              <w:r w:rsidRPr="0089145E">
                <w:rPr>
                  <w:rFonts w:ascii="Calibri" w:eastAsia="Times New Roman" w:hAnsi="Calibri" w:cs="Calibri"/>
                  <w:color w:val="000000"/>
                  <w:rPrChange w:id="686" w:author="Stefanie Lane" w:date="2022-05-11T11:20:00Z">
                    <w:rPr/>
                  </w:rPrChange>
                </w:rPr>
                <w:t>12.83</w:t>
              </w:r>
            </w:ins>
          </w:p>
        </w:tc>
        <w:tc>
          <w:tcPr>
            <w:tcW w:w="920" w:type="dxa"/>
            <w:tcBorders>
              <w:top w:val="single" w:sz="4" w:space="0" w:color="auto"/>
              <w:left w:val="nil"/>
              <w:bottom w:val="single" w:sz="4" w:space="0" w:color="auto"/>
              <w:right w:val="nil"/>
            </w:tcBorders>
            <w:shd w:val="clear" w:color="auto" w:fill="auto"/>
            <w:noWrap/>
            <w:vAlign w:val="bottom"/>
            <w:hideMark/>
            <w:tcPrChange w:id="687"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77CD5281" w14:textId="77777777" w:rsidR="0089145E" w:rsidRPr="0089145E" w:rsidRDefault="0089145E">
            <w:pPr>
              <w:spacing w:after="0" w:line="240" w:lineRule="auto"/>
              <w:jc w:val="center"/>
              <w:rPr>
                <w:ins w:id="688" w:author="Stefanie Lane" w:date="2022-05-11T11:20:00Z"/>
                <w:rFonts w:ascii="Calibri" w:eastAsia="Times New Roman" w:hAnsi="Calibri" w:cs="Calibri"/>
                <w:color w:val="000000"/>
                <w:rPrChange w:id="689" w:author="Stefanie Lane" w:date="2022-05-11T11:20:00Z">
                  <w:rPr>
                    <w:ins w:id="690" w:author="Stefanie Lane" w:date="2022-05-11T11:20:00Z"/>
                  </w:rPr>
                </w:rPrChange>
              </w:rPr>
              <w:pPrChange w:id="691" w:author="Stefanie Lane" w:date="2022-05-11T11:20:00Z">
                <w:pPr>
                  <w:jc w:val="center"/>
                </w:pPr>
              </w:pPrChange>
            </w:pPr>
            <w:ins w:id="692" w:author="Stefanie Lane" w:date="2022-05-11T11:20:00Z">
              <w:r w:rsidRPr="0089145E">
                <w:rPr>
                  <w:rFonts w:ascii="Calibri" w:eastAsia="Times New Roman" w:hAnsi="Calibri" w:cs="Calibri"/>
                  <w:color w:val="000000"/>
                  <w:rPrChange w:id="693" w:author="Stefanie Lane" w:date="2022-05-11T11:20:00Z">
                    <w:rPr/>
                  </w:rPrChange>
                </w:rPr>
                <w:t>3.87</w:t>
              </w:r>
            </w:ins>
          </w:p>
        </w:tc>
        <w:tc>
          <w:tcPr>
            <w:tcW w:w="900" w:type="dxa"/>
            <w:tcBorders>
              <w:top w:val="single" w:sz="4" w:space="0" w:color="auto"/>
              <w:left w:val="nil"/>
              <w:bottom w:val="single" w:sz="4" w:space="0" w:color="auto"/>
              <w:right w:val="nil"/>
            </w:tcBorders>
            <w:shd w:val="clear" w:color="auto" w:fill="auto"/>
            <w:noWrap/>
            <w:vAlign w:val="bottom"/>
            <w:hideMark/>
            <w:tcPrChange w:id="694"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1AE324B0" w14:textId="77777777" w:rsidR="0089145E" w:rsidRPr="0089145E" w:rsidRDefault="0089145E">
            <w:pPr>
              <w:spacing w:after="0" w:line="240" w:lineRule="auto"/>
              <w:jc w:val="center"/>
              <w:rPr>
                <w:ins w:id="695" w:author="Stefanie Lane" w:date="2022-05-11T11:20:00Z"/>
                <w:rFonts w:ascii="Calibri" w:eastAsia="Times New Roman" w:hAnsi="Calibri" w:cs="Calibri"/>
                <w:color w:val="000000"/>
                <w:rPrChange w:id="696" w:author="Stefanie Lane" w:date="2022-05-11T11:20:00Z">
                  <w:rPr>
                    <w:ins w:id="697" w:author="Stefanie Lane" w:date="2022-05-11T11:20:00Z"/>
                  </w:rPr>
                </w:rPrChange>
              </w:rPr>
              <w:pPrChange w:id="698" w:author="Stefanie Lane" w:date="2022-05-11T11:20:00Z">
                <w:pPr>
                  <w:jc w:val="center"/>
                </w:pPr>
              </w:pPrChange>
            </w:pPr>
            <w:ins w:id="699" w:author="Stefanie Lane" w:date="2022-05-11T11:20:00Z">
              <w:r w:rsidRPr="0089145E">
                <w:rPr>
                  <w:rFonts w:ascii="Calibri" w:eastAsia="Times New Roman" w:hAnsi="Calibri" w:cs="Calibri"/>
                  <w:color w:val="000000"/>
                  <w:rPrChange w:id="700" w:author="Stefanie Lane" w:date="2022-05-11T11:20:00Z">
                    <w:rPr/>
                  </w:rPrChange>
                </w:rPr>
                <w:t>3.66</w:t>
              </w:r>
            </w:ins>
          </w:p>
        </w:tc>
      </w:tr>
      <w:tr w:rsidR="0089145E" w:rsidRPr="0089145E" w14:paraId="0F768E23" w14:textId="77777777" w:rsidTr="0089145E">
        <w:trPr>
          <w:trHeight w:val="290"/>
          <w:jc w:val="center"/>
          <w:ins w:id="701" w:author="Stefanie Lane" w:date="2022-05-11T11:20:00Z"/>
          <w:trPrChange w:id="702"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703" w:author="Stefanie Lane" w:date="2022-05-11T11:20:00Z">
              <w:tcPr>
                <w:tcW w:w="1180" w:type="dxa"/>
                <w:tcBorders>
                  <w:top w:val="nil"/>
                  <w:left w:val="nil"/>
                  <w:bottom w:val="nil"/>
                  <w:right w:val="nil"/>
                </w:tcBorders>
                <w:shd w:val="clear" w:color="auto" w:fill="auto"/>
                <w:noWrap/>
                <w:vAlign w:val="bottom"/>
                <w:hideMark/>
              </w:tcPr>
            </w:tcPrChange>
          </w:tcPr>
          <w:p w14:paraId="716D43C3" w14:textId="77777777" w:rsidR="0089145E" w:rsidRPr="0089145E" w:rsidRDefault="0089145E">
            <w:pPr>
              <w:spacing w:after="0" w:line="240" w:lineRule="auto"/>
              <w:jc w:val="right"/>
              <w:rPr>
                <w:ins w:id="704" w:author="Stefanie Lane" w:date="2022-05-11T11:20:00Z"/>
                <w:rFonts w:ascii="Calibri" w:eastAsia="Times New Roman" w:hAnsi="Calibri" w:cs="Calibri"/>
                <w:color w:val="000000"/>
                <w:rPrChange w:id="705" w:author="Stefanie Lane" w:date="2022-05-11T11:20:00Z">
                  <w:rPr>
                    <w:ins w:id="706" w:author="Stefanie Lane" w:date="2022-05-11T11:20:00Z"/>
                  </w:rPr>
                </w:rPrChange>
              </w:rPr>
              <w:pPrChange w:id="707" w:author="Stefanie Lane" w:date="2022-05-11T11:20:00Z">
                <w:pPr>
                  <w:jc w:val="right"/>
                </w:pPr>
              </w:pPrChange>
            </w:pPr>
            <w:ins w:id="708" w:author="Stefanie Lane" w:date="2022-05-11T11:20:00Z">
              <w:r w:rsidRPr="0089145E">
                <w:rPr>
                  <w:rFonts w:ascii="Calibri" w:eastAsia="Times New Roman" w:hAnsi="Calibri" w:cs="Calibri"/>
                  <w:color w:val="000000"/>
                  <w:rPrChange w:id="709"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710"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07CD71ED" w14:textId="77777777" w:rsidR="0089145E" w:rsidRPr="0089145E" w:rsidRDefault="0089145E">
            <w:pPr>
              <w:spacing w:after="0" w:line="240" w:lineRule="auto"/>
              <w:jc w:val="center"/>
              <w:rPr>
                <w:ins w:id="711" w:author="Stefanie Lane" w:date="2022-05-11T11:20:00Z"/>
                <w:rFonts w:ascii="Calibri" w:eastAsia="Times New Roman" w:hAnsi="Calibri" w:cs="Calibri"/>
                <w:color w:val="000000"/>
                <w:rPrChange w:id="712" w:author="Stefanie Lane" w:date="2022-05-11T11:20:00Z">
                  <w:rPr>
                    <w:ins w:id="713" w:author="Stefanie Lane" w:date="2022-05-11T11:20:00Z"/>
                  </w:rPr>
                </w:rPrChange>
              </w:rPr>
              <w:pPrChange w:id="714" w:author="Stefanie Lane" w:date="2022-05-11T11:20:00Z">
                <w:pPr>
                  <w:jc w:val="center"/>
                </w:pPr>
              </w:pPrChange>
            </w:pPr>
            <w:ins w:id="715" w:author="Stefanie Lane" w:date="2022-05-11T11:20:00Z">
              <w:r w:rsidRPr="0089145E">
                <w:rPr>
                  <w:rFonts w:ascii="Calibri" w:eastAsia="Times New Roman" w:hAnsi="Calibri" w:cs="Calibri"/>
                  <w:color w:val="000000"/>
                  <w:rPrChange w:id="716" w:author="Stefanie Lane" w:date="2022-05-11T11:20:00Z">
                    <w:rPr/>
                  </w:rPrChange>
                </w:rPr>
                <w:t>33</w:t>
              </w:r>
            </w:ins>
          </w:p>
        </w:tc>
        <w:tc>
          <w:tcPr>
            <w:tcW w:w="960" w:type="dxa"/>
            <w:tcBorders>
              <w:top w:val="nil"/>
              <w:left w:val="nil"/>
              <w:bottom w:val="nil"/>
              <w:right w:val="nil"/>
            </w:tcBorders>
            <w:shd w:val="clear" w:color="auto" w:fill="auto"/>
            <w:noWrap/>
            <w:vAlign w:val="bottom"/>
            <w:hideMark/>
            <w:tcPrChange w:id="717" w:author="Stefanie Lane" w:date="2022-05-11T11:20:00Z">
              <w:tcPr>
                <w:tcW w:w="960" w:type="dxa"/>
                <w:tcBorders>
                  <w:top w:val="nil"/>
                  <w:left w:val="nil"/>
                  <w:bottom w:val="nil"/>
                  <w:right w:val="nil"/>
                </w:tcBorders>
                <w:shd w:val="clear" w:color="auto" w:fill="auto"/>
                <w:noWrap/>
                <w:vAlign w:val="bottom"/>
                <w:hideMark/>
              </w:tcPr>
            </w:tcPrChange>
          </w:tcPr>
          <w:p w14:paraId="6F983BBB" w14:textId="77777777" w:rsidR="0089145E" w:rsidRPr="0089145E" w:rsidRDefault="0089145E">
            <w:pPr>
              <w:spacing w:after="0" w:line="240" w:lineRule="auto"/>
              <w:jc w:val="center"/>
              <w:rPr>
                <w:ins w:id="718" w:author="Stefanie Lane" w:date="2022-05-11T11:20:00Z"/>
                <w:rFonts w:ascii="Calibri" w:eastAsia="Times New Roman" w:hAnsi="Calibri" w:cs="Calibri"/>
                <w:color w:val="000000"/>
                <w:rPrChange w:id="719" w:author="Stefanie Lane" w:date="2022-05-11T11:20:00Z">
                  <w:rPr>
                    <w:ins w:id="720" w:author="Stefanie Lane" w:date="2022-05-11T11:20:00Z"/>
                  </w:rPr>
                </w:rPrChange>
              </w:rPr>
              <w:pPrChange w:id="721" w:author="Stefanie Lane" w:date="2022-05-11T11:20:00Z">
                <w:pPr>
                  <w:jc w:val="center"/>
                </w:pPr>
              </w:pPrChange>
            </w:pPr>
            <w:ins w:id="722" w:author="Stefanie Lane" w:date="2022-05-11T11:20:00Z">
              <w:r w:rsidRPr="0089145E">
                <w:rPr>
                  <w:rFonts w:ascii="Calibri" w:eastAsia="Times New Roman" w:hAnsi="Calibri" w:cs="Calibri"/>
                  <w:color w:val="000000"/>
                  <w:rPrChange w:id="723" w:author="Stefanie Lane" w:date="2022-05-11T11:20:00Z">
                    <w:rPr/>
                  </w:rPrChange>
                </w:rPr>
                <w:t>41</w:t>
              </w:r>
            </w:ins>
          </w:p>
        </w:tc>
        <w:tc>
          <w:tcPr>
            <w:tcW w:w="300" w:type="dxa"/>
            <w:tcBorders>
              <w:top w:val="nil"/>
              <w:left w:val="nil"/>
              <w:bottom w:val="nil"/>
              <w:right w:val="nil"/>
            </w:tcBorders>
            <w:shd w:val="clear" w:color="auto" w:fill="auto"/>
            <w:noWrap/>
            <w:vAlign w:val="bottom"/>
            <w:hideMark/>
            <w:tcPrChange w:id="724" w:author="Stefanie Lane" w:date="2022-05-11T11:20:00Z">
              <w:tcPr>
                <w:tcW w:w="300" w:type="dxa"/>
                <w:tcBorders>
                  <w:top w:val="nil"/>
                  <w:left w:val="nil"/>
                  <w:bottom w:val="nil"/>
                  <w:right w:val="nil"/>
                </w:tcBorders>
                <w:shd w:val="clear" w:color="auto" w:fill="auto"/>
                <w:noWrap/>
                <w:vAlign w:val="bottom"/>
                <w:hideMark/>
              </w:tcPr>
            </w:tcPrChange>
          </w:tcPr>
          <w:p w14:paraId="3E385C56" w14:textId="77777777" w:rsidR="0089145E" w:rsidRPr="0089145E" w:rsidRDefault="0089145E">
            <w:pPr>
              <w:spacing w:after="0" w:line="240" w:lineRule="auto"/>
              <w:jc w:val="center"/>
              <w:rPr>
                <w:ins w:id="725" w:author="Stefanie Lane" w:date="2022-05-11T11:20:00Z"/>
                <w:rFonts w:ascii="Calibri" w:eastAsia="Times New Roman" w:hAnsi="Calibri" w:cs="Calibri"/>
                <w:color w:val="000000"/>
                <w:rPrChange w:id="726" w:author="Stefanie Lane" w:date="2022-05-11T11:20:00Z">
                  <w:rPr>
                    <w:ins w:id="727" w:author="Stefanie Lane" w:date="2022-05-11T11:20:00Z"/>
                  </w:rPr>
                </w:rPrChange>
              </w:rPr>
              <w:pPrChange w:id="728"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729"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133B1C32" w14:textId="77777777" w:rsidR="0089145E" w:rsidRPr="0089145E" w:rsidRDefault="0089145E">
            <w:pPr>
              <w:spacing w:after="0" w:line="240" w:lineRule="auto"/>
              <w:jc w:val="center"/>
              <w:rPr>
                <w:ins w:id="730" w:author="Stefanie Lane" w:date="2022-05-11T11:20:00Z"/>
                <w:rFonts w:ascii="Calibri" w:eastAsia="Times New Roman" w:hAnsi="Calibri" w:cs="Calibri"/>
                <w:color w:val="000000"/>
                <w:rPrChange w:id="731" w:author="Stefanie Lane" w:date="2022-05-11T11:20:00Z">
                  <w:rPr>
                    <w:ins w:id="732" w:author="Stefanie Lane" w:date="2022-05-11T11:20:00Z"/>
                  </w:rPr>
                </w:rPrChange>
              </w:rPr>
              <w:pPrChange w:id="733" w:author="Stefanie Lane" w:date="2022-05-11T11:20:00Z">
                <w:pPr>
                  <w:jc w:val="center"/>
                </w:pPr>
              </w:pPrChange>
            </w:pPr>
            <w:ins w:id="734" w:author="Stefanie Lane" w:date="2022-05-11T11:20:00Z">
              <w:r w:rsidRPr="0089145E">
                <w:rPr>
                  <w:rFonts w:ascii="Calibri" w:eastAsia="Times New Roman" w:hAnsi="Calibri" w:cs="Calibri"/>
                  <w:color w:val="000000"/>
                  <w:rPrChange w:id="735" w:author="Stefanie Lane" w:date="2022-05-11T11:20:00Z">
                    <w:rPr/>
                  </w:rPrChange>
                </w:rPr>
                <w:t>9.69</w:t>
              </w:r>
            </w:ins>
          </w:p>
        </w:tc>
        <w:tc>
          <w:tcPr>
            <w:tcW w:w="920" w:type="dxa"/>
            <w:tcBorders>
              <w:top w:val="nil"/>
              <w:left w:val="nil"/>
              <w:bottom w:val="single" w:sz="4" w:space="0" w:color="auto"/>
              <w:right w:val="nil"/>
            </w:tcBorders>
            <w:shd w:val="clear" w:color="auto" w:fill="auto"/>
            <w:noWrap/>
            <w:vAlign w:val="bottom"/>
            <w:hideMark/>
            <w:tcPrChange w:id="736"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5DB5728B" w14:textId="77777777" w:rsidR="0089145E" w:rsidRPr="0089145E" w:rsidRDefault="0089145E">
            <w:pPr>
              <w:spacing w:after="0" w:line="240" w:lineRule="auto"/>
              <w:jc w:val="center"/>
              <w:rPr>
                <w:ins w:id="737" w:author="Stefanie Lane" w:date="2022-05-11T11:20:00Z"/>
                <w:rFonts w:ascii="Calibri" w:eastAsia="Times New Roman" w:hAnsi="Calibri" w:cs="Calibri"/>
                <w:color w:val="000000"/>
                <w:rPrChange w:id="738" w:author="Stefanie Lane" w:date="2022-05-11T11:20:00Z">
                  <w:rPr>
                    <w:ins w:id="739" w:author="Stefanie Lane" w:date="2022-05-11T11:20:00Z"/>
                  </w:rPr>
                </w:rPrChange>
              </w:rPr>
              <w:pPrChange w:id="740" w:author="Stefanie Lane" w:date="2022-05-11T11:20:00Z">
                <w:pPr>
                  <w:jc w:val="center"/>
                </w:pPr>
              </w:pPrChange>
            </w:pPr>
            <w:ins w:id="741" w:author="Stefanie Lane" w:date="2022-05-11T11:20:00Z">
              <w:r w:rsidRPr="0089145E">
                <w:rPr>
                  <w:rFonts w:ascii="Calibri" w:eastAsia="Times New Roman" w:hAnsi="Calibri" w:cs="Calibri"/>
                  <w:color w:val="000000"/>
                  <w:rPrChange w:id="742" w:author="Stefanie Lane" w:date="2022-05-11T11:20:00Z">
                    <w:rPr/>
                  </w:rPrChange>
                </w:rPr>
                <w:t>3.96</w:t>
              </w:r>
            </w:ins>
          </w:p>
        </w:tc>
        <w:tc>
          <w:tcPr>
            <w:tcW w:w="900" w:type="dxa"/>
            <w:tcBorders>
              <w:top w:val="nil"/>
              <w:left w:val="nil"/>
              <w:bottom w:val="single" w:sz="4" w:space="0" w:color="auto"/>
              <w:right w:val="nil"/>
            </w:tcBorders>
            <w:shd w:val="clear" w:color="auto" w:fill="auto"/>
            <w:noWrap/>
            <w:vAlign w:val="bottom"/>
            <w:hideMark/>
            <w:tcPrChange w:id="743"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14F82A2C" w14:textId="77777777" w:rsidR="0089145E" w:rsidRPr="0089145E" w:rsidRDefault="0089145E">
            <w:pPr>
              <w:spacing w:after="0" w:line="240" w:lineRule="auto"/>
              <w:jc w:val="center"/>
              <w:rPr>
                <w:ins w:id="744" w:author="Stefanie Lane" w:date="2022-05-11T11:20:00Z"/>
                <w:rFonts w:ascii="Calibri" w:eastAsia="Times New Roman" w:hAnsi="Calibri" w:cs="Calibri"/>
                <w:color w:val="000000"/>
                <w:rPrChange w:id="745" w:author="Stefanie Lane" w:date="2022-05-11T11:20:00Z">
                  <w:rPr>
                    <w:ins w:id="746" w:author="Stefanie Lane" w:date="2022-05-11T11:20:00Z"/>
                  </w:rPr>
                </w:rPrChange>
              </w:rPr>
              <w:pPrChange w:id="747" w:author="Stefanie Lane" w:date="2022-05-11T11:20:00Z">
                <w:pPr>
                  <w:jc w:val="center"/>
                </w:pPr>
              </w:pPrChange>
            </w:pPr>
            <w:ins w:id="748" w:author="Stefanie Lane" w:date="2022-05-11T11:20:00Z">
              <w:r w:rsidRPr="0089145E">
                <w:rPr>
                  <w:rFonts w:ascii="Calibri" w:eastAsia="Times New Roman" w:hAnsi="Calibri" w:cs="Calibri"/>
                  <w:color w:val="000000"/>
                  <w:rPrChange w:id="749" w:author="Stefanie Lane" w:date="2022-05-11T11:20:00Z">
                    <w:rPr/>
                  </w:rPrChange>
                </w:rPr>
                <w:t>4.23</w:t>
              </w:r>
            </w:ins>
          </w:p>
        </w:tc>
      </w:tr>
      <w:tr w:rsidR="0089145E" w:rsidRPr="0089145E" w14:paraId="023F5FD2" w14:textId="77777777" w:rsidTr="0089145E">
        <w:trPr>
          <w:trHeight w:val="290"/>
          <w:jc w:val="center"/>
          <w:ins w:id="750" w:author="Stefanie Lane" w:date="2022-05-11T11:20:00Z"/>
          <w:trPrChange w:id="751"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752"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2379860" w14:textId="77777777" w:rsidR="0089145E" w:rsidRPr="0089145E" w:rsidRDefault="0089145E">
            <w:pPr>
              <w:spacing w:after="0" w:line="240" w:lineRule="auto"/>
              <w:jc w:val="right"/>
              <w:rPr>
                <w:ins w:id="753" w:author="Stefanie Lane" w:date="2022-05-11T11:20:00Z"/>
                <w:rFonts w:ascii="Calibri" w:eastAsia="Times New Roman" w:hAnsi="Calibri" w:cs="Calibri"/>
                <w:color w:val="000000"/>
                <w:rPrChange w:id="754" w:author="Stefanie Lane" w:date="2022-05-11T11:20:00Z">
                  <w:rPr>
                    <w:ins w:id="755" w:author="Stefanie Lane" w:date="2022-05-11T11:20:00Z"/>
                  </w:rPr>
                </w:rPrChange>
              </w:rPr>
              <w:pPrChange w:id="756" w:author="Stefanie Lane" w:date="2022-05-11T11:20:00Z">
                <w:pPr>
                  <w:jc w:val="right"/>
                </w:pPr>
              </w:pPrChange>
            </w:pPr>
            <w:ins w:id="757" w:author="Stefanie Lane" w:date="2022-05-11T11:20:00Z">
              <w:r w:rsidRPr="0089145E">
                <w:rPr>
                  <w:rFonts w:ascii="Calibri" w:eastAsia="Times New Roman" w:hAnsi="Calibri" w:cs="Calibri"/>
                  <w:color w:val="000000"/>
                  <w:rPrChange w:id="758"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759"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39DD758A" w14:textId="77777777" w:rsidR="0089145E" w:rsidRPr="0089145E" w:rsidRDefault="0089145E">
            <w:pPr>
              <w:spacing w:after="0" w:line="240" w:lineRule="auto"/>
              <w:jc w:val="center"/>
              <w:rPr>
                <w:ins w:id="760" w:author="Stefanie Lane" w:date="2022-05-11T11:20:00Z"/>
                <w:rFonts w:ascii="Calibri" w:eastAsia="Times New Roman" w:hAnsi="Calibri" w:cs="Calibri"/>
                <w:color w:val="000000"/>
                <w:rPrChange w:id="761" w:author="Stefanie Lane" w:date="2022-05-11T11:20:00Z">
                  <w:rPr>
                    <w:ins w:id="762" w:author="Stefanie Lane" w:date="2022-05-11T11:20:00Z"/>
                  </w:rPr>
                </w:rPrChange>
              </w:rPr>
              <w:pPrChange w:id="763" w:author="Stefanie Lane" w:date="2022-05-11T11:20:00Z">
                <w:pPr>
                  <w:jc w:val="center"/>
                </w:pPr>
              </w:pPrChange>
            </w:pPr>
            <w:ins w:id="764" w:author="Stefanie Lane" w:date="2022-05-11T11:20:00Z">
              <w:r w:rsidRPr="0089145E">
                <w:rPr>
                  <w:rFonts w:ascii="Calibri" w:eastAsia="Times New Roman" w:hAnsi="Calibri" w:cs="Calibri"/>
                  <w:color w:val="000000"/>
                  <w:rPrChange w:id="765" w:author="Stefanie Lane" w:date="2022-05-11T11:20: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766"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7FF300BA" w14:textId="77777777" w:rsidR="0089145E" w:rsidRPr="0089145E" w:rsidRDefault="0089145E">
            <w:pPr>
              <w:spacing w:after="0" w:line="240" w:lineRule="auto"/>
              <w:jc w:val="center"/>
              <w:rPr>
                <w:ins w:id="767" w:author="Stefanie Lane" w:date="2022-05-11T11:20:00Z"/>
                <w:rFonts w:ascii="Calibri" w:eastAsia="Times New Roman" w:hAnsi="Calibri" w:cs="Calibri"/>
                <w:color w:val="000000"/>
                <w:rPrChange w:id="768" w:author="Stefanie Lane" w:date="2022-05-11T11:20:00Z">
                  <w:rPr>
                    <w:ins w:id="769" w:author="Stefanie Lane" w:date="2022-05-11T11:20:00Z"/>
                  </w:rPr>
                </w:rPrChange>
              </w:rPr>
              <w:pPrChange w:id="770" w:author="Stefanie Lane" w:date="2022-05-11T11:20:00Z">
                <w:pPr>
                  <w:jc w:val="center"/>
                </w:pPr>
              </w:pPrChange>
            </w:pPr>
            <w:ins w:id="771" w:author="Stefanie Lane" w:date="2022-05-11T11:20:00Z">
              <w:r w:rsidRPr="0089145E">
                <w:rPr>
                  <w:rFonts w:ascii="Calibri" w:eastAsia="Times New Roman" w:hAnsi="Calibri" w:cs="Calibri"/>
                  <w:color w:val="000000"/>
                  <w:rPrChange w:id="772" w:author="Stefanie Lane" w:date="2022-05-11T11:20:00Z">
                    <w:rPr/>
                  </w:rPrChange>
                </w:rPr>
                <w:t>27</w:t>
              </w:r>
            </w:ins>
          </w:p>
        </w:tc>
        <w:tc>
          <w:tcPr>
            <w:tcW w:w="300" w:type="dxa"/>
            <w:tcBorders>
              <w:top w:val="nil"/>
              <w:left w:val="nil"/>
              <w:bottom w:val="nil"/>
              <w:right w:val="nil"/>
            </w:tcBorders>
            <w:shd w:val="clear" w:color="auto" w:fill="auto"/>
            <w:noWrap/>
            <w:vAlign w:val="bottom"/>
            <w:hideMark/>
            <w:tcPrChange w:id="773" w:author="Stefanie Lane" w:date="2022-05-11T11:20:00Z">
              <w:tcPr>
                <w:tcW w:w="300" w:type="dxa"/>
                <w:tcBorders>
                  <w:top w:val="nil"/>
                  <w:left w:val="nil"/>
                  <w:bottom w:val="nil"/>
                  <w:right w:val="nil"/>
                </w:tcBorders>
                <w:shd w:val="clear" w:color="auto" w:fill="auto"/>
                <w:noWrap/>
                <w:vAlign w:val="bottom"/>
                <w:hideMark/>
              </w:tcPr>
            </w:tcPrChange>
          </w:tcPr>
          <w:p w14:paraId="286FD85B" w14:textId="77777777" w:rsidR="0089145E" w:rsidRPr="0089145E" w:rsidRDefault="0089145E">
            <w:pPr>
              <w:spacing w:after="0" w:line="240" w:lineRule="auto"/>
              <w:jc w:val="center"/>
              <w:rPr>
                <w:ins w:id="774" w:author="Stefanie Lane" w:date="2022-05-11T11:20:00Z"/>
                <w:rFonts w:ascii="Calibri" w:eastAsia="Times New Roman" w:hAnsi="Calibri" w:cs="Calibri"/>
                <w:color w:val="000000"/>
                <w:rPrChange w:id="775" w:author="Stefanie Lane" w:date="2022-05-11T11:20:00Z">
                  <w:rPr>
                    <w:ins w:id="776" w:author="Stefanie Lane" w:date="2022-05-11T11:20:00Z"/>
                  </w:rPr>
                </w:rPrChange>
              </w:rPr>
              <w:pPrChange w:id="777"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778"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65CBED67" w14:textId="77777777" w:rsidR="0089145E" w:rsidRPr="0089145E" w:rsidRDefault="0089145E">
            <w:pPr>
              <w:spacing w:after="0" w:line="240" w:lineRule="auto"/>
              <w:jc w:val="center"/>
              <w:rPr>
                <w:ins w:id="779" w:author="Stefanie Lane" w:date="2022-05-11T11:20:00Z"/>
                <w:rFonts w:ascii="Calibri" w:eastAsia="Times New Roman" w:hAnsi="Calibri" w:cs="Calibri"/>
                <w:color w:val="000000"/>
                <w:rPrChange w:id="780" w:author="Stefanie Lane" w:date="2022-05-11T11:20:00Z">
                  <w:rPr>
                    <w:ins w:id="781" w:author="Stefanie Lane" w:date="2022-05-11T11:20:00Z"/>
                  </w:rPr>
                </w:rPrChange>
              </w:rPr>
              <w:pPrChange w:id="782" w:author="Stefanie Lane" w:date="2022-05-11T11:20:00Z">
                <w:pPr>
                  <w:jc w:val="center"/>
                </w:pPr>
              </w:pPrChange>
            </w:pPr>
            <w:ins w:id="783" w:author="Stefanie Lane" w:date="2022-05-11T11:20:00Z">
              <w:r w:rsidRPr="0089145E">
                <w:rPr>
                  <w:rFonts w:ascii="Calibri" w:eastAsia="Times New Roman" w:hAnsi="Calibri" w:cs="Calibri"/>
                  <w:color w:val="000000"/>
                  <w:rPrChange w:id="784" w:author="Stefanie Lane" w:date="2022-05-11T11:20:00Z">
                    <w:rPr/>
                  </w:rPrChange>
                </w:rPr>
                <w:t>5.83</w:t>
              </w:r>
            </w:ins>
          </w:p>
        </w:tc>
        <w:tc>
          <w:tcPr>
            <w:tcW w:w="920" w:type="dxa"/>
            <w:tcBorders>
              <w:top w:val="nil"/>
              <w:left w:val="nil"/>
              <w:bottom w:val="single" w:sz="4" w:space="0" w:color="auto"/>
              <w:right w:val="nil"/>
            </w:tcBorders>
            <w:shd w:val="clear" w:color="auto" w:fill="auto"/>
            <w:noWrap/>
            <w:vAlign w:val="bottom"/>
            <w:hideMark/>
            <w:tcPrChange w:id="785"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5B5F7A28" w14:textId="77777777" w:rsidR="0089145E" w:rsidRPr="0089145E" w:rsidRDefault="0089145E">
            <w:pPr>
              <w:spacing w:after="0" w:line="240" w:lineRule="auto"/>
              <w:jc w:val="center"/>
              <w:rPr>
                <w:ins w:id="786" w:author="Stefanie Lane" w:date="2022-05-11T11:20:00Z"/>
                <w:rFonts w:ascii="Calibri" w:eastAsia="Times New Roman" w:hAnsi="Calibri" w:cs="Calibri"/>
                <w:color w:val="000000"/>
                <w:rPrChange w:id="787" w:author="Stefanie Lane" w:date="2022-05-11T11:20:00Z">
                  <w:rPr>
                    <w:ins w:id="788" w:author="Stefanie Lane" w:date="2022-05-11T11:20:00Z"/>
                  </w:rPr>
                </w:rPrChange>
              </w:rPr>
              <w:pPrChange w:id="789" w:author="Stefanie Lane" w:date="2022-05-11T11:20:00Z">
                <w:pPr>
                  <w:jc w:val="center"/>
                </w:pPr>
              </w:pPrChange>
            </w:pPr>
            <w:ins w:id="790" w:author="Stefanie Lane" w:date="2022-05-11T11:20:00Z">
              <w:r w:rsidRPr="0089145E">
                <w:rPr>
                  <w:rFonts w:ascii="Calibri" w:eastAsia="Times New Roman" w:hAnsi="Calibri" w:cs="Calibri"/>
                  <w:color w:val="000000"/>
                  <w:rPrChange w:id="791" w:author="Stefanie Lane" w:date="2022-05-11T11:20:00Z">
                    <w:rPr/>
                  </w:rPrChange>
                </w:rPr>
                <w:t>2.79</w:t>
              </w:r>
            </w:ins>
          </w:p>
        </w:tc>
        <w:tc>
          <w:tcPr>
            <w:tcW w:w="900" w:type="dxa"/>
            <w:tcBorders>
              <w:top w:val="nil"/>
              <w:left w:val="nil"/>
              <w:bottom w:val="single" w:sz="4" w:space="0" w:color="auto"/>
              <w:right w:val="nil"/>
            </w:tcBorders>
            <w:shd w:val="clear" w:color="auto" w:fill="auto"/>
            <w:noWrap/>
            <w:vAlign w:val="bottom"/>
            <w:hideMark/>
            <w:tcPrChange w:id="792"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78DE4664" w14:textId="77777777" w:rsidR="0089145E" w:rsidRPr="0089145E" w:rsidRDefault="0089145E">
            <w:pPr>
              <w:spacing w:after="0" w:line="240" w:lineRule="auto"/>
              <w:jc w:val="center"/>
              <w:rPr>
                <w:ins w:id="793" w:author="Stefanie Lane" w:date="2022-05-11T11:20:00Z"/>
                <w:rFonts w:ascii="Calibri" w:eastAsia="Times New Roman" w:hAnsi="Calibri" w:cs="Calibri"/>
                <w:color w:val="000000"/>
                <w:rPrChange w:id="794" w:author="Stefanie Lane" w:date="2022-05-11T11:20:00Z">
                  <w:rPr>
                    <w:ins w:id="795" w:author="Stefanie Lane" w:date="2022-05-11T11:20:00Z"/>
                  </w:rPr>
                </w:rPrChange>
              </w:rPr>
              <w:pPrChange w:id="796" w:author="Stefanie Lane" w:date="2022-05-11T11:20:00Z">
                <w:pPr>
                  <w:jc w:val="center"/>
                </w:pPr>
              </w:pPrChange>
            </w:pPr>
            <w:ins w:id="797" w:author="Stefanie Lane" w:date="2022-05-11T11:20:00Z">
              <w:r w:rsidRPr="0089145E">
                <w:rPr>
                  <w:rFonts w:ascii="Calibri" w:eastAsia="Times New Roman" w:hAnsi="Calibri" w:cs="Calibri"/>
                  <w:color w:val="000000"/>
                  <w:rPrChange w:id="798" w:author="Stefanie Lane" w:date="2022-05-11T11:20:00Z">
                    <w:rPr/>
                  </w:rPrChange>
                </w:rPr>
                <w:t>4.63</w:t>
              </w:r>
            </w:ins>
          </w:p>
        </w:tc>
      </w:tr>
      <w:tr w:rsidR="0089145E" w:rsidRPr="0089145E" w14:paraId="11D56326" w14:textId="77777777" w:rsidTr="0089145E">
        <w:trPr>
          <w:trHeight w:val="290"/>
          <w:jc w:val="center"/>
          <w:ins w:id="799" w:author="Stefanie Lane" w:date="2022-05-11T11:20:00Z"/>
          <w:trPrChange w:id="800"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801" w:author="Stefanie Lane" w:date="2022-05-11T11:20:00Z">
              <w:tcPr>
                <w:tcW w:w="1180" w:type="dxa"/>
                <w:tcBorders>
                  <w:top w:val="nil"/>
                  <w:left w:val="nil"/>
                  <w:bottom w:val="nil"/>
                  <w:right w:val="nil"/>
                </w:tcBorders>
                <w:shd w:val="clear" w:color="auto" w:fill="auto"/>
                <w:noWrap/>
                <w:vAlign w:val="bottom"/>
                <w:hideMark/>
              </w:tcPr>
            </w:tcPrChange>
          </w:tcPr>
          <w:p w14:paraId="544BA792" w14:textId="77777777" w:rsidR="0089145E" w:rsidRPr="0089145E" w:rsidRDefault="0089145E">
            <w:pPr>
              <w:spacing w:after="0" w:line="240" w:lineRule="auto"/>
              <w:jc w:val="center"/>
              <w:rPr>
                <w:ins w:id="802" w:author="Stefanie Lane" w:date="2022-05-11T11:20:00Z"/>
                <w:rFonts w:ascii="Calibri" w:eastAsia="Times New Roman" w:hAnsi="Calibri" w:cs="Calibri"/>
                <w:color w:val="000000"/>
                <w:rPrChange w:id="803" w:author="Stefanie Lane" w:date="2022-05-11T11:20:00Z">
                  <w:rPr>
                    <w:ins w:id="804" w:author="Stefanie Lane" w:date="2022-05-11T11:20:00Z"/>
                  </w:rPr>
                </w:rPrChange>
              </w:rPr>
              <w:pPrChange w:id="805"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806" w:author="Stefanie Lane" w:date="2022-05-11T11:20:00Z">
              <w:tcPr>
                <w:tcW w:w="960" w:type="dxa"/>
                <w:tcBorders>
                  <w:top w:val="nil"/>
                  <w:left w:val="nil"/>
                  <w:bottom w:val="nil"/>
                  <w:right w:val="nil"/>
                </w:tcBorders>
                <w:shd w:val="clear" w:color="auto" w:fill="auto"/>
                <w:noWrap/>
                <w:vAlign w:val="bottom"/>
                <w:hideMark/>
              </w:tcPr>
            </w:tcPrChange>
          </w:tcPr>
          <w:p w14:paraId="7568734A" w14:textId="77777777" w:rsidR="0089145E" w:rsidRPr="0089145E" w:rsidRDefault="0089145E">
            <w:pPr>
              <w:spacing w:after="0" w:line="240" w:lineRule="auto"/>
              <w:rPr>
                <w:ins w:id="807" w:author="Stefanie Lane" w:date="2022-05-11T11:20:00Z"/>
                <w:rFonts w:ascii="Times New Roman" w:eastAsia="Times New Roman" w:hAnsi="Times New Roman" w:cs="Times New Roman"/>
                <w:sz w:val="20"/>
                <w:szCs w:val="20"/>
                <w:rPrChange w:id="808" w:author="Stefanie Lane" w:date="2022-05-11T11:20:00Z">
                  <w:rPr>
                    <w:ins w:id="809" w:author="Stefanie Lane" w:date="2022-05-11T11:20:00Z"/>
                  </w:rPr>
                </w:rPrChange>
              </w:rPr>
              <w:pPrChange w:id="810" w:author="Stefanie Lane" w:date="2022-05-11T11:20:00Z">
                <w:pPr/>
              </w:pPrChange>
            </w:pPr>
          </w:p>
        </w:tc>
        <w:tc>
          <w:tcPr>
            <w:tcW w:w="960" w:type="dxa"/>
            <w:tcBorders>
              <w:top w:val="nil"/>
              <w:left w:val="nil"/>
              <w:bottom w:val="nil"/>
              <w:right w:val="nil"/>
            </w:tcBorders>
            <w:shd w:val="clear" w:color="auto" w:fill="auto"/>
            <w:noWrap/>
            <w:vAlign w:val="bottom"/>
            <w:hideMark/>
            <w:tcPrChange w:id="811" w:author="Stefanie Lane" w:date="2022-05-11T11:20:00Z">
              <w:tcPr>
                <w:tcW w:w="960" w:type="dxa"/>
                <w:tcBorders>
                  <w:top w:val="nil"/>
                  <w:left w:val="nil"/>
                  <w:bottom w:val="nil"/>
                  <w:right w:val="nil"/>
                </w:tcBorders>
                <w:shd w:val="clear" w:color="auto" w:fill="auto"/>
                <w:noWrap/>
                <w:vAlign w:val="bottom"/>
                <w:hideMark/>
              </w:tcPr>
            </w:tcPrChange>
          </w:tcPr>
          <w:p w14:paraId="431BDA44" w14:textId="77777777" w:rsidR="0089145E" w:rsidRPr="0089145E" w:rsidRDefault="0089145E">
            <w:pPr>
              <w:spacing w:after="0" w:line="240" w:lineRule="auto"/>
              <w:rPr>
                <w:ins w:id="812" w:author="Stefanie Lane" w:date="2022-05-11T11:20:00Z"/>
                <w:rFonts w:ascii="Times New Roman" w:eastAsia="Times New Roman" w:hAnsi="Times New Roman" w:cs="Times New Roman"/>
                <w:sz w:val="20"/>
                <w:szCs w:val="20"/>
                <w:rPrChange w:id="813" w:author="Stefanie Lane" w:date="2022-05-11T11:20:00Z">
                  <w:rPr>
                    <w:ins w:id="814" w:author="Stefanie Lane" w:date="2022-05-11T11:20:00Z"/>
                  </w:rPr>
                </w:rPrChange>
              </w:rPr>
              <w:pPrChange w:id="815" w:author="Stefanie Lane" w:date="2022-05-11T11:20:00Z">
                <w:pPr/>
              </w:pPrChange>
            </w:pPr>
          </w:p>
        </w:tc>
        <w:tc>
          <w:tcPr>
            <w:tcW w:w="300" w:type="dxa"/>
            <w:tcBorders>
              <w:top w:val="nil"/>
              <w:left w:val="nil"/>
              <w:bottom w:val="nil"/>
              <w:right w:val="nil"/>
            </w:tcBorders>
            <w:shd w:val="clear" w:color="auto" w:fill="auto"/>
            <w:noWrap/>
            <w:vAlign w:val="bottom"/>
            <w:hideMark/>
            <w:tcPrChange w:id="816" w:author="Stefanie Lane" w:date="2022-05-11T11:20:00Z">
              <w:tcPr>
                <w:tcW w:w="300" w:type="dxa"/>
                <w:tcBorders>
                  <w:top w:val="nil"/>
                  <w:left w:val="nil"/>
                  <w:bottom w:val="nil"/>
                  <w:right w:val="nil"/>
                </w:tcBorders>
                <w:shd w:val="clear" w:color="auto" w:fill="auto"/>
                <w:noWrap/>
                <w:vAlign w:val="bottom"/>
                <w:hideMark/>
              </w:tcPr>
            </w:tcPrChange>
          </w:tcPr>
          <w:p w14:paraId="1E912A43" w14:textId="77777777" w:rsidR="0089145E" w:rsidRPr="0089145E" w:rsidRDefault="0089145E">
            <w:pPr>
              <w:spacing w:after="0" w:line="240" w:lineRule="auto"/>
              <w:rPr>
                <w:ins w:id="817" w:author="Stefanie Lane" w:date="2022-05-11T11:20:00Z"/>
                <w:rFonts w:ascii="Times New Roman" w:eastAsia="Times New Roman" w:hAnsi="Times New Roman" w:cs="Times New Roman"/>
                <w:sz w:val="20"/>
                <w:szCs w:val="20"/>
                <w:rPrChange w:id="818" w:author="Stefanie Lane" w:date="2022-05-11T11:20:00Z">
                  <w:rPr>
                    <w:ins w:id="819" w:author="Stefanie Lane" w:date="2022-05-11T11:20:00Z"/>
                  </w:rPr>
                </w:rPrChange>
              </w:rPr>
              <w:pPrChange w:id="820" w:author="Stefanie Lane" w:date="2022-05-11T11:20:00Z">
                <w:pPr/>
              </w:pPrChange>
            </w:pPr>
          </w:p>
        </w:tc>
        <w:tc>
          <w:tcPr>
            <w:tcW w:w="920" w:type="dxa"/>
            <w:tcBorders>
              <w:top w:val="nil"/>
              <w:left w:val="nil"/>
              <w:bottom w:val="nil"/>
              <w:right w:val="nil"/>
            </w:tcBorders>
            <w:shd w:val="clear" w:color="auto" w:fill="auto"/>
            <w:noWrap/>
            <w:vAlign w:val="bottom"/>
            <w:hideMark/>
            <w:tcPrChange w:id="821" w:author="Stefanie Lane" w:date="2022-05-11T11:20:00Z">
              <w:tcPr>
                <w:tcW w:w="920" w:type="dxa"/>
                <w:tcBorders>
                  <w:top w:val="nil"/>
                  <w:left w:val="nil"/>
                  <w:bottom w:val="nil"/>
                  <w:right w:val="nil"/>
                </w:tcBorders>
                <w:shd w:val="clear" w:color="auto" w:fill="auto"/>
                <w:noWrap/>
                <w:vAlign w:val="bottom"/>
                <w:hideMark/>
              </w:tcPr>
            </w:tcPrChange>
          </w:tcPr>
          <w:p w14:paraId="420F11B9" w14:textId="77777777" w:rsidR="0089145E" w:rsidRPr="0089145E" w:rsidRDefault="0089145E">
            <w:pPr>
              <w:spacing w:after="0" w:line="240" w:lineRule="auto"/>
              <w:rPr>
                <w:ins w:id="822" w:author="Stefanie Lane" w:date="2022-05-11T11:20:00Z"/>
                <w:rFonts w:ascii="Times New Roman" w:eastAsia="Times New Roman" w:hAnsi="Times New Roman" w:cs="Times New Roman"/>
                <w:sz w:val="20"/>
                <w:szCs w:val="20"/>
                <w:rPrChange w:id="823" w:author="Stefanie Lane" w:date="2022-05-11T11:20:00Z">
                  <w:rPr>
                    <w:ins w:id="824" w:author="Stefanie Lane" w:date="2022-05-11T11:20:00Z"/>
                  </w:rPr>
                </w:rPrChange>
              </w:rPr>
              <w:pPrChange w:id="825" w:author="Stefanie Lane" w:date="2022-05-11T11:20:00Z">
                <w:pPr/>
              </w:pPrChange>
            </w:pPr>
          </w:p>
        </w:tc>
        <w:tc>
          <w:tcPr>
            <w:tcW w:w="920" w:type="dxa"/>
            <w:tcBorders>
              <w:top w:val="nil"/>
              <w:left w:val="nil"/>
              <w:bottom w:val="nil"/>
              <w:right w:val="nil"/>
            </w:tcBorders>
            <w:shd w:val="clear" w:color="auto" w:fill="auto"/>
            <w:noWrap/>
            <w:vAlign w:val="bottom"/>
            <w:hideMark/>
            <w:tcPrChange w:id="826" w:author="Stefanie Lane" w:date="2022-05-11T11:20:00Z">
              <w:tcPr>
                <w:tcW w:w="920" w:type="dxa"/>
                <w:tcBorders>
                  <w:top w:val="nil"/>
                  <w:left w:val="nil"/>
                  <w:bottom w:val="nil"/>
                  <w:right w:val="nil"/>
                </w:tcBorders>
                <w:shd w:val="clear" w:color="auto" w:fill="auto"/>
                <w:noWrap/>
                <w:vAlign w:val="bottom"/>
                <w:hideMark/>
              </w:tcPr>
            </w:tcPrChange>
          </w:tcPr>
          <w:p w14:paraId="5727C7B0" w14:textId="77777777" w:rsidR="0089145E" w:rsidRPr="0089145E" w:rsidRDefault="0089145E">
            <w:pPr>
              <w:spacing w:after="0" w:line="240" w:lineRule="auto"/>
              <w:rPr>
                <w:ins w:id="827" w:author="Stefanie Lane" w:date="2022-05-11T11:20:00Z"/>
                <w:rFonts w:ascii="Times New Roman" w:eastAsia="Times New Roman" w:hAnsi="Times New Roman" w:cs="Times New Roman"/>
                <w:sz w:val="20"/>
                <w:szCs w:val="20"/>
                <w:rPrChange w:id="828" w:author="Stefanie Lane" w:date="2022-05-11T11:20:00Z">
                  <w:rPr>
                    <w:ins w:id="829" w:author="Stefanie Lane" w:date="2022-05-11T11:20:00Z"/>
                  </w:rPr>
                </w:rPrChange>
              </w:rPr>
              <w:pPrChange w:id="830" w:author="Stefanie Lane" w:date="2022-05-11T11:20:00Z">
                <w:pPr/>
              </w:pPrChange>
            </w:pPr>
          </w:p>
        </w:tc>
        <w:tc>
          <w:tcPr>
            <w:tcW w:w="900" w:type="dxa"/>
            <w:tcBorders>
              <w:top w:val="nil"/>
              <w:left w:val="nil"/>
              <w:bottom w:val="nil"/>
              <w:right w:val="nil"/>
            </w:tcBorders>
            <w:shd w:val="clear" w:color="auto" w:fill="auto"/>
            <w:noWrap/>
            <w:vAlign w:val="bottom"/>
            <w:hideMark/>
            <w:tcPrChange w:id="831" w:author="Stefanie Lane" w:date="2022-05-11T11:20:00Z">
              <w:tcPr>
                <w:tcW w:w="900" w:type="dxa"/>
                <w:tcBorders>
                  <w:top w:val="nil"/>
                  <w:left w:val="nil"/>
                  <w:bottom w:val="nil"/>
                  <w:right w:val="nil"/>
                </w:tcBorders>
                <w:shd w:val="clear" w:color="auto" w:fill="auto"/>
                <w:noWrap/>
                <w:vAlign w:val="bottom"/>
                <w:hideMark/>
              </w:tcPr>
            </w:tcPrChange>
          </w:tcPr>
          <w:p w14:paraId="2C2490D7" w14:textId="77777777" w:rsidR="0089145E" w:rsidRPr="0089145E" w:rsidRDefault="0089145E">
            <w:pPr>
              <w:spacing w:after="0" w:line="240" w:lineRule="auto"/>
              <w:rPr>
                <w:ins w:id="832" w:author="Stefanie Lane" w:date="2022-05-11T11:20:00Z"/>
                <w:rFonts w:ascii="Times New Roman" w:eastAsia="Times New Roman" w:hAnsi="Times New Roman" w:cs="Times New Roman"/>
                <w:sz w:val="20"/>
                <w:szCs w:val="20"/>
                <w:rPrChange w:id="833" w:author="Stefanie Lane" w:date="2022-05-11T11:20:00Z">
                  <w:rPr>
                    <w:ins w:id="834" w:author="Stefanie Lane" w:date="2022-05-11T11:20:00Z"/>
                  </w:rPr>
                </w:rPrChange>
              </w:rPr>
              <w:pPrChange w:id="835" w:author="Stefanie Lane" w:date="2022-05-11T11:20:00Z">
                <w:pPr/>
              </w:pPrChange>
            </w:pPr>
          </w:p>
        </w:tc>
      </w:tr>
      <w:tr w:rsidR="0089145E" w:rsidRPr="0089145E" w14:paraId="10D1EA63" w14:textId="77777777" w:rsidTr="0089145E">
        <w:trPr>
          <w:trHeight w:val="290"/>
          <w:jc w:val="center"/>
          <w:ins w:id="836" w:author="Stefanie Lane" w:date="2022-05-11T11:20:00Z"/>
          <w:trPrChange w:id="837"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838" w:author="Stefanie Lane" w:date="2022-05-11T11:20:00Z">
              <w:tcPr>
                <w:tcW w:w="1180" w:type="dxa"/>
                <w:tcBorders>
                  <w:top w:val="nil"/>
                  <w:left w:val="nil"/>
                  <w:bottom w:val="nil"/>
                  <w:right w:val="nil"/>
                </w:tcBorders>
                <w:shd w:val="clear" w:color="auto" w:fill="auto"/>
                <w:noWrap/>
                <w:vAlign w:val="bottom"/>
                <w:hideMark/>
              </w:tcPr>
            </w:tcPrChange>
          </w:tcPr>
          <w:p w14:paraId="42495084" w14:textId="77777777" w:rsidR="0089145E" w:rsidRPr="0089145E" w:rsidRDefault="0089145E">
            <w:pPr>
              <w:spacing w:after="0" w:line="240" w:lineRule="auto"/>
              <w:rPr>
                <w:ins w:id="839" w:author="Stefanie Lane" w:date="2022-05-11T11:20:00Z"/>
                <w:rFonts w:ascii="Calibri" w:eastAsia="Times New Roman" w:hAnsi="Calibri" w:cs="Calibri"/>
                <w:b/>
                <w:bCs/>
                <w:color w:val="000000"/>
                <w:rPrChange w:id="840" w:author="Stefanie Lane" w:date="2022-05-11T11:20:00Z">
                  <w:rPr>
                    <w:ins w:id="841" w:author="Stefanie Lane" w:date="2022-05-11T11:20:00Z"/>
                  </w:rPr>
                </w:rPrChange>
              </w:rPr>
              <w:pPrChange w:id="842" w:author="Stefanie Lane" w:date="2022-05-11T11:20:00Z">
                <w:pPr/>
              </w:pPrChange>
            </w:pPr>
            <w:ins w:id="843" w:author="Stefanie Lane" w:date="2022-05-11T11:20:00Z">
              <w:r w:rsidRPr="0089145E">
                <w:rPr>
                  <w:rFonts w:ascii="Calibri" w:eastAsia="Times New Roman" w:hAnsi="Calibri" w:cs="Calibri"/>
                  <w:b/>
                  <w:bCs/>
                  <w:color w:val="000000"/>
                  <w:rPrChange w:id="844" w:author="Stefanie Lane" w:date="2022-05-11T11:20:00Z">
                    <w:rPr/>
                  </w:rPrChange>
                </w:rPr>
                <w:t>Bogbean</w:t>
              </w:r>
            </w:ins>
          </w:p>
        </w:tc>
        <w:tc>
          <w:tcPr>
            <w:tcW w:w="960" w:type="dxa"/>
            <w:tcBorders>
              <w:top w:val="nil"/>
              <w:left w:val="nil"/>
              <w:bottom w:val="nil"/>
              <w:right w:val="nil"/>
            </w:tcBorders>
            <w:shd w:val="clear" w:color="auto" w:fill="auto"/>
            <w:noWrap/>
            <w:vAlign w:val="bottom"/>
            <w:hideMark/>
            <w:tcPrChange w:id="845" w:author="Stefanie Lane" w:date="2022-05-11T11:20:00Z">
              <w:tcPr>
                <w:tcW w:w="960" w:type="dxa"/>
                <w:tcBorders>
                  <w:top w:val="nil"/>
                  <w:left w:val="nil"/>
                  <w:bottom w:val="nil"/>
                  <w:right w:val="nil"/>
                </w:tcBorders>
                <w:shd w:val="clear" w:color="auto" w:fill="auto"/>
                <w:noWrap/>
                <w:vAlign w:val="bottom"/>
                <w:hideMark/>
              </w:tcPr>
            </w:tcPrChange>
          </w:tcPr>
          <w:p w14:paraId="11A2BC23" w14:textId="77777777" w:rsidR="0089145E" w:rsidRPr="0089145E" w:rsidRDefault="0089145E">
            <w:pPr>
              <w:spacing w:after="0" w:line="240" w:lineRule="auto"/>
              <w:rPr>
                <w:ins w:id="846" w:author="Stefanie Lane" w:date="2022-05-11T11:20:00Z"/>
                <w:rFonts w:ascii="Calibri" w:eastAsia="Times New Roman" w:hAnsi="Calibri" w:cs="Calibri"/>
                <w:b/>
                <w:bCs/>
                <w:color w:val="000000"/>
                <w:rPrChange w:id="847" w:author="Stefanie Lane" w:date="2022-05-11T11:20:00Z">
                  <w:rPr>
                    <w:ins w:id="848" w:author="Stefanie Lane" w:date="2022-05-11T11:20:00Z"/>
                  </w:rPr>
                </w:rPrChange>
              </w:rPr>
              <w:pPrChange w:id="849" w:author="Stefanie Lane" w:date="2022-05-11T11:20:00Z">
                <w:pPr/>
              </w:pPrChange>
            </w:pPr>
          </w:p>
        </w:tc>
        <w:tc>
          <w:tcPr>
            <w:tcW w:w="960" w:type="dxa"/>
            <w:tcBorders>
              <w:top w:val="nil"/>
              <w:left w:val="nil"/>
              <w:bottom w:val="nil"/>
              <w:right w:val="nil"/>
            </w:tcBorders>
            <w:shd w:val="clear" w:color="auto" w:fill="auto"/>
            <w:noWrap/>
            <w:vAlign w:val="bottom"/>
            <w:hideMark/>
            <w:tcPrChange w:id="850" w:author="Stefanie Lane" w:date="2022-05-11T11:20:00Z">
              <w:tcPr>
                <w:tcW w:w="960" w:type="dxa"/>
                <w:tcBorders>
                  <w:top w:val="nil"/>
                  <w:left w:val="nil"/>
                  <w:bottom w:val="nil"/>
                  <w:right w:val="nil"/>
                </w:tcBorders>
                <w:shd w:val="clear" w:color="auto" w:fill="auto"/>
                <w:noWrap/>
                <w:vAlign w:val="bottom"/>
                <w:hideMark/>
              </w:tcPr>
            </w:tcPrChange>
          </w:tcPr>
          <w:p w14:paraId="2B183893" w14:textId="77777777" w:rsidR="0089145E" w:rsidRPr="0089145E" w:rsidRDefault="0089145E">
            <w:pPr>
              <w:spacing w:after="0" w:line="240" w:lineRule="auto"/>
              <w:rPr>
                <w:ins w:id="851" w:author="Stefanie Lane" w:date="2022-05-11T11:20:00Z"/>
                <w:rFonts w:ascii="Times New Roman" w:eastAsia="Times New Roman" w:hAnsi="Times New Roman" w:cs="Times New Roman"/>
                <w:sz w:val="20"/>
                <w:szCs w:val="20"/>
                <w:rPrChange w:id="852" w:author="Stefanie Lane" w:date="2022-05-11T11:20:00Z">
                  <w:rPr>
                    <w:ins w:id="853" w:author="Stefanie Lane" w:date="2022-05-11T11:20:00Z"/>
                  </w:rPr>
                </w:rPrChange>
              </w:rPr>
              <w:pPrChange w:id="854" w:author="Stefanie Lane" w:date="2022-05-11T11:20:00Z">
                <w:pPr/>
              </w:pPrChange>
            </w:pPr>
          </w:p>
        </w:tc>
        <w:tc>
          <w:tcPr>
            <w:tcW w:w="300" w:type="dxa"/>
            <w:tcBorders>
              <w:top w:val="nil"/>
              <w:left w:val="nil"/>
              <w:bottom w:val="nil"/>
              <w:right w:val="nil"/>
            </w:tcBorders>
            <w:shd w:val="clear" w:color="auto" w:fill="auto"/>
            <w:noWrap/>
            <w:vAlign w:val="bottom"/>
            <w:hideMark/>
            <w:tcPrChange w:id="855" w:author="Stefanie Lane" w:date="2022-05-11T11:20:00Z">
              <w:tcPr>
                <w:tcW w:w="300" w:type="dxa"/>
                <w:tcBorders>
                  <w:top w:val="nil"/>
                  <w:left w:val="nil"/>
                  <w:bottom w:val="nil"/>
                  <w:right w:val="nil"/>
                </w:tcBorders>
                <w:shd w:val="clear" w:color="auto" w:fill="auto"/>
                <w:noWrap/>
                <w:vAlign w:val="bottom"/>
                <w:hideMark/>
              </w:tcPr>
            </w:tcPrChange>
          </w:tcPr>
          <w:p w14:paraId="5B3F192C" w14:textId="77777777" w:rsidR="0089145E" w:rsidRPr="0089145E" w:rsidRDefault="0089145E">
            <w:pPr>
              <w:spacing w:after="0" w:line="240" w:lineRule="auto"/>
              <w:rPr>
                <w:ins w:id="856" w:author="Stefanie Lane" w:date="2022-05-11T11:20:00Z"/>
                <w:rFonts w:ascii="Times New Roman" w:eastAsia="Times New Roman" w:hAnsi="Times New Roman" w:cs="Times New Roman"/>
                <w:sz w:val="20"/>
                <w:szCs w:val="20"/>
                <w:rPrChange w:id="857" w:author="Stefanie Lane" w:date="2022-05-11T11:20:00Z">
                  <w:rPr>
                    <w:ins w:id="858" w:author="Stefanie Lane" w:date="2022-05-11T11:20:00Z"/>
                  </w:rPr>
                </w:rPrChange>
              </w:rPr>
              <w:pPrChange w:id="859" w:author="Stefanie Lane" w:date="2022-05-11T11:20:00Z">
                <w:pPr/>
              </w:pPrChange>
            </w:pPr>
          </w:p>
        </w:tc>
        <w:tc>
          <w:tcPr>
            <w:tcW w:w="920" w:type="dxa"/>
            <w:tcBorders>
              <w:top w:val="nil"/>
              <w:left w:val="nil"/>
              <w:bottom w:val="nil"/>
              <w:right w:val="nil"/>
            </w:tcBorders>
            <w:shd w:val="clear" w:color="auto" w:fill="auto"/>
            <w:noWrap/>
            <w:vAlign w:val="bottom"/>
            <w:hideMark/>
            <w:tcPrChange w:id="860" w:author="Stefanie Lane" w:date="2022-05-11T11:20:00Z">
              <w:tcPr>
                <w:tcW w:w="920" w:type="dxa"/>
                <w:tcBorders>
                  <w:top w:val="nil"/>
                  <w:left w:val="nil"/>
                  <w:bottom w:val="nil"/>
                  <w:right w:val="nil"/>
                </w:tcBorders>
                <w:shd w:val="clear" w:color="auto" w:fill="auto"/>
                <w:noWrap/>
                <w:vAlign w:val="bottom"/>
                <w:hideMark/>
              </w:tcPr>
            </w:tcPrChange>
          </w:tcPr>
          <w:p w14:paraId="1EB5888D" w14:textId="77777777" w:rsidR="0089145E" w:rsidRPr="0089145E" w:rsidRDefault="0089145E">
            <w:pPr>
              <w:spacing w:after="0" w:line="240" w:lineRule="auto"/>
              <w:rPr>
                <w:ins w:id="861" w:author="Stefanie Lane" w:date="2022-05-11T11:20:00Z"/>
                <w:rFonts w:ascii="Times New Roman" w:eastAsia="Times New Roman" w:hAnsi="Times New Roman" w:cs="Times New Roman"/>
                <w:sz w:val="20"/>
                <w:szCs w:val="20"/>
                <w:rPrChange w:id="862" w:author="Stefanie Lane" w:date="2022-05-11T11:20:00Z">
                  <w:rPr>
                    <w:ins w:id="863" w:author="Stefanie Lane" w:date="2022-05-11T11:20:00Z"/>
                  </w:rPr>
                </w:rPrChange>
              </w:rPr>
              <w:pPrChange w:id="864" w:author="Stefanie Lane" w:date="2022-05-11T11:20:00Z">
                <w:pPr/>
              </w:pPrChange>
            </w:pPr>
          </w:p>
        </w:tc>
        <w:tc>
          <w:tcPr>
            <w:tcW w:w="920" w:type="dxa"/>
            <w:tcBorders>
              <w:top w:val="nil"/>
              <w:left w:val="nil"/>
              <w:bottom w:val="nil"/>
              <w:right w:val="nil"/>
            </w:tcBorders>
            <w:shd w:val="clear" w:color="auto" w:fill="auto"/>
            <w:noWrap/>
            <w:vAlign w:val="bottom"/>
            <w:hideMark/>
            <w:tcPrChange w:id="865" w:author="Stefanie Lane" w:date="2022-05-11T11:20:00Z">
              <w:tcPr>
                <w:tcW w:w="920" w:type="dxa"/>
                <w:tcBorders>
                  <w:top w:val="nil"/>
                  <w:left w:val="nil"/>
                  <w:bottom w:val="nil"/>
                  <w:right w:val="nil"/>
                </w:tcBorders>
                <w:shd w:val="clear" w:color="auto" w:fill="auto"/>
                <w:noWrap/>
                <w:vAlign w:val="bottom"/>
                <w:hideMark/>
              </w:tcPr>
            </w:tcPrChange>
          </w:tcPr>
          <w:p w14:paraId="35443B5A" w14:textId="77777777" w:rsidR="0089145E" w:rsidRPr="0089145E" w:rsidRDefault="0089145E">
            <w:pPr>
              <w:spacing w:after="0" w:line="240" w:lineRule="auto"/>
              <w:rPr>
                <w:ins w:id="866" w:author="Stefanie Lane" w:date="2022-05-11T11:20:00Z"/>
                <w:rFonts w:ascii="Times New Roman" w:eastAsia="Times New Roman" w:hAnsi="Times New Roman" w:cs="Times New Roman"/>
                <w:sz w:val="20"/>
                <w:szCs w:val="20"/>
                <w:rPrChange w:id="867" w:author="Stefanie Lane" w:date="2022-05-11T11:20:00Z">
                  <w:rPr>
                    <w:ins w:id="868" w:author="Stefanie Lane" w:date="2022-05-11T11:20:00Z"/>
                  </w:rPr>
                </w:rPrChange>
              </w:rPr>
              <w:pPrChange w:id="869" w:author="Stefanie Lane" w:date="2022-05-11T11:20:00Z">
                <w:pPr/>
              </w:pPrChange>
            </w:pPr>
          </w:p>
        </w:tc>
        <w:tc>
          <w:tcPr>
            <w:tcW w:w="900" w:type="dxa"/>
            <w:tcBorders>
              <w:top w:val="nil"/>
              <w:left w:val="nil"/>
              <w:bottom w:val="nil"/>
              <w:right w:val="nil"/>
            </w:tcBorders>
            <w:shd w:val="clear" w:color="auto" w:fill="auto"/>
            <w:noWrap/>
            <w:vAlign w:val="bottom"/>
            <w:hideMark/>
            <w:tcPrChange w:id="870" w:author="Stefanie Lane" w:date="2022-05-11T11:20:00Z">
              <w:tcPr>
                <w:tcW w:w="900" w:type="dxa"/>
                <w:tcBorders>
                  <w:top w:val="nil"/>
                  <w:left w:val="nil"/>
                  <w:bottom w:val="nil"/>
                  <w:right w:val="nil"/>
                </w:tcBorders>
                <w:shd w:val="clear" w:color="auto" w:fill="auto"/>
                <w:noWrap/>
                <w:vAlign w:val="bottom"/>
                <w:hideMark/>
              </w:tcPr>
            </w:tcPrChange>
          </w:tcPr>
          <w:p w14:paraId="15A5B308" w14:textId="77777777" w:rsidR="0089145E" w:rsidRPr="0089145E" w:rsidRDefault="0089145E">
            <w:pPr>
              <w:spacing w:after="0" w:line="240" w:lineRule="auto"/>
              <w:rPr>
                <w:ins w:id="871" w:author="Stefanie Lane" w:date="2022-05-11T11:20:00Z"/>
                <w:rFonts w:ascii="Times New Roman" w:eastAsia="Times New Roman" w:hAnsi="Times New Roman" w:cs="Times New Roman"/>
                <w:sz w:val="20"/>
                <w:szCs w:val="20"/>
                <w:rPrChange w:id="872" w:author="Stefanie Lane" w:date="2022-05-11T11:20:00Z">
                  <w:rPr>
                    <w:ins w:id="873" w:author="Stefanie Lane" w:date="2022-05-11T11:20:00Z"/>
                  </w:rPr>
                </w:rPrChange>
              </w:rPr>
              <w:pPrChange w:id="874" w:author="Stefanie Lane" w:date="2022-05-11T11:20:00Z">
                <w:pPr/>
              </w:pPrChange>
            </w:pPr>
          </w:p>
        </w:tc>
      </w:tr>
      <w:tr w:rsidR="0089145E" w:rsidRPr="0089145E" w14:paraId="38E9D725" w14:textId="77777777" w:rsidTr="0089145E">
        <w:trPr>
          <w:trHeight w:val="290"/>
          <w:jc w:val="center"/>
          <w:ins w:id="875" w:author="Stefanie Lane" w:date="2022-05-11T11:20:00Z"/>
          <w:trPrChange w:id="876"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877"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60199F72" w14:textId="77777777" w:rsidR="0089145E" w:rsidRPr="0089145E" w:rsidRDefault="0089145E">
            <w:pPr>
              <w:spacing w:after="0" w:line="240" w:lineRule="auto"/>
              <w:jc w:val="right"/>
              <w:rPr>
                <w:ins w:id="878" w:author="Stefanie Lane" w:date="2022-05-11T11:20:00Z"/>
                <w:rFonts w:ascii="Calibri" w:eastAsia="Times New Roman" w:hAnsi="Calibri" w:cs="Calibri"/>
                <w:color w:val="000000"/>
                <w:rPrChange w:id="879" w:author="Stefanie Lane" w:date="2022-05-11T11:20:00Z">
                  <w:rPr>
                    <w:ins w:id="880" w:author="Stefanie Lane" w:date="2022-05-11T11:20:00Z"/>
                  </w:rPr>
                </w:rPrChange>
              </w:rPr>
              <w:pPrChange w:id="881" w:author="Stefanie Lane" w:date="2022-05-11T11:20:00Z">
                <w:pPr>
                  <w:jc w:val="right"/>
                </w:pPr>
              </w:pPrChange>
            </w:pPr>
            <w:ins w:id="882" w:author="Stefanie Lane" w:date="2022-05-11T11:20:00Z">
              <w:r w:rsidRPr="0089145E">
                <w:rPr>
                  <w:rFonts w:ascii="Calibri" w:eastAsia="Times New Roman" w:hAnsi="Calibri" w:cs="Calibri"/>
                  <w:color w:val="000000"/>
                  <w:rPrChange w:id="883"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884"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206BD31" w14:textId="77777777" w:rsidR="0089145E" w:rsidRPr="0089145E" w:rsidRDefault="0089145E">
            <w:pPr>
              <w:spacing w:after="0" w:line="240" w:lineRule="auto"/>
              <w:jc w:val="center"/>
              <w:rPr>
                <w:ins w:id="885" w:author="Stefanie Lane" w:date="2022-05-11T11:20:00Z"/>
                <w:rFonts w:ascii="Calibri" w:eastAsia="Times New Roman" w:hAnsi="Calibri" w:cs="Calibri"/>
                <w:color w:val="000000"/>
                <w:rPrChange w:id="886" w:author="Stefanie Lane" w:date="2022-05-11T11:20:00Z">
                  <w:rPr>
                    <w:ins w:id="887" w:author="Stefanie Lane" w:date="2022-05-11T11:20:00Z"/>
                  </w:rPr>
                </w:rPrChange>
              </w:rPr>
              <w:pPrChange w:id="888" w:author="Stefanie Lane" w:date="2022-05-11T11:20:00Z">
                <w:pPr>
                  <w:jc w:val="center"/>
                </w:pPr>
              </w:pPrChange>
            </w:pPr>
            <w:ins w:id="889" w:author="Stefanie Lane" w:date="2022-05-11T11:20:00Z">
              <w:r w:rsidRPr="0089145E">
                <w:rPr>
                  <w:rFonts w:ascii="Calibri" w:eastAsia="Times New Roman" w:hAnsi="Calibri" w:cs="Calibri"/>
                  <w:color w:val="000000"/>
                  <w:rPrChange w:id="890" w:author="Stefanie Lane" w:date="2022-05-11T11:20:00Z">
                    <w:rPr/>
                  </w:rPrChange>
                </w:rPr>
                <w:t>19</w:t>
              </w:r>
            </w:ins>
          </w:p>
        </w:tc>
        <w:tc>
          <w:tcPr>
            <w:tcW w:w="960" w:type="dxa"/>
            <w:tcBorders>
              <w:top w:val="single" w:sz="4" w:space="0" w:color="auto"/>
              <w:left w:val="nil"/>
              <w:bottom w:val="single" w:sz="4" w:space="0" w:color="auto"/>
              <w:right w:val="nil"/>
            </w:tcBorders>
            <w:shd w:val="clear" w:color="auto" w:fill="auto"/>
            <w:noWrap/>
            <w:vAlign w:val="bottom"/>
            <w:hideMark/>
            <w:tcPrChange w:id="891"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6794E667" w14:textId="77777777" w:rsidR="0089145E" w:rsidRPr="0089145E" w:rsidRDefault="0089145E">
            <w:pPr>
              <w:spacing w:after="0" w:line="240" w:lineRule="auto"/>
              <w:jc w:val="center"/>
              <w:rPr>
                <w:ins w:id="892" w:author="Stefanie Lane" w:date="2022-05-11T11:20:00Z"/>
                <w:rFonts w:ascii="Calibri" w:eastAsia="Times New Roman" w:hAnsi="Calibri" w:cs="Calibri"/>
                <w:color w:val="000000"/>
                <w:rPrChange w:id="893" w:author="Stefanie Lane" w:date="2022-05-11T11:20:00Z">
                  <w:rPr>
                    <w:ins w:id="894" w:author="Stefanie Lane" w:date="2022-05-11T11:20:00Z"/>
                  </w:rPr>
                </w:rPrChange>
              </w:rPr>
              <w:pPrChange w:id="895" w:author="Stefanie Lane" w:date="2022-05-11T11:20:00Z">
                <w:pPr>
                  <w:jc w:val="center"/>
                </w:pPr>
              </w:pPrChange>
            </w:pPr>
            <w:ins w:id="896" w:author="Stefanie Lane" w:date="2022-05-11T11:20:00Z">
              <w:r w:rsidRPr="0089145E">
                <w:rPr>
                  <w:rFonts w:ascii="Calibri" w:eastAsia="Times New Roman" w:hAnsi="Calibri" w:cs="Calibri"/>
                  <w:color w:val="000000"/>
                  <w:rPrChange w:id="897" w:author="Stefanie Lane" w:date="2022-05-11T11:20:00Z">
                    <w:rPr/>
                  </w:rPrChange>
                </w:rPr>
                <w:t>32</w:t>
              </w:r>
            </w:ins>
          </w:p>
        </w:tc>
        <w:tc>
          <w:tcPr>
            <w:tcW w:w="300" w:type="dxa"/>
            <w:tcBorders>
              <w:top w:val="nil"/>
              <w:left w:val="nil"/>
              <w:bottom w:val="nil"/>
              <w:right w:val="nil"/>
            </w:tcBorders>
            <w:shd w:val="clear" w:color="auto" w:fill="auto"/>
            <w:noWrap/>
            <w:vAlign w:val="bottom"/>
            <w:hideMark/>
            <w:tcPrChange w:id="898" w:author="Stefanie Lane" w:date="2022-05-11T11:20:00Z">
              <w:tcPr>
                <w:tcW w:w="300" w:type="dxa"/>
                <w:tcBorders>
                  <w:top w:val="nil"/>
                  <w:left w:val="nil"/>
                  <w:bottom w:val="nil"/>
                  <w:right w:val="nil"/>
                </w:tcBorders>
                <w:shd w:val="clear" w:color="auto" w:fill="auto"/>
                <w:noWrap/>
                <w:vAlign w:val="bottom"/>
                <w:hideMark/>
              </w:tcPr>
            </w:tcPrChange>
          </w:tcPr>
          <w:p w14:paraId="5657E2F2" w14:textId="77777777" w:rsidR="0089145E" w:rsidRPr="0089145E" w:rsidRDefault="0089145E">
            <w:pPr>
              <w:spacing w:after="0" w:line="240" w:lineRule="auto"/>
              <w:jc w:val="center"/>
              <w:rPr>
                <w:ins w:id="899" w:author="Stefanie Lane" w:date="2022-05-11T11:20:00Z"/>
                <w:rFonts w:ascii="Calibri" w:eastAsia="Times New Roman" w:hAnsi="Calibri" w:cs="Calibri"/>
                <w:color w:val="000000"/>
                <w:rPrChange w:id="900" w:author="Stefanie Lane" w:date="2022-05-11T11:20:00Z">
                  <w:rPr>
                    <w:ins w:id="901" w:author="Stefanie Lane" w:date="2022-05-11T11:20:00Z"/>
                  </w:rPr>
                </w:rPrChange>
              </w:rPr>
              <w:pPrChange w:id="902"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903"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04AA3C7A" w14:textId="77777777" w:rsidR="0089145E" w:rsidRPr="0089145E" w:rsidRDefault="0089145E">
            <w:pPr>
              <w:spacing w:after="0" w:line="240" w:lineRule="auto"/>
              <w:jc w:val="center"/>
              <w:rPr>
                <w:ins w:id="904" w:author="Stefanie Lane" w:date="2022-05-11T11:20:00Z"/>
                <w:rFonts w:ascii="Calibri" w:eastAsia="Times New Roman" w:hAnsi="Calibri" w:cs="Calibri"/>
                <w:color w:val="000000"/>
                <w:rPrChange w:id="905" w:author="Stefanie Lane" w:date="2022-05-11T11:20:00Z">
                  <w:rPr>
                    <w:ins w:id="906" w:author="Stefanie Lane" w:date="2022-05-11T11:20:00Z"/>
                  </w:rPr>
                </w:rPrChange>
              </w:rPr>
              <w:pPrChange w:id="907" w:author="Stefanie Lane" w:date="2022-05-11T11:20:00Z">
                <w:pPr>
                  <w:jc w:val="center"/>
                </w:pPr>
              </w:pPrChange>
            </w:pPr>
            <w:ins w:id="908" w:author="Stefanie Lane" w:date="2022-05-11T11:20:00Z">
              <w:r w:rsidRPr="0089145E">
                <w:rPr>
                  <w:rFonts w:ascii="Calibri" w:eastAsia="Times New Roman" w:hAnsi="Calibri" w:cs="Calibri"/>
                  <w:color w:val="000000"/>
                  <w:rPrChange w:id="909" w:author="Stefanie Lane" w:date="2022-05-11T11:20:00Z">
                    <w:rPr/>
                  </w:rPrChange>
                </w:rPr>
                <w:t>12.84</w:t>
              </w:r>
            </w:ins>
          </w:p>
        </w:tc>
        <w:tc>
          <w:tcPr>
            <w:tcW w:w="920" w:type="dxa"/>
            <w:tcBorders>
              <w:top w:val="single" w:sz="4" w:space="0" w:color="auto"/>
              <w:left w:val="nil"/>
              <w:bottom w:val="single" w:sz="4" w:space="0" w:color="auto"/>
              <w:right w:val="nil"/>
            </w:tcBorders>
            <w:shd w:val="clear" w:color="auto" w:fill="auto"/>
            <w:noWrap/>
            <w:vAlign w:val="bottom"/>
            <w:hideMark/>
            <w:tcPrChange w:id="910"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11DED0A4" w14:textId="77777777" w:rsidR="0089145E" w:rsidRPr="0089145E" w:rsidRDefault="0089145E">
            <w:pPr>
              <w:spacing w:after="0" w:line="240" w:lineRule="auto"/>
              <w:jc w:val="center"/>
              <w:rPr>
                <w:ins w:id="911" w:author="Stefanie Lane" w:date="2022-05-11T11:20:00Z"/>
                <w:rFonts w:ascii="Calibri" w:eastAsia="Times New Roman" w:hAnsi="Calibri" w:cs="Calibri"/>
                <w:color w:val="000000"/>
                <w:rPrChange w:id="912" w:author="Stefanie Lane" w:date="2022-05-11T11:20:00Z">
                  <w:rPr>
                    <w:ins w:id="913" w:author="Stefanie Lane" w:date="2022-05-11T11:20:00Z"/>
                  </w:rPr>
                </w:rPrChange>
              </w:rPr>
              <w:pPrChange w:id="914" w:author="Stefanie Lane" w:date="2022-05-11T11:20:00Z">
                <w:pPr>
                  <w:jc w:val="center"/>
                </w:pPr>
              </w:pPrChange>
            </w:pPr>
            <w:ins w:id="915" w:author="Stefanie Lane" w:date="2022-05-11T11:20:00Z">
              <w:r w:rsidRPr="0089145E">
                <w:rPr>
                  <w:rFonts w:ascii="Calibri" w:eastAsia="Times New Roman" w:hAnsi="Calibri" w:cs="Calibri"/>
                  <w:color w:val="000000"/>
                  <w:rPrChange w:id="916" w:author="Stefanie Lane" w:date="2022-05-11T11:20:00Z">
                    <w:rPr/>
                  </w:rPrChange>
                </w:rPr>
                <w:t>3.61</w:t>
              </w:r>
            </w:ins>
          </w:p>
        </w:tc>
        <w:tc>
          <w:tcPr>
            <w:tcW w:w="900" w:type="dxa"/>
            <w:tcBorders>
              <w:top w:val="single" w:sz="4" w:space="0" w:color="auto"/>
              <w:left w:val="nil"/>
              <w:bottom w:val="single" w:sz="4" w:space="0" w:color="auto"/>
              <w:right w:val="nil"/>
            </w:tcBorders>
            <w:shd w:val="clear" w:color="auto" w:fill="auto"/>
            <w:noWrap/>
            <w:vAlign w:val="bottom"/>
            <w:hideMark/>
            <w:tcPrChange w:id="917"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2BF6DF86" w14:textId="77777777" w:rsidR="0089145E" w:rsidRPr="0089145E" w:rsidRDefault="0089145E">
            <w:pPr>
              <w:spacing w:after="0" w:line="240" w:lineRule="auto"/>
              <w:jc w:val="center"/>
              <w:rPr>
                <w:ins w:id="918" w:author="Stefanie Lane" w:date="2022-05-11T11:20:00Z"/>
                <w:rFonts w:ascii="Calibri" w:eastAsia="Times New Roman" w:hAnsi="Calibri" w:cs="Calibri"/>
                <w:color w:val="000000"/>
                <w:rPrChange w:id="919" w:author="Stefanie Lane" w:date="2022-05-11T11:20:00Z">
                  <w:rPr>
                    <w:ins w:id="920" w:author="Stefanie Lane" w:date="2022-05-11T11:20:00Z"/>
                  </w:rPr>
                </w:rPrChange>
              </w:rPr>
              <w:pPrChange w:id="921" w:author="Stefanie Lane" w:date="2022-05-11T11:20:00Z">
                <w:pPr>
                  <w:jc w:val="center"/>
                </w:pPr>
              </w:pPrChange>
            </w:pPr>
            <w:ins w:id="922" w:author="Stefanie Lane" w:date="2022-05-11T11:20:00Z">
              <w:r w:rsidRPr="0089145E">
                <w:rPr>
                  <w:rFonts w:ascii="Calibri" w:eastAsia="Times New Roman" w:hAnsi="Calibri" w:cs="Calibri"/>
                  <w:color w:val="000000"/>
                  <w:rPrChange w:id="923" w:author="Stefanie Lane" w:date="2022-05-11T11:20:00Z">
                    <w:rPr/>
                  </w:rPrChange>
                </w:rPr>
                <w:t>2.49</w:t>
              </w:r>
            </w:ins>
          </w:p>
        </w:tc>
      </w:tr>
      <w:tr w:rsidR="0089145E" w:rsidRPr="0089145E" w14:paraId="77DB2B23" w14:textId="77777777" w:rsidTr="0089145E">
        <w:trPr>
          <w:trHeight w:val="290"/>
          <w:jc w:val="center"/>
          <w:ins w:id="924" w:author="Stefanie Lane" w:date="2022-05-11T11:20:00Z"/>
          <w:trPrChange w:id="925"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926" w:author="Stefanie Lane" w:date="2022-05-11T11:20:00Z">
              <w:tcPr>
                <w:tcW w:w="1180" w:type="dxa"/>
                <w:tcBorders>
                  <w:top w:val="nil"/>
                  <w:left w:val="nil"/>
                  <w:bottom w:val="nil"/>
                  <w:right w:val="nil"/>
                </w:tcBorders>
                <w:shd w:val="clear" w:color="auto" w:fill="auto"/>
                <w:noWrap/>
                <w:vAlign w:val="bottom"/>
                <w:hideMark/>
              </w:tcPr>
            </w:tcPrChange>
          </w:tcPr>
          <w:p w14:paraId="7DEF7A82" w14:textId="77777777" w:rsidR="0089145E" w:rsidRPr="0089145E" w:rsidRDefault="0089145E">
            <w:pPr>
              <w:spacing w:after="0" w:line="240" w:lineRule="auto"/>
              <w:jc w:val="right"/>
              <w:rPr>
                <w:ins w:id="927" w:author="Stefanie Lane" w:date="2022-05-11T11:20:00Z"/>
                <w:rFonts w:ascii="Calibri" w:eastAsia="Times New Roman" w:hAnsi="Calibri" w:cs="Calibri"/>
                <w:color w:val="000000"/>
                <w:rPrChange w:id="928" w:author="Stefanie Lane" w:date="2022-05-11T11:20:00Z">
                  <w:rPr>
                    <w:ins w:id="929" w:author="Stefanie Lane" w:date="2022-05-11T11:20:00Z"/>
                  </w:rPr>
                </w:rPrChange>
              </w:rPr>
              <w:pPrChange w:id="930" w:author="Stefanie Lane" w:date="2022-05-11T11:20:00Z">
                <w:pPr>
                  <w:jc w:val="right"/>
                </w:pPr>
              </w:pPrChange>
            </w:pPr>
            <w:ins w:id="931" w:author="Stefanie Lane" w:date="2022-05-11T11:20:00Z">
              <w:r w:rsidRPr="0089145E">
                <w:rPr>
                  <w:rFonts w:ascii="Calibri" w:eastAsia="Times New Roman" w:hAnsi="Calibri" w:cs="Calibri"/>
                  <w:color w:val="000000"/>
                  <w:rPrChange w:id="932"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933"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673BC5C9" w14:textId="77777777" w:rsidR="0089145E" w:rsidRPr="0089145E" w:rsidRDefault="0089145E">
            <w:pPr>
              <w:spacing w:after="0" w:line="240" w:lineRule="auto"/>
              <w:jc w:val="center"/>
              <w:rPr>
                <w:ins w:id="934" w:author="Stefanie Lane" w:date="2022-05-11T11:20:00Z"/>
                <w:rFonts w:ascii="Calibri" w:eastAsia="Times New Roman" w:hAnsi="Calibri" w:cs="Calibri"/>
                <w:color w:val="000000"/>
                <w:rPrChange w:id="935" w:author="Stefanie Lane" w:date="2022-05-11T11:20:00Z">
                  <w:rPr>
                    <w:ins w:id="936" w:author="Stefanie Lane" w:date="2022-05-11T11:20:00Z"/>
                  </w:rPr>
                </w:rPrChange>
              </w:rPr>
              <w:pPrChange w:id="937" w:author="Stefanie Lane" w:date="2022-05-11T11:20:00Z">
                <w:pPr>
                  <w:jc w:val="center"/>
                </w:pPr>
              </w:pPrChange>
            </w:pPr>
            <w:ins w:id="938" w:author="Stefanie Lane" w:date="2022-05-11T11:20:00Z">
              <w:r w:rsidRPr="0089145E">
                <w:rPr>
                  <w:rFonts w:ascii="Calibri" w:eastAsia="Times New Roman" w:hAnsi="Calibri" w:cs="Calibri"/>
                  <w:color w:val="000000"/>
                  <w:rPrChange w:id="939" w:author="Stefanie Lane" w:date="2022-05-11T11:20:00Z">
                    <w:rPr/>
                  </w:rPrChange>
                </w:rPr>
                <w:t>18</w:t>
              </w:r>
            </w:ins>
          </w:p>
        </w:tc>
        <w:tc>
          <w:tcPr>
            <w:tcW w:w="960" w:type="dxa"/>
            <w:tcBorders>
              <w:top w:val="nil"/>
              <w:left w:val="nil"/>
              <w:bottom w:val="nil"/>
              <w:right w:val="nil"/>
            </w:tcBorders>
            <w:shd w:val="clear" w:color="auto" w:fill="auto"/>
            <w:noWrap/>
            <w:vAlign w:val="bottom"/>
            <w:hideMark/>
            <w:tcPrChange w:id="940" w:author="Stefanie Lane" w:date="2022-05-11T11:20:00Z">
              <w:tcPr>
                <w:tcW w:w="960" w:type="dxa"/>
                <w:tcBorders>
                  <w:top w:val="nil"/>
                  <w:left w:val="nil"/>
                  <w:bottom w:val="nil"/>
                  <w:right w:val="nil"/>
                </w:tcBorders>
                <w:shd w:val="clear" w:color="auto" w:fill="auto"/>
                <w:noWrap/>
                <w:vAlign w:val="bottom"/>
                <w:hideMark/>
              </w:tcPr>
            </w:tcPrChange>
          </w:tcPr>
          <w:p w14:paraId="7B1F93E5" w14:textId="77777777" w:rsidR="0089145E" w:rsidRPr="0089145E" w:rsidRDefault="0089145E">
            <w:pPr>
              <w:spacing w:after="0" w:line="240" w:lineRule="auto"/>
              <w:jc w:val="center"/>
              <w:rPr>
                <w:ins w:id="941" w:author="Stefanie Lane" w:date="2022-05-11T11:20:00Z"/>
                <w:rFonts w:ascii="Calibri" w:eastAsia="Times New Roman" w:hAnsi="Calibri" w:cs="Calibri"/>
                <w:color w:val="000000"/>
                <w:rPrChange w:id="942" w:author="Stefanie Lane" w:date="2022-05-11T11:20:00Z">
                  <w:rPr>
                    <w:ins w:id="943" w:author="Stefanie Lane" w:date="2022-05-11T11:20:00Z"/>
                  </w:rPr>
                </w:rPrChange>
              </w:rPr>
              <w:pPrChange w:id="944" w:author="Stefanie Lane" w:date="2022-05-11T11:20:00Z">
                <w:pPr>
                  <w:jc w:val="center"/>
                </w:pPr>
              </w:pPrChange>
            </w:pPr>
            <w:ins w:id="945" w:author="Stefanie Lane" w:date="2022-05-11T11:20:00Z">
              <w:r w:rsidRPr="0089145E">
                <w:rPr>
                  <w:rFonts w:ascii="Calibri" w:eastAsia="Times New Roman" w:hAnsi="Calibri" w:cs="Calibri"/>
                  <w:color w:val="000000"/>
                  <w:rPrChange w:id="946" w:author="Stefanie Lane" w:date="2022-05-11T11:20:00Z">
                    <w:rPr/>
                  </w:rPrChange>
                </w:rPr>
                <w:t>36</w:t>
              </w:r>
            </w:ins>
          </w:p>
        </w:tc>
        <w:tc>
          <w:tcPr>
            <w:tcW w:w="300" w:type="dxa"/>
            <w:tcBorders>
              <w:top w:val="nil"/>
              <w:left w:val="nil"/>
              <w:bottom w:val="nil"/>
              <w:right w:val="nil"/>
            </w:tcBorders>
            <w:shd w:val="clear" w:color="auto" w:fill="auto"/>
            <w:noWrap/>
            <w:vAlign w:val="bottom"/>
            <w:hideMark/>
            <w:tcPrChange w:id="947" w:author="Stefanie Lane" w:date="2022-05-11T11:20:00Z">
              <w:tcPr>
                <w:tcW w:w="300" w:type="dxa"/>
                <w:tcBorders>
                  <w:top w:val="nil"/>
                  <w:left w:val="nil"/>
                  <w:bottom w:val="nil"/>
                  <w:right w:val="nil"/>
                </w:tcBorders>
                <w:shd w:val="clear" w:color="auto" w:fill="auto"/>
                <w:noWrap/>
                <w:vAlign w:val="bottom"/>
                <w:hideMark/>
              </w:tcPr>
            </w:tcPrChange>
          </w:tcPr>
          <w:p w14:paraId="0579BD45" w14:textId="77777777" w:rsidR="0089145E" w:rsidRPr="0089145E" w:rsidRDefault="0089145E">
            <w:pPr>
              <w:spacing w:after="0" w:line="240" w:lineRule="auto"/>
              <w:jc w:val="center"/>
              <w:rPr>
                <w:ins w:id="948" w:author="Stefanie Lane" w:date="2022-05-11T11:20:00Z"/>
                <w:rFonts w:ascii="Calibri" w:eastAsia="Times New Roman" w:hAnsi="Calibri" w:cs="Calibri"/>
                <w:color w:val="000000"/>
                <w:rPrChange w:id="949" w:author="Stefanie Lane" w:date="2022-05-11T11:20:00Z">
                  <w:rPr>
                    <w:ins w:id="950" w:author="Stefanie Lane" w:date="2022-05-11T11:20:00Z"/>
                  </w:rPr>
                </w:rPrChange>
              </w:rPr>
              <w:pPrChange w:id="951"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952"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A5EA3F5" w14:textId="77777777" w:rsidR="0089145E" w:rsidRPr="0089145E" w:rsidRDefault="0089145E">
            <w:pPr>
              <w:spacing w:after="0" w:line="240" w:lineRule="auto"/>
              <w:jc w:val="center"/>
              <w:rPr>
                <w:ins w:id="953" w:author="Stefanie Lane" w:date="2022-05-11T11:20:00Z"/>
                <w:rFonts w:ascii="Calibri" w:eastAsia="Times New Roman" w:hAnsi="Calibri" w:cs="Calibri"/>
                <w:color w:val="000000"/>
                <w:rPrChange w:id="954" w:author="Stefanie Lane" w:date="2022-05-11T11:20:00Z">
                  <w:rPr>
                    <w:ins w:id="955" w:author="Stefanie Lane" w:date="2022-05-11T11:20:00Z"/>
                  </w:rPr>
                </w:rPrChange>
              </w:rPr>
              <w:pPrChange w:id="956" w:author="Stefanie Lane" w:date="2022-05-11T11:20:00Z">
                <w:pPr>
                  <w:jc w:val="center"/>
                </w:pPr>
              </w:pPrChange>
            </w:pPr>
            <w:ins w:id="957" w:author="Stefanie Lane" w:date="2022-05-11T11:20:00Z">
              <w:r w:rsidRPr="0089145E">
                <w:rPr>
                  <w:rFonts w:ascii="Calibri" w:eastAsia="Times New Roman" w:hAnsi="Calibri" w:cs="Calibri"/>
                  <w:color w:val="000000"/>
                  <w:rPrChange w:id="958" w:author="Stefanie Lane" w:date="2022-05-11T11:20:00Z">
                    <w:rPr/>
                  </w:rPrChange>
                </w:rPr>
                <w:t>11.50</w:t>
              </w:r>
            </w:ins>
          </w:p>
        </w:tc>
        <w:tc>
          <w:tcPr>
            <w:tcW w:w="920" w:type="dxa"/>
            <w:tcBorders>
              <w:top w:val="nil"/>
              <w:left w:val="nil"/>
              <w:bottom w:val="single" w:sz="4" w:space="0" w:color="auto"/>
              <w:right w:val="nil"/>
            </w:tcBorders>
            <w:shd w:val="clear" w:color="auto" w:fill="auto"/>
            <w:noWrap/>
            <w:vAlign w:val="bottom"/>
            <w:hideMark/>
            <w:tcPrChange w:id="959"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0BC4C812" w14:textId="77777777" w:rsidR="0089145E" w:rsidRPr="0089145E" w:rsidRDefault="0089145E">
            <w:pPr>
              <w:spacing w:after="0" w:line="240" w:lineRule="auto"/>
              <w:jc w:val="center"/>
              <w:rPr>
                <w:ins w:id="960" w:author="Stefanie Lane" w:date="2022-05-11T11:20:00Z"/>
                <w:rFonts w:ascii="Calibri" w:eastAsia="Times New Roman" w:hAnsi="Calibri" w:cs="Calibri"/>
                <w:color w:val="000000"/>
                <w:rPrChange w:id="961" w:author="Stefanie Lane" w:date="2022-05-11T11:20:00Z">
                  <w:rPr>
                    <w:ins w:id="962" w:author="Stefanie Lane" w:date="2022-05-11T11:20:00Z"/>
                  </w:rPr>
                </w:rPrChange>
              </w:rPr>
              <w:pPrChange w:id="963" w:author="Stefanie Lane" w:date="2022-05-11T11:20:00Z">
                <w:pPr>
                  <w:jc w:val="center"/>
                </w:pPr>
              </w:pPrChange>
            </w:pPr>
            <w:ins w:id="964" w:author="Stefanie Lane" w:date="2022-05-11T11:20:00Z">
              <w:r w:rsidRPr="0089145E">
                <w:rPr>
                  <w:rFonts w:ascii="Calibri" w:eastAsia="Times New Roman" w:hAnsi="Calibri" w:cs="Calibri"/>
                  <w:color w:val="000000"/>
                  <w:rPrChange w:id="965" w:author="Stefanie Lane" w:date="2022-05-11T11:20:00Z">
                    <w:rPr/>
                  </w:rPrChange>
                </w:rPr>
                <w:t>2.92</w:t>
              </w:r>
            </w:ins>
          </w:p>
        </w:tc>
        <w:tc>
          <w:tcPr>
            <w:tcW w:w="900" w:type="dxa"/>
            <w:tcBorders>
              <w:top w:val="nil"/>
              <w:left w:val="nil"/>
              <w:bottom w:val="single" w:sz="4" w:space="0" w:color="auto"/>
              <w:right w:val="nil"/>
            </w:tcBorders>
            <w:shd w:val="clear" w:color="auto" w:fill="auto"/>
            <w:noWrap/>
            <w:vAlign w:val="bottom"/>
            <w:hideMark/>
            <w:tcPrChange w:id="966"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173C1AC1" w14:textId="77777777" w:rsidR="0089145E" w:rsidRPr="0089145E" w:rsidRDefault="0089145E">
            <w:pPr>
              <w:spacing w:after="0" w:line="240" w:lineRule="auto"/>
              <w:jc w:val="center"/>
              <w:rPr>
                <w:ins w:id="967" w:author="Stefanie Lane" w:date="2022-05-11T11:20:00Z"/>
                <w:rFonts w:ascii="Calibri" w:eastAsia="Times New Roman" w:hAnsi="Calibri" w:cs="Calibri"/>
                <w:color w:val="000000"/>
                <w:rPrChange w:id="968" w:author="Stefanie Lane" w:date="2022-05-11T11:20:00Z">
                  <w:rPr>
                    <w:ins w:id="969" w:author="Stefanie Lane" w:date="2022-05-11T11:20:00Z"/>
                  </w:rPr>
                </w:rPrChange>
              </w:rPr>
              <w:pPrChange w:id="970" w:author="Stefanie Lane" w:date="2022-05-11T11:20:00Z">
                <w:pPr>
                  <w:jc w:val="center"/>
                </w:pPr>
              </w:pPrChange>
            </w:pPr>
            <w:ins w:id="971" w:author="Stefanie Lane" w:date="2022-05-11T11:20:00Z">
              <w:r w:rsidRPr="0089145E">
                <w:rPr>
                  <w:rFonts w:ascii="Calibri" w:eastAsia="Times New Roman" w:hAnsi="Calibri" w:cs="Calibri"/>
                  <w:color w:val="000000"/>
                  <w:rPrChange w:id="972" w:author="Stefanie Lane" w:date="2022-05-11T11:20:00Z">
                    <w:rPr/>
                  </w:rPrChange>
                </w:rPr>
                <w:t>3.13</w:t>
              </w:r>
            </w:ins>
          </w:p>
        </w:tc>
      </w:tr>
      <w:tr w:rsidR="0089145E" w:rsidRPr="0089145E" w14:paraId="7AFCF578" w14:textId="77777777" w:rsidTr="0089145E">
        <w:trPr>
          <w:trHeight w:val="290"/>
          <w:jc w:val="center"/>
          <w:ins w:id="973" w:author="Stefanie Lane" w:date="2022-05-11T11:20:00Z"/>
          <w:trPrChange w:id="974"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975"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2E12D36E" w14:textId="77777777" w:rsidR="0089145E" w:rsidRPr="0089145E" w:rsidRDefault="0089145E">
            <w:pPr>
              <w:spacing w:after="0" w:line="240" w:lineRule="auto"/>
              <w:jc w:val="right"/>
              <w:rPr>
                <w:ins w:id="976" w:author="Stefanie Lane" w:date="2022-05-11T11:20:00Z"/>
                <w:rFonts w:ascii="Calibri" w:eastAsia="Times New Roman" w:hAnsi="Calibri" w:cs="Calibri"/>
                <w:color w:val="000000"/>
                <w:rPrChange w:id="977" w:author="Stefanie Lane" w:date="2022-05-11T11:20:00Z">
                  <w:rPr>
                    <w:ins w:id="978" w:author="Stefanie Lane" w:date="2022-05-11T11:20:00Z"/>
                  </w:rPr>
                </w:rPrChange>
              </w:rPr>
              <w:pPrChange w:id="979" w:author="Stefanie Lane" w:date="2022-05-11T11:20:00Z">
                <w:pPr>
                  <w:jc w:val="right"/>
                </w:pPr>
              </w:pPrChange>
            </w:pPr>
            <w:ins w:id="980" w:author="Stefanie Lane" w:date="2022-05-11T11:20:00Z">
              <w:r w:rsidRPr="0089145E">
                <w:rPr>
                  <w:rFonts w:ascii="Calibri" w:eastAsia="Times New Roman" w:hAnsi="Calibri" w:cs="Calibri"/>
                  <w:color w:val="000000"/>
                  <w:rPrChange w:id="981"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982"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2345E43A" w14:textId="77777777" w:rsidR="0089145E" w:rsidRPr="0089145E" w:rsidRDefault="0089145E">
            <w:pPr>
              <w:spacing w:after="0" w:line="240" w:lineRule="auto"/>
              <w:jc w:val="center"/>
              <w:rPr>
                <w:ins w:id="983" w:author="Stefanie Lane" w:date="2022-05-11T11:20:00Z"/>
                <w:rFonts w:ascii="Calibri" w:eastAsia="Times New Roman" w:hAnsi="Calibri" w:cs="Calibri"/>
                <w:color w:val="000000"/>
                <w:rPrChange w:id="984" w:author="Stefanie Lane" w:date="2022-05-11T11:20:00Z">
                  <w:rPr>
                    <w:ins w:id="985" w:author="Stefanie Lane" w:date="2022-05-11T11:20:00Z"/>
                  </w:rPr>
                </w:rPrChange>
              </w:rPr>
              <w:pPrChange w:id="986" w:author="Stefanie Lane" w:date="2022-05-11T11:20:00Z">
                <w:pPr>
                  <w:jc w:val="center"/>
                </w:pPr>
              </w:pPrChange>
            </w:pPr>
            <w:ins w:id="987" w:author="Stefanie Lane" w:date="2022-05-11T11:20:00Z">
              <w:r w:rsidRPr="0089145E">
                <w:rPr>
                  <w:rFonts w:ascii="Calibri" w:eastAsia="Times New Roman" w:hAnsi="Calibri" w:cs="Calibri"/>
                  <w:color w:val="000000"/>
                  <w:rPrChange w:id="988" w:author="Stefanie Lane" w:date="2022-05-11T11:20:00Z">
                    <w:rPr/>
                  </w:rPrChange>
                </w:rPr>
                <w:t>28</w:t>
              </w:r>
            </w:ins>
          </w:p>
        </w:tc>
        <w:tc>
          <w:tcPr>
            <w:tcW w:w="960" w:type="dxa"/>
            <w:tcBorders>
              <w:top w:val="single" w:sz="4" w:space="0" w:color="auto"/>
              <w:left w:val="nil"/>
              <w:bottom w:val="single" w:sz="4" w:space="0" w:color="auto"/>
              <w:right w:val="nil"/>
            </w:tcBorders>
            <w:shd w:val="clear" w:color="auto" w:fill="auto"/>
            <w:noWrap/>
            <w:vAlign w:val="bottom"/>
            <w:hideMark/>
            <w:tcPrChange w:id="989"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4B514090" w14:textId="77777777" w:rsidR="0089145E" w:rsidRPr="0089145E" w:rsidRDefault="0089145E">
            <w:pPr>
              <w:spacing w:after="0" w:line="240" w:lineRule="auto"/>
              <w:jc w:val="center"/>
              <w:rPr>
                <w:ins w:id="990" w:author="Stefanie Lane" w:date="2022-05-11T11:20:00Z"/>
                <w:rFonts w:ascii="Calibri" w:eastAsia="Times New Roman" w:hAnsi="Calibri" w:cs="Calibri"/>
                <w:color w:val="000000"/>
                <w:rPrChange w:id="991" w:author="Stefanie Lane" w:date="2022-05-11T11:20:00Z">
                  <w:rPr>
                    <w:ins w:id="992" w:author="Stefanie Lane" w:date="2022-05-11T11:20:00Z"/>
                  </w:rPr>
                </w:rPrChange>
              </w:rPr>
              <w:pPrChange w:id="993" w:author="Stefanie Lane" w:date="2022-05-11T11:20:00Z">
                <w:pPr>
                  <w:jc w:val="center"/>
                </w:pPr>
              </w:pPrChange>
            </w:pPr>
            <w:ins w:id="994" w:author="Stefanie Lane" w:date="2022-05-11T11:20:00Z">
              <w:r w:rsidRPr="0089145E">
                <w:rPr>
                  <w:rFonts w:ascii="Calibri" w:eastAsia="Times New Roman" w:hAnsi="Calibri" w:cs="Calibri"/>
                  <w:color w:val="000000"/>
                  <w:rPrChange w:id="995" w:author="Stefanie Lane" w:date="2022-05-11T11:20:00Z">
                    <w:rPr/>
                  </w:rPrChange>
                </w:rPr>
                <w:t>34</w:t>
              </w:r>
            </w:ins>
          </w:p>
        </w:tc>
        <w:tc>
          <w:tcPr>
            <w:tcW w:w="300" w:type="dxa"/>
            <w:tcBorders>
              <w:top w:val="nil"/>
              <w:left w:val="nil"/>
              <w:bottom w:val="nil"/>
              <w:right w:val="nil"/>
            </w:tcBorders>
            <w:shd w:val="clear" w:color="auto" w:fill="auto"/>
            <w:noWrap/>
            <w:vAlign w:val="bottom"/>
            <w:hideMark/>
            <w:tcPrChange w:id="996" w:author="Stefanie Lane" w:date="2022-05-11T11:20:00Z">
              <w:tcPr>
                <w:tcW w:w="300" w:type="dxa"/>
                <w:tcBorders>
                  <w:top w:val="nil"/>
                  <w:left w:val="nil"/>
                  <w:bottom w:val="nil"/>
                  <w:right w:val="nil"/>
                </w:tcBorders>
                <w:shd w:val="clear" w:color="auto" w:fill="auto"/>
                <w:noWrap/>
                <w:vAlign w:val="bottom"/>
                <w:hideMark/>
              </w:tcPr>
            </w:tcPrChange>
          </w:tcPr>
          <w:p w14:paraId="0726B6B2" w14:textId="77777777" w:rsidR="0089145E" w:rsidRPr="0089145E" w:rsidRDefault="0089145E">
            <w:pPr>
              <w:spacing w:after="0" w:line="240" w:lineRule="auto"/>
              <w:jc w:val="center"/>
              <w:rPr>
                <w:ins w:id="997" w:author="Stefanie Lane" w:date="2022-05-11T11:20:00Z"/>
                <w:rFonts w:ascii="Calibri" w:eastAsia="Times New Roman" w:hAnsi="Calibri" w:cs="Calibri"/>
                <w:color w:val="000000"/>
                <w:rPrChange w:id="998" w:author="Stefanie Lane" w:date="2022-05-11T11:20:00Z">
                  <w:rPr>
                    <w:ins w:id="999" w:author="Stefanie Lane" w:date="2022-05-11T11:20:00Z"/>
                  </w:rPr>
                </w:rPrChange>
              </w:rPr>
              <w:pPrChange w:id="1000"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1001"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733B9118" w14:textId="77777777" w:rsidR="0089145E" w:rsidRPr="0089145E" w:rsidRDefault="0089145E">
            <w:pPr>
              <w:spacing w:after="0" w:line="240" w:lineRule="auto"/>
              <w:jc w:val="center"/>
              <w:rPr>
                <w:ins w:id="1002" w:author="Stefanie Lane" w:date="2022-05-11T11:20:00Z"/>
                <w:rFonts w:ascii="Calibri" w:eastAsia="Times New Roman" w:hAnsi="Calibri" w:cs="Calibri"/>
                <w:color w:val="000000"/>
                <w:rPrChange w:id="1003" w:author="Stefanie Lane" w:date="2022-05-11T11:20:00Z">
                  <w:rPr>
                    <w:ins w:id="1004" w:author="Stefanie Lane" w:date="2022-05-11T11:20:00Z"/>
                  </w:rPr>
                </w:rPrChange>
              </w:rPr>
              <w:pPrChange w:id="1005" w:author="Stefanie Lane" w:date="2022-05-11T11:20:00Z">
                <w:pPr>
                  <w:jc w:val="center"/>
                </w:pPr>
              </w:pPrChange>
            </w:pPr>
            <w:ins w:id="1006" w:author="Stefanie Lane" w:date="2022-05-11T11:20:00Z">
              <w:r w:rsidRPr="0089145E">
                <w:rPr>
                  <w:rFonts w:ascii="Calibri" w:eastAsia="Times New Roman" w:hAnsi="Calibri" w:cs="Calibri"/>
                  <w:color w:val="000000"/>
                  <w:rPrChange w:id="1007" w:author="Stefanie Lane" w:date="2022-05-11T11:20:00Z">
                    <w:rPr/>
                  </w:rPrChange>
                </w:rPr>
                <w:t>10.46</w:t>
              </w:r>
            </w:ins>
          </w:p>
        </w:tc>
        <w:tc>
          <w:tcPr>
            <w:tcW w:w="920" w:type="dxa"/>
            <w:tcBorders>
              <w:top w:val="nil"/>
              <w:left w:val="nil"/>
              <w:bottom w:val="single" w:sz="4" w:space="0" w:color="auto"/>
              <w:right w:val="nil"/>
            </w:tcBorders>
            <w:shd w:val="clear" w:color="auto" w:fill="auto"/>
            <w:noWrap/>
            <w:vAlign w:val="bottom"/>
            <w:hideMark/>
            <w:tcPrChange w:id="1008"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4F3A3C08" w14:textId="77777777" w:rsidR="0089145E" w:rsidRPr="0089145E" w:rsidRDefault="0089145E">
            <w:pPr>
              <w:spacing w:after="0" w:line="240" w:lineRule="auto"/>
              <w:jc w:val="center"/>
              <w:rPr>
                <w:ins w:id="1009" w:author="Stefanie Lane" w:date="2022-05-11T11:20:00Z"/>
                <w:rFonts w:ascii="Calibri" w:eastAsia="Times New Roman" w:hAnsi="Calibri" w:cs="Calibri"/>
                <w:color w:val="000000"/>
                <w:rPrChange w:id="1010" w:author="Stefanie Lane" w:date="2022-05-11T11:20:00Z">
                  <w:rPr>
                    <w:ins w:id="1011" w:author="Stefanie Lane" w:date="2022-05-11T11:20:00Z"/>
                  </w:rPr>
                </w:rPrChange>
              </w:rPr>
              <w:pPrChange w:id="1012" w:author="Stefanie Lane" w:date="2022-05-11T11:20:00Z">
                <w:pPr>
                  <w:jc w:val="center"/>
                </w:pPr>
              </w:pPrChange>
            </w:pPr>
            <w:ins w:id="1013" w:author="Stefanie Lane" w:date="2022-05-11T11:20:00Z">
              <w:r w:rsidRPr="0089145E">
                <w:rPr>
                  <w:rFonts w:ascii="Calibri" w:eastAsia="Times New Roman" w:hAnsi="Calibri" w:cs="Calibri"/>
                  <w:color w:val="000000"/>
                  <w:rPrChange w:id="1014" w:author="Stefanie Lane" w:date="2022-05-11T11:20:00Z">
                    <w:rPr/>
                  </w:rPrChange>
                </w:rPr>
                <w:t>1.90</w:t>
              </w:r>
            </w:ins>
          </w:p>
        </w:tc>
        <w:tc>
          <w:tcPr>
            <w:tcW w:w="900" w:type="dxa"/>
            <w:tcBorders>
              <w:top w:val="nil"/>
              <w:left w:val="nil"/>
              <w:bottom w:val="single" w:sz="4" w:space="0" w:color="auto"/>
              <w:right w:val="nil"/>
            </w:tcBorders>
            <w:shd w:val="clear" w:color="auto" w:fill="auto"/>
            <w:noWrap/>
            <w:vAlign w:val="bottom"/>
            <w:hideMark/>
            <w:tcPrChange w:id="1015"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081DD18E" w14:textId="77777777" w:rsidR="0089145E" w:rsidRPr="0089145E" w:rsidRDefault="0089145E">
            <w:pPr>
              <w:spacing w:after="0" w:line="240" w:lineRule="auto"/>
              <w:jc w:val="center"/>
              <w:rPr>
                <w:ins w:id="1016" w:author="Stefanie Lane" w:date="2022-05-11T11:20:00Z"/>
                <w:rFonts w:ascii="Calibri" w:eastAsia="Times New Roman" w:hAnsi="Calibri" w:cs="Calibri"/>
                <w:color w:val="000000"/>
                <w:rPrChange w:id="1017" w:author="Stefanie Lane" w:date="2022-05-11T11:20:00Z">
                  <w:rPr>
                    <w:ins w:id="1018" w:author="Stefanie Lane" w:date="2022-05-11T11:20:00Z"/>
                  </w:rPr>
                </w:rPrChange>
              </w:rPr>
              <w:pPrChange w:id="1019" w:author="Stefanie Lane" w:date="2022-05-11T11:20:00Z">
                <w:pPr>
                  <w:jc w:val="center"/>
                </w:pPr>
              </w:pPrChange>
            </w:pPr>
            <w:ins w:id="1020" w:author="Stefanie Lane" w:date="2022-05-11T11:20:00Z">
              <w:r w:rsidRPr="0089145E">
                <w:rPr>
                  <w:rFonts w:ascii="Calibri" w:eastAsia="Times New Roman" w:hAnsi="Calibri" w:cs="Calibri"/>
                  <w:color w:val="000000"/>
                  <w:rPrChange w:id="1021" w:author="Stefanie Lane" w:date="2022-05-11T11:20:00Z">
                    <w:rPr/>
                  </w:rPrChange>
                </w:rPr>
                <w:t>3.25</w:t>
              </w:r>
            </w:ins>
          </w:p>
        </w:tc>
      </w:tr>
      <w:tr w:rsidR="0089145E" w:rsidRPr="0089145E" w14:paraId="4C7FA474" w14:textId="77777777" w:rsidTr="0089145E">
        <w:trPr>
          <w:trHeight w:val="290"/>
          <w:jc w:val="center"/>
          <w:ins w:id="1022" w:author="Stefanie Lane" w:date="2022-05-11T11:20:00Z"/>
          <w:trPrChange w:id="1023"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024" w:author="Stefanie Lane" w:date="2022-05-11T11:20:00Z">
              <w:tcPr>
                <w:tcW w:w="1180" w:type="dxa"/>
                <w:tcBorders>
                  <w:top w:val="nil"/>
                  <w:left w:val="nil"/>
                  <w:bottom w:val="nil"/>
                  <w:right w:val="nil"/>
                </w:tcBorders>
                <w:shd w:val="clear" w:color="auto" w:fill="auto"/>
                <w:noWrap/>
                <w:vAlign w:val="bottom"/>
                <w:hideMark/>
              </w:tcPr>
            </w:tcPrChange>
          </w:tcPr>
          <w:p w14:paraId="55620856" w14:textId="77777777" w:rsidR="0089145E" w:rsidRPr="0089145E" w:rsidRDefault="0089145E">
            <w:pPr>
              <w:spacing w:after="0" w:line="240" w:lineRule="auto"/>
              <w:jc w:val="center"/>
              <w:rPr>
                <w:ins w:id="1025" w:author="Stefanie Lane" w:date="2022-05-11T11:20:00Z"/>
                <w:rFonts w:ascii="Calibri" w:eastAsia="Times New Roman" w:hAnsi="Calibri" w:cs="Calibri"/>
                <w:color w:val="000000"/>
                <w:rPrChange w:id="1026" w:author="Stefanie Lane" w:date="2022-05-11T11:20:00Z">
                  <w:rPr>
                    <w:ins w:id="1027" w:author="Stefanie Lane" w:date="2022-05-11T11:20:00Z"/>
                  </w:rPr>
                </w:rPrChange>
              </w:rPr>
              <w:pPrChange w:id="1028"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1029" w:author="Stefanie Lane" w:date="2022-05-11T11:20:00Z">
              <w:tcPr>
                <w:tcW w:w="960" w:type="dxa"/>
                <w:tcBorders>
                  <w:top w:val="nil"/>
                  <w:left w:val="nil"/>
                  <w:bottom w:val="nil"/>
                  <w:right w:val="nil"/>
                </w:tcBorders>
                <w:shd w:val="clear" w:color="auto" w:fill="auto"/>
                <w:noWrap/>
                <w:vAlign w:val="bottom"/>
                <w:hideMark/>
              </w:tcPr>
            </w:tcPrChange>
          </w:tcPr>
          <w:p w14:paraId="2CE69BF1" w14:textId="77777777" w:rsidR="0089145E" w:rsidRPr="0089145E" w:rsidRDefault="0089145E">
            <w:pPr>
              <w:spacing w:after="0" w:line="240" w:lineRule="auto"/>
              <w:rPr>
                <w:ins w:id="1030" w:author="Stefanie Lane" w:date="2022-05-11T11:20:00Z"/>
                <w:rFonts w:ascii="Times New Roman" w:eastAsia="Times New Roman" w:hAnsi="Times New Roman" w:cs="Times New Roman"/>
                <w:sz w:val="20"/>
                <w:szCs w:val="20"/>
                <w:rPrChange w:id="1031" w:author="Stefanie Lane" w:date="2022-05-11T11:20:00Z">
                  <w:rPr>
                    <w:ins w:id="1032" w:author="Stefanie Lane" w:date="2022-05-11T11:20:00Z"/>
                  </w:rPr>
                </w:rPrChange>
              </w:rPr>
              <w:pPrChange w:id="1033" w:author="Stefanie Lane" w:date="2022-05-11T11:20:00Z">
                <w:pPr/>
              </w:pPrChange>
            </w:pPr>
          </w:p>
        </w:tc>
        <w:tc>
          <w:tcPr>
            <w:tcW w:w="960" w:type="dxa"/>
            <w:tcBorders>
              <w:top w:val="nil"/>
              <w:left w:val="nil"/>
              <w:bottom w:val="nil"/>
              <w:right w:val="nil"/>
            </w:tcBorders>
            <w:shd w:val="clear" w:color="auto" w:fill="auto"/>
            <w:noWrap/>
            <w:vAlign w:val="bottom"/>
            <w:hideMark/>
            <w:tcPrChange w:id="1034" w:author="Stefanie Lane" w:date="2022-05-11T11:20:00Z">
              <w:tcPr>
                <w:tcW w:w="960" w:type="dxa"/>
                <w:tcBorders>
                  <w:top w:val="nil"/>
                  <w:left w:val="nil"/>
                  <w:bottom w:val="nil"/>
                  <w:right w:val="nil"/>
                </w:tcBorders>
                <w:shd w:val="clear" w:color="auto" w:fill="auto"/>
                <w:noWrap/>
                <w:vAlign w:val="bottom"/>
                <w:hideMark/>
              </w:tcPr>
            </w:tcPrChange>
          </w:tcPr>
          <w:p w14:paraId="25F93815" w14:textId="77777777" w:rsidR="0089145E" w:rsidRPr="0089145E" w:rsidRDefault="0089145E">
            <w:pPr>
              <w:spacing w:after="0" w:line="240" w:lineRule="auto"/>
              <w:rPr>
                <w:ins w:id="1035" w:author="Stefanie Lane" w:date="2022-05-11T11:20:00Z"/>
                <w:rFonts w:ascii="Times New Roman" w:eastAsia="Times New Roman" w:hAnsi="Times New Roman" w:cs="Times New Roman"/>
                <w:sz w:val="20"/>
                <w:szCs w:val="20"/>
                <w:rPrChange w:id="1036" w:author="Stefanie Lane" w:date="2022-05-11T11:20:00Z">
                  <w:rPr>
                    <w:ins w:id="1037" w:author="Stefanie Lane" w:date="2022-05-11T11:20:00Z"/>
                  </w:rPr>
                </w:rPrChange>
              </w:rPr>
              <w:pPrChange w:id="1038" w:author="Stefanie Lane" w:date="2022-05-11T11:20:00Z">
                <w:pPr/>
              </w:pPrChange>
            </w:pPr>
          </w:p>
        </w:tc>
        <w:tc>
          <w:tcPr>
            <w:tcW w:w="300" w:type="dxa"/>
            <w:tcBorders>
              <w:top w:val="nil"/>
              <w:left w:val="nil"/>
              <w:bottom w:val="nil"/>
              <w:right w:val="nil"/>
            </w:tcBorders>
            <w:shd w:val="clear" w:color="auto" w:fill="auto"/>
            <w:noWrap/>
            <w:vAlign w:val="bottom"/>
            <w:hideMark/>
            <w:tcPrChange w:id="1039" w:author="Stefanie Lane" w:date="2022-05-11T11:20:00Z">
              <w:tcPr>
                <w:tcW w:w="300" w:type="dxa"/>
                <w:tcBorders>
                  <w:top w:val="nil"/>
                  <w:left w:val="nil"/>
                  <w:bottom w:val="nil"/>
                  <w:right w:val="nil"/>
                </w:tcBorders>
                <w:shd w:val="clear" w:color="auto" w:fill="auto"/>
                <w:noWrap/>
                <w:vAlign w:val="bottom"/>
                <w:hideMark/>
              </w:tcPr>
            </w:tcPrChange>
          </w:tcPr>
          <w:p w14:paraId="64E934B3" w14:textId="77777777" w:rsidR="0089145E" w:rsidRPr="0089145E" w:rsidRDefault="0089145E">
            <w:pPr>
              <w:spacing w:after="0" w:line="240" w:lineRule="auto"/>
              <w:rPr>
                <w:ins w:id="1040" w:author="Stefanie Lane" w:date="2022-05-11T11:20:00Z"/>
                <w:rFonts w:ascii="Times New Roman" w:eastAsia="Times New Roman" w:hAnsi="Times New Roman" w:cs="Times New Roman"/>
                <w:sz w:val="20"/>
                <w:szCs w:val="20"/>
                <w:rPrChange w:id="1041" w:author="Stefanie Lane" w:date="2022-05-11T11:20:00Z">
                  <w:rPr>
                    <w:ins w:id="1042" w:author="Stefanie Lane" w:date="2022-05-11T11:20:00Z"/>
                  </w:rPr>
                </w:rPrChange>
              </w:rPr>
              <w:pPrChange w:id="1043" w:author="Stefanie Lane" w:date="2022-05-11T11:20:00Z">
                <w:pPr/>
              </w:pPrChange>
            </w:pPr>
          </w:p>
        </w:tc>
        <w:tc>
          <w:tcPr>
            <w:tcW w:w="920" w:type="dxa"/>
            <w:tcBorders>
              <w:top w:val="nil"/>
              <w:left w:val="nil"/>
              <w:bottom w:val="nil"/>
              <w:right w:val="nil"/>
            </w:tcBorders>
            <w:shd w:val="clear" w:color="auto" w:fill="auto"/>
            <w:noWrap/>
            <w:vAlign w:val="bottom"/>
            <w:hideMark/>
            <w:tcPrChange w:id="1044" w:author="Stefanie Lane" w:date="2022-05-11T11:20:00Z">
              <w:tcPr>
                <w:tcW w:w="920" w:type="dxa"/>
                <w:tcBorders>
                  <w:top w:val="nil"/>
                  <w:left w:val="nil"/>
                  <w:bottom w:val="nil"/>
                  <w:right w:val="nil"/>
                </w:tcBorders>
                <w:shd w:val="clear" w:color="auto" w:fill="auto"/>
                <w:noWrap/>
                <w:vAlign w:val="bottom"/>
                <w:hideMark/>
              </w:tcPr>
            </w:tcPrChange>
          </w:tcPr>
          <w:p w14:paraId="6197A445" w14:textId="77777777" w:rsidR="0089145E" w:rsidRPr="0089145E" w:rsidRDefault="0089145E">
            <w:pPr>
              <w:spacing w:after="0" w:line="240" w:lineRule="auto"/>
              <w:rPr>
                <w:ins w:id="1045" w:author="Stefanie Lane" w:date="2022-05-11T11:20:00Z"/>
                <w:rFonts w:ascii="Times New Roman" w:eastAsia="Times New Roman" w:hAnsi="Times New Roman" w:cs="Times New Roman"/>
                <w:sz w:val="20"/>
                <w:szCs w:val="20"/>
                <w:rPrChange w:id="1046" w:author="Stefanie Lane" w:date="2022-05-11T11:20:00Z">
                  <w:rPr>
                    <w:ins w:id="1047" w:author="Stefanie Lane" w:date="2022-05-11T11:20:00Z"/>
                  </w:rPr>
                </w:rPrChange>
              </w:rPr>
              <w:pPrChange w:id="1048" w:author="Stefanie Lane" w:date="2022-05-11T11:20:00Z">
                <w:pPr/>
              </w:pPrChange>
            </w:pPr>
          </w:p>
        </w:tc>
        <w:tc>
          <w:tcPr>
            <w:tcW w:w="920" w:type="dxa"/>
            <w:tcBorders>
              <w:top w:val="nil"/>
              <w:left w:val="nil"/>
              <w:bottom w:val="nil"/>
              <w:right w:val="nil"/>
            </w:tcBorders>
            <w:shd w:val="clear" w:color="auto" w:fill="auto"/>
            <w:noWrap/>
            <w:vAlign w:val="bottom"/>
            <w:hideMark/>
            <w:tcPrChange w:id="1049" w:author="Stefanie Lane" w:date="2022-05-11T11:20:00Z">
              <w:tcPr>
                <w:tcW w:w="920" w:type="dxa"/>
                <w:tcBorders>
                  <w:top w:val="nil"/>
                  <w:left w:val="nil"/>
                  <w:bottom w:val="nil"/>
                  <w:right w:val="nil"/>
                </w:tcBorders>
                <w:shd w:val="clear" w:color="auto" w:fill="auto"/>
                <w:noWrap/>
                <w:vAlign w:val="bottom"/>
                <w:hideMark/>
              </w:tcPr>
            </w:tcPrChange>
          </w:tcPr>
          <w:p w14:paraId="1185E4D4" w14:textId="77777777" w:rsidR="0089145E" w:rsidRPr="0089145E" w:rsidRDefault="0089145E">
            <w:pPr>
              <w:spacing w:after="0" w:line="240" w:lineRule="auto"/>
              <w:rPr>
                <w:ins w:id="1050" w:author="Stefanie Lane" w:date="2022-05-11T11:20:00Z"/>
                <w:rFonts w:ascii="Times New Roman" w:eastAsia="Times New Roman" w:hAnsi="Times New Roman" w:cs="Times New Roman"/>
                <w:sz w:val="20"/>
                <w:szCs w:val="20"/>
                <w:rPrChange w:id="1051" w:author="Stefanie Lane" w:date="2022-05-11T11:20:00Z">
                  <w:rPr>
                    <w:ins w:id="1052" w:author="Stefanie Lane" w:date="2022-05-11T11:20:00Z"/>
                  </w:rPr>
                </w:rPrChange>
              </w:rPr>
              <w:pPrChange w:id="1053" w:author="Stefanie Lane" w:date="2022-05-11T11:20:00Z">
                <w:pPr/>
              </w:pPrChange>
            </w:pPr>
          </w:p>
        </w:tc>
        <w:tc>
          <w:tcPr>
            <w:tcW w:w="900" w:type="dxa"/>
            <w:tcBorders>
              <w:top w:val="nil"/>
              <w:left w:val="nil"/>
              <w:bottom w:val="nil"/>
              <w:right w:val="nil"/>
            </w:tcBorders>
            <w:shd w:val="clear" w:color="auto" w:fill="auto"/>
            <w:noWrap/>
            <w:vAlign w:val="bottom"/>
            <w:hideMark/>
            <w:tcPrChange w:id="1054" w:author="Stefanie Lane" w:date="2022-05-11T11:20:00Z">
              <w:tcPr>
                <w:tcW w:w="900" w:type="dxa"/>
                <w:tcBorders>
                  <w:top w:val="nil"/>
                  <w:left w:val="nil"/>
                  <w:bottom w:val="nil"/>
                  <w:right w:val="nil"/>
                </w:tcBorders>
                <w:shd w:val="clear" w:color="auto" w:fill="auto"/>
                <w:noWrap/>
                <w:vAlign w:val="bottom"/>
                <w:hideMark/>
              </w:tcPr>
            </w:tcPrChange>
          </w:tcPr>
          <w:p w14:paraId="58A852DC" w14:textId="77777777" w:rsidR="0089145E" w:rsidRPr="0089145E" w:rsidRDefault="0089145E">
            <w:pPr>
              <w:spacing w:after="0" w:line="240" w:lineRule="auto"/>
              <w:rPr>
                <w:ins w:id="1055" w:author="Stefanie Lane" w:date="2022-05-11T11:20:00Z"/>
                <w:rFonts w:ascii="Times New Roman" w:eastAsia="Times New Roman" w:hAnsi="Times New Roman" w:cs="Times New Roman"/>
                <w:sz w:val="20"/>
                <w:szCs w:val="20"/>
                <w:rPrChange w:id="1056" w:author="Stefanie Lane" w:date="2022-05-11T11:20:00Z">
                  <w:rPr>
                    <w:ins w:id="1057" w:author="Stefanie Lane" w:date="2022-05-11T11:20:00Z"/>
                  </w:rPr>
                </w:rPrChange>
              </w:rPr>
              <w:pPrChange w:id="1058" w:author="Stefanie Lane" w:date="2022-05-11T11:20:00Z">
                <w:pPr/>
              </w:pPrChange>
            </w:pPr>
          </w:p>
        </w:tc>
      </w:tr>
      <w:tr w:rsidR="0089145E" w:rsidRPr="0089145E" w14:paraId="039B629D" w14:textId="77777777" w:rsidTr="0089145E">
        <w:trPr>
          <w:trHeight w:val="290"/>
          <w:jc w:val="center"/>
          <w:ins w:id="1059" w:author="Stefanie Lane" w:date="2022-05-11T11:20:00Z"/>
          <w:trPrChange w:id="1060"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061" w:author="Stefanie Lane" w:date="2022-05-11T11:20:00Z">
              <w:tcPr>
                <w:tcW w:w="1180" w:type="dxa"/>
                <w:tcBorders>
                  <w:top w:val="nil"/>
                  <w:left w:val="nil"/>
                  <w:bottom w:val="nil"/>
                  <w:right w:val="nil"/>
                </w:tcBorders>
                <w:shd w:val="clear" w:color="auto" w:fill="auto"/>
                <w:noWrap/>
                <w:vAlign w:val="bottom"/>
                <w:hideMark/>
              </w:tcPr>
            </w:tcPrChange>
          </w:tcPr>
          <w:p w14:paraId="57D4CA82" w14:textId="77777777" w:rsidR="0089145E" w:rsidRPr="0089145E" w:rsidRDefault="0089145E">
            <w:pPr>
              <w:spacing w:after="0" w:line="240" w:lineRule="auto"/>
              <w:rPr>
                <w:ins w:id="1062" w:author="Stefanie Lane" w:date="2022-05-11T11:20:00Z"/>
                <w:rFonts w:ascii="Calibri" w:eastAsia="Times New Roman" w:hAnsi="Calibri" w:cs="Calibri"/>
                <w:b/>
                <w:bCs/>
                <w:color w:val="000000"/>
                <w:rPrChange w:id="1063" w:author="Stefanie Lane" w:date="2022-05-11T11:20:00Z">
                  <w:rPr>
                    <w:ins w:id="1064" w:author="Stefanie Lane" w:date="2022-05-11T11:20:00Z"/>
                  </w:rPr>
                </w:rPrChange>
              </w:rPr>
              <w:pPrChange w:id="1065" w:author="Stefanie Lane" w:date="2022-05-11T11:20:00Z">
                <w:pPr/>
              </w:pPrChange>
            </w:pPr>
            <w:ins w:id="1066" w:author="Stefanie Lane" w:date="2022-05-11T11:20:00Z">
              <w:r w:rsidRPr="0089145E">
                <w:rPr>
                  <w:rFonts w:ascii="Calibri" w:eastAsia="Times New Roman" w:hAnsi="Calibri" w:cs="Calibri"/>
                  <w:b/>
                  <w:bCs/>
                  <w:color w:val="000000"/>
                  <w:rPrChange w:id="1067" w:author="Stefanie Lane" w:date="2022-05-11T11:20:00Z">
                    <w:rPr/>
                  </w:rPrChange>
                </w:rPr>
                <w:t>Total</w:t>
              </w:r>
            </w:ins>
          </w:p>
        </w:tc>
        <w:tc>
          <w:tcPr>
            <w:tcW w:w="960" w:type="dxa"/>
            <w:tcBorders>
              <w:top w:val="nil"/>
              <w:left w:val="nil"/>
              <w:bottom w:val="nil"/>
              <w:right w:val="nil"/>
            </w:tcBorders>
            <w:shd w:val="clear" w:color="auto" w:fill="auto"/>
            <w:noWrap/>
            <w:vAlign w:val="bottom"/>
            <w:hideMark/>
            <w:tcPrChange w:id="1068" w:author="Stefanie Lane" w:date="2022-05-11T11:20:00Z">
              <w:tcPr>
                <w:tcW w:w="960" w:type="dxa"/>
                <w:tcBorders>
                  <w:top w:val="nil"/>
                  <w:left w:val="nil"/>
                  <w:bottom w:val="nil"/>
                  <w:right w:val="nil"/>
                </w:tcBorders>
                <w:shd w:val="clear" w:color="auto" w:fill="auto"/>
                <w:noWrap/>
                <w:vAlign w:val="bottom"/>
                <w:hideMark/>
              </w:tcPr>
            </w:tcPrChange>
          </w:tcPr>
          <w:p w14:paraId="1969CB4D" w14:textId="77777777" w:rsidR="0089145E" w:rsidRPr="0089145E" w:rsidRDefault="0089145E">
            <w:pPr>
              <w:spacing w:after="0" w:line="240" w:lineRule="auto"/>
              <w:rPr>
                <w:ins w:id="1069" w:author="Stefanie Lane" w:date="2022-05-11T11:20:00Z"/>
                <w:rFonts w:ascii="Calibri" w:eastAsia="Times New Roman" w:hAnsi="Calibri" w:cs="Calibri"/>
                <w:b/>
                <w:bCs/>
                <w:color w:val="000000"/>
                <w:rPrChange w:id="1070" w:author="Stefanie Lane" w:date="2022-05-11T11:20:00Z">
                  <w:rPr>
                    <w:ins w:id="1071" w:author="Stefanie Lane" w:date="2022-05-11T11:20:00Z"/>
                  </w:rPr>
                </w:rPrChange>
              </w:rPr>
              <w:pPrChange w:id="1072" w:author="Stefanie Lane" w:date="2022-05-11T11:20:00Z">
                <w:pPr/>
              </w:pPrChange>
            </w:pPr>
          </w:p>
        </w:tc>
        <w:tc>
          <w:tcPr>
            <w:tcW w:w="960" w:type="dxa"/>
            <w:tcBorders>
              <w:top w:val="nil"/>
              <w:left w:val="nil"/>
              <w:bottom w:val="nil"/>
              <w:right w:val="nil"/>
            </w:tcBorders>
            <w:shd w:val="clear" w:color="auto" w:fill="auto"/>
            <w:noWrap/>
            <w:vAlign w:val="bottom"/>
            <w:hideMark/>
            <w:tcPrChange w:id="1073" w:author="Stefanie Lane" w:date="2022-05-11T11:20:00Z">
              <w:tcPr>
                <w:tcW w:w="960" w:type="dxa"/>
                <w:tcBorders>
                  <w:top w:val="nil"/>
                  <w:left w:val="nil"/>
                  <w:bottom w:val="nil"/>
                  <w:right w:val="nil"/>
                </w:tcBorders>
                <w:shd w:val="clear" w:color="auto" w:fill="auto"/>
                <w:noWrap/>
                <w:vAlign w:val="bottom"/>
                <w:hideMark/>
              </w:tcPr>
            </w:tcPrChange>
          </w:tcPr>
          <w:p w14:paraId="0AA8F5EF" w14:textId="77777777" w:rsidR="0089145E" w:rsidRPr="0089145E" w:rsidRDefault="0089145E">
            <w:pPr>
              <w:spacing w:after="0" w:line="240" w:lineRule="auto"/>
              <w:rPr>
                <w:ins w:id="1074" w:author="Stefanie Lane" w:date="2022-05-11T11:20:00Z"/>
                <w:rFonts w:ascii="Times New Roman" w:eastAsia="Times New Roman" w:hAnsi="Times New Roman" w:cs="Times New Roman"/>
                <w:sz w:val="20"/>
                <w:szCs w:val="20"/>
                <w:rPrChange w:id="1075" w:author="Stefanie Lane" w:date="2022-05-11T11:20:00Z">
                  <w:rPr>
                    <w:ins w:id="1076" w:author="Stefanie Lane" w:date="2022-05-11T11:20:00Z"/>
                  </w:rPr>
                </w:rPrChange>
              </w:rPr>
              <w:pPrChange w:id="1077" w:author="Stefanie Lane" w:date="2022-05-11T11:20:00Z">
                <w:pPr/>
              </w:pPrChange>
            </w:pPr>
          </w:p>
        </w:tc>
        <w:tc>
          <w:tcPr>
            <w:tcW w:w="300" w:type="dxa"/>
            <w:tcBorders>
              <w:top w:val="nil"/>
              <w:left w:val="nil"/>
              <w:bottom w:val="nil"/>
              <w:right w:val="nil"/>
            </w:tcBorders>
            <w:shd w:val="clear" w:color="auto" w:fill="auto"/>
            <w:noWrap/>
            <w:vAlign w:val="bottom"/>
            <w:hideMark/>
            <w:tcPrChange w:id="1078" w:author="Stefanie Lane" w:date="2022-05-11T11:20:00Z">
              <w:tcPr>
                <w:tcW w:w="300" w:type="dxa"/>
                <w:tcBorders>
                  <w:top w:val="nil"/>
                  <w:left w:val="nil"/>
                  <w:bottom w:val="nil"/>
                  <w:right w:val="nil"/>
                </w:tcBorders>
                <w:shd w:val="clear" w:color="auto" w:fill="auto"/>
                <w:noWrap/>
                <w:vAlign w:val="bottom"/>
                <w:hideMark/>
              </w:tcPr>
            </w:tcPrChange>
          </w:tcPr>
          <w:p w14:paraId="0EEF84B4" w14:textId="77777777" w:rsidR="0089145E" w:rsidRPr="0089145E" w:rsidRDefault="0089145E">
            <w:pPr>
              <w:spacing w:after="0" w:line="240" w:lineRule="auto"/>
              <w:rPr>
                <w:ins w:id="1079" w:author="Stefanie Lane" w:date="2022-05-11T11:20:00Z"/>
                <w:rFonts w:ascii="Times New Roman" w:eastAsia="Times New Roman" w:hAnsi="Times New Roman" w:cs="Times New Roman"/>
                <w:sz w:val="20"/>
                <w:szCs w:val="20"/>
                <w:rPrChange w:id="1080" w:author="Stefanie Lane" w:date="2022-05-11T11:20:00Z">
                  <w:rPr>
                    <w:ins w:id="1081" w:author="Stefanie Lane" w:date="2022-05-11T11:20:00Z"/>
                  </w:rPr>
                </w:rPrChange>
              </w:rPr>
              <w:pPrChange w:id="1082" w:author="Stefanie Lane" w:date="2022-05-11T11:20:00Z">
                <w:pPr/>
              </w:pPrChange>
            </w:pPr>
          </w:p>
        </w:tc>
        <w:tc>
          <w:tcPr>
            <w:tcW w:w="920" w:type="dxa"/>
            <w:tcBorders>
              <w:top w:val="nil"/>
              <w:left w:val="nil"/>
              <w:bottom w:val="nil"/>
              <w:right w:val="nil"/>
            </w:tcBorders>
            <w:shd w:val="clear" w:color="auto" w:fill="auto"/>
            <w:noWrap/>
            <w:vAlign w:val="bottom"/>
            <w:hideMark/>
            <w:tcPrChange w:id="1083" w:author="Stefanie Lane" w:date="2022-05-11T11:20:00Z">
              <w:tcPr>
                <w:tcW w:w="920" w:type="dxa"/>
                <w:tcBorders>
                  <w:top w:val="nil"/>
                  <w:left w:val="nil"/>
                  <w:bottom w:val="nil"/>
                  <w:right w:val="nil"/>
                </w:tcBorders>
                <w:shd w:val="clear" w:color="auto" w:fill="auto"/>
                <w:noWrap/>
                <w:vAlign w:val="bottom"/>
                <w:hideMark/>
              </w:tcPr>
            </w:tcPrChange>
          </w:tcPr>
          <w:p w14:paraId="15C2ADAF" w14:textId="77777777" w:rsidR="0089145E" w:rsidRPr="0089145E" w:rsidRDefault="0089145E">
            <w:pPr>
              <w:spacing w:after="0" w:line="240" w:lineRule="auto"/>
              <w:rPr>
                <w:ins w:id="1084" w:author="Stefanie Lane" w:date="2022-05-11T11:20:00Z"/>
                <w:rFonts w:ascii="Times New Roman" w:eastAsia="Times New Roman" w:hAnsi="Times New Roman" w:cs="Times New Roman"/>
                <w:sz w:val="20"/>
                <w:szCs w:val="20"/>
                <w:rPrChange w:id="1085" w:author="Stefanie Lane" w:date="2022-05-11T11:20:00Z">
                  <w:rPr>
                    <w:ins w:id="1086" w:author="Stefanie Lane" w:date="2022-05-11T11:20:00Z"/>
                  </w:rPr>
                </w:rPrChange>
              </w:rPr>
              <w:pPrChange w:id="1087" w:author="Stefanie Lane" w:date="2022-05-11T11:20:00Z">
                <w:pPr/>
              </w:pPrChange>
            </w:pPr>
          </w:p>
        </w:tc>
        <w:tc>
          <w:tcPr>
            <w:tcW w:w="920" w:type="dxa"/>
            <w:tcBorders>
              <w:top w:val="nil"/>
              <w:left w:val="nil"/>
              <w:bottom w:val="nil"/>
              <w:right w:val="nil"/>
            </w:tcBorders>
            <w:shd w:val="clear" w:color="auto" w:fill="auto"/>
            <w:noWrap/>
            <w:vAlign w:val="bottom"/>
            <w:hideMark/>
            <w:tcPrChange w:id="1088" w:author="Stefanie Lane" w:date="2022-05-11T11:20:00Z">
              <w:tcPr>
                <w:tcW w:w="920" w:type="dxa"/>
                <w:tcBorders>
                  <w:top w:val="nil"/>
                  <w:left w:val="nil"/>
                  <w:bottom w:val="nil"/>
                  <w:right w:val="nil"/>
                </w:tcBorders>
                <w:shd w:val="clear" w:color="auto" w:fill="auto"/>
                <w:noWrap/>
                <w:vAlign w:val="bottom"/>
                <w:hideMark/>
              </w:tcPr>
            </w:tcPrChange>
          </w:tcPr>
          <w:p w14:paraId="688DC034" w14:textId="77777777" w:rsidR="0089145E" w:rsidRPr="0089145E" w:rsidRDefault="0089145E">
            <w:pPr>
              <w:spacing w:after="0" w:line="240" w:lineRule="auto"/>
              <w:rPr>
                <w:ins w:id="1089" w:author="Stefanie Lane" w:date="2022-05-11T11:20:00Z"/>
                <w:rFonts w:ascii="Times New Roman" w:eastAsia="Times New Roman" w:hAnsi="Times New Roman" w:cs="Times New Roman"/>
                <w:sz w:val="20"/>
                <w:szCs w:val="20"/>
                <w:rPrChange w:id="1090" w:author="Stefanie Lane" w:date="2022-05-11T11:20:00Z">
                  <w:rPr>
                    <w:ins w:id="1091" w:author="Stefanie Lane" w:date="2022-05-11T11:20:00Z"/>
                  </w:rPr>
                </w:rPrChange>
              </w:rPr>
              <w:pPrChange w:id="1092" w:author="Stefanie Lane" w:date="2022-05-11T11:20:00Z">
                <w:pPr/>
              </w:pPrChange>
            </w:pPr>
          </w:p>
        </w:tc>
        <w:tc>
          <w:tcPr>
            <w:tcW w:w="900" w:type="dxa"/>
            <w:tcBorders>
              <w:top w:val="nil"/>
              <w:left w:val="nil"/>
              <w:bottom w:val="nil"/>
              <w:right w:val="nil"/>
            </w:tcBorders>
            <w:shd w:val="clear" w:color="auto" w:fill="auto"/>
            <w:noWrap/>
            <w:vAlign w:val="bottom"/>
            <w:hideMark/>
            <w:tcPrChange w:id="1093" w:author="Stefanie Lane" w:date="2022-05-11T11:20:00Z">
              <w:tcPr>
                <w:tcW w:w="900" w:type="dxa"/>
                <w:tcBorders>
                  <w:top w:val="nil"/>
                  <w:left w:val="nil"/>
                  <w:bottom w:val="nil"/>
                  <w:right w:val="nil"/>
                </w:tcBorders>
                <w:shd w:val="clear" w:color="auto" w:fill="auto"/>
                <w:noWrap/>
                <w:vAlign w:val="bottom"/>
                <w:hideMark/>
              </w:tcPr>
            </w:tcPrChange>
          </w:tcPr>
          <w:p w14:paraId="21137C7C" w14:textId="77777777" w:rsidR="0089145E" w:rsidRPr="0089145E" w:rsidRDefault="0089145E">
            <w:pPr>
              <w:spacing w:after="0" w:line="240" w:lineRule="auto"/>
              <w:rPr>
                <w:ins w:id="1094" w:author="Stefanie Lane" w:date="2022-05-11T11:20:00Z"/>
                <w:rFonts w:ascii="Times New Roman" w:eastAsia="Times New Roman" w:hAnsi="Times New Roman" w:cs="Times New Roman"/>
                <w:sz w:val="20"/>
                <w:szCs w:val="20"/>
                <w:rPrChange w:id="1095" w:author="Stefanie Lane" w:date="2022-05-11T11:20:00Z">
                  <w:rPr>
                    <w:ins w:id="1096" w:author="Stefanie Lane" w:date="2022-05-11T11:20:00Z"/>
                  </w:rPr>
                </w:rPrChange>
              </w:rPr>
              <w:pPrChange w:id="1097" w:author="Stefanie Lane" w:date="2022-05-11T11:20:00Z">
                <w:pPr/>
              </w:pPrChange>
            </w:pPr>
          </w:p>
        </w:tc>
      </w:tr>
      <w:tr w:rsidR="0089145E" w:rsidRPr="0089145E" w14:paraId="7FC52FD7" w14:textId="77777777" w:rsidTr="0089145E">
        <w:trPr>
          <w:trHeight w:val="290"/>
          <w:jc w:val="center"/>
          <w:ins w:id="1098" w:author="Stefanie Lane" w:date="2022-05-11T11:20:00Z"/>
          <w:trPrChange w:id="1099"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1100"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7B22D209" w14:textId="77777777" w:rsidR="0089145E" w:rsidRPr="0089145E" w:rsidRDefault="0089145E">
            <w:pPr>
              <w:spacing w:after="0" w:line="240" w:lineRule="auto"/>
              <w:jc w:val="right"/>
              <w:rPr>
                <w:ins w:id="1101" w:author="Stefanie Lane" w:date="2022-05-11T11:20:00Z"/>
                <w:rFonts w:ascii="Calibri" w:eastAsia="Times New Roman" w:hAnsi="Calibri" w:cs="Calibri"/>
                <w:color w:val="000000"/>
                <w:rPrChange w:id="1102" w:author="Stefanie Lane" w:date="2022-05-11T11:20:00Z">
                  <w:rPr>
                    <w:ins w:id="1103" w:author="Stefanie Lane" w:date="2022-05-11T11:20:00Z"/>
                  </w:rPr>
                </w:rPrChange>
              </w:rPr>
              <w:pPrChange w:id="1104" w:author="Stefanie Lane" w:date="2022-05-11T11:20:00Z">
                <w:pPr>
                  <w:jc w:val="right"/>
                </w:pPr>
              </w:pPrChange>
            </w:pPr>
            <w:ins w:id="1105" w:author="Stefanie Lane" w:date="2022-05-11T11:20:00Z">
              <w:r w:rsidRPr="0089145E">
                <w:rPr>
                  <w:rFonts w:ascii="Calibri" w:eastAsia="Times New Roman" w:hAnsi="Calibri" w:cs="Calibri"/>
                  <w:color w:val="000000"/>
                  <w:rPrChange w:id="1106"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1107"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01E09B89" w14:textId="77777777" w:rsidR="0089145E" w:rsidRPr="0089145E" w:rsidRDefault="0089145E">
            <w:pPr>
              <w:spacing w:after="0" w:line="240" w:lineRule="auto"/>
              <w:jc w:val="center"/>
              <w:rPr>
                <w:ins w:id="1108" w:author="Stefanie Lane" w:date="2022-05-11T11:20:00Z"/>
                <w:rFonts w:ascii="Calibri" w:eastAsia="Times New Roman" w:hAnsi="Calibri" w:cs="Calibri"/>
                <w:color w:val="000000"/>
                <w:rPrChange w:id="1109" w:author="Stefanie Lane" w:date="2022-05-11T11:20:00Z">
                  <w:rPr>
                    <w:ins w:id="1110" w:author="Stefanie Lane" w:date="2022-05-11T11:20:00Z"/>
                  </w:rPr>
                </w:rPrChange>
              </w:rPr>
              <w:pPrChange w:id="1111" w:author="Stefanie Lane" w:date="2022-05-11T11:20:00Z">
                <w:pPr>
                  <w:jc w:val="center"/>
                </w:pPr>
              </w:pPrChange>
            </w:pPr>
            <w:ins w:id="1112" w:author="Stefanie Lane" w:date="2022-05-11T11:20:00Z">
              <w:r w:rsidRPr="0089145E">
                <w:rPr>
                  <w:rFonts w:ascii="Calibri" w:eastAsia="Times New Roman" w:hAnsi="Calibri" w:cs="Calibri"/>
                  <w:color w:val="000000"/>
                  <w:rPrChange w:id="1113" w:author="Stefanie Lane" w:date="2022-05-11T11:20: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Change w:id="1114"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20BB786A" w14:textId="77777777" w:rsidR="0089145E" w:rsidRPr="0089145E" w:rsidRDefault="0089145E">
            <w:pPr>
              <w:spacing w:after="0" w:line="240" w:lineRule="auto"/>
              <w:jc w:val="center"/>
              <w:rPr>
                <w:ins w:id="1115" w:author="Stefanie Lane" w:date="2022-05-11T11:20:00Z"/>
                <w:rFonts w:ascii="Calibri" w:eastAsia="Times New Roman" w:hAnsi="Calibri" w:cs="Calibri"/>
                <w:color w:val="000000"/>
                <w:rPrChange w:id="1116" w:author="Stefanie Lane" w:date="2022-05-11T11:20:00Z">
                  <w:rPr>
                    <w:ins w:id="1117" w:author="Stefanie Lane" w:date="2022-05-11T11:20:00Z"/>
                  </w:rPr>
                </w:rPrChange>
              </w:rPr>
              <w:pPrChange w:id="1118" w:author="Stefanie Lane" w:date="2022-05-11T11:20:00Z">
                <w:pPr>
                  <w:jc w:val="center"/>
                </w:pPr>
              </w:pPrChange>
            </w:pPr>
            <w:ins w:id="1119" w:author="Stefanie Lane" w:date="2022-05-11T11:20:00Z">
              <w:r w:rsidRPr="0089145E">
                <w:rPr>
                  <w:rFonts w:ascii="Calibri" w:eastAsia="Times New Roman" w:hAnsi="Calibri" w:cs="Calibri"/>
                  <w:color w:val="000000"/>
                  <w:rPrChange w:id="1120" w:author="Stefanie Lane" w:date="2022-05-11T11:20:00Z">
                    <w:rPr/>
                  </w:rPrChange>
                </w:rPr>
                <w:t>48</w:t>
              </w:r>
            </w:ins>
          </w:p>
        </w:tc>
        <w:tc>
          <w:tcPr>
            <w:tcW w:w="300" w:type="dxa"/>
            <w:tcBorders>
              <w:top w:val="nil"/>
              <w:left w:val="nil"/>
              <w:bottom w:val="nil"/>
              <w:right w:val="nil"/>
            </w:tcBorders>
            <w:shd w:val="clear" w:color="auto" w:fill="auto"/>
            <w:noWrap/>
            <w:vAlign w:val="bottom"/>
            <w:hideMark/>
            <w:tcPrChange w:id="1121" w:author="Stefanie Lane" w:date="2022-05-11T11:20:00Z">
              <w:tcPr>
                <w:tcW w:w="300" w:type="dxa"/>
                <w:tcBorders>
                  <w:top w:val="nil"/>
                  <w:left w:val="nil"/>
                  <w:bottom w:val="nil"/>
                  <w:right w:val="nil"/>
                </w:tcBorders>
                <w:shd w:val="clear" w:color="auto" w:fill="auto"/>
                <w:noWrap/>
                <w:vAlign w:val="bottom"/>
                <w:hideMark/>
              </w:tcPr>
            </w:tcPrChange>
          </w:tcPr>
          <w:p w14:paraId="53074357" w14:textId="77777777" w:rsidR="0089145E" w:rsidRPr="0089145E" w:rsidRDefault="0089145E">
            <w:pPr>
              <w:spacing w:after="0" w:line="240" w:lineRule="auto"/>
              <w:jc w:val="center"/>
              <w:rPr>
                <w:ins w:id="1122" w:author="Stefanie Lane" w:date="2022-05-11T11:20:00Z"/>
                <w:rFonts w:ascii="Calibri" w:eastAsia="Times New Roman" w:hAnsi="Calibri" w:cs="Calibri"/>
                <w:color w:val="000000"/>
                <w:rPrChange w:id="1123" w:author="Stefanie Lane" w:date="2022-05-11T11:20:00Z">
                  <w:rPr>
                    <w:ins w:id="1124" w:author="Stefanie Lane" w:date="2022-05-11T11:20:00Z"/>
                  </w:rPr>
                </w:rPrChange>
              </w:rPr>
              <w:pPrChange w:id="1125"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1126"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8AF405D" w14:textId="77777777" w:rsidR="0089145E" w:rsidRPr="0089145E" w:rsidRDefault="0089145E">
            <w:pPr>
              <w:spacing w:after="0" w:line="240" w:lineRule="auto"/>
              <w:jc w:val="center"/>
              <w:rPr>
                <w:ins w:id="1127" w:author="Stefanie Lane" w:date="2022-05-11T11:20:00Z"/>
                <w:rFonts w:ascii="Calibri" w:eastAsia="Times New Roman" w:hAnsi="Calibri" w:cs="Calibri"/>
                <w:color w:val="000000"/>
                <w:rPrChange w:id="1128" w:author="Stefanie Lane" w:date="2022-05-11T11:20:00Z">
                  <w:rPr>
                    <w:ins w:id="1129" w:author="Stefanie Lane" w:date="2022-05-11T11:20:00Z"/>
                  </w:rPr>
                </w:rPrChange>
              </w:rPr>
              <w:pPrChange w:id="1130" w:author="Stefanie Lane" w:date="2022-05-11T11:20:00Z">
                <w:pPr>
                  <w:jc w:val="center"/>
                </w:pPr>
              </w:pPrChange>
            </w:pPr>
            <w:ins w:id="1131" w:author="Stefanie Lane" w:date="2022-05-11T11:20:00Z">
              <w:r w:rsidRPr="0089145E">
                <w:rPr>
                  <w:rFonts w:ascii="Calibri" w:eastAsia="Times New Roman" w:hAnsi="Calibri" w:cs="Calibri"/>
                  <w:color w:val="000000"/>
                  <w:rPrChange w:id="1132" w:author="Stefanie Lane" w:date="2022-05-11T11:20:00Z">
                    <w:rPr/>
                  </w:rPrChange>
                </w:rPr>
                <w:t>9.96</w:t>
              </w:r>
            </w:ins>
          </w:p>
        </w:tc>
        <w:tc>
          <w:tcPr>
            <w:tcW w:w="920" w:type="dxa"/>
            <w:tcBorders>
              <w:top w:val="single" w:sz="4" w:space="0" w:color="auto"/>
              <w:left w:val="nil"/>
              <w:bottom w:val="single" w:sz="4" w:space="0" w:color="auto"/>
              <w:right w:val="nil"/>
            </w:tcBorders>
            <w:shd w:val="clear" w:color="auto" w:fill="auto"/>
            <w:noWrap/>
            <w:vAlign w:val="bottom"/>
            <w:hideMark/>
            <w:tcPrChange w:id="1133"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6450EDE" w14:textId="77777777" w:rsidR="0089145E" w:rsidRPr="0089145E" w:rsidRDefault="0089145E">
            <w:pPr>
              <w:spacing w:after="0" w:line="240" w:lineRule="auto"/>
              <w:jc w:val="center"/>
              <w:rPr>
                <w:ins w:id="1134" w:author="Stefanie Lane" w:date="2022-05-11T11:20:00Z"/>
                <w:rFonts w:ascii="Calibri" w:eastAsia="Times New Roman" w:hAnsi="Calibri" w:cs="Calibri"/>
                <w:color w:val="000000"/>
                <w:rPrChange w:id="1135" w:author="Stefanie Lane" w:date="2022-05-11T11:20:00Z">
                  <w:rPr>
                    <w:ins w:id="1136" w:author="Stefanie Lane" w:date="2022-05-11T11:20:00Z"/>
                  </w:rPr>
                </w:rPrChange>
              </w:rPr>
              <w:pPrChange w:id="1137" w:author="Stefanie Lane" w:date="2022-05-11T11:20:00Z">
                <w:pPr>
                  <w:jc w:val="center"/>
                </w:pPr>
              </w:pPrChange>
            </w:pPr>
            <w:ins w:id="1138" w:author="Stefanie Lane" w:date="2022-05-11T11:20:00Z">
              <w:r w:rsidRPr="0089145E">
                <w:rPr>
                  <w:rFonts w:ascii="Calibri" w:eastAsia="Times New Roman" w:hAnsi="Calibri" w:cs="Calibri"/>
                  <w:color w:val="000000"/>
                  <w:rPrChange w:id="1139" w:author="Stefanie Lane" w:date="2022-05-11T11:20:00Z">
                    <w:rPr/>
                  </w:rPrChange>
                </w:rPr>
                <w:t>3.41</w:t>
              </w:r>
            </w:ins>
          </w:p>
        </w:tc>
        <w:tc>
          <w:tcPr>
            <w:tcW w:w="900" w:type="dxa"/>
            <w:tcBorders>
              <w:top w:val="single" w:sz="4" w:space="0" w:color="auto"/>
              <w:left w:val="nil"/>
              <w:bottom w:val="single" w:sz="4" w:space="0" w:color="auto"/>
              <w:right w:val="nil"/>
            </w:tcBorders>
            <w:shd w:val="clear" w:color="auto" w:fill="auto"/>
            <w:noWrap/>
            <w:vAlign w:val="bottom"/>
            <w:hideMark/>
            <w:tcPrChange w:id="1140"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325847BF" w14:textId="77777777" w:rsidR="0089145E" w:rsidRPr="0089145E" w:rsidRDefault="0089145E">
            <w:pPr>
              <w:spacing w:after="0" w:line="240" w:lineRule="auto"/>
              <w:jc w:val="center"/>
              <w:rPr>
                <w:ins w:id="1141" w:author="Stefanie Lane" w:date="2022-05-11T11:20:00Z"/>
                <w:rFonts w:ascii="Calibri" w:eastAsia="Times New Roman" w:hAnsi="Calibri" w:cs="Calibri"/>
                <w:color w:val="000000"/>
                <w:rPrChange w:id="1142" w:author="Stefanie Lane" w:date="2022-05-11T11:20:00Z">
                  <w:rPr>
                    <w:ins w:id="1143" w:author="Stefanie Lane" w:date="2022-05-11T11:20:00Z"/>
                  </w:rPr>
                </w:rPrChange>
              </w:rPr>
              <w:pPrChange w:id="1144" w:author="Stefanie Lane" w:date="2022-05-11T11:20:00Z">
                <w:pPr>
                  <w:jc w:val="center"/>
                </w:pPr>
              </w:pPrChange>
            </w:pPr>
            <w:ins w:id="1145" w:author="Stefanie Lane" w:date="2022-05-11T11:20:00Z">
              <w:r w:rsidRPr="0089145E">
                <w:rPr>
                  <w:rFonts w:ascii="Calibri" w:eastAsia="Times New Roman" w:hAnsi="Calibri" w:cs="Calibri"/>
                  <w:color w:val="000000"/>
                  <w:rPrChange w:id="1146" w:author="Stefanie Lane" w:date="2022-05-11T11:20:00Z">
                    <w:rPr/>
                  </w:rPrChange>
                </w:rPr>
                <w:t>4.82</w:t>
              </w:r>
            </w:ins>
          </w:p>
        </w:tc>
      </w:tr>
      <w:tr w:rsidR="0089145E" w:rsidRPr="0089145E" w14:paraId="0C4AF434" w14:textId="77777777" w:rsidTr="0089145E">
        <w:trPr>
          <w:trHeight w:val="290"/>
          <w:jc w:val="center"/>
          <w:ins w:id="1147" w:author="Stefanie Lane" w:date="2022-05-11T11:20:00Z"/>
          <w:trPrChange w:id="1148"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149" w:author="Stefanie Lane" w:date="2022-05-11T11:20:00Z">
              <w:tcPr>
                <w:tcW w:w="1180" w:type="dxa"/>
                <w:tcBorders>
                  <w:top w:val="nil"/>
                  <w:left w:val="nil"/>
                  <w:bottom w:val="nil"/>
                  <w:right w:val="nil"/>
                </w:tcBorders>
                <w:shd w:val="clear" w:color="auto" w:fill="auto"/>
                <w:noWrap/>
                <w:vAlign w:val="bottom"/>
                <w:hideMark/>
              </w:tcPr>
            </w:tcPrChange>
          </w:tcPr>
          <w:p w14:paraId="4AC959EB" w14:textId="77777777" w:rsidR="0089145E" w:rsidRPr="0089145E" w:rsidRDefault="0089145E">
            <w:pPr>
              <w:spacing w:after="0" w:line="240" w:lineRule="auto"/>
              <w:jc w:val="right"/>
              <w:rPr>
                <w:ins w:id="1150" w:author="Stefanie Lane" w:date="2022-05-11T11:20:00Z"/>
                <w:rFonts w:ascii="Calibri" w:eastAsia="Times New Roman" w:hAnsi="Calibri" w:cs="Calibri"/>
                <w:color w:val="000000"/>
                <w:rPrChange w:id="1151" w:author="Stefanie Lane" w:date="2022-05-11T11:20:00Z">
                  <w:rPr>
                    <w:ins w:id="1152" w:author="Stefanie Lane" w:date="2022-05-11T11:20:00Z"/>
                  </w:rPr>
                </w:rPrChange>
              </w:rPr>
              <w:pPrChange w:id="1153" w:author="Stefanie Lane" w:date="2022-05-11T11:20:00Z">
                <w:pPr>
                  <w:jc w:val="right"/>
                </w:pPr>
              </w:pPrChange>
            </w:pPr>
            <w:ins w:id="1154" w:author="Stefanie Lane" w:date="2022-05-11T11:20:00Z">
              <w:r w:rsidRPr="0089145E">
                <w:rPr>
                  <w:rFonts w:ascii="Calibri" w:eastAsia="Times New Roman" w:hAnsi="Calibri" w:cs="Calibri"/>
                  <w:color w:val="000000"/>
                  <w:rPrChange w:id="1155"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1156"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298B6E4E" w14:textId="77777777" w:rsidR="0089145E" w:rsidRPr="0089145E" w:rsidRDefault="0089145E">
            <w:pPr>
              <w:spacing w:after="0" w:line="240" w:lineRule="auto"/>
              <w:jc w:val="center"/>
              <w:rPr>
                <w:ins w:id="1157" w:author="Stefanie Lane" w:date="2022-05-11T11:20:00Z"/>
                <w:rFonts w:ascii="Calibri" w:eastAsia="Times New Roman" w:hAnsi="Calibri" w:cs="Calibri"/>
                <w:color w:val="000000"/>
                <w:rPrChange w:id="1158" w:author="Stefanie Lane" w:date="2022-05-11T11:20:00Z">
                  <w:rPr>
                    <w:ins w:id="1159" w:author="Stefanie Lane" w:date="2022-05-11T11:20:00Z"/>
                  </w:rPr>
                </w:rPrChange>
              </w:rPr>
              <w:pPrChange w:id="1160" w:author="Stefanie Lane" w:date="2022-05-11T11:20:00Z">
                <w:pPr>
                  <w:jc w:val="center"/>
                </w:pPr>
              </w:pPrChange>
            </w:pPr>
            <w:ins w:id="1161" w:author="Stefanie Lane" w:date="2022-05-11T11:20:00Z">
              <w:r w:rsidRPr="0089145E">
                <w:rPr>
                  <w:rFonts w:ascii="Calibri" w:eastAsia="Times New Roman" w:hAnsi="Calibri" w:cs="Calibri"/>
                  <w:color w:val="000000"/>
                  <w:rPrChange w:id="1162" w:author="Stefanie Lane" w:date="2022-05-11T11:20:00Z">
                    <w:rPr/>
                  </w:rPrChange>
                </w:rPr>
                <w:t>82</w:t>
              </w:r>
            </w:ins>
          </w:p>
        </w:tc>
        <w:tc>
          <w:tcPr>
            <w:tcW w:w="960" w:type="dxa"/>
            <w:tcBorders>
              <w:top w:val="nil"/>
              <w:left w:val="nil"/>
              <w:bottom w:val="nil"/>
              <w:right w:val="nil"/>
            </w:tcBorders>
            <w:shd w:val="clear" w:color="auto" w:fill="auto"/>
            <w:noWrap/>
            <w:vAlign w:val="bottom"/>
            <w:hideMark/>
            <w:tcPrChange w:id="1163" w:author="Stefanie Lane" w:date="2022-05-11T11:20:00Z">
              <w:tcPr>
                <w:tcW w:w="960" w:type="dxa"/>
                <w:tcBorders>
                  <w:top w:val="nil"/>
                  <w:left w:val="nil"/>
                  <w:bottom w:val="nil"/>
                  <w:right w:val="nil"/>
                </w:tcBorders>
                <w:shd w:val="clear" w:color="auto" w:fill="auto"/>
                <w:noWrap/>
                <w:vAlign w:val="bottom"/>
                <w:hideMark/>
              </w:tcPr>
            </w:tcPrChange>
          </w:tcPr>
          <w:p w14:paraId="65136952" w14:textId="77777777" w:rsidR="0089145E" w:rsidRPr="0089145E" w:rsidRDefault="0089145E">
            <w:pPr>
              <w:spacing w:after="0" w:line="240" w:lineRule="auto"/>
              <w:jc w:val="center"/>
              <w:rPr>
                <w:ins w:id="1164" w:author="Stefanie Lane" w:date="2022-05-11T11:20:00Z"/>
                <w:rFonts w:ascii="Calibri" w:eastAsia="Times New Roman" w:hAnsi="Calibri" w:cs="Calibri"/>
                <w:color w:val="000000"/>
                <w:rPrChange w:id="1165" w:author="Stefanie Lane" w:date="2022-05-11T11:20:00Z">
                  <w:rPr>
                    <w:ins w:id="1166" w:author="Stefanie Lane" w:date="2022-05-11T11:20:00Z"/>
                  </w:rPr>
                </w:rPrChange>
              </w:rPr>
              <w:pPrChange w:id="1167" w:author="Stefanie Lane" w:date="2022-05-11T11:20:00Z">
                <w:pPr>
                  <w:jc w:val="center"/>
                </w:pPr>
              </w:pPrChange>
            </w:pPr>
            <w:ins w:id="1168" w:author="Stefanie Lane" w:date="2022-05-11T11:20:00Z">
              <w:r w:rsidRPr="0089145E">
                <w:rPr>
                  <w:rFonts w:ascii="Calibri" w:eastAsia="Times New Roman" w:hAnsi="Calibri" w:cs="Calibri"/>
                  <w:color w:val="000000"/>
                  <w:rPrChange w:id="1169" w:author="Stefanie Lane" w:date="2022-05-11T11:20:00Z">
                    <w:rPr/>
                  </w:rPrChange>
                </w:rPr>
                <w:t>45</w:t>
              </w:r>
            </w:ins>
          </w:p>
        </w:tc>
        <w:tc>
          <w:tcPr>
            <w:tcW w:w="300" w:type="dxa"/>
            <w:tcBorders>
              <w:top w:val="nil"/>
              <w:left w:val="nil"/>
              <w:bottom w:val="nil"/>
              <w:right w:val="nil"/>
            </w:tcBorders>
            <w:shd w:val="clear" w:color="auto" w:fill="auto"/>
            <w:noWrap/>
            <w:vAlign w:val="bottom"/>
            <w:hideMark/>
            <w:tcPrChange w:id="1170" w:author="Stefanie Lane" w:date="2022-05-11T11:20:00Z">
              <w:tcPr>
                <w:tcW w:w="300" w:type="dxa"/>
                <w:tcBorders>
                  <w:top w:val="nil"/>
                  <w:left w:val="nil"/>
                  <w:bottom w:val="nil"/>
                  <w:right w:val="nil"/>
                </w:tcBorders>
                <w:shd w:val="clear" w:color="auto" w:fill="auto"/>
                <w:noWrap/>
                <w:vAlign w:val="bottom"/>
                <w:hideMark/>
              </w:tcPr>
            </w:tcPrChange>
          </w:tcPr>
          <w:p w14:paraId="34BC5777" w14:textId="77777777" w:rsidR="0089145E" w:rsidRPr="0089145E" w:rsidRDefault="0089145E">
            <w:pPr>
              <w:spacing w:after="0" w:line="240" w:lineRule="auto"/>
              <w:jc w:val="center"/>
              <w:rPr>
                <w:ins w:id="1171" w:author="Stefanie Lane" w:date="2022-05-11T11:20:00Z"/>
                <w:rFonts w:ascii="Calibri" w:eastAsia="Times New Roman" w:hAnsi="Calibri" w:cs="Calibri"/>
                <w:color w:val="000000"/>
                <w:rPrChange w:id="1172" w:author="Stefanie Lane" w:date="2022-05-11T11:20:00Z">
                  <w:rPr>
                    <w:ins w:id="1173" w:author="Stefanie Lane" w:date="2022-05-11T11:20:00Z"/>
                  </w:rPr>
                </w:rPrChange>
              </w:rPr>
              <w:pPrChange w:id="1174" w:author="Stefanie Lane" w:date="2022-05-11T11:20:00Z">
                <w:pPr>
                  <w:jc w:val="center"/>
                </w:pPr>
              </w:pPrChange>
            </w:pPr>
          </w:p>
        </w:tc>
        <w:tc>
          <w:tcPr>
            <w:tcW w:w="920" w:type="dxa"/>
            <w:tcBorders>
              <w:top w:val="nil"/>
              <w:left w:val="nil"/>
              <w:bottom w:val="nil"/>
              <w:right w:val="nil"/>
            </w:tcBorders>
            <w:shd w:val="clear" w:color="auto" w:fill="auto"/>
            <w:noWrap/>
            <w:vAlign w:val="bottom"/>
            <w:hideMark/>
            <w:tcPrChange w:id="1175" w:author="Stefanie Lane" w:date="2022-05-11T11:20:00Z">
              <w:tcPr>
                <w:tcW w:w="920" w:type="dxa"/>
                <w:tcBorders>
                  <w:top w:val="nil"/>
                  <w:left w:val="nil"/>
                  <w:bottom w:val="nil"/>
                  <w:right w:val="nil"/>
                </w:tcBorders>
                <w:shd w:val="clear" w:color="auto" w:fill="auto"/>
                <w:noWrap/>
                <w:vAlign w:val="bottom"/>
                <w:hideMark/>
              </w:tcPr>
            </w:tcPrChange>
          </w:tcPr>
          <w:p w14:paraId="3874408E" w14:textId="77777777" w:rsidR="0089145E" w:rsidRPr="0089145E" w:rsidRDefault="0089145E">
            <w:pPr>
              <w:spacing w:after="0" w:line="240" w:lineRule="auto"/>
              <w:jc w:val="center"/>
              <w:rPr>
                <w:ins w:id="1176" w:author="Stefanie Lane" w:date="2022-05-11T11:20:00Z"/>
                <w:rFonts w:ascii="Calibri" w:eastAsia="Times New Roman" w:hAnsi="Calibri" w:cs="Calibri"/>
                <w:color w:val="000000"/>
                <w:rPrChange w:id="1177" w:author="Stefanie Lane" w:date="2022-05-11T11:20:00Z">
                  <w:rPr>
                    <w:ins w:id="1178" w:author="Stefanie Lane" w:date="2022-05-11T11:20:00Z"/>
                  </w:rPr>
                </w:rPrChange>
              </w:rPr>
              <w:pPrChange w:id="1179" w:author="Stefanie Lane" w:date="2022-05-11T11:20:00Z">
                <w:pPr>
                  <w:jc w:val="center"/>
                </w:pPr>
              </w:pPrChange>
            </w:pPr>
            <w:ins w:id="1180" w:author="Stefanie Lane" w:date="2022-05-11T11:20:00Z">
              <w:r w:rsidRPr="0089145E">
                <w:rPr>
                  <w:rFonts w:ascii="Calibri" w:eastAsia="Times New Roman" w:hAnsi="Calibri" w:cs="Calibri"/>
                  <w:color w:val="000000"/>
                  <w:rPrChange w:id="1181" w:author="Stefanie Lane" w:date="2022-05-11T11:20:00Z">
                    <w:rPr/>
                  </w:rPrChange>
                </w:rPr>
                <w:t>9.55</w:t>
              </w:r>
            </w:ins>
          </w:p>
        </w:tc>
        <w:tc>
          <w:tcPr>
            <w:tcW w:w="920" w:type="dxa"/>
            <w:tcBorders>
              <w:top w:val="nil"/>
              <w:left w:val="nil"/>
              <w:bottom w:val="nil"/>
              <w:right w:val="nil"/>
            </w:tcBorders>
            <w:shd w:val="clear" w:color="auto" w:fill="auto"/>
            <w:noWrap/>
            <w:vAlign w:val="bottom"/>
            <w:hideMark/>
            <w:tcPrChange w:id="1182" w:author="Stefanie Lane" w:date="2022-05-11T11:20:00Z">
              <w:tcPr>
                <w:tcW w:w="920" w:type="dxa"/>
                <w:tcBorders>
                  <w:top w:val="nil"/>
                  <w:left w:val="nil"/>
                  <w:bottom w:val="nil"/>
                  <w:right w:val="nil"/>
                </w:tcBorders>
                <w:shd w:val="clear" w:color="auto" w:fill="auto"/>
                <w:noWrap/>
                <w:vAlign w:val="bottom"/>
                <w:hideMark/>
              </w:tcPr>
            </w:tcPrChange>
          </w:tcPr>
          <w:p w14:paraId="5EDD56A2" w14:textId="77777777" w:rsidR="0089145E" w:rsidRPr="0089145E" w:rsidRDefault="0089145E">
            <w:pPr>
              <w:spacing w:after="0" w:line="240" w:lineRule="auto"/>
              <w:jc w:val="center"/>
              <w:rPr>
                <w:ins w:id="1183" w:author="Stefanie Lane" w:date="2022-05-11T11:20:00Z"/>
                <w:rFonts w:ascii="Calibri" w:eastAsia="Times New Roman" w:hAnsi="Calibri" w:cs="Calibri"/>
                <w:color w:val="000000"/>
                <w:rPrChange w:id="1184" w:author="Stefanie Lane" w:date="2022-05-11T11:20:00Z">
                  <w:rPr>
                    <w:ins w:id="1185" w:author="Stefanie Lane" w:date="2022-05-11T11:20:00Z"/>
                  </w:rPr>
                </w:rPrChange>
              </w:rPr>
              <w:pPrChange w:id="1186" w:author="Stefanie Lane" w:date="2022-05-11T11:20:00Z">
                <w:pPr>
                  <w:jc w:val="center"/>
                </w:pPr>
              </w:pPrChange>
            </w:pPr>
            <w:ins w:id="1187" w:author="Stefanie Lane" w:date="2022-05-11T11:20:00Z">
              <w:r w:rsidRPr="0089145E">
                <w:rPr>
                  <w:rFonts w:ascii="Calibri" w:eastAsia="Times New Roman" w:hAnsi="Calibri" w:cs="Calibri"/>
                  <w:color w:val="000000"/>
                  <w:rPrChange w:id="1188" w:author="Stefanie Lane" w:date="2022-05-11T11:20:00Z">
                    <w:rPr/>
                  </w:rPrChange>
                </w:rPr>
                <w:t>3.30</w:t>
              </w:r>
            </w:ins>
          </w:p>
        </w:tc>
        <w:tc>
          <w:tcPr>
            <w:tcW w:w="900" w:type="dxa"/>
            <w:tcBorders>
              <w:top w:val="nil"/>
              <w:left w:val="nil"/>
              <w:bottom w:val="nil"/>
              <w:right w:val="nil"/>
            </w:tcBorders>
            <w:shd w:val="clear" w:color="auto" w:fill="auto"/>
            <w:noWrap/>
            <w:vAlign w:val="bottom"/>
            <w:hideMark/>
            <w:tcPrChange w:id="1189" w:author="Stefanie Lane" w:date="2022-05-11T11:20:00Z">
              <w:tcPr>
                <w:tcW w:w="900" w:type="dxa"/>
                <w:tcBorders>
                  <w:top w:val="nil"/>
                  <w:left w:val="nil"/>
                  <w:bottom w:val="nil"/>
                  <w:right w:val="nil"/>
                </w:tcBorders>
                <w:shd w:val="clear" w:color="auto" w:fill="auto"/>
                <w:noWrap/>
                <w:vAlign w:val="bottom"/>
                <w:hideMark/>
              </w:tcPr>
            </w:tcPrChange>
          </w:tcPr>
          <w:p w14:paraId="6C5176E4" w14:textId="77777777" w:rsidR="0089145E" w:rsidRPr="0089145E" w:rsidRDefault="0089145E">
            <w:pPr>
              <w:spacing w:after="0" w:line="240" w:lineRule="auto"/>
              <w:jc w:val="center"/>
              <w:rPr>
                <w:ins w:id="1190" w:author="Stefanie Lane" w:date="2022-05-11T11:20:00Z"/>
                <w:rFonts w:ascii="Calibri" w:eastAsia="Times New Roman" w:hAnsi="Calibri" w:cs="Calibri"/>
                <w:color w:val="000000"/>
                <w:rPrChange w:id="1191" w:author="Stefanie Lane" w:date="2022-05-11T11:20:00Z">
                  <w:rPr>
                    <w:ins w:id="1192" w:author="Stefanie Lane" w:date="2022-05-11T11:20:00Z"/>
                  </w:rPr>
                </w:rPrChange>
              </w:rPr>
              <w:pPrChange w:id="1193" w:author="Stefanie Lane" w:date="2022-05-11T11:20:00Z">
                <w:pPr>
                  <w:jc w:val="center"/>
                </w:pPr>
              </w:pPrChange>
            </w:pPr>
            <w:ins w:id="1194" w:author="Stefanie Lane" w:date="2022-05-11T11:20:00Z">
              <w:r w:rsidRPr="0089145E">
                <w:rPr>
                  <w:rFonts w:ascii="Calibri" w:eastAsia="Times New Roman" w:hAnsi="Calibri" w:cs="Calibri"/>
                  <w:color w:val="000000"/>
                  <w:rPrChange w:id="1195" w:author="Stefanie Lane" w:date="2022-05-11T11:20:00Z">
                    <w:rPr/>
                  </w:rPrChange>
                </w:rPr>
                <w:t>4.71</w:t>
              </w:r>
            </w:ins>
          </w:p>
        </w:tc>
      </w:tr>
      <w:tr w:rsidR="0089145E" w:rsidRPr="0089145E" w14:paraId="6AD05394" w14:textId="77777777" w:rsidTr="0089145E">
        <w:trPr>
          <w:trHeight w:val="290"/>
          <w:jc w:val="center"/>
          <w:ins w:id="1196" w:author="Stefanie Lane" w:date="2022-05-11T11:20:00Z"/>
          <w:trPrChange w:id="1197"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1198"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32872D9B" w14:textId="77777777" w:rsidR="0089145E" w:rsidRPr="0089145E" w:rsidRDefault="0089145E">
            <w:pPr>
              <w:spacing w:after="0" w:line="240" w:lineRule="auto"/>
              <w:jc w:val="right"/>
              <w:rPr>
                <w:ins w:id="1199" w:author="Stefanie Lane" w:date="2022-05-11T11:20:00Z"/>
                <w:rFonts w:ascii="Calibri" w:eastAsia="Times New Roman" w:hAnsi="Calibri" w:cs="Calibri"/>
                <w:color w:val="000000"/>
                <w:rPrChange w:id="1200" w:author="Stefanie Lane" w:date="2022-05-11T11:20:00Z">
                  <w:rPr>
                    <w:ins w:id="1201" w:author="Stefanie Lane" w:date="2022-05-11T11:20:00Z"/>
                  </w:rPr>
                </w:rPrChange>
              </w:rPr>
              <w:pPrChange w:id="1202" w:author="Stefanie Lane" w:date="2022-05-11T11:20:00Z">
                <w:pPr>
                  <w:jc w:val="right"/>
                </w:pPr>
              </w:pPrChange>
            </w:pPr>
            <w:ins w:id="1203" w:author="Stefanie Lane" w:date="2022-05-11T11:20:00Z">
              <w:r w:rsidRPr="0089145E">
                <w:rPr>
                  <w:rFonts w:ascii="Calibri" w:eastAsia="Times New Roman" w:hAnsi="Calibri" w:cs="Calibri"/>
                  <w:color w:val="000000"/>
                  <w:rPrChange w:id="1204"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1205"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06ED6E6D" w14:textId="77777777" w:rsidR="0089145E" w:rsidRPr="0089145E" w:rsidRDefault="0089145E">
            <w:pPr>
              <w:spacing w:after="0" w:line="240" w:lineRule="auto"/>
              <w:jc w:val="center"/>
              <w:rPr>
                <w:ins w:id="1206" w:author="Stefanie Lane" w:date="2022-05-11T11:20:00Z"/>
                <w:rFonts w:ascii="Calibri" w:eastAsia="Times New Roman" w:hAnsi="Calibri" w:cs="Calibri"/>
                <w:color w:val="000000"/>
                <w:rPrChange w:id="1207" w:author="Stefanie Lane" w:date="2022-05-11T11:20:00Z">
                  <w:rPr>
                    <w:ins w:id="1208" w:author="Stefanie Lane" w:date="2022-05-11T11:20:00Z"/>
                  </w:rPr>
                </w:rPrChange>
              </w:rPr>
              <w:pPrChange w:id="1209" w:author="Stefanie Lane" w:date="2022-05-11T11:20:00Z">
                <w:pPr>
                  <w:jc w:val="center"/>
                </w:pPr>
              </w:pPrChange>
            </w:pPr>
            <w:ins w:id="1210" w:author="Stefanie Lane" w:date="2022-05-11T11:20:00Z">
              <w:r w:rsidRPr="0089145E">
                <w:rPr>
                  <w:rFonts w:ascii="Calibri" w:eastAsia="Times New Roman" w:hAnsi="Calibri" w:cs="Calibri"/>
                  <w:color w:val="000000"/>
                  <w:rPrChange w:id="1211" w:author="Stefanie Lane" w:date="2022-05-11T11:20:00Z">
                    <w:rPr/>
                  </w:rPrChange>
                </w:rPr>
                <w:t>74</w:t>
              </w:r>
            </w:ins>
          </w:p>
        </w:tc>
        <w:tc>
          <w:tcPr>
            <w:tcW w:w="960" w:type="dxa"/>
            <w:tcBorders>
              <w:top w:val="single" w:sz="4" w:space="0" w:color="auto"/>
              <w:left w:val="nil"/>
              <w:bottom w:val="single" w:sz="4" w:space="0" w:color="auto"/>
              <w:right w:val="nil"/>
            </w:tcBorders>
            <w:shd w:val="clear" w:color="auto" w:fill="auto"/>
            <w:noWrap/>
            <w:vAlign w:val="bottom"/>
            <w:hideMark/>
            <w:tcPrChange w:id="1212"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DB1FA47" w14:textId="77777777" w:rsidR="0089145E" w:rsidRPr="0089145E" w:rsidRDefault="0089145E">
            <w:pPr>
              <w:spacing w:after="0" w:line="240" w:lineRule="auto"/>
              <w:jc w:val="center"/>
              <w:rPr>
                <w:ins w:id="1213" w:author="Stefanie Lane" w:date="2022-05-11T11:20:00Z"/>
                <w:rFonts w:ascii="Calibri" w:eastAsia="Times New Roman" w:hAnsi="Calibri" w:cs="Calibri"/>
                <w:color w:val="000000"/>
                <w:rPrChange w:id="1214" w:author="Stefanie Lane" w:date="2022-05-11T11:20:00Z">
                  <w:rPr>
                    <w:ins w:id="1215" w:author="Stefanie Lane" w:date="2022-05-11T11:20:00Z"/>
                  </w:rPr>
                </w:rPrChange>
              </w:rPr>
              <w:pPrChange w:id="1216" w:author="Stefanie Lane" w:date="2022-05-11T11:20:00Z">
                <w:pPr>
                  <w:jc w:val="center"/>
                </w:pPr>
              </w:pPrChange>
            </w:pPr>
            <w:ins w:id="1217" w:author="Stefanie Lane" w:date="2022-05-11T11:20:00Z">
              <w:r w:rsidRPr="0089145E">
                <w:rPr>
                  <w:rFonts w:ascii="Calibri" w:eastAsia="Times New Roman" w:hAnsi="Calibri" w:cs="Calibri"/>
                  <w:color w:val="000000"/>
                  <w:rPrChange w:id="1218" w:author="Stefanie Lane" w:date="2022-05-11T11:20:00Z">
                    <w:rPr/>
                  </w:rPrChange>
                </w:rPr>
                <w:t>43</w:t>
              </w:r>
            </w:ins>
          </w:p>
        </w:tc>
        <w:tc>
          <w:tcPr>
            <w:tcW w:w="300" w:type="dxa"/>
            <w:tcBorders>
              <w:top w:val="nil"/>
              <w:left w:val="nil"/>
              <w:bottom w:val="nil"/>
              <w:right w:val="nil"/>
            </w:tcBorders>
            <w:shd w:val="clear" w:color="auto" w:fill="auto"/>
            <w:noWrap/>
            <w:vAlign w:val="bottom"/>
            <w:hideMark/>
            <w:tcPrChange w:id="1219" w:author="Stefanie Lane" w:date="2022-05-11T11:20:00Z">
              <w:tcPr>
                <w:tcW w:w="300" w:type="dxa"/>
                <w:tcBorders>
                  <w:top w:val="nil"/>
                  <w:left w:val="nil"/>
                  <w:bottom w:val="nil"/>
                  <w:right w:val="nil"/>
                </w:tcBorders>
                <w:shd w:val="clear" w:color="auto" w:fill="auto"/>
                <w:noWrap/>
                <w:vAlign w:val="bottom"/>
                <w:hideMark/>
              </w:tcPr>
            </w:tcPrChange>
          </w:tcPr>
          <w:p w14:paraId="0FDB55DB" w14:textId="77777777" w:rsidR="0089145E" w:rsidRPr="0089145E" w:rsidRDefault="0089145E">
            <w:pPr>
              <w:spacing w:after="0" w:line="240" w:lineRule="auto"/>
              <w:jc w:val="center"/>
              <w:rPr>
                <w:ins w:id="1220" w:author="Stefanie Lane" w:date="2022-05-11T11:20:00Z"/>
                <w:rFonts w:ascii="Calibri" w:eastAsia="Times New Roman" w:hAnsi="Calibri" w:cs="Calibri"/>
                <w:color w:val="000000"/>
                <w:rPrChange w:id="1221" w:author="Stefanie Lane" w:date="2022-05-11T11:20:00Z">
                  <w:rPr>
                    <w:ins w:id="1222" w:author="Stefanie Lane" w:date="2022-05-11T11:20:00Z"/>
                  </w:rPr>
                </w:rPrChange>
              </w:rPr>
              <w:pPrChange w:id="1223"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1224"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6C7960C9" w14:textId="77777777" w:rsidR="0089145E" w:rsidRPr="0089145E" w:rsidRDefault="0089145E">
            <w:pPr>
              <w:spacing w:after="0" w:line="240" w:lineRule="auto"/>
              <w:jc w:val="center"/>
              <w:rPr>
                <w:ins w:id="1225" w:author="Stefanie Lane" w:date="2022-05-11T11:20:00Z"/>
                <w:rFonts w:ascii="Calibri" w:eastAsia="Times New Roman" w:hAnsi="Calibri" w:cs="Calibri"/>
                <w:color w:val="000000"/>
                <w:rPrChange w:id="1226" w:author="Stefanie Lane" w:date="2022-05-11T11:20:00Z">
                  <w:rPr>
                    <w:ins w:id="1227" w:author="Stefanie Lane" w:date="2022-05-11T11:20:00Z"/>
                  </w:rPr>
                </w:rPrChange>
              </w:rPr>
              <w:pPrChange w:id="1228" w:author="Stefanie Lane" w:date="2022-05-11T11:20:00Z">
                <w:pPr>
                  <w:jc w:val="center"/>
                </w:pPr>
              </w:pPrChange>
            </w:pPr>
            <w:ins w:id="1229" w:author="Stefanie Lane" w:date="2022-05-11T11:20:00Z">
              <w:r w:rsidRPr="0089145E">
                <w:rPr>
                  <w:rFonts w:ascii="Calibri" w:eastAsia="Times New Roman" w:hAnsi="Calibri" w:cs="Calibri"/>
                  <w:color w:val="000000"/>
                  <w:rPrChange w:id="1230" w:author="Stefanie Lane" w:date="2022-05-11T11:20:00Z">
                    <w:rPr/>
                  </w:rPrChange>
                </w:rPr>
                <w:t>8.36</w:t>
              </w:r>
            </w:ins>
          </w:p>
        </w:tc>
        <w:tc>
          <w:tcPr>
            <w:tcW w:w="920" w:type="dxa"/>
            <w:tcBorders>
              <w:top w:val="single" w:sz="4" w:space="0" w:color="auto"/>
              <w:left w:val="nil"/>
              <w:bottom w:val="single" w:sz="4" w:space="0" w:color="auto"/>
              <w:right w:val="nil"/>
            </w:tcBorders>
            <w:shd w:val="clear" w:color="auto" w:fill="auto"/>
            <w:noWrap/>
            <w:vAlign w:val="bottom"/>
            <w:hideMark/>
            <w:tcPrChange w:id="1231"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078301FF" w14:textId="77777777" w:rsidR="0089145E" w:rsidRPr="0089145E" w:rsidRDefault="0089145E">
            <w:pPr>
              <w:spacing w:after="0" w:line="240" w:lineRule="auto"/>
              <w:jc w:val="center"/>
              <w:rPr>
                <w:ins w:id="1232" w:author="Stefanie Lane" w:date="2022-05-11T11:20:00Z"/>
                <w:rFonts w:ascii="Calibri" w:eastAsia="Times New Roman" w:hAnsi="Calibri" w:cs="Calibri"/>
                <w:color w:val="000000"/>
                <w:rPrChange w:id="1233" w:author="Stefanie Lane" w:date="2022-05-11T11:20:00Z">
                  <w:rPr>
                    <w:ins w:id="1234" w:author="Stefanie Lane" w:date="2022-05-11T11:20:00Z"/>
                  </w:rPr>
                </w:rPrChange>
              </w:rPr>
              <w:pPrChange w:id="1235" w:author="Stefanie Lane" w:date="2022-05-11T11:20:00Z">
                <w:pPr>
                  <w:jc w:val="center"/>
                </w:pPr>
              </w:pPrChange>
            </w:pPr>
            <w:ins w:id="1236" w:author="Stefanie Lane" w:date="2022-05-11T11:20:00Z">
              <w:r w:rsidRPr="0089145E">
                <w:rPr>
                  <w:rFonts w:ascii="Calibri" w:eastAsia="Times New Roman" w:hAnsi="Calibri" w:cs="Calibri"/>
                  <w:color w:val="000000"/>
                  <w:rPrChange w:id="1237" w:author="Stefanie Lane" w:date="2022-05-11T11:20:00Z">
                    <w:rPr/>
                  </w:rPrChange>
                </w:rPr>
                <w:t>3.03</w:t>
              </w:r>
            </w:ins>
          </w:p>
        </w:tc>
        <w:tc>
          <w:tcPr>
            <w:tcW w:w="900" w:type="dxa"/>
            <w:tcBorders>
              <w:top w:val="single" w:sz="4" w:space="0" w:color="auto"/>
              <w:left w:val="nil"/>
              <w:bottom w:val="single" w:sz="4" w:space="0" w:color="auto"/>
              <w:right w:val="nil"/>
            </w:tcBorders>
            <w:shd w:val="clear" w:color="auto" w:fill="auto"/>
            <w:noWrap/>
            <w:vAlign w:val="bottom"/>
            <w:hideMark/>
            <w:tcPrChange w:id="1238"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47F05A98" w14:textId="77777777" w:rsidR="0089145E" w:rsidRPr="0089145E" w:rsidRDefault="0089145E">
            <w:pPr>
              <w:spacing w:after="0" w:line="240" w:lineRule="auto"/>
              <w:jc w:val="center"/>
              <w:rPr>
                <w:ins w:id="1239" w:author="Stefanie Lane" w:date="2022-05-11T11:20:00Z"/>
                <w:rFonts w:ascii="Calibri" w:eastAsia="Times New Roman" w:hAnsi="Calibri" w:cs="Calibri"/>
                <w:color w:val="000000"/>
                <w:rPrChange w:id="1240" w:author="Stefanie Lane" w:date="2022-05-11T11:20:00Z">
                  <w:rPr>
                    <w:ins w:id="1241" w:author="Stefanie Lane" w:date="2022-05-11T11:20:00Z"/>
                  </w:rPr>
                </w:rPrChange>
              </w:rPr>
              <w:pPrChange w:id="1242" w:author="Stefanie Lane" w:date="2022-05-11T11:20:00Z">
                <w:pPr>
                  <w:jc w:val="center"/>
                </w:pPr>
              </w:pPrChange>
            </w:pPr>
            <w:ins w:id="1243" w:author="Stefanie Lane" w:date="2022-05-11T11:20:00Z">
              <w:r w:rsidRPr="0089145E">
                <w:rPr>
                  <w:rFonts w:ascii="Calibri" w:eastAsia="Times New Roman" w:hAnsi="Calibri" w:cs="Calibri"/>
                  <w:color w:val="000000"/>
                  <w:rPrChange w:id="1244" w:author="Stefanie Lane" w:date="2022-05-11T11:20:00Z">
                    <w:rPr/>
                  </w:rPrChange>
                </w:rPr>
                <w:t>5.14</w:t>
              </w:r>
            </w:ins>
          </w:p>
        </w:tc>
      </w:tr>
    </w:tbl>
    <w:p w14:paraId="07FF81FA" w14:textId="4FB32858" w:rsidR="0054108C" w:rsidRDefault="0089145E" w:rsidP="00D81CB7">
      <w:pPr>
        <w:rPr>
          <w:ins w:id="1245" w:author="Stefanie Lane" w:date="2022-05-10T13:25:00Z"/>
        </w:rPr>
      </w:pPr>
      <w:ins w:id="1246" w:author="Stefanie Lane" w:date="2022-05-11T11:20:00Z">
        <w:r>
          <w:fldChar w:fldCharType="end"/>
        </w:r>
      </w:ins>
    </w:p>
    <w:p w14:paraId="16CCA436" w14:textId="1C5ADD0A" w:rsidR="00BA28BB" w:rsidRDefault="00BA28BB" w:rsidP="00D81CB7"/>
    <w:p w14:paraId="6886E8B1" w14:textId="16929155" w:rsidR="00673842" w:rsidRDefault="00CE544C" w:rsidP="00673842">
      <w:pPr>
        <w:pStyle w:val="Caption"/>
        <w:keepNext/>
      </w:pPr>
      <w:bookmarkStart w:id="1247" w:name="_Ref94197100"/>
      <w:bookmarkStart w:id="1248"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ins w:id="1249" w:author="Stefanie Lane" w:date="2022-05-11T12:52:00Z">
          <w:r w:rsidR="006601E5">
            <w:rPr>
              <w:noProof/>
            </w:rPr>
            <w:t>2</w:t>
          </w:r>
        </w:ins>
        <w:del w:id="1250" w:author="Stefanie Lane" w:date="2022-05-10T13:26:00Z">
          <w:r w:rsidR="004B5482" w:rsidDel="00231BAA">
            <w:rPr>
              <w:noProof/>
            </w:rPr>
            <w:delText>1</w:delText>
          </w:r>
        </w:del>
      </w:fldSimple>
      <w:bookmarkEnd w:id="1247"/>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1248"/>
      <w:r w:rsidR="00A057AC">
        <w:t xml:space="preserve"> </w:t>
      </w:r>
    </w:p>
    <w:p w14:paraId="389C3AD9" w14:textId="4C32875C" w:rsidR="00B112D7" w:rsidRDefault="00B112D7" w:rsidP="00D81CB7"/>
    <w:p w14:paraId="3BB9E573" w14:textId="412F1895" w:rsidR="001C33F4" w:rsidDel="00F031D4" w:rsidRDefault="001C33F4" w:rsidP="00CE544C">
      <w:pPr>
        <w:rPr>
          <w:del w:id="1251" w:author="Stefanie Lane" w:date="2022-05-11T14:34:00Z"/>
        </w:rPr>
      </w:pPr>
    </w:p>
    <w:p w14:paraId="4C29746C" w14:textId="15FCE271" w:rsidR="00B112D7" w:rsidRDefault="00C661EE" w:rsidP="00D81CB7">
      <w:del w:id="1252" w:author="Stefanie Lane" w:date="2022-05-04T17:02:00Z">
        <w:r w:rsidDel="004D4202">
          <w:rPr>
            <w:noProof/>
          </w:rPr>
          <mc:AlternateContent>
            <mc:Choice Requires="wpg">
              <w:drawing>
                <wp:anchor distT="0" distB="0" distL="114300" distR="114300" simplePos="0" relativeHeight="251658240" behindDoc="0" locked="0" layoutInCell="1" allowOverlap="1" wp14:anchorId="50B854FF" wp14:editId="2187D0C2">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01A4326B" w:rsidR="002D0061" w:rsidRDefault="002D0061" w:rsidP="006D50AD">
                                <w:pPr>
                                  <w:pStyle w:val="Caption"/>
                                </w:pPr>
                                <w:bookmarkStart w:id="1253" w:name="_Ref94197130"/>
                                <w:r>
                                  <w:t xml:space="preserve">Figure </w:t>
                                </w:r>
                                <w:fldSimple w:instr=" SEQ Figure \* ARABIC ">
                                  <w:ins w:id="1254" w:author="Stefanie Lane" w:date="2022-05-11T12:38:00Z">
                                    <w:r>
                                      <w:rPr>
                                        <w:noProof/>
                                      </w:rPr>
                                      <w:t>4</w:t>
                                    </w:r>
                                  </w:ins>
                                  <w:del w:id="1255" w:author="Stefanie Lane" w:date="2022-03-08T12:07:00Z">
                                    <w:r w:rsidDel="001B46DC">
                                      <w:rPr>
                                        <w:noProof/>
                                      </w:rPr>
                                      <w:delText>3</w:delText>
                                    </w:r>
                                  </w:del>
                                </w:fldSimple>
                                <w:bookmarkEnd w:id="1253"/>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2D0061" w:rsidRPr="00A65C46" w:rsidRDefault="002D0061"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2D0061" w:rsidRDefault="002D0061"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2D0061" w:rsidRDefault="002D0061"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">
                      <v:imagedata r:id="rId22"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3"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4"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01A4326B" w:rsidR="002D0061" w:rsidRDefault="002D0061" w:rsidP="006D50AD">
                          <w:pPr>
                            <w:pStyle w:val="Caption"/>
                          </w:pPr>
                          <w:bookmarkStart w:id="1256" w:name="_Ref94197130"/>
                          <w:r>
                            <w:t xml:space="preserve">Figure </w:t>
                          </w:r>
                          <w:fldSimple w:instr=" SEQ Figure \* ARABIC ">
                            <w:ins w:id="1257" w:author="Stefanie Lane" w:date="2022-05-11T12:38:00Z">
                              <w:r>
                                <w:rPr>
                                  <w:noProof/>
                                </w:rPr>
                                <w:t>4</w:t>
                              </w:r>
                            </w:ins>
                            <w:del w:id="1258" w:author="Stefanie Lane" w:date="2022-03-08T12:07:00Z">
                              <w:r w:rsidDel="001B46DC">
                                <w:rPr>
                                  <w:noProof/>
                                </w:rPr>
                                <w:delText>3</w:delText>
                              </w:r>
                            </w:del>
                          </w:fldSimple>
                          <w:bookmarkEnd w:id="1256"/>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2D0061" w:rsidRPr="00A65C46" w:rsidRDefault="002D0061"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2D0061" w:rsidRDefault="002D0061"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2D0061" w:rsidRDefault="002D0061"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del>
    </w:p>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r>
        <w:lastRenderedPageBreak/>
        <w:t>Discussion</w:t>
      </w:r>
    </w:p>
    <w:p w14:paraId="6FAB275B" w14:textId="302977C8" w:rsidR="0020057A" w:rsidDel="00050B97" w:rsidRDefault="003A3518" w:rsidP="00991436">
      <w:pPr>
        <w:rPr>
          <w:del w:id="1259" w:author="Stefanie Lane" w:date="2022-05-12T11:45:00Z"/>
        </w:rPr>
        <w:pPrChange w:id="1260" w:author="Stefanie Lane" w:date="2022-05-12T14:42:00Z">
          <w:pPr>
            <w:ind w:firstLine="720"/>
          </w:pPr>
        </w:pPrChange>
      </w:pPr>
      <w:r>
        <w:tab/>
      </w:r>
      <w:r w:rsidR="005A45E0">
        <w:t xml:space="preserve">In this study </w:t>
      </w:r>
      <w:del w:id="1261" w:author="Stefanie Lane" w:date="2022-05-12T10:53:00Z">
        <w:r w:rsidR="005A45E0" w:rsidDel="005B1812">
          <w:delText>I</w:delText>
        </w:r>
      </w:del>
      <w:ins w:id="1262" w:author="Stefanie Lane" w:date="2022-05-12T10:53:00Z">
        <w:r w:rsidR="005B1812">
          <w:t>we</w:t>
        </w:r>
      </w:ins>
      <w:r w:rsidR="005A45E0">
        <w:t xml:space="preserve"> </w:t>
      </w:r>
      <w:r w:rsidR="00C03394">
        <w:t xml:space="preserve">wanted to identify whether assemblages may be characterized by the same dominant species over time, whether </w:t>
      </w:r>
      <w:ins w:id="1263" w:author="Stefanie Lane" w:date="2022-05-11T14:48:00Z">
        <w:r w:rsidR="006146EA">
          <w:t xml:space="preserve">measures of species diversity were </w:t>
        </w:r>
      </w:ins>
      <w:del w:id="1264" w:author="Stefanie Lane" w:date="2022-05-11T14:48:00Z">
        <w:r w:rsidR="00C03394" w:rsidDel="006146EA">
          <w:delText xml:space="preserve">species abundance was </w:delText>
        </w:r>
      </w:del>
      <w:r w:rsidR="00C03394">
        <w:t xml:space="preserve">stable within and between assemblage types, and </w:t>
      </w:r>
      <w:r w:rsidR="00F22952">
        <w:t>whether turnover may be driven by increasing invasive species abundance</w:t>
      </w:r>
      <w:r w:rsidR="002C3C8D">
        <w:t>.</w:t>
      </w:r>
      <w:r>
        <w:t xml:space="preserve"> </w:t>
      </w:r>
      <w:del w:id="1265" w:author="Stefanie Lane" w:date="2022-05-12T10:53:00Z">
        <w:r w:rsidR="00F22952" w:rsidDel="005B1812">
          <w:delText>I</w:delText>
        </w:r>
      </w:del>
      <w:ins w:id="1266" w:author="Stefanie Lane" w:date="2022-05-12T10:53:00Z">
        <w:r w:rsidR="005B1812">
          <w:t>We</w:t>
        </w:r>
      </w:ins>
      <w:r w:rsidR="00F22952">
        <w:t xml:space="preserve"> found t</w:t>
      </w:r>
      <w:r w:rsidR="005A45E0">
        <w:t xml:space="preserve">he three main assemblages have consistently been defined by the same species over the past 40 years, supporting </w:t>
      </w:r>
      <w:del w:id="1267" w:author="Stefanie Lane" w:date="2022-05-12T10:53:00Z">
        <w:r w:rsidR="005A45E0" w:rsidDel="005B1812">
          <w:delText xml:space="preserve">my </w:delText>
        </w:r>
      </w:del>
      <w:ins w:id="1268" w:author="Stefanie Lane" w:date="2022-05-12T10:53:00Z">
        <w:r w:rsidR="005B1812">
          <w:t xml:space="preserve">our </w:t>
        </w:r>
      </w:ins>
      <w:r w:rsidR="005A45E0">
        <w:t xml:space="preserve">expectation that </w:t>
      </w:r>
      <w:r w:rsidR="004215E5">
        <w:t>these characteristic</w:t>
      </w:r>
      <w:r w:rsidR="005A45E0">
        <w:t xml:space="preserve"> species should not change in the absence of significant environmental disturbance.</w:t>
      </w:r>
      <w:ins w:id="1269" w:author="Stefanie Lane" w:date="2022-05-12T11:44:00Z">
        <w:r w:rsidR="0020057A">
          <w:t xml:space="preserve"> </w:t>
        </w:r>
      </w:ins>
    </w:p>
    <w:p w14:paraId="4065CD53" w14:textId="77777777" w:rsidR="00050B97" w:rsidRDefault="00050B97" w:rsidP="00991436">
      <w:pPr>
        <w:rPr>
          <w:ins w:id="1270" w:author="Stefanie Lane" w:date="2022-05-12T13:19:00Z"/>
        </w:rPr>
        <w:pPrChange w:id="1271" w:author="Stefanie Lane" w:date="2022-05-12T14:42:00Z">
          <w:pPr/>
        </w:pPrChange>
      </w:pPr>
    </w:p>
    <w:p w14:paraId="77B42AC7" w14:textId="03799C71" w:rsidR="003D3366" w:rsidRDefault="00D75DA9" w:rsidP="00D75DA9">
      <w:pPr>
        <w:ind w:firstLine="720"/>
        <w:rPr>
          <w:ins w:id="1272" w:author="Stefanie Lane" w:date="2022-05-12T14:41:00Z"/>
        </w:rPr>
        <w:pPrChange w:id="1273" w:author="Stefanie Lane" w:date="2022-05-12T14:46:00Z">
          <w:pPr>
            <w:ind w:firstLine="720"/>
          </w:pPr>
        </w:pPrChange>
      </w:pPr>
      <w:ins w:id="1274" w:author="Stefanie Lane" w:date="2022-05-12T14:46:00Z">
        <w:r>
          <w:t xml:space="preserve">In their 1982 publication, Bradfield and Porter indicated assemblage occurrence was largely driven by edaphic factors, with the Bogbean assemblage occurring in poorly drained areas, Sedge assemblage occurring in regularly flooded and drained areas, and Fescue assemblage along slightly elevated channel edges. </w:t>
        </w:r>
        <w:r>
          <w:t xml:space="preserve"> </w:t>
        </w:r>
        <w:r>
          <w:rPr>
            <w:i/>
          </w:rPr>
          <w:t>Menyanthes trifoliata</w:t>
        </w:r>
        <w:r>
          <w:t xml:space="preserve"> (bogbean</w:t>
        </w:r>
        <w:r>
          <w:t>)</w:t>
        </w:r>
        <w:r>
          <w:t xml:space="preserve"> and </w:t>
        </w:r>
        <w:r>
          <w:rPr>
            <w:i/>
          </w:rPr>
          <w:t>Mentha aquatica</w:t>
        </w:r>
        <w:r>
          <w:t xml:space="preserve"> </w:t>
        </w:r>
        <w:r>
          <w:t>are highly adapted to aquatic or poorly drained habitats, and the increased prevalence</w:t>
        </w:r>
        <w:r>
          <w:t xml:space="preserve"> of plots clustered in the Bogbean assemblage</w:t>
        </w:r>
        <w:r>
          <w:t xml:space="preserve"> </w:t>
        </w:r>
        <w:r>
          <w:t>with</w:t>
        </w:r>
        <w:r>
          <w:t>in Ladner Marsh may be indicative of changing edaphic factors such as marsh subsidence.</w:t>
        </w:r>
      </w:ins>
      <w:ins w:id="1275" w:author="Stefanie Lane" w:date="2022-05-12T14:47:00Z">
        <w:r w:rsidR="002A21CB">
          <w:t xml:space="preserve"> </w:t>
        </w:r>
      </w:ins>
      <w:ins w:id="1276" w:author="Stefanie Lane" w:date="2022-05-12T14:46:00Z">
        <w:r>
          <w:t xml:space="preserve">In addition to highly saturated soils, the densely rhizomatous cover of these species may be </w:t>
        </w:r>
        <w:r>
          <w:t>precluding establishment of new species.</w:t>
        </w:r>
        <w:r>
          <w:t xml:space="preserve"> </w:t>
        </w:r>
      </w:ins>
      <w:ins w:id="1277" w:author="Stefanie Lane" w:date="2022-05-12T14:48:00Z">
        <w:r w:rsidR="002A21CB" w:rsidRPr="00321C4A">
          <w:t xml:space="preserve">Although the Bogbean assemblage </w:t>
        </w:r>
        <w:r w:rsidR="002A21CB" w:rsidRPr="00321C4A">
          <w:t xml:space="preserve">had </w:t>
        </w:r>
        <w:r w:rsidR="002A21CB" w:rsidRPr="00321C4A">
          <w:t xml:space="preserve">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ins>
      <w:del w:id="1278" w:author="Stefanie Lane" w:date="2022-05-11T14:55:00Z">
        <w:r w:rsidR="00F22952" w:rsidDel="00A4533D">
          <w:delText xml:space="preserve">Species abundance </w:delText>
        </w:r>
        <w:r w:rsidR="009A70CC" w:rsidDel="00A4533D">
          <w:delText>was</w:delText>
        </w:r>
        <w:r w:rsidR="00D95CDE" w:rsidDel="00A4533D">
          <w:delText xml:space="preserve"> most</w:delText>
        </w:r>
        <w:r w:rsidR="009A70CC" w:rsidDel="00A4533D">
          <w:delText xml:space="preserve"> stable in the Bogbean and Sedge assemblages, but not in the Fescue assemblage. Contrary to my expectation, the average community-wide stability was not greater than each assemblage individually.</w:delText>
        </w:r>
        <w:r w:rsidR="00DE3CCB" w:rsidDel="00A4533D">
          <w:delText xml:space="preserve"> </w:delText>
        </w:r>
      </w:del>
      <w:ins w:id="1279" w:author="Stefanie Lane" w:date="2022-05-11T14:55:00Z">
        <w:r w:rsidR="00461840">
          <w:t xml:space="preserve">The Fescue assemblage had the greatest loss of </w:t>
        </w:r>
        <w:r w:rsidR="00461840">
          <w:rPr>
            <w:rFonts w:cstheme="minorHAnsi"/>
          </w:rPr>
          <w:t>α</w:t>
        </w:r>
        <w:r w:rsidR="00461840">
          <w:t>-diversity,</w:t>
        </w:r>
      </w:ins>
      <w:ins w:id="1280" w:author="Stefanie Lane" w:date="2022-05-11T14:56:00Z">
        <w:r w:rsidR="00461840">
          <w:t xml:space="preserve"> and greatest</w:t>
        </w:r>
      </w:ins>
      <w:ins w:id="1281" w:author="Stefanie Lane" w:date="2022-05-12T10:54:00Z">
        <w:r w:rsidR="005B1812">
          <w:t xml:space="preserve"> increase in</w:t>
        </w:r>
      </w:ins>
      <w:ins w:id="1282" w:author="Stefanie Lane" w:date="2022-05-11T14:56:00Z">
        <w:r w:rsidR="00461840">
          <w:t xml:space="preserve"> </w:t>
        </w:r>
        <w:r w:rsidR="00461840">
          <w:rPr>
            <w:rFonts w:cstheme="minorHAnsi"/>
          </w:rPr>
          <w:t>β</w:t>
        </w:r>
        <w:r w:rsidR="00461840">
          <w:t>-diversity.</w:t>
        </w:r>
      </w:ins>
      <w:ins w:id="1283" w:author="Stefanie Lane" w:date="2022-05-11T15:17:00Z">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ins>
      <w:ins w:id="1284" w:author="Stefanie Lane" w:date="2022-05-11T14:56:00Z">
        <w:r w:rsidR="00461840">
          <w:t xml:space="preserve"> </w:t>
        </w:r>
      </w:ins>
      <w:ins w:id="1285" w:author="Stefanie Lane" w:date="2022-05-11T15:18:00Z">
        <w:r w:rsidR="0033682E">
          <w:t>invasive species of management concern due to its ability to establish near-monocultures in wetland environments (</w:t>
        </w:r>
        <w:r w:rsidR="0033682E" w:rsidRPr="00DD7D83">
          <w:rPr>
            <w:highlight w:val="cyan"/>
            <w:rPrChange w:id="1286" w:author="Stefanie Lane" w:date="2022-05-11T15:20:00Z">
              <w:rPr/>
            </w:rPrChange>
          </w:rPr>
          <w:t>cite</w:t>
        </w:r>
        <w:r w:rsidR="0033682E">
          <w:t xml:space="preserve">). </w:t>
        </w:r>
      </w:ins>
      <w:ins w:id="1287" w:author="Stefanie Lane" w:date="2022-05-11T15:19:00Z">
        <w:r w:rsidR="00AE3431">
          <w:t xml:space="preserve">The </w:t>
        </w:r>
      </w:ins>
      <w:ins w:id="1288" w:author="Stefanie Lane" w:date="2022-05-11T15:18:00Z">
        <w:r w:rsidR="0033682E">
          <w:t xml:space="preserve">overall loss of species, and higher </w:t>
        </w:r>
      </w:ins>
      <w:ins w:id="1289" w:author="Stefanie Lane" w:date="2022-05-11T15:19:00Z">
        <w:r w:rsidR="00C24AE9">
          <w:t xml:space="preserve">variation between plots in this assemblage </w:t>
        </w:r>
      </w:ins>
      <w:ins w:id="1290" w:author="Stefanie Lane" w:date="2022-05-11T14:56:00Z">
        <w:r w:rsidR="00461840">
          <w:t xml:space="preserve">may be indicative </w:t>
        </w:r>
      </w:ins>
      <w:del w:id="1291" w:author="Stefanie Lane" w:date="2022-05-11T14:56:00Z">
        <w:r w:rsidR="009F2497" w:rsidDel="00461840">
          <w:delText>Instab</w:delText>
        </w:r>
      </w:del>
      <w:ins w:id="1292" w:author="Stefanie Lane" w:date="2022-05-11T14:56:00Z">
        <w:r w:rsidR="009B0066">
          <w:t>of</w:t>
        </w:r>
      </w:ins>
      <w:del w:id="1293" w:author="Stefanie Lane" w:date="2022-05-11T14:56:00Z">
        <w:r w:rsidR="009F2497" w:rsidDel="00461840">
          <w:delText>ility of Fescue assemblage points</w:delText>
        </w:r>
        <w:r w:rsidR="009F2497" w:rsidDel="009B0066">
          <w:delText xml:space="preserve"> to</w:delText>
        </w:r>
      </w:del>
      <w:r w:rsidR="009F2497">
        <w:t xml:space="preserve"> potential loss of resilience, and</w:t>
      </w:r>
      <w:r w:rsidR="00D8669D">
        <w:t xml:space="preserve"> </w:t>
      </w:r>
      <w:ins w:id="1294" w:author="Stefanie Lane" w:date="2022-05-11T15:11:00Z">
        <w:r w:rsidR="0086027D">
          <w:t xml:space="preserve">increased </w:t>
        </w:r>
      </w:ins>
      <w:del w:id="1295" w:author="Stefanie Lane" w:date="2022-05-11T14:56:00Z">
        <w:r w:rsidR="00D8669D" w:rsidDel="009B0066">
          <w:delText xml:space="preserve">may be most prone </w:delText>
        </w:r>
      </w:del>
      <w:ins w:id="1296" w:author="Stefanie Lane" w:date="2022-05-11T14:56:00Z">
        <w:r w:rsidR="009B0066">
          <w:t xml:space="preserve">susceptibility </w:t>
        </w:r>
      </w:ins>
      <w:r w:rsidR="00D8669D">
        <w:t>to invasio</w:t>
      </w:r>
      <w:r w:rsidR="00D8669D" w:rsidRPr="00321C4A">
        <w:t>n</w:t>
      </w:r>
      <w:r w:rsidR="00843FAB" w:rsidRPr="00321C4A">
        <w:t xml:space="preserve">. </w:t>
      </w:r>
      <w:del w:id="1297" w:author="Stefanie Lane" w:date="2022-05-11T14:57:00Z">
        <w:r w:rsidR="00843FAB" w:rsidRPr="00321C4A" w:rsidDel="009B0066">
          <w:delText>However,</w:delText>
        </w:r>
        <w:r w:rsidR="00F436E7" w:rsidRPr="00321C4A" w:rsidDel="009B0066">
          <w:delText xml:space="preserve"> increased abundance of non-native species does not indicate instability. </w:delText>
        </w:r>
      </w:del>
      <w:del w:id="1298" w:author="Stefanie Lane" w:date="2022-05-12T14:47:00Z">
        <w:r w:rsidR="00F436E7" w:rsidRPr="00321C4A" w:rsidDel="002A21CB">
          <w:delText>A</w:delText>
        </w:r>
        <w:r w:rsidR="000425A4" w:rsidRPr="00321C4A" w:rsidDel="002A21CB">
          <w:delText>lthough</w:delText>
        </w:r>
        <w:r w:rsidR="00D8669D" w:rsidRPr="00321C4A" w:rsidDel="002A21CB">
          <w:delText xml:space="preserve"> </w:delText>
        </w:r>
        <w:r w:rsidR="00F436E7" w:rsidRPr="00321C4A" w:rsidDel="002A21CB">
          <w:delText xml:space="preserve">the </w:delText>
        </w:r>
        <w:r w:rsidR="00D8669D" w:rsidRPr="00321C4A" w:rsidDel="002A21CB">
          <w:delText xml:space="preserve">Bogbean assemblage </w:delText>
        </w:r>
      </w:del>
      <w:del w:id="1299" w:author="Stefanie Lane" w:date="2022-05-11T14:50:00Z">
        <w:r w:rsidR="000425A4" w:rsidRPr="00321C4A" w:rsidDel="007B267B">
          <w:delText xml:space="preserve">has </w:delText>
        </w:r>
      </w:del>
      <w:del w:id="1300" w:author="Stefanie Lane" w:date="2022-05-12T14:47:00Z">
        <w:r w:rsidR="000425A4" w:rsidRPr="00321C4A" w:rsidDel="002A21CB">
          <w:delText xml:space="preserve">a high abundance of non-native </w:delText>
        </w:r>
        <w:r w:rsidR="000425A4" w:rsidRPr="00321C4A" w:rsidDel="002A21CB">
          <w:rPr>
            <w:i/>
          </w:rPr>
          <w:delText>Mentha aquatica</w:delText>
        </w:r>
        <w:r w:rsidR="000425A4" w:rsidRPr="00321C4A" w:rsidDel="002A21CB">
          <w:delText xml:space="preserve"> cover, </w:delText>
        </w:r>
        <w:r w:rsidR="00F436E7" w:rsidRPr="00321C4A" w:rsidDel="002A21CB">
          <w:delText>it also had the highest</w:delText>
        </w:r>
      </w:del>
      <w:del w:id="1301" w:author="Stefanie Lane" w:date="2022-05-11T14:58:00Z">
        <w:r w:rsidR="00F436E7" w:rsidRPr="00321C4A" w:rsidDel="00321C4A">
          <w:delText xml:space="preserve"> stability.</w:delText>
        </w:r>
      </w:del>
    </w:p>
    <w:p w14:paraId="63CAD1F9" w14:textId="764299D6" w:rsidR="005E629B" w:rsidDel="00AE4E82" w:rsidRDefault="00F436E7">
      <w:pPr>
        <w:ind w:firstLine="720"/>
        <w:rPr>
          <w:del w:id="1302" w:author="Stefanie Lane" w:date="2022-05-12T14:43:00Z"/>
        </w:rPr>
      </w:pPr>
      <w:del w:id="1303" w:author="Stefanie Lane" w:date="2022-05-11T14:58:00Z">
        <w:r w:rsidDel="00321C4A">
          <w:delText xml:space="preserve"> </w:delText>
        </w:r>
      </w:del>
      <w:del w:id="1304" w:author="Stefanie Lane" w:date="2022-05-11T15:06:00Z">
        <w:r w:rsidR="00BD2EEF" w:rsidDel="00C16D36">
          <w:fldChar w:fldCharType="begin"/>
        </w:r>
        <w:r w:rsidR="00BD2EEF" w:rsidDel="00C16D36">
          <w:delInstrText xml:space="preserve"> ADDIN ZOTERO_ITEM CSL_CITATION {"citationID":"3x4AqUq6","properties":{"formattedCitation":"(Hewett, 1964)","plainCitation":"(Hewett, 1964)","noteIndex":0},"citationItems":[{"id":15,"uris":["http://zotero.org/users/6092945/items/LYEWC98A"],"itemData":{"id":15,"type":"article-journal","archive":"JSTOR","container-title":"Journal of Ecology","DOI":"10.2307/2257858","ISSN":"0022-0477","issue":"3","page":"723-735","source":"JSTOR","title":"Menyanthes Trifoliata L.","volume":"52","author":[{"family":"Hewett","given":"D. G."}],"issued":{"date-parts":[["1964"]]}}}],"schema":"https://github.com/citation-style-language/schema/raw/master/csl-citation.json"} </w:delInstrText>
        </w:r>
        <w:r w:rsidR="00BD2EEF" w:rsidDel="00C16D36">
          <w:fldChar w:fldCharType="separate"/>
        </w:r>
        <w:r w:rsidR="00BD2EEF" w:rsidRPr="00BD2EEF" w:rsidDel="00C16D36">
          <w:rPr>
            <w:rFonts w:ascii="Calibri" w:hAnsi="Calibri" w:cs="Calibri"/>
          </w:rPr>
          <w:delText>(Hewett, 1964)</w:delText>
        </w:r>
        <w:r w:rsidR="00BD2EEF" w:rsidDel="00C16D36">
          <w:fldChar w:fldCharType="end"/>
        </w:r>
      </w:del>
      <w:commentRangeStart w:id="1305"/>
      <w:del w:id="1306" w:author="Stefanie Lane" w:date="2022-05-11T14:59:00Z">
        <w:r w:rsidR="0043333B" w:rsidDel="00B3220D">
          <w:delText>T</w:delText>
        </w:r>
        <w:r w:rsidR="000425A4" w:rsidDel="00B3220D">
          <w:delText xml:space="preserve">his </w:delText>
        </w:r>
        <w:commentRangeEnd w:id="1305"/>
        <w:r w:rsidR="0054211F" w:rsidDel="00B3220D">
          <w:rPr>
            <w:rStyle w:val="CommentReference"/>
          </w:rPr>
          <w:commentReference w:id="1305"/>
        </w:r>
        <w:r w:rsidR="000425A4" w:rsidDel="00B3220D">
          <w:delText xml:space="preserve">may </w:delText>
        </w:r>
      </w:del>
      <w:del w:id="1307" w:author="Stefanie Lane" w:date="2022-05-11T15:09:00Z">
        <w:r w:rsidR="000425A4" w:rsidDel="00DE3142">
          <w:delText xml:space="preserve">indicate </w:delText>
        </w:r>
        <w:r w:rsidR="0043333B" w:rsidDel="00DE3142">
          <w:delText xml:space="preserve">lower </w:delText>
        </w:r>
        <w:r w:rsidR="000425A4" w:rsidDel="00DE3142">
          <w:delText>potential for new species to become established</w:delText>
        </w:r>
        <w:r w:rsidR="0043333B" w:rsidDel="00DE3142">
          <w:delText xml:space="preserve"> due to </w:delText>
        </w:r>
        <w:r w:rsidR="00843FAB" w:rsidDel="00DE3142">
          <w:delText>rhizomatous cover of</w:delText>
        </w:r>
        <w:r w:rsidR="0043333B" w:rsidDel="00DE3142">
          <w:delText xml:space="preserve"> dominant species </w:delText>
        </w:r>
        <w:r w:rsidR="0043333B" w:rsidRPr="0043333B" w:rsidDel="00DE3142">
          <w:rPr>
            <w:i/>
          </w:rPr>
          <w:delText xml:space="preserve">Menyanthes trifoliata </w:delText>
        </w:r>
        <w:r w:rsidR="0043333B" w:rsidDel="00DE3142">
          <w:delText>and</w:delText>
        </w:r>
        <w:r w:rsidR="00843FAB" w:rsidDel="00DE3142">
          <w:delText xml:space="preserve"> </w:delText>
        </w:r>
        <w:r w:rsidR="00843FAB" w:rsidRPr="0043333B" w:rsidDel="00DE3142">
          <w:rPr>
            <w:i/>
          </w:rPr>
          <w:delText>Mentha aquatica</w:delText>
        </w:r>
        <w:r w:rsidR="0043333B" w:rsidDel="00DE3142">
          <w:delText xml:space="preserve"> </w:delText>
        </w:r>
      </w:del>
      <w:del w:id="1308" w:author="Stefanie Lane" w:date="2022-05-12T14:43:00Z">
        <w:r w:rsidR="0043333B" w:rsidDel="00AE4E82">
          <w:delText xml:space="preserve">precluding </w:delText>
        </w:r>
        <w:r w:rsidR="00D95CDE" w:rsidDel="00AE4E82">
          <w:delText>establishment of new species.</w:delText>
        </w:r>
      </w:del>
    </w:p>
    <w:p w14:paraId="15EDA52C" w14:textId="787123CA" w:rsidR="00853200" w:rsidRDefault="00EA13DD" w:rsidP="005F7C5D">
      <w:pPr>
        <w:ind w:firstLine="720"/>
        <w:rPr>
          <w:ins w:id="1309" w:author="Stefanie Lane" w:date="2022-05-12T14:43:00Z"/>
        </w:rPr>
      </w:pPr>
      <w:r>
        <w:t>T</w:t>
      </w:r>
      <w:r w:rsidR="006F225A">
        <w:t xml:space="preserve">otal </w:t>
      </w:r>
      <w:commentRangeStart w:id="1310"/>
      <w:commentRangeStart w:id="1311"/>
      <w:r w:rsidR="006F225A">
        <w:t>t</w:t>
      </w:r>
      <w:r>
        <w:t xml:space="preserve">urnover </w:t>
      </w:r>
      <w:commentRangeEnd w:id="1310"/>
      <w:r w:rsidR="000C13F0">
        <w:rPr>
          <w:rStyle w:val="CommentReference"/>
        </w:rPr>
        <w:commentReference w:id="1310"/>
      </w:r>
      <w:commentRangeEnd w:id="1311"/>
      <w:r w:rsidR="00A4761F">
        <w:rPr>
          <w:rStyle w:val="CommentReference"/>
        </w:rPr>
        <w:commentReference w:id="1311"/>
      </w:r>
      <w:r>
        <w:t xml:space="preserve">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ins w:id="1312" w:author="Stefanie Lane" w:date="2022-05-12T14:44:00Z">
        <w:r w:rsidR="00CE5059">
          <w:t xml:space="preserve"> (</w:t>
        </w:r>
        <w:r w:rsidR="00CE5059">
          <w:rPr>
            <w:i/>
          </w:rPr>
          <w:t>Festuca arundinaceae</w:t>
        </w:r>
      </w:ins>
      <w:ins w:id="1313" w:author="Stefanie Lane" w:date="2022-05-12T14:45:00Z">
        <w:r w:rsidR="007F10E6">
          <w:t>)</w:t>
        </w:r>
      </w:ins>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ins w:id="1314" w:author="Stefanie Lane" w:date="2022-05-12T15:04:00Z">
        <w:r w:rsidR="000178FD">
          <w:t xml:space="preserve">, however this assemblage did not lose as much floristic richness as </w:t>
        </w:r>
      </w:ins>
      <w:ins w:id="1315" w:author="Stefanie Lane" w:date="2022-05-12T15:05:00Z">
        <w:r w:rsidR="000178FD">
          <w:t>the Fescue assemblage did (</w:t>
        </w:r>
        <w:r w:rsidR="000178FD">
          <w:fldChar w:fldCharType="begin"/>
        </w:r>
        <w:r w:rsidR="000178FD">
          <w:instrText xml:space="preserve"> REF _Ref103170147 \h </w:instrText>
        </w:r>
      </w:ins>
      <w:r w:rsidR="000178FD">
        <w:fldChar w:fldCharType="separate"/>
      </w:r>
      <w:ins w:id="1316" w:author="Stefanie Lane" w:date="2022-05-12T15:05:00Z">
        <w:r w:rsidR="000178FD">
          <w:t xml:space="preserve">Table </w:t>
        </w:r>
        <w:r w:rsidR="000178FD">
          <w:rPr>
            <w:noProof/>
          </w:rPr>
          <w:t>4</w:t>
        </w:r>
        <w:r w:rsidR="000178FD">
          <w:fldChar w:fldCharType="end"/>
        </w:r>
        <w:r w:rsidR="000178FD">
          <w:t xml:space="preserve">, </w:t>
        </w:r>
        <w:r w:rsidR="00847E0E">
          <w:t>S</w:t>
        </w:r>
        <w:r w:rsidR="000178FD">
          <w:t>upplemental)</w:t>
        </w:r>
      </w:ins>
      <w:r w:rsidR="005D63D3">
        <w:t xml:space="preserve">. While this </w:t>
      </w:r>
      <w:ins w:id="1317" w:author="Stefanie Lane" w:date="2022-05-12T15:04:00Z">
        <w:r w:rsidR="00927ACF">
          <w:t xml:space="preserve">species </w:t>
        </w:r>
      </w:ins>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Higher t</w:t>
      </w:r>
      <w:commentRangeStart w:id="1318"/>
      <w:r w:rsidR="00827EE2">
        <w:t>urnover</w:t>
      </w:r>
      <w:commentRangeEnd w:id="1318"/>
      <w:r w:rsidR="00827EE2">
        <w:rPr>
          <w:rStyle w:val="CommentReference"/>
        </w:rPr>
        <w:commentReference w:id="1318"/>
      </w:r>
      <w:r w:rsidR="00827EE2">
        <w:t xml:space="preserve">,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w:t>
      </w:r>
      <w:del w:id="1319" w:author="Stefanie Lane" w:date="2022-05-12T14:45:00Z">
        <w:r w:rsidR="009A68C5" w:rsidDel="007F10E6">
          <w:delText xml:space="preserve">my </w:delText>
        </w:r>
      </w:del>
      <w:ins w:id="1320" w:author="Stefanie Lane" w:date="2022-05-12T14:45:00Z">
        <w:r w:rsidR="007F10E6">
          <w:t>our</w:t>
        </w:r>
        <w:r w:rsidR="007F10E6">
          <w:t xml:space="preserve"> </w:t>
        </w:r>
      </w:ins>
      <w:r w:rsidR="009A68C5">
        <w:t xml:space="preserve">expectation that </w:t>
      </w:r>
      <w:r w:rsidR="00853200">
        <w:t xml:space="preserve">homogenization of species composition is being driven by proliferation of non-native species. </w:t>
      </w:r>
    </w:p>
    <w:p w14:paraId="1FE25706" w14:textId="067AB0ED" w:rsidR="00AE4E82" w:rsidDel="00D75DA9" w:rsidRDefault="00AE4E82" w:rsidP="00AE4E82">
      <w:pPr>
        <w:ind w:firstLine="720"/>
        <w:rPr>
          <w:del w:id="1321" w:author="Stefanie Lane" w:date="2022-05-12T14:46:00Z"/>
        </w:rPr>
        <w:pPrChange w:id="1322" w:author="Stefanie Lane" w:date="2022-05-12T14:43:00Z">
          <w:pPr>
            <w:ind w:firstLine="720"/>
          </w:pPr>
        </w:pPrChange>
      </w:pP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lastRenderedPageBreak/>
        <w:t>Study limitations</w:t>
      </w:r>
    </w:p>
    <w:p w14:paraId="568EA03E" w14:textId="011C4C66"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ins w:id="1323" w:author="Stefanie Lane" w:date="2022-05-12T14:35:00Z">
        <w:r w:rsidR="003E0877">
          <w:t xml:space="preserve">whether </w:t>
        </w:r>
        <w:r w:rsidR="00C204B2">
          <w:t>high-</w:t>
        </w:r>
      </w:ins>
      <w:ins w:id="1324" w:author="Stefanie Lane" w:date="2022-05-12T14:36:00Z">
        <w:r w:rsidR="00C204B2">
          <w:t>diversity assemblages</w:t>
        </w:r>
      </w:ins>
      <w:ins w:id="1325" w:author="Stefanie Lane" w:date="2022-05-12T14:35:00Z">
        <w:r w:rsidR="00C204B2">
          <w:t>, such as the Bogbean assemblage, may be more resistant to invasive species (and thus more stabl</w:t>
        </w:r>
      </w:ins>
      <w:ins w:id="1326" w:author="Stefanie Lane" w:date="2022-05-12T14:36:00Z">
        <w:r w:rsidR="00C204B2">
          <w:t xml:space="preserve">e). </w:t>
        </w:r>
      </w:ins>
      <w:del w:id="1327" w:author="Stefanie Lane" w:date="2022-05-12T14:36:00Z">
        <w:r w:rsidR="00FD40DC" w:rsidDel="00C204B2">
          <w:delText xml:space="preserve">which assemblages may have </w:delText>
        </w:r>
        <w:r w:rsidR="00FD40DC" w:rsidRPr="00064ACC" w:rsidDel="00C204B2">
          <w:rPr>
            <w:highlight w:val="cyan"/>
            <w:rPrChange w:id="1328" w:author="Stefanie Lane" w:date="2022-05-12T14:32:00Z">
              <w:rPr/>
            </w:rPrChange>
          </w:rPr>
          <w:delText>greater turnover variability</w:delText>
        </w:r>
        <w:r w:rsidR="00FD40DC" w:rsidDel="00C204B2">
          <w:delText xml:space="preserve">. </w:delText>
        </w:r>
      </w:del>
      <w:r w:rsidR="00793D97">
        <w:t xml:space="preserve">Additionally, because permanent </w:t>
      </w:r>
      <w:del w:id="1329" w:author="Stefanie Lane" w:date="2022-05-12T15:06:00Z">
        <w:r w:rsidR="00793D97" w:rsidDel="007868FB">
          <w:delText xml:space="preserve">transects </w:delText>
        </w:r>
      </w:del>
      <w:ins w:id="1330" w:author="Stefanie Lane" w:date="2022-05-12T15:07:00Z">
        <w:r w:rsidR="00920A98">
          <w:t>transects</w:t>
        </w:r>
      </w:ins>
      <w:ins w:id="1331" w:author="Stefanie Lane" w:date="2022-05-12T15:06:00Z">
        <w:r w:rsidR="007868FB">
          <w:t xml:space="preserve"> </w:t>
        </w:r>
      </w:ins>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ins w:id="1332" w:author="Stefanie Lane" w:date="2022-05-12T14:32:00Z">
        <w:r w:rsidR="00064ACC">
          <w:t>, following the original methods of Bradfield &amp;</w:t>
        </w:r>
      </w:ins>
      <w:ins w:id="1333" w:author="Stefanie Lane" w:date="2022-05-12T14:33:00Z">
        <w:r w:rsidR="00064ACC">
          <w:t xml:space="preserve"> Porter (1982)</w:t>
        </w:r>
      </w:ins>
      <w:r w:rsidR="00B24004">
        <w:t xml:space="preserve">. This means that assemblages characterized by key species, such as the Fescue </w:t>
      </w:r>
      <w:del w:id="1334" w:author="Stefanie Lane" w:date="2022-05-12T14:33:00Z">
        <w:r w:rsidR="00B24004" w:rsidDel="00DB1300">
          <w:delText>group</w:delText>
        </w:r>
      </w:del>
      <w:ins w:id="1335" w:author="Stefanie Lane" w:date="2022-05-12T14:33:00Z">
        <w:r w:rsidR="00DB1300">
          <w:t>assemblage</w:t>
        </w:r>
      </w:ins>
      <w:r w:rsidR="00B24004">
        <w:t>, should be proportionately represented in the data</w:t>
      </w:r>
      <w:ins w:id="1336" w:author="Stefanie Lane" w:date="2022-05-12T15:07:00Z">
        <w:r w:rsidR="00920A98">
          <w:t xml:space="preserve"> if assemblage types remain constant within the community</w:t>
        </w:r>
      </w:ins>
      <w:r w:rsidR="00B24004">
        <w:t xml:space="preserve">. If plots were laid strictly at the same distance along the tape (as was done in 1999), proportional representation of assemblages may be skewed depending on spatial shifts. </w:t>
      </w:r>
    </w:p>
    <w:p w14:paraId="287112D1" w14:textId="2420D1C1" w:rsidR="00C73D34" w:rsidRDefault="00DB1300" w:rsidP="00A11AF9">
      <w:ins w:id="1337" w:author="Stefanie Lane" w:date="2022-05-12T14:33:00Z">
        <w:r>
          <w:t>M</w:t>
        </w:r>
      </w:ins>
      <w:del w:id="1338" w:author="Stefanie Lane" w:date="2022-05-12T14:33:00Z">
        <w:r w:rsidR="0029656F" w:rsidDel="00DB1300">
          <w:delText>m</w:delText>
        </w:r>
      </w:del>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t>
      </w:r>
      <w:r>
        <w:lastRenderedPageBreak/>
        <w:t xml:space="preserve">wanting to maintain or create shoreline communities for immediate habitat conservation or floodwater protection initiatives. </w:t>
      </w:r>
    </w:p>
    <w:p w14:paraId="117067AE" w14:textId="44A37FDA"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del w:id="1339" w:author="Stefanie Lane" w:date="2022-05-12T13:44:00Z">
        <w:r w:rsidR="00A4417A" w:rsidDel="0033085B">
          <w:delText>s</w:delText>
        </w:r>
        <w:r w:rsidR="00161052" w:rsidDel="0033085B">
          <w:delText xml:space="preserve"> are persisting</w:delText>
        </w:r>
      </w:del>
      <w:ins w:id="1340" w:author="Stefanie Lane" w:date="2022-05-12T13:44:00Z">
        <w:r w:rsidR="0033085B">
          <w:t xml:space="preserve"> </w:t>
        </w:r>
        <w:r w:rsidR="00355BBB">
          <w:t>characteristics are constant</w:t>
        </w:r>
      </w:ins>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186BEE8F" w:rsidR="00340BB0" w:rsidRDefault="00C71566" w:rsidP="00C71566">
      <w:r>
        <w:t xml:space="preserve">The author would like to thank </w:t>
      </w:r>
      <w:commentRangeStart w:id="1341"/>
      <w:r>
        <w:t>G. Bradfield, G. Porter, M. Denoth, and J. Myers for sharing existing datasets;</w:t>
      </w:r>
      <w:commentRangeEnd w:id="1341"/>
      <w:r w:rsidR="004E41B7">
        <w:rPr>
          <w:rStyle w:val="CommentReference"/>
        </w:rPr>
        <w:commentReference w:id="1341"/>
      </w:r>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ins w:id="1342" w:author="Stefanie Lane" w:date="2022-05-12T14:31:00Z">
        <w:r w:rsidR="00370EED">
          <w:rPr>
            <w:rFonts w:cstheme="minorHAnsi"/>
          </w:rPr>
          <w:t xml:space="preserve"> to J. Richardson</w:t>
        </w:r>
      </w:ins>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1314971" w14:textId="77777777" w:rsidR="00BB7C99" w:rsidRPr="00BB7C99" w:rsidRDefault="00E8167E" w:rsidP="00BB7C99">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BB7C99" w:rsidRPr="00BB7C99">
        <w:rPr>
          <w:rFonts w:ascii="Calibri" w:hAnsi="Calibri" w:cs="Calibri"/>
        </w:rPr>
        <w:t xml:space="preserve">Bradfield, G. E., &amp; Porter, G. L. (1982). Vegetation structure and diversity components of a Fraser estuary tidal marsh. </w:t>
      </w:r>
      <w:r w:rsidR="00BB7C99" w:rsidRPr="00BB7C99">
        <w:rPr>
          <w:rFonts w:ascii="Calibri" w:hAnsi="Calibri" w:cs="Calibri"/>
          <w:i/>
          <w:iCs/>
        </w:rPr>
        <w:t>Canadian Journal of Botany</w:t>
      </w:r>
      <w:r w:rsidR="00BB7C99" w:rsidRPr="00BB7C99">
        <w:rPr>
          <w:rFonts w:ascii="Calibri" w:hAnsi="Calibri" w:cs="Calibri"/>
        </w:rPr>
        <w:t xml:space="preserve">, </w:t>
      </w:r>
      <w:r w:rsidR="00BB7C99" w:rsidRPr="00BB7C99">
        <w:rPr>
          <w:rFonts w:ascii="Calibri" w:hAnsi="Calibri" w:cs="Calibri"/>
          <w:i/>
          <w:iCs/>
        </w:rPr>
        <w:t>60</w:t>
      </w:r>
      <w:r w:rsidR="00BB7C99" w:rsidRPr="00BB7C99">
        <w:rPr>
          <w:rFonts w:ascii="Calibri" w:hAnsi="Calibri" w:cs="Calibri"/>
        </w:rPr>
        <w:t>, 440–451.</w:t>
      </w:r>
    </w:p>
    <w:p w14:paraId="6ADB438C" w14:textId="77777777" w:rsidR="00BB7C99" w:rsidRPr="00BB7C99" w:rsidRDefault="00BB7C99" w:rsidP="00BB7C99">
      <w:pPr>
        <w:pStyle w:val="Bibliography"/>
        <w:rPr>
          <w:rFonts w:ascii="Calibri" w:hAnsi="Calibri" w:cs="Calibri"/>
        </w:rPr>
      </w:pPr>
      <w:r w:rsidRPr="00BB7C99">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BB7C99">
        <w:rPr>
          <w:rFonts w:ascii="Calibri" w:hAnsi="Calibri" w:cs="Calibri"/>
          <w:i/>
          <w:iCs/>
        </w:rPr>
        <w:t>PLOS ONE</w:t>
      </w:r>
      <w:r w:rsidRPr="00BB7C99">
        <w:rPr>
          <w:rFonts w:ascii="Calibri" w:hAnsi="Calibri" w:cs="Calibri"/>
        </w:rPr>
        <w:t xml:space="preserve">, </w:t>
      </w:r>
      <w:r w:rsidRPr="00BB7C99">
        <w:rPr>
          <w:rFonts w:ascii="Calibri" w:hAnsi="Calibri" w:cs="Calibri"/>
          <w:i/>
          <w:iCs/>
        </w:rPr>
        <w:t>14</w:t>
      </w:r>
      <w:r w:rsidRPr="00BB7C99">
        <w:rPr>
          <w:rFonts w:ascii="Calibri" w:hAnsi="Calibri" w:cs="Calibri"/>
        </w:rPr>
        <w:t>, e0218558.</w:t>
      </w:r>
    </w:p>
    <w:p w14:paraId="78BB4758" w14:textId="77777777" w:rsidR="00BB7C99" w:rsidRPr="00BB7C99" w:rsidRDefault="00BB7C99" w:rsidP="00BB7C99">
      <w:pPr>
        <w:pStyle w:val="Bibliography"/>
        <w:rPr>
          <w:rFonts w:ascii="Calibri" w:hAnsi="Calibri" w:cs="Calibri"/>
        </w:rPr>
      </w:pPr>
      <w:r w:rsidRPr="00BB7C99">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BB7C99">
        <w:rPr>
          <w:rFonts w:ascii="Calibri" w:hAnsi="Calibri" w:cs="Calibri"/>
          <w:i/>
          <w:iCs/>
        </w:rPr>
        <w:t>Marine Ecology Progress Series</w:t>
      </w:r>
      <w:r w:rsidRPr="00BB7C99">
        <w:rPr>
          <w:rFonts w:ascii="Calibri" w:hAnsi="Calibri" w:cs="Calibri"/>
        </w:rPr>
        <w:t xml:space="preserve">, </w:t>
      </w:r>
      <w:r w:rsidRPr="00BB7C99">
        <w:rPr>
          <w:rFonts w:ascii="Calibri" w:hAnsi="Calibri" w:cs="Calibri"/>
          <w:i/>
          <w:iCs/>
        </w:rPr>
        <w:t>625</w:t>
      </w:r>
      <w:r w:rsidRPr="00BB7C99">
        <w:rPr>
          <w:rFonts w:ascii="Calibri" w:hAnsi="Calibri" w:cs="Calibri"/>
        </w:rPr>
        <w:t>, 145–162.</w:t>
      </w:r>
    </w:p>
    <w:p w14:paraId="43ACF3FA" w14:textId="77777777" w:rsidR="00BB7C99" w:rsidRPr="00BB7C99" w:rsidRDefault="00BB7C99" w:rsidP="00BB7C99">
      <w:pPr>
        <w:pStyle w:val="Bibliography"/>
        <w:rPr>
          <w:rFonts w:ascii="Calibri" w:hAnsi="Calibri" w:cs="Calibri"/>
        </w:rPr>
      </w:pPr>
      <w:r w:rsidRPr="00BB7C99">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BB7C99">
        <w:rPr>
          <w:rFonts w:ascii="Calibri" w:hAnsi="Calibri" w:cs="Calibri"/>
          <w:i/>
          <w:iCs/>
        </w:rPr>
        <w:t>Global Ecology and Biogeography</w:t>
      </w:r>
      <w:r w:rsidRPr="00BB7C99">
        <w:rPr>
          <w:rFonts w:ascii="Calibri" w:hAnsi="Calibri" w:cs="Calibri"/>
        </w:rPr>
        <w:t xml:space="preserve">, </w:t>
      </w:r>
      <w:r w:rsidRPr="00BB7C99">
        <w:rPr>
          <w:rFonts w:ascii="Calibri" w:hAnsi="Calibri" w:cs="Calibri"/>
          <w:i/>
          <w:iCs/>
        </w:rPr>
        <w:t>24</w:t>
      </w:r>
      <w:r w:rsidRPr="00BB7C99">
        <w:rPr>
          <w:rFonts w:ascii="Calibri" w:hAnsi="Calibri" w:cs="Calibri"/>
        </w:rPr>
        <w:t>, 1363–1376.</w:t>
      </w:r>
    </w:p>
    <w:p w14:paraId="5D18A525" w14:textId="77777777" w:rsidR="00BB7C99" w:rsidRPr="00BB7C99" w:rsidRDefault="00BB7C99" w:rsidP="00BB7C99">
      <w:pPr>
        <w:pStyle w:val="Bibliography"/>
        <w:rPr>
          <w:rFonts w:ascii="Calibri" w:hAnsi="Calibri" w:cs="Calibri"/>
        </w:rPr>
      </w:pPr>
      <w:r w:rsidRPr="00BB7C99">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BB7C99">
        <w:rPr>
          <w:rFonts w:ascii="Calibri" w:hAnsi="Calibri" w:cs="Calibri"/>
          <w:i/>
          <w:iCs/>
        </w:rPr>
        <w:t>Estuaries and Coasts</w:t>
      </w:r>
      <w:r w:rsidRPr="00BB7C99">
        <w:rPr>
          <w:rFonts w:ascii="Calibri" w:hAnsi="Calibri" w:cs="Calibri"/>
        </w:rPr>
        <w:t>. https://doi.org/10.1007/s12237-021-01003-3</w:t>
      </w:r>
    </w:p>
    <w:p w14:paraId="158468CA" w14:textId="77777777" w:rsidR="00BB7C99" w:rsidRPr="00BB7C99" w:rsidRDefault="00BB7C99" w:rsidP="00BB7C99">
      <w:pPr>
        <w:pStyle w:val="Bibliography"/>
        <w:rPr>
          <w:rFonts w:ascii="Calibri" w:hAnsi="Calibri" w:cs="Calibri"/>
        </w:rPr>
      </w:pPr>
      <w:r w:rsidRPr="00BB7C99">
        <w:rPr>
          <w:rFonts w:ascii="Calibri" w:hAnsi="Calibri" w:cs="Calibri"/>
        </w:rPr>
        <w:t xml:space="preserve">De Cáceres, M., &amp; Jansen, F. (2016). </w:t>
      </w:r>
      <w:r w:rsidRPr="00BB7C99">
        <w:rPr>
          <w:rFonts w:ascii="Calibri" w:hAnsi="Calibri" w:cs="Calibri"/>
          <w:i/>
          <w:iCs/>
        </w:rPr>
        <w:t>Indicspecies</w:t>
      </w:r>
      <w:r w:rsidRPr="00BB7C99">
        <w:rPr>
          <w:rFonts w:ascii="Calibri" w:hAnsi="Calibri" w:cs="Calibri"/>
        </w:rPr>
        <w:t>. Retrieved from http://r.meteo.uni.wroc.pl/web/packages/indicspecies/indicspecies.pdf</w:t>
      </w:r>
    </w:p>
    <w:p w14:paraId="13B4D9E3" w14:textId="77777777" w:rsidR="00BB7C99" w:rsidRPr="00BB7C99" w:rsidRDefault="00BB7C99" w:rsidP="00BB7C99">
      <w:pPr>
        <w:pStyle w:val="Bibliography"/>
        <w:rPr>
          <w:rFonts w:ascii="Calibri" w:hAnsi="Calibri" w:cs="Calibri"/>
        </w:rPr>
      </w:pPr>
      <w:r w:rsidRPr="00BB7C99">
        <w:rPr>
          <w:rFonts w:ascii="Calibri" w:hAnsi="Calibri" w:cs="Calibri"/>
        </w:rPr>
        <w:t xml:space="preserve">Denoth, M., &amp; Myers, J. H. (2007). Competition between Lythrum salicaria and a rare species: Combining evidence from experiments and long-term monitoring. </w:t>
      </w:r>
      <w:r w:rsidRPr="00BB7C99">
        <w:rPr>
          <w:rFonts w:ascii="Calibri" w:hAnsi="Calibri" w:cs="Calibri"/>
          <w:i/>
          <w:iCs/>
        </w:rPr>
        <w:t>Plant Ecology</w:t>
      </w:r>
      <w:r w:rsidRPr="00BB7C99">
        <w:rPr>
          <w:rFonts w:ascii="Calibri" w:hAnsi="Calibri" w:cs="Calibri"/>
        </w:rPr>
        <w:t xml:space="preserve">, </w:t>
      </w:r>
      <w:r w:rsidRPr="00BB7C99">
        <w:rPr>
          <w:rFonts w:ascii="Calibri" w:hAnsi="Calibri" w:cs="Calibri"/>
          <w:i/>
          <w:iCs/>
        </w:rPr>
        <w:t>191</w:t>
      </w:r>
      <w:r w:rsidRPr="00BB7C99">
        <w:rPr>
          <w:rFonts w:ascii="Calibri" w:hAnsi="Calibri" w:cs="Calibri"/>
        </w:rPr>
        <w:t>, 153–161.</w:t>
      </w:r>
    </w:p>
    <w:p w14:paraId="1C179E67" w14:textId="77777777" w:rsidR="00BB7C99" w:rsidRPr="00BB7C99" w:rsidRDefault="00BB7C99" w:rsidP="00BB7C99">
      <w:pPr>
        <w:pStyle w:val="Bibliography"/>
        <w:rPr>
          <w:rFonts w:ascii="Calibri" w:hAnsi="Calibri" w:cs="Calibri"/>
        </w:rPr>
      </w:pPr>
      <w:r w:rsidRPr="00BB7C99">
        <w:rPr>
          <w:rFonts w:ascii="Calibri" w:hAnsi="Calibri" w:cs="Calibri"/>
        </w:rPr>
        <w:t xml:space="preserve">Donohue, I., Hillebrand, H., Montoya, J. M., Petchey, O. L., Pimm, S. L., Fowler, M. S., … Yang, Q. (2016). Navigating the complexity of ecological stability. </w:t>
      </w:r>
      <w:r w:rsidRPr="00BB7C99">
        <w:rPr>
          <w:rFonts w:ascii="Calibri" w:hAnsi="Calibri" w:cs="Calibri"/>
          <w:i/>
          <w:iCs/>
        </w:rPr>
        <w:t>Ecology Letters</w:t>
      </w:r>
      <w:r w:rsidRPr="00BB7C99">
        <w:rPr>
          <w:rFonts w:ascii="Calibri" w:hAnsi="Calibri" w:cs="Calibri"/>
        </w:rPr>
        <w:t xml:space="preserve">, </w:t>
      </w:r>
      <w:r w:rsidRPr="00BB7C99">
        <w:rPr>
          <w:rFonts w:ascii="Calibri" w:hAnsi="Calibri" w:cs="Calibri"/>
          <w:i/>
          <w:iCs/>
        </w:rPr>
        <w:t>19</w:t>
      </w:r>
      <w:r w:rsidRPr="00BB7C99">
        <w:rPr>
          <w:rFonts w:ascii="Calibri" w:hAnsi="Calibri" w:cs="Calibri"/>
        </w:rPr>
        <w:t>, 1172–1185.</w:t>
      </w:r>
    </w:p>
    <w:p w14:paraId="51248D17" w14:textId="77777777" w:rsidR="00BB7C99" w:rsidRPr="00BB7C99" w:rsidRDefault="00BB7C99" w:rsidP="00BB7C99">
      <w:pPr>
        <w:pStyle w:val="Bibliography"/>
        <w:rPr>
          <w:rFonts w:ascii="Calibri" w:hAnsi="Calibri" w:cs="Calibri"/>
        </w:rPr>
      </w:pPr>
      <w:r w:rsidRPr="00BB7C99">
        <w:rPr>
          <w:rFonts w:ascii="Calibri" w:hAnsi="Calibri" w:cs="Calibri"/>
        </w:rPr>
        <w:t xml:space="preserve">Emmett, R., Llansó, R., Newton, J., Thom, R., Hornberger, M., Morgan, C., … Fishman, P. (2000). Geographic signatures of North American West Coast estuaries. </w:t>
      </w:r>
      <w:r w:rsidRPr="00BB7C99">
        <w:rPr>
          <w:rFonts w:ascii="Calibri" w:hAnsi="Calibri" w:cs="Calibri"/>
          <w:i/>
          <w:iCs/>
        </w:rPr>
        <w:t>Estuaries</w:t>
      </w:r>
      <w:r w:rsidRPr="00BB7C99">
        <w:rPr>
          <w:rFonts w:ascii="Calibri" w:hAnsi="Calibri" w:cs="Calibri"/>
        </w:rPr>
        <w:t xml:space="preserve">, </w:t>
      </w:r>
      <w:r w:rsidRPr="00BB7C99">
        <w:rPr>
          <w:rFonts w:ascii="Calibri" w:hAnsi="Calibri" w:cs="Calibri"/>
          <w:i/>
          <w:iCs/>
        </w:rPr>
        <w:t>23</w:t>
      </w:r>
      <w:r w:rsidRPr="00BB7C99">
        <w:rPr>
          <w:rFonts w:ascii="Calibri" w:hAnsi="Calibri" w:cs="Calibri"/>
        </w:rPr>
        <w:t>, 765–792.</w:t>
      </w:r>
    </w:p>
    <w:p w14:paraId="024583A0" w14:textId="77777777" w:rsidR="00BB7C99" w:rsidRPr="00BB7C99" w:rsidRDefault="00BB7C99" w:rsidP="00BB7C99">
      <w:pPr>
        <w:pStyle w:val="Bibliography"/>
        <w:rPr>
          <w:rFonts w:ascii="Calibri" w:hAnsi="Calibri" w:cs="Calibri"/>
        </w:rPr>
      </w:pPr>
      <w:r w:rsidRPr="00BB7C99">
        <w:rPr>
          <w:rFonts w:ascii="Calibri" w:hAnsi="Calibri" w:cs="Calibri"/>
        </w:rPr>
        <w:t xml:space="preserve">Hallett, L. M., Jones, S. K., MacDonald, A. A. M., Jones, M. B., Flynn, D. F. B., Ripplinger, J., … Collins, S. L. (2016). codyn: An r package of community dynamics metrics. </w:t>
      </w:r>
      <w:r w:rsidRPr="00BB7C99">
        <w:rPr>
          <w:rFonts w:ascii="Calibri" w:hAnsi="Calibri" w:cs="Calibri"/>
          <w:i/>
          <w:iCs/>
        </w:rPr>
        <w:t>Methods in Ecology and Evolution</w:t>
      </w:r>
      <w:r w:rsidRPr="00BB7C99">
        <w:rPr>
          <w:rFonts w:ascii="Calibri" w:hAnsi="Calibri" w:cs="Calibri"/>
        </w:rPr>
        <w:t xml:space="preserve">, </w:t>
      </w:r>
      <w:r w:rsidRPr="00BB7C99">
        <w:rPr>
          <w:rFonts w:ascii="Calibri" w:hAnsi="Calibri" w:cs="Calibri"/>
          <w:i/>
          <w:iCs/>
        </w:rPr>
        <w:t>7</w:t>
      </w:r>
      <w:r w:rsidRPr="00BB7C99">
        <w:rPr>
          <w:rFonts w:ascii="Calibri" w:hAnsi="Calibri" w:cs="Calibri"/>
        </w:rPr>
        <w:t>, 1146–1151.</w:t>
      </w:r>
    </w:p>
    <w:p w14:paraId="3FD7438D" w14:textId="77777777" w:rsidR="00BB7C99" w:rsidRPr="00BB7C99" w:rsidRDefault="00BB7C99" w:rsidP="00BB7C99">
      <w:pPr>
        <w:pStyle w:val="Bibliography"/>
        <w:rPr>
          <w:rFonts w:ascii="Calibri" w:hAnsi="Calibri" w:cs="Calibri"/>
        </w:rPr>
      </w:pPr>
      <w:r w:rsidRPr="00BB7C99">
        <w:rPr>
          <w:rFonts w:ascii="Calibri" w:hAnsi="Calibri" w:cs="Calibri"/>
        </w:rPr>
        <w:lastRenderedPageBreak/>
        <w:t xml:space="preserve">Hitchcock, C. L., &amp; Cronquist, A. (1973). </w:t>
      </w:r>
      <w:r w:rsidRPr="00BB7C99">
        <w:rPr>
          <w:rFonts w:ascii="Calibri" w:hAnsi="Calibri" w:cs="Calibri"/>
          <w:i/>
          <w:iCs/>
        </w:rPr>
        <w:t>Flora of the Pacific Northwest, an illustrated manual</w:t>
      </w:r>
      <w:r w:rsidRPr="00BB7C99">
        <w:rPr>
          <w:rFonts w:ascii="Calibri" w:hAnsi="Calibri" w:cs="Calibri"/>
        </w:rPr>
        <w:t>. Seattle and London: University of Washington Press.</w:t>
      </w:r>
    </w:p>
    <w:p w14:paraId="40475B6E" w14:textId="77777777" w:rsidR="00BB7C99" w:rsidRPr="00BB7C99" w:rsidRDefault="00BB7C99" w:rsidP="00BB7C99">
      <w:pPr>
        <w:pStyle w:val="Bibliography"/>
        <w:rPr>
          <w:rFonts w:ascii="Calibri" w:hAnsi="Calibri" w:cs="Calibri"/>
        </w:rPr>
      </w:pPr>
      <w:r w:rsidRPr="00BB7C99">
        <w:rPr>
          <w:rFonts w:ascii="Calibri" w:hAnsi="Calibri" w:cs="Calibri"/>
        </w:rPr>
        <w:t xml:space="preserve">Holling, C. S. (1973). Resilience and Stability of Ecological Systems. </w:t>
      </w:r>
      <w:r w:rsidRPr="00BB7C99">
        <w:rPr>
          <w:rFonts w:ascii="Calibri" w:hAnsi="Calibri" w:cs="Calibri"/>
          <w:i/>
          <w:iCs/>
        </w:rPr>
        <w:t>Annual Review of Ecology and Systematics</w:t>
      </w:r>
      <w:r w:rsidRPr="00BB7C99">
        <w:rPr>
          <w:rFonts w:ascii="Calibri" w:hAnsi="Calibri" w:cs="Calibri"/>
        </w:rPr>
        <w:t xml:space="preserve">, </w:t>
      </w:r>
      <w:r w:rsidRPr="00BB7C99">
        <w:rPr>
          <w:rFonts w:ascii="Calibri" w:hAnsi="Calibri" w:cs="Calibri"/>
          <w:i/>
          <w:iCs/>
        </w:rPr>
        <w:t>4</w:t>
      </w:r>
      <w:r w:rsidRPr="00BB7C99">
        <w:rPr>
          <w:rFonts w:ascii="Calibri" w:hAnsi="Calibri" w:cs="Calibri"/>
        </w:rPr>
        <w:t>, 1–23.</w:t>
      </w:r>
    </w:p>
    <w:p w14:paraId="0C8B6853" w14:textId="77777777" w:rsidR="00BB7C99" w:rsidRPr="00BB7C99" w:rsidRDefault="00BB7C99" w:rsidP="00BB7C99">
      <w:pPr>
        <w:pStyle w:val="Bibliography"/>
        <w:rPr>
          <w:rFonts w:ascii="Calibri" w:hAnsi="Calibri" w:cs="Calibri"/>
        </w:rPr>
      </w:pPr>
      <w:r w:rsidRPr="00BB7C99">
        <w:rPr>
          <w:rFonts w:ascii="Calibri" w:hAnsi="Calibri" w:cs="Calibri"/>
        </w:rPr>
        <w:t xml:space="preserve">Kopecký, M., &amp; Macek, M. (2015). Vegetation resurvey is robust to plot location uncertainty. </w:t>
      </w:r>
      <w:r w:rsidRPr="00BB7C99">
        <w:rPr>
          <w:rFonts w:ascii="Calibri" w:hAnsi="Calibri" w:cs="Calibri"/>
          <w:i/>
          <w:iCs/>
        </w:rPr>
        <w:t>Diversity and Distributions</w:t>
      </w:r>
      <w:r w:rsidRPr="00BB7C99">
        <w:rPr>
          <w:rFonts w:ascii="Calibri" w:hAnsi="Calibri" w:cs="Calibri"/>
        </w:rPr>
        <w:t xml:space="preserve">, </w:t>
      </w:r>
      <w:r w:rsidRPr="00BB7C99">
        <w:rPr>
          <w:rFonts w:ascii="Calibri" w:hAnsi="Calibri" w:cs="Calibri"/>
          <w:i/>
          <w:iCs/>
        </w:rPr>
        <w:t>21</w:t>
      </w:r>
      <w:r w:rsidRPr="00BB7C99">
        <w:rPr>
          <w:rFonts w:ascii="Calibri" w:hAnsi="Calibri" w:cs="Calibri"/>
        </w:rPr>
        <w:t>, 322–330.</w:t>
      </w:r>
    </w:p>
    <w:p w14:paraId="5B2DF811" w14:textId="77777777" w:rsidR="00BB7C99" w:rsidRPr="00BB7C99" w:rsidRDefault="00BB7C99" w:rsidP="00BB7C99">
      <w:pPr>
        <w:pStyle w:val="Bibliography"/>
        <w:rPr>
          <w:rFonts w:ascii="Calibri" w:hAnsi="Calibri" w:cs="Calibri"/>
        </w:rPr>
      </w:pPr>
      <w:r w:rsidRPr="00BB7C99">
        <w:rPr>
          <w:rFonts w:ascii="Calibri" w:hAnsi="Calibri" w:cs="Calibri"/>
        </w:rPr>
        <w:t xml:space="preserve">Legendre, P., &amp; Legendre, L. (2012). </w:t>
      </w:r>
      <w:r w:rsidRPr="00BB7C99">
        <w:rPr>
          <w:rFonts w:ascii="Calibri" w:hAnsi="Calibri" w:cs="Calibri"/>
          <w:i/>
          <w:iCs/>
        </w:rPr>
        <w:t>Numerical Ecology</w:t>
      </w:r>
      <w:r w:rsidRPr="00BB7C99">
        <w:rPr>
          <w:rFonts w:ascii="Calibri" w:hAnsi="Calibri" w:cs="Calibri"/>
        </w:rPr>
        <w:t xml:space="preserve"> (3rd ed., Vol. 24). Elsevier.</w:t>
      </w:r>
    </w:p>
    <w:p w14:paraId="0D927BB2" w14:textId="77777777" w:rsidR="00BB7C99" w:rsidRPr="00BB7C99" w:rsidRDefault="00BB7C99" w:rsidP="00BB7C99">
      <w:pPr>
        <w:pStyle w:val="Bibliography"/>
        <w:rPr>
          <w:rFonts w:ascii="Calibri" w:hAnsi="Calibri" w:cs="Calibri"/>
        </w:rPr>
      </w:pPr>
      <w:r w:rsidRPr="00BB7C99">
        <w:rPr>
          <w:rFonts w:ascii="Calibri" w:hAnsi="Calibri" w:cs="Calibri"/>
        </w:rPr>
        <w:t xml:space="preserve">Marijnissen, R., Kok, M., Kroeze, C., &amp; van Loon-Steensma, J. (2020). The Sensitivity of a Dike-Marsh System to Sea-Level Rise—A Model-Based Exploration. </w:t>
      </w:r>
      <w:r w:rsidRPr="00BB7C99">
        <w:rPr>
          <w:rFonts w:ascii="Calibri" w:hAnsi="Calibri" w:cs="Calibri"/>
          <w:i/>
          <w:iCs/>
        </w:rPr>
        <w:t>Journal of Marine Science and Engineering</w:t>
      </w:r>
      <w:r w:rsidRPr="00BB7C99">
        <w:rPr>
          <w:rFonts w:ascii="Calibri" w:hAnsi="Calibri" w:cs="Calibri"/>
        </w:rPr>
        <w:t xml:space="preserve">, </w:t>
      </w:r>
      <w:r w:rsidRPr="00BB7C99">
        <w:rPr>
          <w:rFonts w:ascii="Calibri" w:hAnsi="Calibri" w:cs="Calibri"/>
          <w:i/>
          <w:iCs/>
        </w:rPr>
        <w:t>8</w:t>
      </w:r>
      <w:r w:rsidRPr="00BB7C99">
        <w:rPr>
          <w:rFonts w:ascii="Calibri" w:hAnsi="Calibri" w:cs="Calibri"/>
        </w:rPr>
        <w:t>, 42.</w:t>
      </w:r>
    </w:p>
    <w:p w14:paraId="47A01522" w14:textId="77777777" w:rsidR="00BB7C99" w:rsidRPr="00BB7C99" w:rsidRDefault="00BB7C99" w:rsidP="00BB7C99">
      <w:pPr>
        <w:pStyle w:val="Bibliography"/>
        <w:rPr>
          <w:rFonts w:ascii="Calibri" w:hAnsi="Calibri" w:cs="Calibri"/>
        </w:rPr>
      </w:pPr>
      <w:r w:rsidRPr="00BB7C99">
        <w:rPr>
          <w:rFonts w:ascii="Calibri" w:hAnsi="Calibri" w:cs="Calibri"/>
        </w:rPr>
        <w:t xml:space="preserve">Ovaskainen, O., Rybicki, J., &amp; Abrego, N. (2019). What can observational data reveal about metacommunity processes? </w:t>
      </w:r>
      <w:r w:rsidRPr="00BB7C99">
        <w:rPr>
          <w:rFonts w:ascii="Calibri" w:hAnsi="Calibri" w:cs="Calibri"/>
          <w:i/>
          <w:iCs/>
        </w:rPr>
        <w:t>Ecography</w:t>
      </w:r>
      <w:r w:rsidRPr="00BB7C99">
        <w:rPr>
          <w:rFonts w:ascii="Calibri" w:hAnsi="Calibri" w:cs="Calibri"/>
        </w:rPr>
        <w:t xml:space="preserve">, </w:t>
      </w:r>
      <w:r w:rsidRPr="00BB7C99">
        <w:rPr>
          <w:rFonts w:ascii="Calibri" w:hAnsi="Calibri" w:cs="Calibri"/>
          <w:i/>
          <w:iCs/>
        </w:rPr>
        <w:t>42</w:t>
      </w:r>
      <w:r w:rsidRPr="00BB7C99">
        <w:rPr>
          <w:rFonts w:ascii="Calibri" w:hAnsi="Calibri" w:cs="Calibri"/>
        </w:rPr>
        <w:t>, 1877–1886.</w:t>
      </w:r>
    </w:p>
    <w:p w14:paraId="63579F67" w14:textId="77777777" w:rsidR="00BB7C99" w:rsidRPr="00BB7C99" w:rsidRDefault="00BB7C99" w:rsidP="00BB7C99">
      <w:pPr>
        <w:pStyle w:val="Bibliography"/>
        <w:rPr>
          <w:rFonts w:ascii="Calibri" w:hAnsi="Calibri" w:cs="Calibri"/>
        </w:rPr>
      </w:pPr>
      <w:r w:rsidRPr="00BB7C99">
        <w:rPr>
          <w:rFonts w:ascii="Calibri" w:hAnsi="Calibri" w:cs="Calibri"/>
        </w:rPr>
        <w:t xml:space="preserve">Pasternack, G. B. (2009). Chapter 3. Hydrogeomorphology and sedimentation in tidal freshwater wetlands. In A. Barendregt, D. F. Whigham, &amp; A. H. Baldwin (Eds.), </w:t>
      </w:r>
      <w:r w:rsidRPr="00BB7C99">
        <w:rPr>
          <w:rFonts w:ascii="Calibri" w:hAnsi="Calibri" w:cs="Calibri"/>
          <w:i/>
          <w:iCs/>
        </w:rPr>
        <w:t>Tidal Freshwater Wetlands</w:t>
      </w:r>
      <w:r w:rsidRPr="00BB7C99">
        <w:rPr>
          <w:rFonts w:ascii="Calibri" w:hAnsi="Calibri" w:cs="Calibri"/>
        </w:rPr>
        <w:t xml:space="preserve"> (pp. 31–40). Leiden, The Netherlands: Backhuys Publishers.</w:t>
      </w:r>
    </w:p>
    <w:p w14:paraId="338B1B65" w14:textId="77777777" w:rsidR="00BB7C99" w:rsidRPr="00BB7C99" w:rsidRDefault="00BB7C99" w:rsidP="00BB7C99">
      <w:pPr>
        <w:pStyle w:val="Bibliography"/>
        <w:rPr>
          <w:rFonts w:ascii="Calibri" w:hAnsi="Calibri" w:cs="Calibri"/>
        </w:rPr>
      </w:pPr>
      <w:r w:rsidRPr="00BB7C99">
        <w:rPr>
          <w:rFonts w:ascii="Calibri" w:hAnsi="Calibri" w:cs="Calibri"/>
        </w:rPr>
        <w:t xml:space="preserve">Peteet, D. M., Nichols, J., Kenna, T., Chang, C., Browne, J., Reza, M., … Stern-Protz, S. (2018). Sediment starvation destroys New York City marshes’ resistance to sea level rise. </w:t>
      </w:r>
      <w:r w:rsidRPr="00BB7C99">
        <w:rPr>
          <w:rFonts w:ascii="Calibri" w:hAnsi="Calibri" w:cs="Calibri"/>
          <w:i/>
          <w:iCs/>
        </w:rPr>
        <w:t>Proceedings of the National Academy of Sciences</w:t>
      </w:r>
      <w:r w:rsidRPr="00BB7C99">
        <w:rPr>
          <w:rFonts w:ascii="Calibri" w:hAnsi="Calibri" w:cs="Calibri"/>
        </w:rPr>
        <w:t xml:space="preserve">, </w:t>
      </w:r>
      <w:r w:rsidRPr="00BB7C99">
        <w:rPr>
          <w:rFonts w:ascii="Calibri" w:hAnsi="Calibri" w:cs="Calibri"/>
          <w:i/>
          <w:iCs/>
        </w:rPr>
        <w:t>115</w:t>
      </w:r>
      <w:r w:rsidRPr="00BB7C99">
        <w:rPr>
          <w:rFonts w:ascii="Calibri" w:hAnsi="Calibri" w:cs="Calibri"/>
        </w:rPr>
        <w:t>, 10281–10286.</w:t>
      </w:r>
    </w:p>
    <w:p w14:paraId="7AA6B785" w14:textId="77777777" w:rsidR="00BB7C99" w:rsidRPr="00BB7C99" w:rsidRDefault="00BB7C99" w:rsidP="00BB7C99">
      <w:pPr>
        <w:pStyle w:val="Bibliography"/>
        <w:rPr>
          <w:rFonts w:ascii="Calibri" w:hAnsi="Calibri" w:cs="Calibri"/>
        </w:rPr>
      </w:pPr>
      <w:r w:rsidRPr="00BB7C99">
        <w:rPr>
          <w:rFonts w:ascii="Calibri" w:hAnsi="Calibri" w:cs="Calibri"/>
        </w:rPr>
        <w:t xml:space="preserve">Schaefer, V. (2004). Ecological setting of the Fraser River delta and its urban estuary. In B. J. Groulx, D. C. Mosher, J. L. Luternauer, &amp; D. E. Bilderback (Eds.), </w:t>
      </w:r>
      <w:r w:rsidRPr="00BB7C99">
        <w:rPr>
          <w:rFonts w:ascii="Calibri" w:hAnsi="Calibri" w:cs="Calibri"/>
          <w:i/>
          <w:iCs/>
        </w:rPr>
        <w:t>Fraser River Delta, British Columbia: Issues of an Urban Estuary</w:t>
      </w:r>
      <w:r w:rsidRPr="00BB7C99">
        <w:rPr>
          <w:rFonts w:ascii="Calibri" w:hAnsi="Calibri" w:cs="Calibri"/>
        </w:rPr>
        <w:t xml:space="preserve"> (pp. 147–172). Geological Survey of Canada, Bulletin 547.</w:t>
      </w:r>
    </w:p>
    <w:p w14:paraId="68DB749B" w14:textId="77777777" w:rsidR="00BB7C99" w:rsidRPr="00BB7C99" w:rsidRDefault="00BB7C99" w:rsidP="00BB7C99">
      <w:pPr>
        <w:pStyle w:val="Bibliography"/>
        <w:rPr>
          <w:rFonts w:ascii="Calibri" w:hAnsi="Calibri" w:cs="Calibri"/>
        </w:rPr>
      </w:pPr>
      <w:r w:rsidRPr="00BB7C99">
        <w:rPr>
          <w:rFonts w:ascii="Calibri" w:hAnsi="Calibri" w:cs="Calibri"/>
        </w:rPr>
        <w:t xml:space="preserve">Sinks, I. A., Borde, A. B., Diefenderfer, H. L., &amp; Karnezis, J. P. (2021). Assessment of Methods to Control Invasive Reed Canarygrass (Phalaris arundinacea) in Tidal Freshwater Wetlands. </w:t>
      </w:r>
      <w:r w:rsidRPr="00BB7C99">
        <w:rPr>
          <w:rFonts w:ascii="Calibri" w:hAnsi="Calibri" w:cs="Calibri"/>
          <w:i/>
          <w:iCs/>
        </w:rPr>
        <w:t>Natural Areas Journal</w:t>
      </w:r>
      <w:r w:rsidRPr="00BB7C99">
        <w:rPr>
          <w:rFonts w:ascii="Calibri" w:hAnsi="Calibri" w:cs="Calibri"/>
        </w:rPr>
        <w:t xml:space="preserve">, </w:t>
      </w:r>
      <w:r w:rsidRPr="00BB7C99">
        <w:rPr>
          <w:rFonts w:ascii="Calibri" w:hAnsi="Calibri" w:cs="Calibri"/>
          <w:i/>
          <w:iCs/>
        </w:rPr>
        <w:t>41</w:t>
      </w:r>
      <w:r w:rsidRPr="00BB7C99">
        <w:rPr>
          <w:rFonts w:ascii="Calibri" w:hAnsi="Calibri" w:cs="Calibri"/>
        </w:rPr>
        <w:t>, 172–185.</w:t>
      </w:r>
    </w:p>
    <w:p w14:paraId="461551EC" w14:textId="77777777" w:rsidR="00BB7C99" w:rsidRPr="00BB7C99" w:rsidRDefault="00BB7C99" w:rsidP="00BB7C99">
      <w:pPr>
        <w:pStyle w:val="Bibliography"/>
        <w:rPr>
          <w:rFonts w:ascii="Calibri" w:hAnsi="Calibri" w:cs="Calibri"/>
        </w:rPr>
      </w:pPr>
      <w:r w:rsidRPr="00BB7C99">
        <w:rPr>
          <w:rFonts w:ascii="Calibri" w:hAnsi="Calibri" w:cs="Calibri"/>
        </w:rPr>
        <w:lastRenderedPageBreak/>
        <w:t xml:space="preserve">Underwood, A. J., Chapman, M. G., &amp; Connell, S. D. (2000). Observations in ecology: You can’t make progress on processes without understanding the patterns. </w:t>
      </w:r>
      <w:r w:rsidRPr="00BB7C99">
        <w:rPr>
          <w:rFonts w:ascii="Calibri" w:hAnsi="Calibri" w:cs="Calibri"/>
          <w:i/>
          <w:iCs/>
        </w:rPr>
        <w:t>Journal of Experimental Marine Biology and Ecology</w:t>
      </w:r>
      <w:r w:rsidRPr="00BB7C99">
        <w:rPr>
          <w:rFonts w:ascii="Calibri" w:hAnsi="Calibri" w:cs="Calibri"/>
        </w:rPr>
        <w:t xml:space="preserve">, </w:t>
      </w:r>
      <w:r w:rsidRPr="00BB7C99">
        <w:rPr>
          <w:rFonts w:ascii="Calibri" w:hAnsi="Calibri" w:cs="Calibri"/>
          <w:i/>
          <w:iCs/>
        </w:rPr>
        <w:t>250</w:t>
      </w:r>
      <w:r w:rsidRPr="00BB7C99">
        <w:rPr>
          <w:rFonts w:ascii="Calibri" w:hAnsi="Calibri" w:cs="Calibri"/>
        </w:rPr>
        <w:t>, 97–115.</w:t>
      </w:r>
    </w:p>
    <w:p w14:paraId="3AF4AEFD" w14:textId="77777777" w:rsidR="00BB7C99" w:rsidRPr="00BB7C99" w:rsidRDefault="00BB7C99" w:rsidP="00BB7C99">
      <w:pPr>
        <w:pStyle w:val="Bibliography"/>
        <w:rPr>
          <w:rFonts w:ascii="Calibri" w:hAnsi="Calibri" w:cs="Calibri"/>
        </w:rPr>
      </w:pPr>
      <w:r w:rsidRPr="00BB7C99">
        <w:rPr>
          <w:rFonts w:ascii="Calibri" w:hAnsi="Calibri" w:cs="Calibri"/>
        </w:rPr>
        <w:t xml:space="preserve">Whittaker, R. H. (1975). </w:t>
      </w:r>
      <w:r w:rsidRPr="00BB7C99">
        <w:rPr>
          <w:rFonts w:ascii="Calibri" w:hAnsi="Calibri" w:cs="Calibri"/>
          <w:i/>
          <w:iCs/>
        </w:rPr>
        <w:t>Communities and Ecosystems</w:t>
      </w:r>
      <w:r w:rsidRPr="00BB7C99">
        <w:rPr>
          <w:rFonts w:ascii="Calibri" w:hAnsi="Calibri" w:cs="Calibri"/>
        </w:rPr>
        <w:t xml:space="preserve"> (2nd ed.). New York, NY: Macmillan.</w:t>
      </w:r>
    </w:p>
    <w:p w14:paraId="1CE4119A" w14:textId="4652CA18"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ins w:id="1343" w:author="Stefanie Lane" w:date="2022-05-12T15:08:00Z"/>
          <w:rFonts w:asciiTheme="majorHAnsi" w:eastAsiaTheme="majorEastAsia" w:hAnsiTheme="majorHAnsi" w:cstheme="majorBidi"/>
          <w:color w:val="2F5496" w:themeColor="accent1" w:themeShade="BF"/>
          <w:sz w:val="32"/>
          <w:szCs w:val="32"/>
        </w:rPr>
      </w:pPr>
      <w:ins w:id="1344" w:author="Stefanie Lane" w:date="2022-05-12T15:08:00Z">
        <w:r>
          <w:br w:type="page"/>
        </w:r>
        <w:bookmarkStart w:id="1345" w:name="_GoBack"/>
        <w:bookmarkEnd w:id="1345"/>
      </w:ins>
    </w:p>
    <w:p w14:paraId="6A634515" w14:textId="2D2DA539" w:rsidR="007D7FC0" w:rsidRDefault="007D7FC0" w:rsidP="007D7FC0">
      <w:pPr>
        <w:pStyle w:val="Heading1"/>
      </w:pPr>
      <w:r>
        <w:lastRenderedPageBreak/>
        <w:t>Supplemental</w:t>
      </w:r>
    </w:p>
    <w:p w14:paraId="4EC95476" w14:textId="1CBA151A" w:rsidR="00F222C0" w:rsidRDefault="00F222C0" w:rsidP="00F222C0"/>
    <w:p w14:paraId="29C83EF1" w14:textId="02237BBF" w:rsidR="00F222C0" w:rsidRDefault="00F222C0" w:rsidP="00F222C0"/>
    <w:p w14:paraId="264EF9D9" w14:textId="272BDF10" w:rsidR="00F222C0" w:rsidRDefault="00F222C0" w:rsidP="00F222C0">
      <w:pPr>
        <w:pStyle w:val="Caption"/>
        <w:keepNext/>
      </w:pPr>
      <w:bookmarkStart w:id="1346" w:name="_Ref102639740"/>
      <w:r>
        <w:t xml:space="preserve">Table </w:t>
      </w:r>
      <w:fldSimple w:instr=" SEQ Table \* ARABIC ">
        <w:ins w:id="1347" w:author="Stefanie Lane" w:date="2022-05-11T12:52:00Z">
          <w:r w:rsidR="006601E5">
            <w:rPr>
              <w:noProof/>
            </w:rPr>
            <w:t>3</w:t>
          </w:r>
        </w:ins>
        <w:del w:id="1348" w:author="Stefanie Lane" w:date="2022-05-10T13:26:00Z">
          <w:r w:rsidR="004B5482" w:rsidDel="00231BAA">
            <w:rPr>
              <w:noProof/>
            </w:rPr>
            <w:delText>2</w:delText>
          </w:r>
        </w:del>
      </w:fldSimple>
      <w:bookmarkEnd w:id="1346"/>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1CEACC6" w:rsidR="00F222C0" w:rsidRDefault="007B228A" w:rsidP="00F222C0">
      <w:pPr>
        <w:rPr>
          <w:ins w:id="1349" w:author="Stefanie Lane" w:date="2022-05-05T12:57:00Z"/>
        </w:rPr>
      </w:pPr>
      <w:ins w:id="1350" w:author="Stefanie Lane" w:date="2022-05-11T12:55:00Z">
        <w:r w:rsidRPr="007B228A">
          <w:rPr>
            <w:noProof/>
          </w:rPr>
          <w:drawing>
            <wp:inline distT="0" distB="0" distL="0" distR="0" wp14:anchorId="1DC35A15" wp14:editId="0F0A7831">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r w:rsidRPr="007B228A" w:rsidDel="007B228A">
          <w:t xml:space="preserve"> </w:t>
        </w:r>
      </w:ins>
      <w:del w:id="1351" w:author="Stefanie Lane" w:date="2022-05-11T12:55:00Z">
        <w:r w:rsidR="0074150F" w:rsidDel="007B228A">
          <w:rPr>
            <w:noProof/>
          </w:rPr>
          <mc:AlternateContent>
            <mc:Choice Requires="wps">
              <w:drawing>
                <wp:anchor distT="0" distB="0" distL="114300" distR="114300" simplePos="0" relativeHeight="251679744" behindDoc="0" locked="0" layoutInCell="1" allowOverlap="1" wp14:anchorId="334B632C" wp14:editId="1E0A797E">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91B85"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sidR="0074150F" w:rsidDel="007B228A">
          <w:rPr>
            <w:noProof/>
          </w:rPr>
          <mc:AlternateContent>
            <mc:Choice Requires="wps">
              <w:drawing>
                <wp:anchor distT="0" distB="0" distL="114300" distR="114300" simplePos="0" relativeHeight="251678720" behindDoc="0" locked="0" layoutInCell="1" allowOverlap="1" wp14:anchorId="7454C52A" wp14:editId="683111DC">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E9CC"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sidR="0074150F" w:rsidDel="007B228A">
          <w:rPr>
            <w:noProof/>
          </w:rPr>
          <mc:AlternateContent>
            <mc:Choice Requires="wps">
              <w:drawing>
                <wp:anchor distT="0" distB="0" distL="114300" distR="114300" simplePos="0" relativeHeight="251677696" behindDoc="0" locked="0" layoutInCell="1" allowOverlap="1" wp14:anchorId="6CE0D2B0" wp14:editId="267FC53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23736"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sidDel="007B228A">
          <w:rPr>
            <w:noProof/>
          </w:rPr>
          <w:drawing>
            <wp:inline distT="0" distB="0" distL="0" distR="0" wp14:anchorId="0BEBB714" wp14:editId="2EE0B413">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del>
    </w:p>
    <w:p w14:paraId="62862706" w14:textId="5B3090BF" w:rsidR="00163B51" w:rsidRDefault="00163B51" w:rsidP="00F222C0">
      <w:pPr>
        <w:rPr>
          <w:ins w:id="1352" w:author="Stefanie Lane" w:date="2022-05-05T12:57:00Z"/>
        </w:rPr>
      </w:pPr>
    </w:p>
    <w:p w14:paraId="712DC51A" w14:textId="3945C80D" w:rsidR="00163B51" w:rsidRDefault="00163B51" w:rsidP="00F222C0">
      <w:pPr>
        <w:rPr>
          <w:ins w:id="1353" w:author="Stefanie Lane" w:date="2022-05-05T12:57:00Z"/>
        </w:rPr>
      </w:pPr>
    </w:p>
    <w:p w14:paraId="45185DC9" w14:textId="1B0A2AC3" w:rsidR="00163B51" w:rsidRDefault="00163B51" w:rsidP="00F222C0">
      <w:pPr>
        <w:rPr>
          <w:ins w:id="1354" w:author="Stefanie Lane" w:date="2022-05-05T12:57:00Z"/>
        </w:rPr>
      </w:pPr>
    </w:p>
    <w:p w14:paraId="70173B5A" w14:textId="6A64CBB6" w:rsidR="00163B51" w:rsidRDefault="00163B51">
      <w:pPr>
        <w:rPr>
          <w:ins w:id="1355" w:author="Stefanie Lane" w:date="2022-05-05T12:57:00Z"/>
        </w:rPr>
      </w:pPr>
      <w:ins w:id="1356" w:author="Stefanie Lane" w:date="2022-05-05T12:57:00Z">
        <w:r>
          <w:br w:type="page"/>
        </w:r>
      </w:ins>
    </w:p>
    <w:p w14:paraId="642BD8B9" w14:textId="2B8A5DBC" w:rsidR="00163B51" w:rsidRDefault="006601E5" w:rsidP="004E715D">
      <w:pPr>
        <w:pStyle w:val="Caption"/>
        <w:rPr>
          <w:ins w:id="1357" w:author="Stefanie Lane" w:date="2022-05-12T12:10:00Z"/>
        </w:rPr>
      </w:pPr>
      <w:bookmarkStart w:id="1358" w:name="_Ref103170147"/>
      <w:ins w:id="1359" w:author="Stefanie Lane" w:date="2022-05-11T12:52:00Z">
        <w:r>
          <w:lastRenderedPageBreak/>
          <w:t xml:space="preserve">Table </w:t>
        </w:r>
        <w:r>
          <w:fldChar w:fldCharType="begin"/>
        </w:r>
        <w:r>
          <w:instrText xml:space="preserve"> SEQ Table \* ARABIC </w:instrText>
        </w:r>
      </w:ins>
      <w:r>
        <w:fldChar w:fldCharType="separate"/>
      </w:r>
      <w:ins w:id="1360" w:author="Stefanie Lane" w:date="2022-05-11T12:52:00Z">
        <w:r>
          <w:rPr>
            <w:noProof/>
          </w:rPr>
          <w:t>4</w:t>
        </w:r>
        <w:r>
          <w:fldChar w:fldCharType="end"/>
        </w:r>
        <w:bookmarkEnd w:id="1358"/>
        <w:r>
          <w:t xml:space="preserve">. </w:t>
        </w:r>
        <w:r w:rsidRPr="003F7745">
          <w:t xml:space="preserve">Percent </w:t>
        </w:r>
        <w:commentRangeStart w:id="1361"/>
        <w:r w:rsidRPr="003F7745">
          <w:t xml:space="preserve">change </w:t>
        </w:r>
      </w:ins>
      <w:commentRangeEnd w:id="1361"/>
      <w:ins w:id="1362" w:author="Stefanie Lane" w:date="2022-05-12T13:00:00Z">
        <w:r w:rsidR="002D0061">
          <w:rPr>
            <w:rStyle w:val="CommentReference"/>
            <w:i w:val="0"/>
            <w:iCs w:val="0"/>
            <w:color w:val="auto"/>
          </w:rPr>
          <w:commentReference w:id="1361"/>
        </w:r>
      </w:ins>
      <w:ins w:id="1363" w:author="Stefanie Lane" w:date="2022-05-11T12:52:00Z">
        <w:r w:rsidRPr="003F7745">
          <w:t xml:space="preserve">in mean </w:t>
        </w:r>
        <w:r w:rsidR="007D4F72">
          <w:t>abundance (</w:t>
        </w:r>
        <w:r w:rsidRPr="003F7745">
          <w:t>cover class</w:t>
        </w:r>
        <w:r w:rsidR="007D4F72">
          <w:t>)</w:t>
        </w:r>
        <w:r w:rsidRPr="003F7745">
          <w:t xml:space="preserve"> between 1979</w:t>
        </w:r>
        <w:r w:rsidR="00A20DBD">
          <w:t>, 1999</w:t>
        </w:r>
      </w:ins>
      <w:ins w:id="1364" w:author="Stefanie Lane" w:date="2022-05-11T12:53:00Z">
        <w:r w:rsidR="00A20DBD">
          <w:t xml:space="preserve">, </w:t>
        </w:r>
      </w:ins>
      <w:ins w:id="1365" w:author="Stefanie Lane" w:date="2022-05-11T12:52:00Z">
        <w:r w:rsidRPr="003F7745">
          <w:t>and 2019 datasets for species observed in each assemblage</w:t>
        </w:r>
      </w:ins>
      <w:ins w:id="1366" w:author="Stefanie Lane" w:date="2022-05-12T12:10:00Z">
        <w:r w:rsidR="004F6583">
          <w:t xml:space="preserve">. New species appearances from 1979 to 2019 indicated by </w:t>
        </w:r>
      </w:ins>
      <w:ins w:id="1367" w:author="Stefanie Lane" w:date="2022-05-12T12:11:00Z">
        <w:r w:rsidR="004F6583">
          <w:t xml:space="preserve">(+). </w:t>
        </w:r>
      </w:ins>
    </w:p>
    <w:tbl>
      <w:tblPr>
        <w:tblW w:w="9500" w:type="dxa"/>
        <w:tblLook w:val="04A0" w:firstRow="1" w:lastRow="0" w:firstColumn="1" w:lastColumn="0" w:noHBand="0" w:noVBand="1"/>
      </w:tblPr>
      <w:tblGrid>
        <w:gridCol w:w="1700"/>
        <w:gridCol w:w="3160"/>
        <w:gridCol w:w="960"/>
        <w:gridCol w:w="960"/>
        <w:gridCol w:w="960"/>
        <w:gridCol w:w="1760"/>
      </w:tblGrid>
      <w:tr w:rsidR="004F6583" w:rsidRPr="004F6583" w14:paraId="10E85980" w14:textId="77777777" w:rsidTr="004F6583">
        <w:trPr>
          <w:trHeight w:val="580"/>
          <w:ins w:id="1368" w:author="Stefanie Lane" w:date="2022-05-12T12:10:00Z"/>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ins w:id="1369" w:author="Stefanie Lane" w:date="2022-05-12T12:10:00Z"/>
                <w:rFonts w:ascii="Calibri" w:eastAsia="Times New Roman" w:hAnsi="Calibri" w:cs="Calibri"/>
                <w:b/>
                <w:bCs/>
                <w:color w:val="000000"/>
              </w:rPr>
            </w:pPr>
            <w:ins w:id="1370" w:author="Stefanie Lane" w:date="2022-05-12T12:10:00Z">
              <w:r w:rsidRPr="004F6583">
                <w:rPr>
                  <w:rFonts w:ascii="Calibri" w:eastAsia="Times New Roman" w:hAnsi="Calibri" w:cs="Calibri"/>
                  <w:b/>
                  <w:bCs/>
                  <w:color w:val="000000"/>
                </w:rPr>
                <w:t>Assemblage</w:t>
              </w:r>
            </w:ins>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ins w:id="1371" w:author="Stefanie Lane" w:date="2022-05-12T12:10:00Z"/>
                <w:rFonts w:ascii="Calibri" w:eastAsia="Times New Roman" w:hAnsi="Calibri" w:cs="Calibri"/>
                <w:b/>
                <w:bCs/>
                <w:color w:val="000000"/>
              </w:rPr>
            </w:pPr>
            <w:ins w:id="1372" w:author="Stefanie Lane" w:date="2022-05-12T12:10:00Z">
              <w:r w:rsidRPr="004F6583">
                <w:rPr>
                  <w:rFonts w:ascii="Calibri" w:eastAsia="Times New Roman" w:hAnsi="Calibri" w:cs="Calibri"/>
                  <w:b/>
                  <w:bCs/>
                  <w:color w:val="000000"/>
                </w:rPr>
                <w:t>Species</w:t>
              </w:r>
            </w:ins>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ins w:id="1373" w:author="Stefanie Lane" w:date="2022-05-12T12:10:00Z"/>
                <w:rFonts w:ascii="Calibri" w:eastAsia="Times New Roman" w:hAnsi="Calibri" w:cs="Calibri"/>
                <w:b/>
                <w:bCs/>
                <w:color w:val="000000"/>
              </w:rPr>
            </w:pPr>
            <w:ins w:id="1374" w:author="Stefanie Lane" w:date="2022-05-12T12:10:00Z">
              <w:r w:rsidRPr="004F6583">
                <w:rPr>
                  <w:rFonts w:ascii="Calibri" w:eastAsia="Times New Roman" w:hAnsi="Calibri" w:cs="Calibri"/>
                  <w:b/>
                  <w:bCs/>
                  <w:color w:val="000000"/>
                </w:rPr>
                <w:t>1979</w:t>
              </w:r>
            </w:ins>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ins w:id="1375" w:author="Stefanie Lane" w:date="2022-05-12T12:10:00Z"/>
                <w:rFonts w:ascii="Calibri" w:eastAsia="Times New Roman" w:hAnsi="Calibri" w:cs="Calibri"/>
                <w:b/>
                <w:bCs/>
                <w:color w:val="000000"/>
              </w:rPr>
            </w:pPr>
            <w:ins w:id="1376" w:author="Stefanie Lane" w:date="2022-05-12T12:10:00Z">
              <w:r w:rsidRPr="004F6583">
                <w:rPr>
                  <w:rFonts w:ascii="Calibri" w:eastAsia="Times New Roman" w:hAnsi="Calibri" w:cs="Calibri"/>
                  <w:b/>
                  <w:bCs/>
                  <w:color w:val="000000"/>
                </w:rPr>
                <w:t>1999</w:t>
              </w:r>
            </w:ins>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ins w:id="1377" w:author="Stefanie Lane" w:date="2022-05-12T12:10:00Z"/>
                <w:rFonts w:ascii="Calibri" w:eastAsia="Times New Roman" w:hAnsi="Calibri" w:cs="Calibri"/>
                <w:b/>
                <w:bCs/>
                <w:color w:val="000000"/>
              </w:rPr>
            </w:pPr>
            <w:ins w:id="1378"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ins w:id="1379" w:author="Stefanie Lane" w:date="2022-05-12T12:10:00Z"/>
                <w:rFonts w:ascii="Calibri" w:eastAsia="Times New Roman" w:hAnsi="Calibri" w:cs="Calibri"/>
                <w:b/>
                <w:bCs/>
                <w:color w:val="000000"/>
              </w:rPr>
            </w:pPr>
            <w:ins w:id="1380" w:author="Stefanie Lane" w:date="2022-05-12T12:10:00Z">
              <w:r w:rsidRPr="004F6583">
                <w:rPr>
                  <w:rFonts w:ascii="Calibri" w:eastAsia="Times New Roman" w:hAnsi="Calibri" w:cs="Calibri"/>
                  <w:b/>
                  <w:bCs/>
                  <w:color w:val="000000"/>
                </w:rPr>
                <w:t>Percent Change 1979-2019</w:t>
              </w:r>
            </w:ins>
          </w:p>
        </w:tc>
      </w:tr>
      <w:tr w:rsidR="004F6583" w:rsidRPr="004F6583" w14:paraId="560687FB" w14:textId="77777777" w:rsidTr="004F6583">
        <w:trPr>
          <w:trHeight w:val="290"/>
          <w:ins w:id="1381" w:author="Stefanie Lane" w:date="2022-05-12T12:10:00Z"/>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ins w:id="1382" w:author="Stefanie Lane" w:date="2022-05-12T12:10:00Z"/>
                <w:rFonts w:ascii="Calibri" w:eastAsia="Times New Roman" w:hAnsi="Calibri" w:cs="Calibri"/>
                <w:color w:val="000000"/>
              </w:rPr>
            </w:pPr>
            <w:ins w:id="1383" w:author="Stefanie Lane" w:date="2022-05-12T12:10:00Z">
              <w:r w:rsidRPr="004F6583">
                <w:rPr>
                  <w:rFonts w:ascii="Calibri" w:eastAsia="Times New Roman" w:hAnsi="Calibri" w:cs="Calibri"/>
                  <w:color w:val="000000"/>
                </w:rPr>
                <w:t>Bogbean</w:t>
              </w:r>
            </w:ins>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ins w:id="1384" w:author="Stefanie Lane" w:date="2022-05-12T12:10:00Z"/>
                <w:rFonts w:ascii="Arial" w:eastAsia="Times New Roman" w:hAnsi="Arial" w:cs="Arial"/>
                <w:i/>
                <w:iCs/>
                <w:sz w:val="20"/>
                <w:szCs w:val="20"/>
              </w:rPr>
            </w:pPr>
            <w:proofErr w:type="spellStart"/>
            <w:ins w:id="1385"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ins w:id="1386" w:author="Stefanie Lane" w:date="2022-05-12T12:10:00Z"/>
                <w:rFonts w:ascii="Calibri" w:eastAsia="Times New Roman" w:hAnsi="Calibri" w:cs="Calibri"/>
                <w:color w:val="000000"/>
              </w:rPr>
            </w:pPr>
            <w:ins w:id="1387" w:author="Stefanie Lane" w:date="2022-05-12T12:10:00Z">
              <w:r w:rsidRPr="004F6583">
                <w:rPr>
                  <w:rFonts w:ascii="Calibri" w:eastAsia="Times New Roman" w:hAnsi="Calibri" w:cs="Calibri"/>
                  <w:color w:val="000000"/>
                </w:rPr>
                <w:t>0.16</w:t>
              </w:r>
            </w:ins>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ins w:id="1388" w:author="Stefanie Lane" w:date="2022-05-12T12:10:00Z"/>
                <w:rFonts w:ascii="Calibri" w:eastAsia="Times New Roman" w:hAnsi="Calibri" w:cs="Calibri"/>
                <w:color w:val="000000"/>
              </w:rPr>
            </w:pPr>
            <w:ins w:id="1389"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ins w:id="1390" w:author="Stefanie Lane" w:date="2022-05-12T12:10:00Z"/>
                <w:rFonts w:ascii="Calibri" w:eastAsia="Times New Roman" w:hAnsi="Calibri" w:cs="Calibri"/>
                <w:color w:val="000000"/>
              </w:rPr>
            </w:pPr>
            <w:ins w:id="1391"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ins w:id="1392" w:author="Stefanie Lane" w:date="2022-05-12T12:10:00Z"/>
                <w:rFonts w:ascii="Calibri" w:eastAsia="Times New Roman" w:hAnsi="Calibri" w:cs="Calibri"/>
                <w:color w:val="000000"/>
              </w:rPr>
            </w:pPr>
            <w:ins w:id="1393" w:author="Stefanie Lane" w:date="2022-05-12T12:10:00Z">
              <w:r w:rsidRPr="004F6583">
                <w:rPr>
                  <w:rFonts w:ascii="Calibri" w:eastAsia="Times New Roman" w:hAnsi="Calibri" w:cs="Calibri"/>
                  <w:color w:val="000000"/>
                </w:rPr>
                <w:t>-100.00</w:t>
              </w:r>
            </w:ins>
          </w:p>
        </w:tc>
      </w:tr>
      <w:tr w:rsidR="004F6583" w:rsidRPr="004F6583" w14:paraId="5CFD8C01" w14:textId="77777777" w:rsidTr="004F6583">
        <w:trPr>
          <w:trHeight w:val="290"/>
          <w:ins w:id="1394" w:author="Stefanie Lane" w:date="2022-05-12T12:10:00Z"/>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ins w:id="139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ins w:id="1396" w:author="Stefanie Lane" w:date="2022-05-12T12:10:00Z"/>
                <w:rFonts w:ascii="Arial" w:eastAsia="Times New Roman" w:hAnsi="Arial" w:cs="Arial"/>
                <w:i/>
                <w:iCs/>
                <w:sz w:val="20"/>
                <w:szCs w:val="20"/>
              </w:rPr>
            </w:pPr>
            <w:ins w:id="1397" w:author="Stefanie Lane" w:date="2022-05-12T12:10:00Z">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ins w:id="1398" w:author="Stefanie Lane" w:date="2022-05-12T12:10:00Z"/>
                <w:rFonts w:ascii="Calibri" w:eastAsia="Times New Roman" w:hAnsi="Calibri" w:cs="Calibri"/>
                <w:color w:val="000000"/>
              </w:rPr>
            </w:pPr>
            <w:ins w:id="1399"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ins w:id="1400" w:author="Stefanie Lane" w:date="2022-05-12T12:10:00Z"/>
                <w:rFonts w:ascii="Calibri" w:eastAsia="Times New Roman" w:hAnsi="Calibri" w:cs="Calibri"/>
                <w:color w:val="000000"/>
              </w:rPr>
            </w:pPr>
            <w:ins w:id="140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ins w:id="1402" w:author="Stefanie Lane" w:date="2022-05-12T12:10:00Z"/>
                <w:rFonts w:ascii="Calibri" w:eastAsia="Times New Roman" w:hAnsi="Calibri" w:cs="Calibri"/>
                <w:color w:val="000000"/>
              </w:rPr>
            </w:pPr>
            <w:ins w:id="140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ins w:id="1404" w:author="Stefanie Lane" w:date="2022-05-12T12:10:00Z"/>
                <w:rFonts w:ascii="Calibri" w:eastAsia="Times New Roman" w:hAnsi="Calibri" w:cs="Calibri"/>
                <w:color w:val="000000"/>
              </w:rPr>
            </w:pPr>
            <w:ins w:id="1405" w:author="Stefanie Lane" w:date="2022-05-12T12:10:00Z">
              <w:r w:rsidRPr="004F6583">
                <w:rPr>
                  <w:rFonts w:ascii="Calibri" w:eastAsia="Times New Roman" w:hAnsi="Calibri" w:cs="Calibri"/>
                  <w:color w:val="000000"/>
                </w:rPr>
                <w:t>-100.00</w:t>
              </w:r>
            </w:ins>
          </w:p>
        </w:tc>
      </w:tr>
      <w:tr w:rsidR="004F6583" w:rsidRPr="004F6583" w14:paraId="0A1D834E" w14:textId="77777777" w:rsidTr="004F6583">
        <w:trPr>
          <w:trHeight w:val="290"/>
          <w:ins w:id="1406" w:author="Stefanie Lane" w:date="2022-05-12T12:10:00Z"/>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ins w:id="140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ins w:id="1408" w:author="Stefanie Lane" w:date="2022-05-12T12:10:00Z"/>
                <w:rFonts w:ascii="Arial" w:eastAsia="Times New Roman" w:hAnsi="Arial" w:cs="Arial"/>
                <w:i/>
                <w:iCs/>
                <w:sz w:val="20"/>
                <w:szCs w:val="20"/>
              </w:rPr>
            </w:pPr>
            <w:proofErr w:type="spellStart"/>
            <w:ins w:id="1409"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ins w:id="1410" w:author="Stefanie Lane" w:date="2022-05-12T12:10:00Z"/>
                <w:rFonts w:ascii="Calibri" w:eastAsia="Times New Roman" w:hAnsi="Calibri" w:cs="Calibri"/>
                <w:color w:val="000000"/>
              </w:rPr>
            </w:pPr>
            <w:ins w:id="1411"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ins w:id="1412" w:author="Stefanie Lane" w:date="2022-05-12T12:10:00Z"/>
                <w:rFonts w:ascii="Calibri" w:eastAsia="Times New Roman" w:hAnsi="Calibri" w:cs="Calibri"/>
                <w:color w:val="000000"/>
              </w:rPr>
            </w:pPr>
            <w:ins w:id="1413" w:author="Stefanie Lane" w:date="2022-05-12T12:10:00Z">
              <w:r w:rsidRPr="004F6583">
                <w:rPr>
                  <w:rFonts w:ascii="Calibri" w:eastAsia="Times New Roman" w:hAnsi="Calibri" w:cs="Calibri"/>
                  <w:color w:val="000000"/>
                </w:rPr>
                <w:t>0.22</w:t>
              </w:r>
            </w:ins>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ins w:id="1414" w:author="Stefanie Lane" w:date="2022-05-12T12:10:00Z"/>
                <w:rFonts w:ascii="Calibri" w:eastAsia="Times New Roman" w:hAnsi="Calibri" w:cs="Calibri"/>
                <w:color w:val="000000"/>
              </w:rPr>
            </w:pPr>
            <w:ins w:id="141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ins w:id="1416" w:author="Stefanie Lane" w:date="2022-05-12T12:10:00Z"/>
                <w:rFonts w:ascii="Calibri" w:eastAsia="Times New Roman" w:hAnsi="Calibri" w:cs="Calibri"/>
                <w:color w:val="000000"/>
              </w:rPr>
            </w:pPr>
            <w:ins w:id="1417" w:author="Stefanie Lane" w:date="2022-05-12T12:10:00Z">
              <w:r w:rsidRPr="004F6583">
                <w:rPr>
                  <w:rFonts w:ascii="Calibri" w:eastAsia="Times New Roman" w:hAnsi="Calibri" w:cs="Calibri"/>
                  <w:color w:val="000000"/>
                </w:rPr>
                <w:t>-100.00</w:t>
              </w:r>
            </w:ins>
          </w:p>
        </w:tc>
      </w:tr>
      <w:tr w:rsidR="004F6583" w:rsidRPr="004F6583" w14:paraId="0552F3B8" w14:textId="77777777" w:rsidTr="004F6583">
        <w:trPr>
          <w:trHeight w:val="290"/>
          <w:ins w:id="1418" w:author="Stefanie Lane" w:date="2022-05-12T12:10:00Z"/>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ins w:id="141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ins w:id="1420" w:author="Stefanie Lane" w:date="2022-05-12T12:10:00Z"/>
                <w:rFonts w:ascii="Arial" w:eastAsia="Times New Roman" w:hAnsi="Arial" w:cs="Arial"/>
                <w:i/>
                <w:iCs/>
                <w:sz w:val="20"/>
                <w:szCs w:val="20"/>
              </w:rPr>
            </w:pPr>
            <w:ins w:id="1421" w:author="Stefanie Lane" w:date="2022-05-12T12:10:00Z">
              <w:r w:rsidRPr="004F6583">
                <w:rPr>
                  <w:rFonts w:ascii="Arial" w:eastAsia="Times New Roman" w:hAnsi="Arial" w:cs="Arial"/>
                  <w:i/>
                  <w:iCs/>
                  <w:sz w:val="20"/>
                  <w:szCs w:val="2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ins w:id="1422" w:author="Stefanie Lane" w:date="2022-05-12T12:10:00Z"/>
                <w:rFonts w:ascii="Calibri" w:eastAsia="Times New Roman" w:hAnsi="Calibri" w:cs="Calibri"/>
                <w:color w:val="000000"/>
              </w:rPr>
            </w:pPr>
            <w:ins w:id="1423" w:author="Stefanie Lane" w:date="2022-05-12T12:10:00Z">
              <w:r w:rsidRPr="004F6583">
                <w:rPr>
                  <w:rFonts w:ascii="Calibri" w:eastAsia="Times New Roman" w:hAnsi="Calibri" w:cs="Calibri"/>
                  <w:color w:val="000000"/>
                </w:rPr>
                <w:t>1.37</w:t>
              </w:r>
            </w:ins>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ins w:id="1424" w:author="Stefanie Lane" w:date="2022-05-12T12:10:00Z"/>
                <w:rFonts w:ascii="Calibri" w:eastAsia="Times New Roman" w:hAnsi="Calibri" w:cs="Calibri"/>
                <w:color w:val="000000"/>
              </w:rPr>
            </w:pPr>
            <w:ins w:id="1425" w:author="Stefanie Lane" w:date="2022-05-12T12:10:00Z">
              <w:r w:rsidRPr="004F6583">
                <w:rPr>
                  <w:rFonts w:ascii="Calibri" w:eastAsia="Times New Roman" w:hAnsi="Calibri" w:cs="Calibri"/>
                  <w:color w:val="000000"/>
                </w:rPr>
                <w:t>1.17</w:t>
              </w:r>
            </w:ins>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ins w:id="1426" w:author="Stefanie Lane" w:date="2022-05-12T12:10:00Z"/>
                <w:rFonts w:ascii="Calibri" w:eastAsia="Times New Roman" w:hAnsi="Calibri" w:cs="Calibri"/>
                <w:color w:val="000000"/>
              </w:rPr>
            </w:pPr>
            <w:ins w:id="142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ins w:id="1428" w:author="Stefanie Lane" w:date="2022-05-12T12:10:00Z"/>
                <w:rFonts w:ascii="Calibri" w:eastAsia="Times New Roman" w:hAnsi="Calibri" w:cs="Calibri"/>
                <w:color w:val="000000"/>
              </w:rPr>
            </w:pPr>
            <w:ins w:id="1429" w:author="Stefanie Lane" w:date="2022-05-12T12:10:00Z">
              <w:r w:rsidRPr="004F6583">
                <w:rPr>
                  <w:rFonts w:ascii="Calibri" w:eastAsia="Times New Roman" w:hAnsi="Calibri" w:cs="Calibri"/>
                  <w:color w:val="000000"/>
                </w:rPr>
                <w:t>-100.00</w:t>
              </w:r>
            </w:ins>
          </w:p>
        </w:tc>
      </w:tr>
      <w:tr w:rsidR="004F6583" w:rsidRPr="004F6583" w14:paraId="5C5EA9FA" w14:textId="77777777" w:rsidTr="004F6583">
        <w:trPr>
          <w:trHeight w:val="290"/>
          <w:ins w:id="1430" w:author="Stefanie Lane" w:date="2022-05-12T12:10:00Z"/>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ins w:id="143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ins w:id="1432" w:author="Stefanie Lane" w:date="2022-05-12T12:10:00Z"/>
                <w:rFonts w:ascii="Arial" w:eastAsia="Times New Roman" w:hAnsi="Arial" w:cs="Arial"/>
                <w:i/>
                <w:iCs/>
                <w:sz w:val="20"/>
                <w:szCs w:val="20"/>
              </w:rPr>
            </w:pPr>
            <w:proofErr w:type="spellStart"/>
            <w:ins w:id="1433"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ins w:id="1434" w:author="Stefanie Lane" w:date="2022-05-12T12:10:00Z"/>
                <w:rFonts w:ascii="Calibri" w:eastAsia="Times New Roman" w:hAnsi="Calibri" w:cs="Calibri"/>
                <w:color w:val="000000"/>
              </w:rPr>
            </w:pPr>
            <w:ins w:id="1435"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ins w:id="1436" w:author="Stefanie Lane" w:date="2022-05-12T12:10:00Z"/>
                <w:rFonts w:ascii="Calibri" w:eastAsia="Times New Roman" w:hAnsi="Calibri" w:cs="Calibri"/>
                <w:color w:val="000000"/>
              </w:rPr>
            </w:pPr>
            <w:ins w:id="1437"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ins w:id="1438" w:author="Stefanie Lane" w:date="2022-05-12T12:10:00Z"/>
                <w:rFonts w:ascii="Calibri" w:eastAsia="Times New Roman" w:hAnsi="Calibri" w:cs="Calibri"/>
                <w:color w:val="000000"/>
              </w:rPr>
            </w:pPr>
            <w:ins w:id="143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ins w:id="1440" w:author="Stefanie Lane" w:date="2022-05-12T12:10:00Z"/>
                <w:rFonts w:ascii="Calibri" w:eastAsia="Times New Roman" w:hAnsi="Calibri" w:cs="Calibri"/>
                <w:color w:val="000000"/>
              </w:rPr>
            </w:pPr>
            <w:ins w:id="1441" w:author="Stefanie Lane" w:date="2022-05-12T12:10:00Z">
              <w:r w:rsidRPr="004F6583">
                <w:rPr>
                  <w:rFonts w:ascii="Calibri" w:eastAsia="Times New Roman" w:hAnsi="Calibri" w:cs="Calibri"/>
                  <w:color w:val="000000"/>
                </w:rPr>
                <w:t>-100.00</w:t>
              </w:r>
            </w:ins>
          </w:p>
        </w:tc>
      </w:tr>
      <w:tr w:rsidR="004F6583" w:rsidRPr="004F6583" w14:paraId="798782FD" w14:textId="77777777" w:rsidTr="004F6583">
        <w:trPr>
          <w:trHeight w:val="290"/>
          <w:ins w:id="1442" w:author="Stefanie Lane" w:date="2022-05-12T12:10:00Z"/>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ins w:id="144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ins w:id="1444" w:author="Stefanie Lane" w:date="2022-05-12T12:10:00Z"/>
                <w:rFonts w:ascii="Arial" w:eastAsia="Times New Roman" w:hAnsi="Arial" w:cs="Arial"/>
                <w:i/>
                <w:iCs/>
                <w:sz w:val="20"/>
                <w:szCs w:val="20"/>
              </w:rPr>
            </w:pPr>
            <w:proofErr w:type="spellStart"/>
            <w:ins w:id="1445"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ins w:id="1446" w:author="Stefanie Lane" w:date="2022-05-12T12:10:00Z"/>
                <w:rFonts w:ascii="Calibri" w:eastAsia="Times New Roman" w:hAnsi="Calibri" w:cs="Calibri"/>
                <w:color w:val="000000"/>
              </w:rPr>
            </w:pPr>
            <w:ins w:id="1447" w:author="Stefanie Lane" w:date="2022-05-12T12:10:00Z">
              <w:r w:rsidRPr="004F6583">
                <w:rPr>
                  <w:rFonts w:ascii="Calibri" w:eastAsia="Times New Roman" w:hAnsi="Calibri" w:cs="Calibri"/>
                  <w:color w:val="000000"/>
                </w:rPr>
                <w:t>0.21</w:t>
              </w:r>
            </w:ins>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ins w:id="1448" w:author="Stefanie Lane" w:date="2022-05-12T12:10:00Z"/>
                <w:rFonts w:ascii="Calibri" w:eastAsia="Times New Roman" w:hAnsi="Calibri" w:cs="Calibri"/>
                <w:color w:val="000000"/>
              </w:rPr>
            </w:pPr>
            <w:ins w:id="144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ins w:id="1450" w:author="Stefanie Lane" w:date="2022-05-12T12:10:00Z"/>
                <w:rFonts w:ascii="Calibri" w:eastAsia="Times New Roman" w:hAnsi="Calibri" w:cs="Calibri"/>
                <w:color w:val="000000"/>
              </w:rPr>
            </w:pPr>
            <w:ins w:id="1451"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ins w:id="1452" w:author="Stefanie Lane" w:date="2022-05-12T12:10:00Z"/>
                <w:rFonts w:ascii="Calibri" w:eastAsia="Times New Roman" w:hAnsi="Calibri" w:cs="Calibri"/>
                <w:color w:val="000000"/>
              </w:rPr>
            </w:pPr>
            <w:ins w:id="1453" w:author="Stefanie Lane" w:date="2022-05-12T12:10:00Z">
              <w:r w:rsidRPr="004F6583">
                <w:rPr>
                  <w:rFonts w:ascii="Calibri" w:eastAsia="Times New Roman" w:hAnsi="Calibri" w:cs="Calibri"/>
                  <w:color w:val="000000"/>
                </w:rPr>
                <w:t>-100.00</w:t>
              </w:r>
            </w:ins>
          </w:p>
        </w:tc>
      </w:tr>
      <w:tr w:rsidR="004F6583" w:rsidRPr="004F6583" w14:paraId="1D2C78A4" w14:textId="77777777" w:rsidTr="004F6583">
        <w:trPr>
          <w:trHeight w:val="290"/>
          <w:ins w:id="1454" w:author="Stefanie Lane" w:date="2022-05-12T12:10:00Z"/>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ins w:id="145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ins w:id="1456" w:author="Stefanie Lane" w:date="2022-05-12T12:10:00Z"/>
                <w:rFonts w:ascii="Arial" w:eastAsia="Times New Roman" w:hAnsi="Arial" w:cs="Arial"/>
                <w:i/>
                <w:iCs/>
                <w:sz w:val="20"/>
                <w:szCs w:val="20"/>
              </w:rPr>
            </w:pPr>
            <w:ins w:id="1457"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ins w:id="1458" w:author="Stefanie Lane" w:date="2022-05-12T12:10:00Z"/>
                <w:rFonts w:ascii="Calibri" w:eastAsia="Times New Roman" w:hAnsi="Calibri" w:cs="Calibri"/>
                <w:color w:val="000000"/>
              </w:rPr>
            </w:pPr>
            <w:ins w:id="1459"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ins w:id="1460" w:author="Stefanie Lane" w:date="2022-05-12T12:10:00Z"/>
                <w:rFonts w:ascii="Calibri" w:eastAsia="Times New Roman" w:hAnsi="Calibri" w:cs="Calibri"/>
                <w:color w:val="000000"/>
              </w:rPr>
            </w:pPr>
            <w:ins w:id="1461"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ins w:id="1462" w:author="Stefanie Lane" w:date="2022-05-12T12:10:00Z"/>
                <w:rFonts w:ascii="Calibri" w:eastAsia="Times New Roman" w:hAnsi="Calibri" w:cs="Calibri"/>
                <w:color w:val="000000"/>
              </w:rPr>
            </w:pPr>
            <w:ins w:id="146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ins w:id="1464" w:author="Stefanie Lane" w:date="2022-05-12T12:10:00Z"/>
                <w:rFonts w:ascii="Calibri" w:eastAsia="Times New Roman" w:hAnsi="Calibri" w:cs="Calibri"/>
                <w:color w:val="000000"/>
              </w:rPr>
            </w:pPr>
            <w:ins w:id="1465" w:author="Stefanie Lane" w:date="2022-05-12T12:10:00Z">
              <w:r w:rsidRPr="004F6583">
                <w:rPr>
                  <w:rFonts w:ascii="Calibri" w:eastAsia="Times New Roman" w:hAnsi="Calibri" w:cs="Calibri"/>
                  <w:color w:val="000000"/>
                </w:rPr>
                <w:t>-100.00</w:t>
              </w:r>
            </w:ins>
          </w:p>
        </w:tc>
      </w:tr>
      <w:tr w:rsidR="004F6583" w:rsidRPr="004F6583" w14:paraId="12BBEEB5" w14:textId="77777777" w:rsidTr="004F6583">
        <w:trPr>
          <w:trHeight w:val="290"/>
          <w:ins w:id="1466" w:author="Stefanie Lane" w:date="2022-05-12T12:10:00Z"/>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ins w:id="146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ins w:id="1468" w:author="Stefanie Lane" w:date="2022-05-12T12:10:00Z"/>
                <w:rFonts w:ascii="Arial" w:eastAsia="Times New Roman" w:hAnsi="Arial" w:cs="Arial"/>
                <w:i/>
                <w:iCs/>
                <w:sz w:val="20"/>
                <w:szCs w:val="20"/>
              </w:rPr>
            </w:pPr>
            <w:ins w:id="1469" w:author="Stefanie Lane" w:date="2022-05-12T12:10:00Z">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ins w:id="1470" w:author="Stefanie Lane" w:date="2022-05-12T12:10:00Z"/>
                <w:rFonts w:ascii="Calibri" w:eastAsia="Times New Roman" w:hAnsi="Calibri" w:cs="Calibri"/>
                <w:color w:val="000000"/>
              </w:rPr>
            </w:pPr>
            <w:ins w:id="1471"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ins w:id="1472" w:author="Stefanie Lane" w:date="2022-05-12T12:10:00Z"/>
                <w:rFonts w:ascii="Calibri" w:eastAsia="Times New Roman" w:hAnsi="Calibri" w:cs="Calibri"/>
                <w:color w:val="000000"/>
              </w:rPr>
            </w:pPr>
            <w:ins w:id="147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ins w:id="1474" w:author="Stefanie Lane" w:date="2022-05-12T12:10:00Z"/>
                <w:rFonts w:ascii="Calibri" w:eastAsia="Times New Roman" w:hAnsi="Calibri" w:cs="Calibri"/>
                <w:color w:val="000000"/>
              </w:rPr>
            </w:pPr>
            <w:ins w:id="147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ins w:id="1476" w:author="Stefanie Lane" w:date="2022-05-12T12:10:00Z"/>
                <w:rFonts w:ascii="Calibri" w:eastAsia="Times New Roman" w:hAnsi="Calibri" w:cs="Calibri"/>
                <w:color w:val="000000"/>
              </w:rPr>
            </w:pPr>
            <w:ins w:id="1477" w:author="Stefanie Lane" w:date="2022-05-12T12:10:00Z">
              <w:r w:rsidRPr="004F6583">
                <w:rPr>
                  <w:rFonts w:ascii="Calibri" w:eastAsia="Times New Roman" w:hAnsi="Calibri" w:cs="Calibri"/>
                  <w:color w:val="000000"/>
                </w:rPr>
                <w:t>-100.00</w:t>
              </w:r>
            </w:ins>
          </w:p>
        </w:tc>
      </w:tr>
      <w:tr w:rsidR="004F6583" w:rsidRPr="004F6583" w14:paraId="075C7AA9" w14:textId="77777777" w:rsidTr="004F6583">
        <w:trPr>
          <w:trHeight w:val="290"/>
          <w:ins w:id="1478" w:author="Stefanie Lane" w:date="2022-05-12T12:10:00Z"/>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ins w:id="147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ins w:id="1480" w:author="Stefanie Lane" w:date="2022-05-12T12:10:00Z"/>
                <w:rFonts w:ascii="Arial" w:eastAsia="Times New Roman" w:hAnsi="Arial" w:cs="Arial"/>
                <w:i/>
                <w:iCs/>
                <w:sz w:val="20"/>
                <w:szCs w:val="20"/>
              </w:rPr>
            </w:pPr>
            <w:ins w:id="1481" w:author="Stefanie Lane" w:date="2022-05-12T12:10:00Z">
              <w:r w:rsidRPr="004F6583">
                <w:rPr>
                  <w:rFonts w:ascii="Arial" w:eastAsia="Times New Roman" w:hAnsi="Arial" w:cs="Arial"/>
                  <w:i/>
                  <w:iCs/>
                  <w:sz w:val="20"/>
                  <w:szCs w:val="20"/>
                </w:rPr>
                <w:t>Sium suave</w:t>
              </w:r>
            </w:ins>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ins w:id="1482" w:author="Stefanie Lane" w:date="2022-05-12T12:10:00Z"/>
                <w:rFonts w:ascii="Calibri" w:eastAsia="Times New Roman" w:hAnsi="Calibri" w:cs="Calibri"/>
                <w:color w:val="000000"/>
              </w:rPr>
            </w:pPr>
            <w:ins w:id="1483"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ins w:id="1484" w:author="Stefanie Lane" w:date="2022-05-12T12:10:00Z"/>
                <w:rFonts w:ascii="Calibri" w:eastAsia="Times New Roman" w:hAnsi="Calibri" w:cs="Calibri"/>
                <w:color w:val="000000"/>
              </w:rPr>
            </w:pPr>
            <w:ins w:id="1485"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ins w:id="1486" w:author="Stefanie Lane" w:date="2022-05-12T12:10:00Z"/>
                <w:rFonts w:ascii="Calibri" w:eastAsia="Times New Roman" w:hAnsi="Calibri" w:cs="Calibri"/>
                <w:color w:val="000000"/>
              </w:rPr>
            </w:pPr>
            <w:ins w:id="148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ins w:id="1488" w:author="Stefanie Lane" w:date="2022-05-12T12:10:00Z"/>
                <w:rFonts w:ascii="Calibri" w:eastAsia="Times New Roman" w:hAnsi="Calibri" w:cs="Calibri"/>
                <w:color w:val="000000"/>
              </w:rPr>
            </w:pPr>
            <w:ins w:id="1489" w:author="Stefanie Lane" w:date="2022-05-12T12:10:00Z">
              <w:r w:rsidRPr="004F6583">
                <w:rPr>
                  <w:rFonts w:ascii="Calibri" w:eastAsia="Times New Roman" w:hAnsi="Calibri" w:cs="Calibri"/>
                  <w:color w:val="000000"/>
                </w:rPr>
                <w:t>-100.00</w:t>
              </w:r>
            </w:ins>
          </w:p>
        </w:tc>
      </w:tr>
      <w:tr w:rsidR="004F6583" w:rsidRPr="004F6583" w14:paraId="0267FCCC" w14:textId="77777777" w:rsidTr="004F6583">
        <w:trPr>
          <w:trHeight w:val="290"/>
          <w:ins w:id="1490" w:author="Stefanie Lane" w:date="2022-05-12T12:10:00Z"/>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ins w:id="149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ins w:id="1492" w:author="Stefanie Lane" w:date="2022-05-12T12:10:00Z"/>
                <w:rFonts w:ascii="Arial" w:eastAsia="Times New Roman" w:hAnsi="Arial" w:cs="Arial"/>
                <w:i/>
                <w:iCs/>
                <w:sz w:val="20"/>
                <w:szCs w:val="20"/>
              </w:rPr>
            </w:pPr>
            <w:ins w:id="1493"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ins w:id="1494" w:author="Stefanie Lane" w:date="2022-05-12T12:10:00Z"/>
                <w:rFonts w:ascii="Calibri" w:eastAsia="Times New Roman" w:hAnsi="Calibri" w:cs="Calibri"/>
                <w:color w:val="000000"/>
              </w:rPr>
            </w:pPr>
            <w:ins w:id="1495"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ins w:id="1496" w:author="Stefanie Lane" w:date="2022-05-12T12:10:00Z"/>
                <w:rFonts w:ascii="Calibri" w:eastAsia="Times New Roman" w:hAnsi="Calibri" w:cs="Calibri"/>
                <w:color w:val="000000"/>
              </w:rPr>
            </w:pPr>
            <w:ins w:id="1497"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ins w:id="1498" w:author="Stefanie Lane" w:date="2022-05-12T12:10:00Z"/>
                <w:rFonts w:ascii="Calibri" w:eastAsia="Times New Roman" w:hAnsi="Calibri" w:cs="Calibri"/>
                <w:color w:val="000000"/>
              </w:rPr>
            </w:pPr>
            <w:ins w:id="1499"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ins w:id="1500" w:author="Stefanie Lane" w:date="2022-05-12T12:10:00Z"/>
                <w:rFonts w:ascii="Calibri" w:eastAsia="Times New Roman" w:hAnsi="Calibri" w:cs="Calibri"/>
                <w:color w:val="000000"/>
              </w:rPr>
            </w:pPr>
            <w:ins w:id="1501" w:author="Stefanie Lane" w:date="2022-05-12T12:10:00Z">
              <w:r w:rsidRPr="004F6583">
                <w:rPr>
                  <w:rFonts w:ascii="Calibri" w:eastAsia="Times New Roman" w:hAnsi="Calibri" w:cs="Calibri"/>
                  <w:color w:val="000000"/>
                </w:rPr>
                <w:t>-96.43</w:t>
              </w:r>
            </w:ins>
          </w:p>
        </w:tc>
      </w:tr>
      <w:tr w:rsidR="004F6583" w:rsidRPr="004F6583" w14:paraId="052DC965" w14:textId="77777777" w:rsidTr="004F6583">
        <w:trPr>
          <w:trHeight w:val="290"/>
          <w:ins w:id="1502" w:author="Stefanie Lane" w:date="2022-05-12T12:10:00Z"/>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ins w:id="150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ins w:id="1504" w:author="Stefanie Lane" w:date="2022-05-12T12:10:00Z"/>
                <w:rFonts w:ascii="Arial" w:eastAsia="Times New Roman" w:hAnsi="Arial" w:cs="Arial"/>
                <w:i/>
                <w:iCs/>
                <w:sz w:val="20"/>
                <w:szCs w:val="20"/>
              </w:rPr>
            </w:pPr>
            <w:proofErr w:type="spellStart"/>
            <w:ins w:id="1505"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ins w:id="1506" w:author="Stefanie Lane" w:date="2022-05-12T12:10:00Z"/>
                <w:rFonts w:ascii="Calibri" w:eastAsia="Times New Roman" w:hAnsi="Calibri" w:cs="Calibri"/>
                <w:color w:val="000000"/>
              </w:rPr>
            </w:pPr>
            <w:ins w:id="1507" w:author="Stefanie Lane" w:date="2022-05-12T12:10:00Z">
              <w:r w:rsidRPr="004F6583">
                <w:rPr>
                  <w:rFonts w:ascii="Calibri" w:eastAsia="Times New Roman" w:hAnsi="Calibri" w:cs="Calibri"/>
                  <w:color w:val="000000"/>
                </w:rPr>
                <w:t>0.05</w:t>
              </w:r>
            </w:ins>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ins w:id="1508" w:author="Stefanie Lane" w:date="2022-05-12T12:10:00Z"/>
                <w:rFonts w:ascii="Calibri" w:eastAsia="Times New Roman" w:hAnsi="Calibri" w:cs="Calibri"/>
                <w:color w:val="000000"/>
              </w:rPr>
            </w:pPr>
            <w:ins w:id="1509"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ins w:id="1510" w:author="Stefanie Lane" w:date="2022-05-12T12:10:00Z"/>
                <w:rFonts w:ascii="Calibri" w:eastAsia="Times New Roman" w:hAnsi="Calibri" w:cs="Calibri"/>
                <w:color w:val="000000"/>
              </w:rPr>
            </w:pPr>
            <w:ins w:id="1511"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ins w:id="1512" w:author="Stefanie Lane" w:date="2022-05-12T12:10:00Z"/>
                <w:rFonts w:ascii="Calibri" w:eastAsia="Times New Roman" w:hAnsi="Calibri" w:cs="Calibri"/>
                <w:color w:val="000000"/>
              </w:rPr>
            </w:pPr>
            <w:ins w:id="1513" w:author="Stefanie Lane" w:date="2022-05-12T12:10:00Z">
              <w:r w:rsidRPr="004F6583">
                <w:rPr>
                  <w:rFonts w:ascii="Calibri" w:eastAsia="Times New Roman" w:hAnsi="Calibri" w:cs="Calibri"/>
                  <w:color w:val="000000"/>
                </w:rPr>
                <w:t>-96.43</w:t>
              </w:r>
            </w:ins>
          </w:p>
        </w:tc>
      </w:tr>
      <w:tr w:rsidR="004F6583" w:rsidRPr="004F6583" w14:paraId="508B32DE" w14:textId="77777777" w:rsidTr="004F6583">
        <w:trPr>
          <w:trHeight w:val="290"/>
          <w:ins w:id="1514" w:author="Stefanie Lane" w:date="2022-05-12T12:10:00Z"/>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ins w:id="151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ins w:id="1516" w:author="Stefanie Lane" w:date="2022-05-12T12:10:00Z"/>
                <w:rFonts w:ascii="Arial" w:eastAsia="Times New Roman" w:hAnsi="Arial" w:cs="Arial"/>
                <w:i/>
                <w:iCs/>
                <w:sz w:val="20"/>
                <w:szCs w:val="20"/>
              </w:rPr>
            </w:pPr>
            <w:proofErr w:type="spellStart"/>
            <w:ins w:id="1517"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ins w:id="1518" w:author="Stefanie Lane" w:date="2022-05-12T12:10:00Z"/>
                <w:rFonts w:ascii="Calibri" w:eastAsia="Times New Roman" w:hAnsi="Calibri" w:cs="Calibri"/>
                <w:color w:val="000000"/>
              </w:rPr>
            </w:pPr>
            <w:ins w:id="1519"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ins w:id="1520" w:author="Stefanie Lane" w:date="2022-05-12T12:10:00Z"/>
                <w:rFonts w:ascii="Calibri" w:eastAsia="Times New Roman" w:hAnsi="Calibri" w:cs="Calibri"/>
                <w:color w:val="000000"/>
              </w:rPr>
            </w:pPr>
            <w:ins w:id="152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ins w:id="1522" w:author="Stefanie Lane" w:date="2022-05-12T12:10:00Z"/>
                <w:rFonts w:ascii="Calibri" w:eastAsia="Times New Roman" w:hAnsi="Calibri" w:cs="Calibri"/>
                <w:color w:val="000000"/>
              </w:rPr>
            </w:pPr>
            <w:ins w:id="1523"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ins w:id="1524" w:author="Stefanie Lane" w:date="2022-05-12T12:10:00Z"/>
                <w:rFonts w:ascii="Calibri" w:eastAsia="Times New Roman" w:hAnsi="Calibri" w:cs="Calibri"/>
                <w:color w:val="000000"/>
              </w:rPr>
            </w:pPr>
            <w:ins w:id="1525" w:author="Stefanie Lane" w:date="2022-05-12T12:10:00Z">
              <w:r w:rsidRPr="004F6583">
                <w:rPr>
                  <w:rFonts w:ascii="Calibri" w:eastAsia="Times New Roman" w:hAnsi="Calibri" w:cs="Calibri"/>
                  <w:color w:val="000000"/>
                </w:rPr>
                <w:t>-96.43</w:t>
              </w:r>
            </w:ins>
          </w:p>
        </w:tc>
      </w:tr>
      <w:tr w:rsidR="004F6583" w:rsidRPr="004F6583" w14:paraId="58548CC1" w14:textId="77777777" w:rsidTr="004F6583">
        <w:trPr>
          <w:trHeight w:val="290"/>
          <w:ins w:id="1526" w:author="Stefanie Lane" w:date="2022-05-12T12:10:00Z"/>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ins w:id="152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ins w:id="1528" w:author="Stefanie Lane" w:date="2022-05-12T12:10:00Z"/>
                <w:rFonts w:ascii="Arial" w:eastAsia="Times New Roman" w:hAnsi="Arial" w:cs="Arial"/>
                <w:i/>
                <w:iCs/>
                <w:sz w:val="20"/>
                <w:szCs w:val="20"/>
              </w:rPr>
            </w:pPr>
            <w:ins w:id="1529" w:author="Stefanie Lane" w:date="2022-05-12T12:10:00Z">
              <w:r w:rsidRPr="004F6583">
                <w:rPr>
                  <w:rFonts w:ascii="Arial" w:eastAsia="Times New Roman" w:hAnsi="Arial" w:cs="Arial"/>
                  <w:i/>
                  <w:iCs/>
                  <w:sz w:val="20"/>
                  <w:szCs w:val="20"/>
                </w:rPr>
                <w:t>Caltha palustris</w:t>
              </w:r>
            </w:ins>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ins w:id="1530" w:author="Stefanie Lane" w:date="2022-05-12T12:10:00Z"/>
                <w:rFonts w:ascii="Calibri" w:eastAsia="Times New Roman" w:hAnsi="Calibri" w:cs="Calibri"/>
                <w:color w:val="000000"/>
              </w:rPr>
            </w:pPr>
            <w:ins w:id="1531" w:author="Stefanie Lane" w:date="2022-05-12T12:10:00Z">
              <w:r w:rsidRPr="004F6583">
                <w:rPr>
                  <w:rFonts w:ascii="Calibri" w:eastAsia="Times New Roman" w:hAnsi="Calibri" w:cs="Calibri"/>
                  <w:color w:val="000000"/>
                </w:rPr>
                <w:t>0.95</w:t>
              </w:r>
            </w:ins>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ins w:id="1532" w:author="Stefanie Lane" w:date="2022-05-12T12:10:00Z"/>
                <w:rFonts w:ascii="Calibri" w:eastAsia="Times New Roman" w:hAnsi="Calibri" w:cs="Calibri"/>
                <w:color w:val="000000"/>
              </w:rPr>
            </w:pPr>
            <w:ins w:id="1533" w:author="Stefanie Lane" w:date="2022-05-12T12:10:00Z">
              <w:r w:rsidRPr="004F6583">
                <w:rPr>
                  <w:rFonts w:ascii="Calibri" w:eastAsia="Times New Roman" w:hAnsi="Calibri" w:cs="Calibri"/>
                  <w:color w:val="000000"/>
                </w:rPr>
                <w:t>0.22</w:t>
              </w:r>
            </w:ins>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ins w:id="1534" w:author="Stefanie Lane" w:date="2022-05-12T12:10:00Z"/>
                <w:rFonts w:ascii="Calibri" w:eastAsia="Times New Roman" w:hAnsi="Calibri" w:cs="Calibri"/>
                <w:color w:val="000000"/>
              </w:rPr>
            </w:pPr>
            <w:ins w:id="1535"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ins w:id="1536" w:author="Stefanie Lane" w:date="2022-05-12T12:10:00Z"/>
                <w:rFonts w:ascii="Calibri" w:eastAsia="Times New Roman" w:hAnsi="Calibri" w:cs="Calibri"/>
                <w:color w:val="000000"/>
              </w:rPr>
            </w:pPr>
            <w:ins w:id="1537" w:author="Stefanie Lane" w:date="2022-05-12T12:10:00Z">
              <w:r w:rsidRPr="004F6583">
                <w:rPr>
                  <w:rFonts w:ascii="Calibri" w:eastAsia="Times New Roman" w:hAnsi="Calibri" w:cs="Calibri"/>
                  <w:color w:val="000000"/>
                </w:rPr>
                <w:t>-92.86</w:t>
              </w:r>
            </w:ins>
          </w:p>
        </w:tc>
      </w:tr>
      <w:tr w:rsidR="004F6583" w:rsidRPr="004F6583" w14:paraId="4129C36E" w14:textId="77777777" w:rsidTr="004F6583">
        <w:trPr>
          <w:trHeight w:val="290"/>
          <w:ins w:id="1538" w:author="Stefanie Lane" w:date="2022-05-12T12:10:00Z"/>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ins w:id="153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ins w:id="1540" w:author="Stefanie Lane" w:date="2022-05-12T12:10:00Z"/>
                <w:rFonts w:ascii="Arial" w:eastAsia="Times New Roman" w:hAnsi="Arial" w:cs="Arial"/>
                <w:i/>
                <w:iCs/>
                <w:sz w:val="20"/>
                <w:szCs w:val="20"/>
              </w:rPr>
            </w:pPr>
            <w:ins w:id="1541"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ins w:id="1542" w:author="Stefanie Lane" w:date="2022-05-12T12:10:00Z"/>
                <w:rFonts w:ascii="Calibri" w:eastAsia="Times New Roman" w:hAnsi="Calibri" w:cs="Calibri"/>
                <w:color w:val="000000"/>
              </w:rPr>
            </w:pPr>
            <w:ins w:id="1543"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ins w:id="1544" w:author="Stefanie Lane" w:date="2022-05-12T12:10:00Z"/>
                <w:rFonts w:ascii="Calibri" w:eastAsia="Times New Roman" w:hAnsi="Calibri" w:cs="Calibri"/>
                <w:color w:val="000000"/>
              </w:rPr>
            </w:pPr>
            <w:ins w:id="154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ins w:id="1546" w:author="Stefanie Lane" w:date="2022-05-12T12:10:00Z"/>
                <w:rFonts w:ascii="Calibri" w:eastAsia="Times New Roman" w:hAnsi="Calibri" w:cs="Calibri"/>
                <w:color w:val="000000"/>
              </w:rPr>
            </w:pPr>
            <w:ins w:id="1547"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ins w:id="1548" w:author="Stefanie Lane" w:date="2022-05-12T12:10:00Z"/>
                <w:rFonts w:ascii="Calibri" w:eastAsia="Times New Roman" w:hAnsi="Calibri" w:cs="Calibri"/>
                <w:color w:val="000000"/>
              </w:rPr>
            </w:pPr>
            <w:ins w:id="1549" w:author="Stefanie Lane" w:date="2022-05-12T12:10:00Z">
              <w:r w:rsidRPr="004F6583">
                <w:rPr>
                  <w:rFonts w:ascii="Calibri" w:eastAsia="Times New Roman" w:hAnsi="Calibri" w:cs="Calibri"/>
                  <w:color w:val="000000"/>
                </w:rPr>
                <w:t>-92.86</w:t>
              </w:r>
            </w:ins>
          </w:p>
        </w:tc>
      </w:tr>
      <w:tr w:rsidR="004F6583" w:rsidRPr="004F6583" w14:paraId="532467A1" w14:textId="77777777" w:rsidTr="004F6583">
        <w:trPr>
          <w:trHeight w:val="290"/>
          <w:ins w:id="1550" w:author="Stefanie Lane" w:date="2022-05-12T12:10:00Z"/>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ins w:id="155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ins w:id="1552" w:author="Stefanie Lane" w:date="2022-05-12T12:10:00Z"/>
                <w:rFonts w:ascii="Arial" w:eastAsia="Times New Roman" w:hAnsi="Arial" w:cs="Arial"/>
                <w:i/>
                <w:iCs/>
                <w:sz w:val="20"/>
                <w:szCs w:val="20"/>
              </w:rPr>
            </w:pPr>
            <w:ins w:id="1553" w:author="Stefanie Lane" w:date="2022-05-12T12:10:00Z">
              <w:r w:rsidRPr="004F6583">
                <w:rPr>
                  <w:rFonts w:ascii="Arial" w:eastAsia="Times New Roman" w:hAnsi="Arial" w:cs="Arial"/>
                  <w:i/>
                  <w:iCs/>
                  <w:sz w:val="20"/>
                  <w:szCs w:val="20"/>
                </w:rPr>
                <w:t>Schoenoplectus tabernaemontani</w:t>
              </w:r>
            </w:ins>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ins w:id="1554" w:author="Stefanie Lane" w:date="2022-05-12T12:10:00Z"/>
                <w:rFonts w:ascii="Calibri" w:eastAsia="Times New Roman" w:hAnsi="Calibri" w:cs="Calibri"/>
                <w:color w:val="000000"/>
              </w:rPr>
            </w:pPr>
            <w:ins w:id="1555" w:author="Stefanie Lane" w:date="2022-05-12T12:10:00Z">
              <w:r w:rsidRPr="004F6583">
                <w:rPr>
                  <w:rFonts w:ascii="Calibri" w:eastAsia="Times New Roman" w:hAnsi="Calibri" w:cs="Calibri"/>
                  <w:color w:val="000000"/>
                </w:rPr>
                <w:t>0.16</w:t>
              </w:r>
            </w:ins>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ins w:id="1556" w:author="Stefanie Lane" w:date="2022-05-12T12:10:00Z"/>
                <w:rFonts w:ascii="Calibri" w:eastAsia="Times New Roman" w:hAnsi="Calibri" w:cs="Calibri"/>
                <w:color w:val="000000"/>
              </w:rPr>
            </w:pPr>
            <w:ins w:id="155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ins w:id="1558" w:author="Stefanie Lane" w:date="2022-05-12T12:10:00Z"/>
                <w:rFonts w:ascii="Calibri" w:eastAsia="Times New Roman" w:hAnsi="Calibri" w:cs="Calibri"/>
                <w:color w:val="000000"/>
              </w:rPr>
            </w:pPr>
            <w:ins w:id="1559"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ins w:id="1560" w:author="Stefanie Lane" w:date="2022-05-12T12:10:00Z"/>
                <w:rFonts w:ascii="Calibri" w:eastAsia="Times New Roman" w:hAnsi="Calibri" w:cs="Calibri"/>
                <w:color w:val="000000"/>
              </w:rPr>
            </w:pPr>
            <w:ins w:id="1561" w:author="Stefanie Lane" w:date="2022-05-12T12:10:00Z">
              <w:r w:rsidRPr="004F6583">
                <w:rPr>
                  <w:rFonts w:ascii="Calibri" w:eastAsia="Times New Roman" w:hAnsi="Calibri" w:cs="Calibri"/>
                  <w:color w:val="000000"/>
                </w:rPr>
                <w:t>-92.86</w:t>
              </w:r>
            </w:ins>
          </w:p>
        </w:tc>
      </w:tr>
      <w:tr w:rsidR="004F6583" w:rsidRPr="004F6583" w14:paraId="6E967D5B" w14:textId="77777777" w:rsidTr="004F6583">
        <w:trPr>
          <w:trHeight w:val="290"/>
          <w:ins w:id="1562" w:author="Stefanie Lane" w:date="2022-05-12T12:10:00Z"/>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ins w:id="156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ins w:id="1564" w:author="Stefanie Lane" w:date="2022-05-12T12:10:00Z"/>
                <w:rFonts w:ascii="Arial" w:eastAsia="Times New Roman" w:hAnsi="Arial" w:cs="Arial"/>
                <w:i/>
                <w:iCs/>
                <w:sz w:val="20"/>
                <w:szCs w:val="20"/>
              </w:rPr>
            </w:pPr>
            <w:proofErr w:type="spellStart"/>
            <w:ins w:id="1565" w:author="Stefanie Lane" w:date="2022-05-12T12:10:00Z">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ins w:id="1566" w:author="Stefanie Lane" w:date="2022-05-12T12:10:00Z"/>
                <w:rFonts w:ascii="Calibri" w:eastAsia="Times New Roman" w:hAnsi="Calibri" w:cs="Calibri"/>
                <w:color w:val="000000"/>
              </w:rPr>
            </w:pPr>
            <w:ins w:id="1567"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ins w:id="1568" w:author="Stefanie Lane" w:date="2022-05-12T12:10:00Z"/>
                <w:rFonts w:ascii="Calibri" w:eastAsia="Times New Roman" w:hAnsi="Calibri" w:cs="Calibri"/>
                <w:color w:val="000000"/>
              </w:rPr>
            </w:pPr>
            <w:ins w:id="156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ins w:id="1570" w:author="Stefanie Lane" w:date="2022-05-12T12:10:00Z"/>
                <w:rFonts w:ascii="Calibri" w:eastAsia="Times New Roman" w:hAnsi="Calibri" w:cs="Calibri"/>
                <w:color w:val="000000"/>
              </w:rPr>
            </w:pPr>
            <w:ins w:id="1571"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ins w:id="1572" w:author="Stefanie Lane" w:date="2022-05-12T12:10:00Z"/>
                <w:rFonts w:ascii="Calibri" w:eastAsia="Times New Roman" w:hAnsi="Calibri" w:cs="Calibri"/>
                <w:color w:val="000000"/>
              </w:rPr>
            </w:pPr>
            <w:ins w:id="1573" w:author="Stefanie Lane" w:date="2022-05-12T12:10:00Z">
              <w:r w:rsidRPr="004F6583">
                <w:rPr>
                  <w:rFonts w:ascii="Calibri" w:eastAsia="Times New Roman" w:hAnsi="Calibri" w:cs="Calibri"/>
                  <w:color w:val="000000"/>
                </w:rPr>
                <w:t>-92.86</w:t>
              </w:r>
            </w:ins>
          </w:p>
        </w:tc>
      </w:tr>
      <w:tr w:rsidR="004F6583" w:rsidRPr="004F6583" w14:paraId="0A04CCF4" w14:textId="77777777" w:rsidTr="004F6583">
        <w:trPr>
          <w:trHeight w:val="290"/>
          <w:ins w:id="1574" w:author="Stefanie Lane" w:date="2022-05-12T12:10:00Z"/>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ins w:id="157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ins w:id="1576" w:author="Stefanie Lane" w:date="2022-05-12T12:10:00Z"/>
                <w:rFonts w:ascii="Arial" w:eastAsia="Times New Roman" w:hAnsi="Arial" w:cs="Arial"/>
                <w:i/>
                <w:iCs/>
                <w:sz w:val="20"/>
                <w:szCs w:val="20"/>
              </w:rPr>
            </w:pPr>
            <w:proofErr w:type="spellStart"/>
            <w:ins w:id="1577"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ins w:id="1578" w:author="Stefanie Lane" w:date="2022-05-12T12:10:00Z"/>
                <w:rFonts w:ascii="Calibri" w:eastAsia="Times New Roman" w:hAnsi="Calibri" w:cs="Calibri"/>
                <w:color w:val="000000"/>
              </w:rPr>
            </w:pPr>
            <w:ins w:id="1579" w:author="Stefanie Lane" w:date="2022-05-12T12:10:00Z">
              <w:r w:rsidRPr="004F6583">
                <w:rPr>
                  <w:rFonts w:ascii="Calibri" w:eastAsia="Times New Roman" w:hAnsi="Calibri" w:cs="Calibri"/>
                  <w:color w:val="000000"/>
                </w:rPr>
                <w:t>0.84</w:t>
              </w:r>
            </w:ins>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ins w:id="1580" w:author="Stefanie Lane" w:date="2022-05-12T12:10:00Z"/>
                <w:rFonts w:ascii="Calibri" w:eastAsia="Times New Roman" w:hAnsi="Calibri" w:cs="Calibri"/>
                <w:color w:val="000000"/>
              </w:rPr>
            </w:pPr>
            <w:ins w:id="1581"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ins w:id="1582" w:author="Stefanie Lane" w:date="2022-05-12T12:10:00Z"/>
                <w:rFonts w:ascii="Calibri" w:eastAsia="Times New Roman" w:hAnsi="Calibri" w:cs="Calibri"/>
                <w:color w:val="000000"/>
              </w:rPr>
            </w:pPr>
            <w:ins w:id="1583" w:author="Stefanie Lane" w:date="2022-05-12T12:10:00Z">
              <w:r w:rsidRPr="004F6583">
                <w:rPr>
                  <w:rFonts w:ascii="Calibri" w:eastAsia="Times New Roman" w:hAnsi="Calibri" w:cs="Calibri"/>
                  <w:color w:val="000000"/>
                </w:rPr>
                <w:t>0.14</w:t>
              </w:r>
            </w:ins>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ins w:id="1584" w:author="Stefanie Lane" w:date="2022-05-12T12:10:00Z"/>
                <w:rFonts w:ascii="Calibri" w:eastAsia="Times New Roman" w:hAnsi="Calibri" w:cs="Calibri"/>
                <w:color w:val="000000"/>
              </w:rPr>
            </w:pPr>
            <w:ins w:id="1585" w:author="Stefanie Lane" w:date="2022-05-12T12:10:00Z">
              <w:r w:rsidRPr="004F6583">
                <w:rPr>
                  <w:rFonts w:ascii="Calibri" w:eastAsia="Times New Roman" w:hAnsi="Calibri" w:cs="Calibri"/>
                  <w:color w:val="000000"/>
                </w:rPr>
                <w:t>-85.71</w:t>
              </w:r>
            </w:ins>
          </w:p>
        </w:tc>
      </w:tr>
      <w:tr w:rsidR="004F6583" w:rsidRPr="004F6583" w14:paraId="33640FD2" w14:textId="77777777" w:rsidTr="004F6583">
        <w:trPr>
          <w:trHeight w:val="290"/>
          <w:ins w:id="1586" w:author="Stefanie Lane" w:date="2022-05-12T12:10:00Z"/>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ins w:id="158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ins w:id="1588" w:author="Stefanie Lane" w:date="2022-05-12T12:10:00Z"/>
                <w:rFonts w:ascii="Arial" w:eastAsia="Times New Roman" w:hAnsi="Arial" w:cs="Arial"/>
                <w:i/>
                <w:iCs/>
                <w:sz w:val="20"/>
                <w:szCs w:val="20"/>
              </w:rPr>
            </w:pPr>
            <w:proofErr w:type="spellStart"/>
            <w:ins w:id="1589"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ins w:id="1590" w:author="Stefanie Lane" w:date="2022-05-12T12:10:00Z"/>
                <w:rFonts w:ascii="Calibri" w:eastAsia="Times New Roman" w:hAnsi="Calibri" w:cs="Calibri"/>
                <w:color w:val="000000"/>
              </w:rPr>
            </w:pPr>
            <w:ins w:id="1591"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ins w:id="1592" w:author="Stefanie Lane" w:date="2022-05-12T12:10:00Z"/>
                <w:rFonts w:ascii="Calibri" w:eastAsia="Times New Roman" w:hAnsi="Calibri" w:cs="Calibri"/>
                <w:color w:val="000000"/>
              </w:rPr>
            </w:pPr>
            <w:ins w:id="1593"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ins w:id="1594" w:author="Stefanie Lane" w:date="2022-05-12T12:10:00Z"/>
                <w:rFonts w:ascii="Calibri" w:eastAsia="Times New Roman" w:hAnsi="Calibri" w:cs="Calibri"/>
                <w:color w:val="000000"/>
              </w:rPr>
            </w:pPr>
            <w:ins w:id="1595" w:author="Stefanie Lane" w:date="2022-05-12T12:10:00Z">
              <w:r w:rsidRPr="004F6583">
                <w:rPr>
                  <w:rFonts w:ascii="Calibri" w:eastAsia="Times New Roman" w:hAnsi="Calibri" w:cs="Calibri"/>
                  <w:color w:val="000000"/>
                </w:rPr>
                <w:t>0.14</w:t>
              </w:r>
            </w:ins>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ins w:id="1596" w:author="Stefanie Lane" w:date="2022-05-12T12:10:00Z"/>
                <w:rFonts w:ascii="Calibri" w:eastAsia="Times New Roman" w:hAnsi="Calibri" w:cs="Calibri"/>
                <w:color w:val="000000"/>
              </w:rPr>
            </w:pPr>
            <w:ins w:id="1597" w:author="Stefanie Lane" w:date="2022-05-12T12:10:00Z">
              <w:r w:rsidRPr="004F6583">
                <w:rPr>
                  <w:rFonts w:ascii="Calibri" w:eastAsia="Times New Roman" w:hAnsi="Calibri" w:cs="Calibri"/>
                  <w:color w:val="000000"/>
                </w:rPr>
                <w:t>-85.71</w:t>
              </w:r>
            </w:ins>
          </w:p>
        </w:tc>
      </w:tr>
      <w:tr w:rsidR="004F6583" w:rsidRPr="004F6583" w14:paraId="707EB023" w14:textId="77777777" w:rsidTr="004F6583">
        <w:trPr>
          <w:trHeight w:val="290"/>
          <w:ins w:id="1598" w:author="Stefanie Lane" w:date="2022-05-12T12:10:00Z"/>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ins w:id="159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ins w:id="1600" w:author="Stefanie Lane" w:date="2022-05-12T12:10:00Z"/>
                <w:rFonts w:ascii="Arial" w:eastAsia="Times New Roman" w:hAnsi="Arial" w:cs="Arial"/>
                <w:i/>
                <w:iCs/>
                <w:sz w:val="20"/>
                <w:szCs w:val="20"/>
              </w:rPr>
            </w:pPr>
            <w:ins w:id="1601"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ins w:id="1602" w:author="Stefanie Lane" w:date="2022-05-12T12:10:00Z"/>
                <w:rFonts w:ascii="Calibri" w:eastAsia="Times New Roman" w:hAnsi="Calibri" w:cs="Calibri"/>
                <w:color w:val="000000"/>
              </w:rPr>
            </w:pPr>
            <w:ins w:id="1603" w:author="Stefanie Lane" w:date="2022-05-12T12:10:00Z">
              <w:r w:rsidRPr="004F6583">
                <w:rPr>
                  <w:rFonts w:ascii="Calibri" w:eastAsia="Times New Roman" w:hAnsi="Calibri" w:cs="Calibri"/>
                  <w:color w:val="000000"/>
                </w:rPr>
                <w:t>0.95</w:t>
              </w:r>
            </w:ins>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ins w:id="1604" w:author="Stefanie Lane" w:date="2022-05-12T12:10:00Z"/>
                <w:rFonts w:ascii="Calibri" w:eastAsia="Times New Roman" w:hAnsi="Calibri" w:cs="Calibri"/>
                <w:color w:val="000000"/>
              </w:rPr>
            </w:pPr>
            <w:ins w:id="1605"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ins w:id="1606" w:author="Stefanie Lane" w:date="2022-05-12T12:10:00Z"/>
                <w:rFonts w:ascii="Calibri" w:eastAsia="Times New Roman" w:hAnsi="Calibri" w:cs="Calibri"/>
                <w:color w:val="000000"/>
              </w:rPr>
            </w:pPr>
            <w:ins w:id="1607" w:author="Stefanie Lane" w:date="2022-05-12T12:10:00Z">
              <w:r w:rsidRPr="004F6583">
                <w:rPr>
                  <w:rFonts w:ascii="Calibri" w:eastAsia="Times New Roman" w:hAnsi="Calibri" w:cs="Calibri"/>
                  <w:color w:val="000000"/>
                </w:rPr>
                <w:t>0.18</w:t>
              </w:r>
            </w:ins>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ins w:id="1608" w:author="Stefanie Lane" w:date="2022-05-12T12:10:00Z"/>
                <w:rFonts w:ascii="Calibri" w:eastAsia="Times New Roman" w:hAnsi="Calibri" w:cs="Calibri"/>
                <w:color w:val="000000"/>
              </w:rPr>
            </w:pPr>
            <w:ins w:id="1609" w:author="Stefanie Lane" w:date="2022-05-12T12:10:00Z">
              <w:r w:rsidRPr="004F6583">
                <w:rPr>
                  <w:rFonts w:ascii="Calibri" w:eastAsia="Times New Roman" w:hAnsi="Calibri" w:cs="Calibri"/>
                  <w:color w:val="000000"/>
                </w:rPr>
                <w:t>-82.14</w:t>
              </w:r>
            </w:ins>
          </w:p>
        </w:tc>
      </w:tr>
      <w:tr w:rsidR="004F6583" w:rsidRPr="004F6583" w14:paraId="14DEBCF4" w14:textId="77777777" w:rsidTr="004F6583">
        <w:trPr>
          <w:trHeight w:val="290"/>
          <w:ins w:id="1610" w:author="Stefanie Lane" w:date="2022-05-12T12:10:00Z"/>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ins w:id="161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ins w:id="1612" w:author="Stefanie Lane" w:date="2022-05-12T12:10:00Z"/>
                <w:rFonts w:ascii="Arial" w:eastAsia="Times New Roman" w:hAnsi="Arial" w:cs="Arial"/>
                <w:i/>
                <w:iCs/>
                <w:sz w:val="20"/>
                <w:szCs w:val="20"/>
              </w:rPr>
            </w:pPr>
            <w:ins w:id="1613"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ins w:id="1614" w:author="Stefanie Lane" w:date="2022-05-12T12:10:00Z"/>
                <w:rFonts w:ascii="Calibri" w:eastAsia="Times New Roman" w:hAnsi="Calibri" w:cs="Calibri"/>
                <w:color w:val="000000"/>
              </w:rPr>
            </w:pPr>
            <w:ins w:id="1615" w:author="Stefanie Lane" w:date="2022-05-12T12:10:00Z">
              <w:r w:rsidRPr="004F6583">
                <w:rPr>
                  <w:rFonts w:ascii="Calibri" w:eastAsia="Times New Roman" w:hAnsi="Calibri" w:cs="Calibri"/>
                  <w:color w:val="000000"/>
                </w:rPr>
                <w:t>0.68</w:t>
              </w:r>
            </w:ins>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ins w:id="1616" w:author="Stefanie Lane" w:date="2022-05-12T12:10:00Z"/>
                <w:rFonts w:ascii="Calibri" w:eastAsia="Times New Roman" w:hAnsi="Calibri" w:cs="Calibri"/>
                <w:color w:val="000000"/>
              </w:rPr>
            </w:pPr>
            <w:ins w:id="1617" w:author="Stefanie Lane" w:date="2022-05-12T12:10:00Z">
              <w:r w:rsidRPr="004F6583">
                <w:rPr>
                  <w:rFonts w:ascii="Calibri" w:eastAsia="Times New Roman" w:hAnsi="Calibri" w:cs="Calibri"/>
                  <w:color w:val="000000"/>
                </w:rPr>
                <w:t>0.22</w:t>
              </w:r>
            </w:ins>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ins w:id="1618" w:author="Stefanie Lane" w:date="2022-05-12T12:10:00Z"/>
                <w:rFonts w:ascii="Calibri" w:eastAsia="Times New Roman" w:hAnsi="Calibri" w:cs="Calibri"/>
                <w:color w:val="000000"/>
              </w:rPr>
            </w:pPr>
            <w:ins w:id="1619" w:author="Stefanie Lane" w:date="2022-05-12T12:10:00Z">
              <w:r w:rsidRPr="004F6583">
                <w:rPr>
                  <w:rFonts w:ascii="Calibri" w:eastAsia="Times New Roman" w:hAnsi="Calibri" w:cs="Calibri"/>
                  <w:color w:val="000000"/>
                </w:rPr>
                <w:t>0.21</w:t>
              </w:r>
            </w:ins>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ins w:id="1620" w:author="Stefanie Lane" w:date="2022-05-12T12:10:00Z"/>
                <w:rFonts w:ascii="Calibri" w:eastAsia="Times New Roman" w:hAnsi="Calibri" w:cs="Calibri"/>
                <w:color w:val="000000"/>
              </w:rPr>
            </w:pPr>
            <w:ins w:id="1621" w:author="Stefanie Lane" w:date="2022-05-12T12:10:00Z">
              <w:r w:rsidRPr="004F6583">
                <w:rPr>
                  <w:rFonts w:ascii="Calibri" w:eastAsia="Times New Roman" w:hAnsi="Calibri" w:cs="Calibri"/>
                  <w:color w:val="000000"/>
                </w:rPr>
                <w:t>-78.57</w:t>
              </w:r>
            </w:ins>
          </w:p>
        </w:tc>
      </w:tr>
      <w:tr w:rsidR="004F6583" w:rsidRPr="004F6583" w14:paraId="538EED46" w14:textId="77777777" w:rsidTr="004F6583">
        <w:trPr>
          <w:trHeight w:val="290"/>
          <w:ins w:id="1622" w:author="Stefanie Lane" w:date="2022-05-12T12:10:00Z"/>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ins w:id="162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ins w:id="1624" w:author="Stefanie Lane" w:date="2022-05-12T12:10:00Z"/>
                <w:rFonts w:ascii="Arial" w:eastAsia="Times New Roman" w:hAnsi="Arial" w:cs="Arial"/>
                <w:i/>
                <w:iCs/>
                <w:sz w:val="20"/>
                <w:szCs w:val="20"/>
              </w:rPr>
            </w:pPr>
            <w:ins w:id="1625"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ins w:id="1626" w:author="Stefanie Lane" w:date="2022-05-12T12:10:00Z"/>
                <w:rFonts w:ascii="Calibri" w:eastAsia="Times New Roman" w:hAnsi="Calibri" w:cs="Calibri"/>
                <w:color w:val="000000"/>
              </w:rPr>
            </w:pPr>
            <w:ins w:id="1627"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ins w:id="1628" w:author="Stefanie Lane" w:date="2022-05-12T12:10:00Z"/>
                <w:rFonts w:ascii="Calibri" w:eastAsia="Times New Roman" w:hAnsi="Calibri" w:cs="Calibri"/>
                <w:color w:val="000000"/>
              </w:rPr>
            </w:pPr>
            <w:ins w:id="1629" w:author="Stefanie Lane" w:date="2022-05-12T12:10:00Z">
              <w:r w:rsidRPr="004F6583">
                <w:rPr>
                  <w:rFonts w:ascii="Calibri" w:eastAsia="Times New Roman" w:hAnsi="Calibri" w:cs="Calibri"/>
                  <w:color w:val="000000"/>
                </w:rPr>
                <w:t>0.39</w:t>
              </w:r>
            </w:ins>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ins w:id="1630" w:author="Stefanie Lane" w:date="2022-05-12T12:10:00Z"/>
                <w:rFonts w:ascii="Calibri" w:eastAsia="Times New Roman" w:hAnsi="Calibri" w:cs="Calibri"/>
                <w:color w:val="000000"/>
              </w:rPr>
            </w:pPr>
            <w:ins w:id="1631" w:author="Stefanie Lane" w:date="2022-05-12T12:10:00Z">
              <w:r w:rsidRPr="004F6583">
                <w:rPr>
                  <w:rFonts w:ascii="Calibri" w:eastAsia="Times New Roman" w:hAnsi="Calibri" w:cs="Calibri"/>
                  <w:color w:val="000000"/>
                </w:rPr>
                <w:t>0.29</w:t>
              </w:r>
            </w:ins>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ins w:id="1632" w:author="Stefanie Lane" w:date="2022-05-12T12:10:00Z"/>
                <w:rFonts w:ascii="Calibri" w:eastAsia="Times New Roman" w:hAnsi="Calibri" w:cs="Calibri"/>
                <w:color w:val="000000"/>
              </w:rPr>
            </w:pPr>
            <w:ins w:id="1633" w:author="Stefanie Lane" w:date="2022-05-12T12:10:00Z">
              <w:r w:rsidRPr="004F6583">
                <w:rPr>
                  <w:rFonts w:ascii="Calibri" w:eastAsia="Times New Roman" w:hAnsi="Calibri" w:cs="Calibri"/>
                  <w:color w:val="000000"/>
                </w:rPr>
                <w:t>-71.43</w:t>
              </w:r>
            </w:ins>
          </w:p>
        </w:tc>
      </w:tr>
      <w:tr w:rsidR="004F6583" w:rsidRPr="004F6583" w14:paraId="64C55C6B" w14:textId="77777777" w:rsidTr="004F6583">
        <w:trPr>
          <w:trHeight w:val="290"/>
          <w:ins w:id="1634" w:author="Stefanie Lane" w:date="2022-05-12T12:10:00Z"/>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ins w:id="163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ins w:id="1636" w:author="Stefanie Lane" w:date="2022-05-12T12:10:00Z"/>
                <w:rFonts w:ascii="Arial" w:eastAsia="Times New Roman" w:hAnsi="Arial" w:cs="Arial"/>
                <w:i/>
                <w:iCs/>
                <w:color w:val="000000"/>
                <w:sz w:val="20"/>
                <w:szCs w:val="20"/>
              </w:rPr>
            </w:pPr>
            <w:proofErr w:type="spellStart"/>
            <w:ins w:id="1637"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ins w:id="1638" w:author="Stefanie Lane" w:date="2022-05-12T12:10:00Z"/>
                <w:rFonts w:ascii="Calibri" w:eastAsia="Times New Roman" w:hAnsi="Calibri" w:cs="Calibri"/>
                <w:color w:val="000000"/>
              </w:rPr>
            </w:pPr>
            <w:ins w:id="1639"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ins w:id="1640" w:author="Stefanie Lane" w:date="2022-05-12T12:10:00Z"/>
                <w:rFonts w:ascii="Calibri" w:eastAsia="Times New Roman" w:hAnsi="Calibri" w:cs="Calibri"/>
                <w:color w:val="000000"/>
              </w:rPr>
            </w:pPr>
            <w:ins w:id="1641"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ins w:id="1642" w:author="Stefanie Lane" w:date="2022-05-12T12:10:00Z"/>
                <w:rFonts w:ascii="Calibri" w:eastAsia="Times New Roman" w:hAnsi="Calibri" w:cs="Calibri"/>
                <w:color w:val="000000"/>
              </w:rPr>
            </w:pPr>
            <w:ins w:id="1643" w:author="Stefanie Lane" w:date="2022-05-12T12:10:00Z">
              <w:r w:rsidRPr="004F6583">
                <w:rPr>
                  <w:rFonts w:ascii="Calibri" w:eastAsia="Times New Roman" w:hAnsi="Calibri" w:cs="Calibri"/>
                  <w:color w:val="000000"/>
                </w:rPr>
                <w:t>0.32</w:t>
              </w:r>
            </w:ins>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ins w:id="1644" w:author="Stefanie Lane" w:date="2022-05-12T12:10:00Z"/>
                <w:rFonts w:ascii="Calibri" w:eastAsia="Times New Roman" w:hAnsi="Calibri" w:cs="Calibri"/>
                <w:color w:val="000000"/>
              </w:rPr>
            </w:pPr>
            <w:ins w:id="1645" w:author="Stefanie Lane" w:date="2022-05-12T12:10:00Z">
              <w:r w:rsidRPr="004F6583">
                <w:rPr>
                  <w:rFonts w:ascii="Calibri" w:eastAsia="Times New Roman" w:hAnsi="Calibri" w:cs="Calibri"/>
                  <w:color w:val="000000"/>
                </w:rPr>
                <w:t>-67.86</w:t>
              </w:r>
            </w:ins>
          </w:p>
        </w:tc>
      </w:tr>
      <w:tr w:rsidR="004F6583" w:rsidRPr="004F6583" w14:paraId="15150FCB" w14:textId="77777777" w:rsidTr="004F6583">
        <w:trPr>
          <w:trHeight w:val="290"/>
          <w:ins w:id="1646" w:author="Stefanie Lane" w:date="2022-05-12T12:10:00Z"/>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ins w:id="164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ins w:id="1648" w:author="Stefanie Lane" w:date="2022-05-12T12:10:00Z"/>
                <w:rFonts w:ascii="Arial" w:eastAsia="Times New Roman" w:hAnsi="Arial" w:cs="Arial"/>
                <w:i/>
                <w:iCs/>
                <w:sz w:val="20"/>
                <w:szCs w:val="20"/>
              </w:rPr>
            </w:pPr>
            <w:ins w:id="1649" w:author="Stefanie Lane" w:date="2022-05-12T12:10:00Z">
              <w:r w:rsidRPr="004F6583">
                <w:rPr>
                  <w:rFonts w:ascii="Arial" w:eastAsia="Times New Roman" w:hAnsi="Arial" w:cs="Arial"/>
                  <w:i/>
                  <w:iCs/>
                  <w:sz w:val="20"/>
                  <w:szCs w:val="20"/>
                </w:rPr>
                <w:t>Eleocharis palustris</w:t>
              </w:r>
            </w:ins>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ins w:id="1650" w:author="Stefanie Lane" w:date="2022-05-12T12:10:00Z"/>
                <w:rFonts w:ascii="Calibri" w:eastAsia="Times New Roman" w:hAnsi="Calibri" w:cs="Calibri"/>
                <w:color w:val="000000"/>
              </w:rPr>
            </w:pPr>
            <w:ins w:id="1651"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ins w:id="1652" w:author="Stefanie Lane" w:date="2022-05-12T12:10:00Z"/>
                <w:rFonts w:ascii="Calibri" w:eastAsia="Times New Roman" w:hAnsi="Calibri" w:cs="Calibri"/>
                <w:color w:val="000000"/>
              </w:rPr>
            </w:pPr>
            <w:ins w:id="1653" w:author="Stefanie Lane" w:date="2022-05-12T12:10:00Z">
              <w:r w:rsidRPr="004F6583">
                <w:rPr>
                  <w:rFonts w:ascii="Calibri" w:eastAsia="Times New Roman" w:hAnsi="Calibri" w:cs="Calibri"/>
                  <w:color w:val="000000"/>
                </w:rPr>
                <w:t>0.78</w:t>
              </w:r>
            </w:ins>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ins w:id="1654" w:author="Stefanie Lane" w:date="2022-05-12T12:10:00Z"/>
                <w:rFonts w:ascii="Calibri" w:eastAsia="Times New Roman" w:hAnsi="Calibri" w:cs="Calibri"/>
                <w:color w:val="000000"/>
              </w:rPr>
            </w:pPr>
            <w:ins w:id="1655"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ins w:id="1656" w:author="Stefanie Lane" w:date="2022-05-12T12:10:00Z"/>
                <w:rFonts w:ascii="Calibri" w:eastAsia="Times New Roman" w:hAnsi="Calibri" w:cs="Calibri"/>
                <w:color w:val="000000"/>
              </w:rPr>
            </w:pPr>
            <w:ins w:id="1657" w:author="Stefanie Lane" w:date="2022-05-12T12:10:00Z">
              <w:r w:rsidRPr="004F6583">
                <w:rPr>
                  <w:rFonts w:ascii="Calibri" w:eastAsia="Times New Roman" w:hAnsi="Calibri" w:cs="Calibri"/>
                  <w:color w:val="000000"/>
                </w:rPr>
                <w:t>-60.71</w:t>
              </w:r>
            </w:ins>
          </w:p>
        </w:tc>
      </w:tr>
      <w:tr w:rsidR="004F6583" w:rsidRPr="004F6583" w14:paraId="3BCDAFE0" w14:textId="77777777" w:rsidTr="004F6583">
        <w:trPr>
          <w:trHeight w:val="290"/>
          <w:ins w:id="1658" w:author="Stefanie Lane" w:date="2022-05-12T12:10:00Z"/>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ins w:id="165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ins w:id="1660" w:author="Stefanie Lane" w:date="2022-05-12T12:10:00Z"/>
                <w:rFonts w:ascii="Arial" w:eastAsia="Times New Roman" w:hAnsi="Arial" w:cs="Arial"/>
                <w:i/>
                <w:iCs/>
                <w:sz w:val="20"/>
                <w:szCs w:val="20"/>
              </w:rPr>
            </w:pPr>
            <w:ins w:id="1661" w:author="Stefanie Lane" w:date="2022-05-12T12:10:00Z">
              <w:r w:rsidRPr="004F6583">
                <w:rPr>
                  <w:rFonts w:ascii="Arial" w:eastAsia="Times New Roman" w:hAnsi="Arial" w:cs="Arial"/>
                  <w:i/>
                  <w:iCs/>
                  <w:sz w:val="20"/>
                  <w:szCs w:val="20"/>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ins w:id="1662" w:author="Stefanie Lane" w:date="2022-05-12T12:10:00Z"/>
                <w:rFonts w:ascii="Calibri" w:eastAsia="Times New Roman" w:hAnsi="Calibri" w:cs="Calibri"/>
                <w:color w:val="000000"/>
              </w:rPr>
            </w:pPr>
            <w:ins w:id="1663" w:author="Stefanie Lane" w:date="2022-05-12T12:10:00Z">
              <w:r w:rsidRPr="004F6583">
                <w:rPr>
                  <w:rFonts w:ascii="Calibri" w:eastAsia="Times New Roman" w:hAnsi="Calibri" w:cs="Calibri"/>
                  <w:color w:val="000000"/>
                </w:rPr>
                <w:t>0.53</w:t>
              </w:r>
            </w:ins>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ins w:id="1664" w:author="Stefanie Lane" w:date="2022-05-12T12:10:00Z"/>
                <w:rFonts w:ascii="Calibri" w:eastAsia="Times New Roman" w:hAnsi="Calibri" w:cs="Calibri"/>
                <w:color w:val="000000"/>
              </w:rPr>
            </w:pPr>
            <w:ins w:id="1665" w:author="Stefanie Lane" w:date="2022-05-12T12:10:00Z">
              <w:r w:rsidRPr="004F6583">
                <w:rPr>
                  <w:rFonts w:ascii="Calibri" w:eastAsia="Times New Roman" w:hAnsi="Calibri" w:cs="Calibri"/>
                  <w:color w:val="000000"/>
                </w:rPr>
                <w:t>0.22</w:t>
              </w:r>
            </w:ins>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ins w:id="1666" w:author="Stefanie Lane" w:date="2022-05-12T12:10:00Z"/>
                <w:rFonts w:ascii="Calibri" w:eastAsia="Times New Roman" w:hAnsi="Calibri" w:cs="Calibri"/>
                <w:color w:val="000000"/>
              </w:rPr>
            </w:pPr>
            <w:ins w:id="1667" w:author="Stefanie Lane" w:date="2022-05-12T12:10:00Z">
              <w:r w:rsidRPr="004F6583">
                <w:rPr>
                  <w:rFonts w:ascii="Calibri" w:eastAsia="Times New Roman" w:hAnsi="Calibri" w:cs="Calibri"/>
                  <w:color w:val="000000"/>
                </w:rPr>
                <w:t>0.57</w:t>
              </w:r>
            </w:ins>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ins w:id="1668" w:author="Stefanie Lane" w:date="2022-05-12T12:10:00Z"/>
                <w:rFonts w:ascii="Calibri" w:eastAsia="Times New Roman" w:hAnsi="Calibri" w:cs="Calibri"/>
                <w:color w:val="000000"/>
              </w:rPr>
            </w:pPr>
            <w:ins w:id="1669" w:author="Stefanie Lane" w:date="2022-05-12T12:10:00Z">
              <w:r w:rsidRPr="004F6583">
                <w:rPr>
                  <w:rFonts w:ascii="Calibri" w:eastAsia="Times New Roman" w:hAnsi="Calibri" w:cs="Calibri"/>
                  <w:color w:val="000000"/>
                </w:rPr>
                <w:t>-42.86</w:t>
              </w:r>
            </w:ins>
          </w:p>
        </w:tc>
      </w:tr>
      <w:tr w:rsidR="004F6583" w:rsidRPr="004F6583" w14:paraId="333055A8" w14:textId="77777777" w:rsidTr="004F6583">
        <w:trPr>
          <w:trHeight w:val="290"/>
          <w:ins w:id="1670" w:author="Stefanie Lane" w:date="2022-05-12T12:10:00Z"/>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ins w:id="167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ins w:id="1672" w:author="Stefanie Lane" w:date="2022-05-12T12:10:00Z"/>
                <w:rFonts w:ascii="Arial" w:eastAsia="Times New Roman" w:hAnsi="Arial" w:cs="Arial"/>
                <w:i/>
                <w:iCs/>
                <w:sz w:val="20"/>
                <w:szCs w:val="20"/>
              </w:rPr>
            </w:pPr>
            <w:proofErr w:type="spellStart"/>
            <w:ins w:id="1673"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ins w:id="1674" w:author="Stefanie Lane" w:date="2022-05-12T12:10:00Z"/>
                <w:rFonts w:ascii="Calibri" w:eastAsia="Times New Roman" w:hAnsi="Calibri" w:cs="Calibri"/>
                <w:color w:val="000000"/>
              </w:rPr>
            </w:pPr>
            <w:ins w:id="1675" w:author="Stefanie Lane" w:date="2022-05-12T12:10:00Z">
              <w:r w:rsidRPr="004F6583">
                <w:rPr>
                  <w:rFonts w:ascii="Calibri" w:eastAsia="Times New Roman" w:hAnsi="Calibri" w:cs="Calibri"/>
                  <w:color w:val="000000"/>
                </w:rPr>
                <w:t>1.11</w:t>
              </w:r>
            </w:ins>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ins w:id="1676" w:author="Stefanie Lane" w:date="2022-05-12T12:10:00Z"/>
                <w:rFonts w:ascii="Calibri" w:eastAsia="Times New Roman" w:hAnsi="Calibri" w:cs="Calibri"/>
                <w:color w:val="000000"/>
              </w:rPr>
            </w:pPr>
            <w:ins w:id="1677" w:author="Stefanie Lane" w:date="2022-05-12T12:10:00Z">
              <w:r w:rsidRPr="004F6583">
                <w:rPr>
                  <w:rFonts w:ascii="Calibri" w:eastAsia="Times New Roman" w:hAnsi="Calibri" w:cs="Calibri"/>
                  <w:color w:val="000000"/>
                </w:rPr>
                <w:t>1.17</w:t>
              </w:r>
            </w:ins>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ins w:id="1678" w:author="Stefanie Lane" w:date="2022-05-12T12:10:00Z"/>
                <w:rFonts w:ascii="Calibri" w:eastAsia="Times New Roman" w:hAnsi="Calibri" w:cs="Calibri"/>
                <w:color w:val="000000"/>
              </w:rPr>
            </w:pPr>
            <w:ins w:id="1679" w:author="Stefanie Lane" w:date="2022-05-12T12:10:00Z">
              <w:r w:rsidRPr="004F6583">
                <w:rPr>
                  <w:rFonts w:ascii="Calibri" w:eastAsia="Times New Roman" w:hAnsi="Calibri" w:cs="Calibri"/>
                  <w:color w:val="000000"/>
                </w:rPr>
                <w:t>0.61</w:t>
              </w:r>
            </w:ins>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ins w:id="1680" w:author="Stefanie Lane" w:date="2022-05-12T12:10:00Z"/>
                <w:rFonts w:ascii="Calibri" w:eastAsia="Times New Roman" w:hAnsi="Calibri" w:cs="Calibri"/>
                <w:color w:val="000000"/>
              </w:rPr>
            </w:pPr>
            <w:ins w:id="1681" w:author="Stefanie Lane" w:date="2022-05-12T12:10:00Z">
              <w:r w:rsidRPr="004F6583">
                <w:rPr>
                  <w:rFonts w:ascii="Calibri" w:eastAsia="Times New Roman" w:hAnsi="Calibri" w:cs="Calibri"/>
                  <w:color w:val="000000"/>
                </w:rPr>
                <w:t>-39.29</w:t>
              </w:r>
            </w:ins>
          </w:p>
        </w:tc>
      </w:tr>
      <w:tr w:rsidR="004F6583" w:rsidRPr="004F6583" w14:paraId="564E5F2F" w14:textId="77777777" w:rsidTr="004F6583">
        <w:trPr>
          <w:trHeight w:val="290"/>
          <w:ins w:id="1682" w:author="Stefanie Lane" w:date="2022-05-12T12:10:00Z"/>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ins w:id="168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ins w:id="1684" w:author="Stefanie Lane" w:date="2022-05-12T12:10:00Z"/>
                <w:rFonts w:ascii="Arial" w:eastAsia="Times New Roman" w:hAnsi="Arial" w:cs="Arial"/>
                <w:i/>
                <w:iCs/>
                <w:sz w:val="20"/>
                <w:szCs w:val="20"/>
              </w:rPr>
            </w:pPr>
            <w:ins w:id="1685" w:author="Stefanie Lane" w:date="2022-05-12T12:10:00Z">
              <w:r w:rsidRPr="004F6583">
                <w:rPr>
                  <w:rFonts w:ascii="Arial" w:eastAsia="Times New Roman" w:hAnsi="Arial" w:cs="Arial"/>
                  <w:i/>
                  <w:iCs/>
                  <w:sz w:val="20"/>
                  <w:szCs w:val="20"/>
                </w:rPr>
                <w:t>Carex lyngbyei</w:t>
              </w:r>
            </w:ins>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ins w:id="1686" w:author="Stefanie Lane" w:date="2022-05-12T12:10:00Z"/>
                <w:rFonts w:ascii="Calibri" w:eastAsia="Times New Roman" w:hAnsi="Calibri" w:cs="Calibri"/>
                <w:color w:val="000000"/>
              </w:rPr>
            </w:pPr>
            <w:ins w:id="1687"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ins w:id="1688" w:author="Stefanie Lane" w:date="2022-05-12T12:10:00Z"/>
                <w:rFonts w:ascii="Calibri" w:eastAsia="Times New Roman" w:hAnsi="Calibri" w:cs="Calibri"/>
                <w:color w:val="000000"/>
              </w:rPr>
            </w:pPr>
            <w:ins w:id="1689"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ins w:id="1690" w:author="Stefanie Lane" w:date="2022-05-12T12:10:00Z"/>
                <w:rFonts w:ascii="Calibri" w:eastAsia="Times New Roman" w:hAnsi="Calibri" w:cs="Calibri"/>
                <w:color w:val="000000"/>
              </w:rPr>
            </w:pPr>
            <w:ins w:id="1691" w:author="Stefanie Lane" w:date="2022-05-12T12:10:00Z">
              <w:r w:rsidRPr="004F6583">
                <w:rPr>
                  <w:rFonts w:ascii="Calibri" w:eastAsia="Times New Roman" w:hAnsi="Calibri" w:cs="Calibri"/>
                  <w:color w:val="000000"/>
                </w:rPr>
                <w:t>1.00</w:t>
              </w:r>
            </w:ins>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ins w:id="1692" w:author="Stefanie Lane" w:date="2022-05-12T12:10:00Z"/>
                <w:rFonts w:ascii="Calibri" w:eastAsia="Times New Roman" w:hAnsi="Calibri" w:cs="Calibri"/>
                <w:color w:val="000000"/>
              </w:rPr>
            </w:pPr>
            <w:ins w:id="1693" w:author="Stefanie Lane" w:date="2022-05-12T12:10:00Z">
              <w:r w:rsidRPr="004F6583">
                <w:rPr>
                  <w:rFonts w:ascii="Calibri" w:eastAsia="Times New Roman" w:hAnsi="Calibri" w:cs="Calibri"/>
                  <w:color w:val="000000"/>
                </w:rPr>
                <w:t>0.00</w:t>
              </w:r>
            </w:ins>
          </w:p>
        </w:tc>
      </w:tr>
      <w:tr w:rsidR="004F6583" w:rsidRPr="004F6583" w14:paraId="496D1A6E" w14:textId="77777777" w:rsidTr="004F6583">
        <w:trPr>
          <w:trHeight w:val="290"/>
          <w:ins w:id="1694" w:author="Stefanie Lane" w:date="2022-05-12T12:10:00Z"/>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ins w:id="169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ins w:id="1696" w:author="Stefanie Lane" w:date="2022-05-12T12:10:00Z"/>
                <w:rFonts w:ascii="Arial" w:eastAsia="Times New Roman" w:hAnsi="Arial" w:cs="Arial"/>
                <w:i/>
                <w:iCs/>
                <w:sz w:val="20"/>
                <w:szCs w:val="20"/>
              </w:rPr>
            </w:pPr>
            <w:ins w:id="1697"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ins w:id="1698" w:author="Stefanie Lane" w:date="2022-05-12T12:10:00Z"/>
                <w:rFonts w:ascii="Calibri" w:eastAsia="Times New Roman" w:hAnsi="Calibri" w:cs="Calibri"/>
                <w:color w:val="000000"/>
              </w:rPr>
            </w:pPr>
            <w:ins w:id="1699"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ins w:id="1700" w:author="Stefanie Lane" w:date="2022-05-12T12:10:00Z"/>
                <w:rFonts w:ascii="Calibri" w:eastAsia="Times New Roman" w:hAnsi="Calibri" w:cs="Calibri"/>
                <w:color w:val="000000"/>
              </w:rPr>
            </w:pPr>
            <w:ins w:id="1701" w:author="Stefanie Lane" w:date="2022-05-12T12:10:00Z">
              <w:r w:rsidRPr="004F6583">
                <w:rPr>
                  <w:rFonts w:ascii="Calibri" w:eastAsia="Times New Roman" w:hAnsi="Calibri" w:cs="Calibri"/>
                  <w:color w:val="000000"/>
                </w:rPr>
                <w:t>1.00</w:t>
              </w:r>
            </w:ins>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ins w:id="1702" w:author="Stefanie Lane" w:date="2022-05-12T12:10:00Z"/>
                <w:rFonts w:ascii="Calibri" w:eastAsia="Times New Roman" w:hAnsi="Calibri" w:cs="Calibri"/>
                <w:color w:val="000000"/>
              </w:rPr>
            </w:pPr>
            <w:ins w:id="1703" w:author="Stefanie Lane" w:date="2022-05-12T12:10:00Z">
              <w:r w:rsidRPr="004F6583">
                <w:rPr>
                  <w:rFonts w:ascii="Calibri" w:eastAsia="Times New Roman" w:hAnsi="Calibri" w:cs="Calibri"/>
                  <w:color w:val="000000"/>
                </w:rPr>
                <w:t>1.07</w:t>
              </w:r>
            </w:ins>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ins w:id="1704" w:author="Stefanie Lane" w:date="2022-05-12T12:10:00Z"/>
                <w:rFonts w:ascii="Calibri" w:eastAsia="Times New Roman" w:hAnsi="Calibri" w:cs="Calibri"/>
                <w:color w:val="000000"/>
              </w:rPr>
            </w:pPr>
            <w:ins w:id="1705" w:author="Stefanie Lane" w:date="2022-05-12T12:10:00Z">
              <w:r w:rsidRPr="004F6583">
                <w:rPr>
                  <w:rFonts w:ascii="Calibri" w:eastAsia="Times New Roman" w:hAnsi="Calibri" w:cs="Calibri"/>
                  <w:color w:val="000000"/>
                </w:rPr>
                <w:t>7.14</w:t>
              </w:r>
            </w:ins>
          </w:p>
        </w:tc>
      </w:tr>
      <w:tr w:rsidR="004F6583" w:rsidRPr="004F6583" w14:paraId="3A492BD8" w14:textId="77777777" w:rsidTr="004F6583">
        <w:trPr>
          <w:trHeight w:val="290"/>
          <w:ins w:id="1706" w:author="Stefanie Lane" w:date="2022-05-12T12:10:00Z"/>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ins w:id="170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ins w:id="1708" w:author="Stefanie Lane" w:date="2022-05-12T12:10:00Z"/>
                <w:rFonts w:ascii="Arial" w:eastAsia="Times New Roman" w:hAnsi="Arial" w:cs="Arial"/>
                <w:i/>
                <w:iCs/>
                <w:color w:val="000000"/>
                <w:sz w:val="20"/>
                <w:szCs w:val="20"/>
              </w:rPr>
            </w:pPr>
            <w:ins w:id="1709"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ins w:id="1710" w:author="Stefanie Lane" w:date="2022-05-12T12:10:00Z"/>
                <w:rFonts w:ascii="Calibri" w:eastAsia="Times New Roman" w:hAnsi="Calibri" w:cs="Calibri"/>
                <w:color w:val="000000"/>
              </w:rPr>
            </w:pPr>
            <w:ins w:id="1711" w:author="Stefanie Lane" w:date="2022-05-12T12:10:00Z">
              <w:r w:rsidRPr="004F6583">
                <w:rPr>
                  <w:rFonts w:ascii="Calibri" w:eastAsia="Times New Roman" w:hAnsi="Calibri" w:cs="Calibri"/>
                  <w:color w:val="000000"/>
                </w:rPr>
                <w:t>3.21</w:t>
              </w:r>
            </w:ins>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ins w:id="1712" w:author="Stefanie Lane" w:date="2022-05-12T12:10:00Z"/>
                <w:rFonts w:ascii="Calibri" w:eastAsia="Times New Roman" w:hAnsi="Calibri" w:cs="Calibri"/>
                <w:color w:val="000000"/>
              </w:rPr>
            </w:pPr>
            <w:ins w:id="1713" w:author="Stefanie Lane" w:date="2022-05-12T12:10:00Z">
              <w:r w:rsidRPr="004F6583">
                <w:rPr>
                  <w:rFonts w:ascii="Calibri" w:eastAsia="Times New Roman" w:hAnsi="Calibri" w:cs="Calibri"/>
                  <w:color w:val="000000"/>
                </w:rPr>
                <w:t>1.50</w:t>
              </w:r>
            </w:ins>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ins w:id="1714" w:author="Stefanie Lane" w:date="2022-05-12T12:10:00Z"/>
                <w:rFonts w:ascii="Calibri" w:eastAsia="Times New Roman" w:hAnsi="Calibri" w:cs="Calibri"/>
                <w:color w:val="000000"/>
              </w:rPr>
            </w:pPr>
            <w:ins w:id="1715" w:author="Stefanie Lane" w:date="2022-05-12T12:10:00Z">
              <w:r w:rsidRPr="004F6583">
                <w:rPr>
                  <w:rFonts w:ascii="Calibri" w:eastAsia="Times New Roman" w:hAnsi="Calibri" w:cs="Calibri"/>
                  <w:color w:val="000000"/>
                </w:rPr>
                <w:t>1.29</w:t>
              </w:r>
            </w:ins>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ins w:id="1716" w:author="Stefanie Lane" w:date="2022-05-12T12:10:00Z"/>
                <w:rFonts w:ascii="Calibri" w:eastAsia="Times New Roman" w:hAnsi="Calibri" w:cs="Calibri"/>
                <w:color w:val="000000"/>
              </w:rPr>
            </w:pPr>
            <w:ins w:id="1717" w:author="Stefanie Lane" w:date="2022-05-12T12:10:00Z">
              <w:r w:rsidRPr="004F6583">
                <w:rPr>
                  <w:rFonts w:ascii="Calibri" w:eastAsia="Times New Roman" w:hAnsi="Calibri" w:cs="Calibri"/>
                  <w:color w:val="000000"/>
                </w:rPr>
                <w:t>28.57</w:t>
              </w:r>
            </w:ins>
          </w:p>
        </w:tc>
      </w:tr>
      <w:tr w:rsidR="004F6583" w:rsidRPr="004F6583" w14:paraId="444EEDD1" w14:textId="77777777" w:rsidTr="004F6583">
        <w:trPr>
          <w:trHeight w:val="290"/>
          <w:ins w:id="1718" w:author="Stefanie Lane" w:date="2022-05-12T12:10:00Z"/>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ins w:id="171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ins w:id="1720" w:author="Stefanie Lane" w:date="2022-05-12T12:10:00Z"/>
                <w:rFonts w:ascii="Arial" w:eastAsia="Times New Roman" w:hAnsi="Arial" w:cs="Arial"/>
                <w:i/>
                <w:iCs/>
                <w:sz w:val="20"/>
                <w:szCs w:val="20"/>
              </w:rPr>
            </w:pPr>
            <w:ins w:id="1721" w:author="Stefanie Lane" w:date="2022-05-12T12:10:00Z">
              <w:r w:rsidRPr="004F6583">
                <w:rPr>
                  <w:rFonts w:ascii="Arial" w:eastAsia="Times New Roman" w:hAnsi="Arial" w:cs="Arial"/>
                  <w:i/>
                  <w:iCs/>
                  <w:sz w:val="20"/>
                  <w:szCs w:val="20"/>
                </w:rPr>
                <w:t>Mentha aquatica</w:t>
              </w:r>
            </w:ins>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ins w:id="1722" w:author="Stefanie Lane" w:date="2022-05-12T12:10:00Z"/>
                <w:rFonts w:ascii="Calibri" w:eastAsia="Times New Roman" w:hAnsi="Calibri" w:cs="Calibri"/>
                <w:color w:val="000000"/>
              </w:rPr>
            </w:pPr>
            <w:ins w:id="1723" w:author="Stefanie Lane" w:date="2022-05-12T12:10:00Z">
              <w:r w:rsidRPr="004F6583">
                <w:rPr>
                  <w:rFonts w:ascii="Calibri" w:eastAsia="Times New Roman" w:hAnsi="Calibri" w:cs="Calibri"/>
                  <w:color w:val="000000"/>
                </w:rPr>
                <w:t>0.37</w:t>
              </w:r>
            </w:ins>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ins w:id="1724" w:author="Stefanie Lane" w:date="2022-05-12T12:10:00Z"/>
                <w:rFonts w:ascii="Calibri" w:eastAsia="Times New Roman" w:hAnsi="Calibri" w:cs="Calibri"/>
                <w:color w:val="000000"/>
              </w:rPr>
            </w:pPr>
            <w:ins w:id="1725" w:author="Stefanie Lane" w:date="2022-05-12T12:10:00Z">
              <w:r w:rsidRPr="004F6583">
                <w:rPr>
                  <w:rFonts w:ascii="Calibri" w:eastAsia="Times New Roman" w:hAnsi="Calibri" w:cs="Calibri"/>
                  <w:color w:val="000000"/>
                </w:rPr>
                <w:t>2.28</w:t>
              </w:r>
            </w:ins>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ins w:id="1726" w:author="Stefanie Lane" w:date="2022-05-12T12:10:00Z"/>
                <w:rFonts w:ascii="Calibri" w:eastAsia="Times New Roman" w:hAnsi="Calibri" w:cs="Calibri"/>
                <w:color w:val="000000"/>
              </w:rPr>
            </w:pPr>
            <w:ins w:id="1727" w:author="Stefanie Lane" w:date="2022-05-12T12:10:00Z">
              <w:r w:rsidRPr="004F6583">
                <w:rPr>
                  <w:rFonts w:ascii="Calibri" w:eastAsia="Times New Roman" w:hAnsi="Calibri" w:cs="Calibri"/>
                  <w:color w:val="000000"/>
                </w:rPr>
                <w:t>1.79</w:t>
              </w:r>
            </w:ins>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ins w:id="1728" w:author="Stefanie Lane" w:date="2022-05-12T12:10:00Z"/>
                <w:rFonts w:ascii="Calibri" w:eastAsia="Times New Roman" w:hAnsi="Calibri" w:cs="Calibri"/>
                <w:color w:val="000000"/>
              </w:rPr>
            </w:pPr>
            <w:ins w:id="1729" w:author="Stefanie Lane" w:date="2022-05-12T12:10:00Z">
              <w:r w:rsidRPr="004F6583">
                <w:rPr>
                  <w:rFonts w:ascii="Calibri" w:eastAsia="Times New Roman" w:hAnsi="Calibri" w:cs="Calibri"/>
                  <w:color w:val="000000"/>
                </w:rPr>
                <w:t>78.57</w:t>
              </w:r>
            </w:ins>
          </w:p>
        </w:tc>
      </w:tr>
      <w:tr w:rsidR="004F6583" w:rsidRPr="004F6583" w14:paraId="7B31703F" w14:textId="77777777" w:rsidTr="004F6583">
        <w:trPr>
          <w:trHeight w:val="290"/>
          <w:ins w:id="1730" w:author="Stefanie Lane" w:date="2022-05-12T12:10:00Z"/>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ins w:id="173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ins w:id="1732" w:author="Stefanie Lane" w:date="2022-05-12T12:10:00Z"/>
                <w:rFonts w:ascii="Arial" w:eastAsia="Times New Roman" w:hAnsi="Arial" w:cs="Arial"/>
                <w:i/>
                <w:iCs/>
                <w:sz w:val="20"/>
                <w:szCs w:val="20"/>
              </w:rPr>
            </w:pPr>
            <w:ins w:id="1733" w:author="Stefanie Lane" w:date="2022-05-12T12:10:00Z">
              <w:r w:rsidRPr="004F6583">
                <w:rPr>
                  <w:rFonts w:ascii="Arial" w:eastAsia="Times New Roman" w:hAnsi="Arial" w:cs="Arial"/>
                  <w:i/>
                  <w:iCs/>
                  <w:sz w:val="20"/>
                  <w:szCs w:val="2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ins w:id="1734" w:author="Stefanie Lane" w:date="2022-05-12T12:10:00Z"/>
                <w:rFonts w:ascii="Calibri" w:eastAsia="Times New Roman" w:hAnsi="Calibri" w:cs="Calibri"/>
                <w:color w:val="000000"/>
              </w:rPr>
            </w:pPr>
            <w:ins w:id="1735" w:author="Stefanie Lane" w:date="2022-05-12T12:10:00Z">
              <w:r w:rsidRPr="004F6583">
                <w:rPr>
                  <w:rFonts w:ascii="Calibri" w:eastAsia="Times New Roman" w:hAnsi="Calibri" w:cs="Calibri"/>
                  <w:color w:val="000000"/>
                </w:rPr>
                <w:t>3.84</w:t>
              </w:r>
            </w:ins>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ins w:id="1736" w:author="Stefanie Lane" w:date="2022-05-12T12:10:00Z"/>
                <w:rFonts w:ascii="Calibri" w:eastAsia="Times New Roman" w:hAnsi="Calibri" w:cs="Calibri"/>
                <w:color w:val="000000"/>
              </w:rPr>
            </w:pPr>
            <w:ins w:id="1737" w:author="Stefanie Lane" w:date="2022-05-12T12:10:00Z">
              <w:r w:rsidRPr="004F6583">
                <w:rPr>
                  <w:rFonts w:ascii="Calibri" w:eastAsia="Times New Roman" w:hAnsi="Calibri" w:cs="Calibri"/>
                  <w:color w:val="000000"/>
                </w:rPr>
                <w:t>3.06</w:t>
              </w:r>
            </w:ins>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ins w:id="1738" w:author="Stefanie Lane" w:date="2022-05-12T12:10:00Z"/>
                <w:rFonts w:ascii="Calibri" w:eastAsia="Times New Roman" w:hAnsi="Calibri" w:cs="Calibri"/>
                <w:color w:val="000000"/>
              </w:rPr>
            </w:pPr>
            <w:ins w:id="1739" w:author="Stefanie Lane" w:date="2022-05-12T12:10:00Z">
              <w:r w:rsidRPr="004F6583">
                <w:rPr>
                  <w:rFonts w:ascii="Calibri" w:eastAsia="Times New Roman" w:hAnsi="Calibri" w:cs="Calibri"/>
                  <w:color w:val="000000"/>
                </w:rPr>
                <w:t>3.00</w:t>
              </w:r>
            </w:ins>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ins w:id="1740" w:author="Stefanie Lane" w:date="2022-05-12T12:10:00Z"/>
                <w:rFonts w:ascii="Calibri" w:eastAsia="Times New Roman" w:hAnsi="Calibri" w:cs="Calibri"/>
                <w:color w:val="000000"/>
              </w:rPr>
            </w:pPr>
            <w:ins w:id="1741" w:author="Stefanie Lane" w:date="2022-05-12T12:10:00Z">
              <w:r w:rsidRPr="004F6583">
                <w:rPr>
                  <w:rFonts w:ascii="Calibri" w:eastAsia="Times New Roman" w:hAnsi="Calibri" w:cs="Calibri"/>
                  <w:color w:val="000000"/>
                </w:rPr>
                <w:t>200.00</w:t>
              </w:r>
            </w:ins>
          </w:p>
        </w:tc>
      </w:tr>
      <w:tr w:rsidR="004F6583" w:rsidRPr="004F6583" w14:paraId="0BFCF68F" w14:textId="77777777" w:rsidTr="004F6583">
        <w:trPr>
          <w:trHeight w:val="290"/>
          <w:ins w:id="1742" w:author="Stefanie Lane" w:date="2022-05-12T12:10:00Z"/>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ins w:id="174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ins w:id="1744" w:author="Stefanie Lane" w:date="2022-05-12T12:10:00Z"/>
                <w:rFonts w:ascii="Arial" w:eastAsia="Times New Roman" w:hAnsi="Arial" w:cs="Arial"/>
                <w:i/>
                <w:iCs/>
                <w:color w:val="000000"/>
                <w:sz w:val="20"/>
                <w:szCs w:val="20"/>
              </w:rPr>
            </w:pPr>
            <w:ins w:id="1745"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ins w:id="1746" w:author="Stefanie Lane" w:date="2022-05-12T12:10:00Z"/>
                <w:rFonts w:ascii="Calibri" w:eastAsia="Times New Roman" w:hAnsi="Calibri" w:cs="Calibri"/>
                <w:color w:val="000000"/>
              </w:rPr>
            </w:pPr>
            <w:ins w:id="174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ins w:id="1748" w:author="Stefanie Lane" w:date="2022-05-12T12:10:00Z"/>
                <w:rFonts w:ascii="Calibri" w:eastAsia="Times New Roman" w:hAnsi="Calibri" w:cs="Calibri"/>
                <w:color w:val="000000"/>
              </w:rPr>
            </w:pPr>
            <w:ins w:id="174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ins w:id="1750" w:author="Stefanie Lane" w:date="2022-05-12T12:10:00Z"/>
                <w:rFonts w:ascii="Calibri" w:eastAsia="Times New Roman" w:hAnsi="Calibri" w:cs="Calibri"/>
                <w:color w:val="000000"/>
              </w:rPr>
            </w:pPr>
            <w:ins w:id="1751" w:author="Stefanie Lane" w:date="2022-05-12T12:10:00Z">
              <w:r w:rsidRPr="004F6583">
                <w:rPr>
                  <w:rFonts w:ascii="Calibri" w:eastAsia="Times New Roman" w:hAnsi="Calibri" w:cs="Calibri"/>
                  <w:color w:val="000000"/>
                </w:rPr>
                <w:t>0.64</w:t>
              </w:r>
            </w:ins>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ins w:id="1752" w:author="Stefanie Lane" w:date="2022-05-12T12:10:00Z"/>
                <w:rFonts w:ascii="Calibri" w:eastAsia="Times New Roman" w:hAnsi="Calibri" w:cs="Calibri"/>
                <w:color w:val="000000"/>
              </w:rPr>
            </w:pPr>
            <w:ins w:id="1753" w:author="Stefanie Lane" w:date="2022-05-12T12:10:00Z">
              <w:r w:rsidRPr="004F6583">
                <w:rPr>
                  <w:rFonts w:ascii="Calibri" w:eastAsia="Times New Roman" w:hAnsi="Calibri" w:cs="Calibri"/>
                  <w:color w:val="000000"/>
                </w:rPr>
                <w:t>+</w:t>
              </w:r>
            </w:ins>
          </w:p>
        </w:tc>
      </w:tr>
      <w:tr w:rsidR="004F6583" w:rsidRPr="004F6583" w14:paraId="64BF3B3A" w14:textId="77777777" w:rsidTr="004F6583">
        <w:trPr>
          <w:trHeight w:val="290"/>
          <w:ins w:id="1754" w:author="Stefanie Lane" w:date="2022-05-12T12:10:00Z"/>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ins w:id="175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ins w:id="1756" w:author="Stefanie Lane" w:date="2022-05-12T12:10:00Z"/>
                <w:rFonts w:ascii="Arial" w:eastAsia="Times New Roman" w:hAnsi="Arial" w:cs="Arial"/>
                <w:i/>
                <w:iCs/>
                <w:color w:val="000000"/>
                <w:sz w:val="20"/>
                <w:szCs w:val="20"/>
              </w:rPr>
            </w:pPr>
            <w:proofErr w:type="spellStart"/>
            <w:ins w:id="1757"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ins w:id="1758" w:author="Stefanie Lane" w:date="2022-05-12T12:10:00Z"/>
                <w:rFonts w:ascii="Calibri" w:eastAsia="Times New Roman" w:hAnsi="Calibri" w:cs="Calibri"/>
                <w:color w:val="000000"/>
              </w:rPr>
            </w:pPr>
            <w:ins w:id="175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ins w:id="1760" w:author="Stefanie Lane" w:date="2022-05-12T12:10:00Z"/>
                <w:rFonts w:ascii="Calibri" w:eastAsia="Times New Roman" w:hAnsi="Calibri" w:cs="Calibri"/>
                <w:color w:val="000000"/>
              </w:rPr>
            </w:pPr>
            <w:ins w:id="176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ins w:id="1762" w:author="Stefanie Lane" w:date="2022-05-12T12:10:00Z"/>
                <w:rFonts w:ascii="Calibri" w:eastAsia="Times New Roman" w:hAnsi="Calibri" w:cs="Calibri"/>
                <w:color w:val="000000"/>
              </w:rPr>
            </w:pPr>
            <w:ins w:id="1763"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ins w:id="1764" w:author="Stefanie Lane" w:date="2022-05-12T12:10:00Z"/>
                <w:rFonts w:ascii="Calibri" w:eastAsia="Times New Roman" w:hAnsi="Calibri" w:cs="Calibri"/>
                <w:color w:val="000000"/>
              </w:rPr>
            </w:pPr>
            <w:ins w:id="1765" w:author="Stefanie Lane" w:date="2022-05-12T12:10:00Z">
              <w:r w:rsidRPr="004F6583">
                <w:rPr>
                  <w:rFonts w:ascii="Calibri" w:eastAsia="Times New Roman" w:hAnsi="Calibri" w:cs="Calibri"/>
                  <w:color w:val="000000"/>
                </w:rPr>
                <w:t>+</w:t>
              </w:r>
            </w:ins>
          </w:p>
        </w:tc>
      </w:tr>
      <w:tr w:rsidR="004F6583" w:rsidRPr="004F6583" w14:paraId="76128181" w14:textId="77777777" w:rsidTr="004F6583">
        <w:trPr>
          <w:trHeight w:val="290"/>
          <w:ins w:id="1766" w:author="Stefanie Lane" w:date="2022-05-12T12:10:00Z"/>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ins w:id="176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ins w:id="1768" w:author="Stefanie Lane" w:date="2022-05-12T12:10:00Z"/>
                <w:rFonts w:ascii="Arial" w:eastAsia="Times New Roman" w:hAnsi="Arial" w:cs="Arial"/>
                <w:i/>
                <w:iCs/>
                <w:color w:val="000000"/>
                <w:sz w:val="20"/>
                <w:szCs w:val="20"/>
              </w:rPr>
            </w:pPr>
            <w:ins w:id="1769" w:author="Stefanie Lane" w:date="2022-05-12T12:10:00Z">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ins>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ins w:id="1770" w:author="Stefanie Lane" w:date="2022-05-12T12:10:00Z"/>
                <w:rFonts w:ascii="Calibri" w:eastAsia="Times New Roman" w:hAnsi="Calibri" w:cs="Calibri"/>
                <w:color w:val="000000"/>
              </w:rPr>
            </w:pPr>
            <w:ins w:id="177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ins w:id="1772" w:author="Stefanie Lane" w:date="2022-05-12T12:10:00Z"/>
                <w:rFonts w:ascii="Calibri" w:eastAsia="Times New Roman" w:hAnsi="Calibri" w:cs="Calibri"/>
                <w:color w:val="000000"/>
              </w:rPr>
            </w:pPr>
            <w:ins w:id="177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ins w:id="1774" w:author="Stefanie Lane" w:date="2022-05-12T12:10:00Z"/>
                <w:rFonts w:ascii="Calibri" w:eastAsia="Times New Roman" w:hAnsi="Calibri" w:cs="Calibri"/>
                <w:color w:val="000000"/>
              </w:rPr>
            </w:pPr>
            <w:ins w:id="1775"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ins w:id="1776" w:author="Stefanie Lane" w:date="2022-05-12T12:10:00Z"/>
                <w:rFonts w:ascii="Calibri" w:eastAsia="Times New Roman" w:hAnsi="Calibri" w:cs="Calibri"/>
                <w:color w:val="000000"/>
              </w:rPr>
            </w:pPr>
            <w:ins w:id="1777" w:author="Stefanie Lane" w:date="2022-05-12T12:10:00Z">
              <w:r w:rsidRPr="004F6583">
                <w:rPr>
                  <w:rFonts w:ascii="Calibri" w:eastAsia="Times New Roman" w:hAnsi="Calibri" w:cs="Calibri"/>
                  <w:color w:val="000000"/>
                </w:rPr>
                <w:t>+</w:t>
              </w:r>
            </w:ins>
          </w:p>
        </w:tc>
      </w:tr>
      <w:tr w:rsidR="004F6583" w:rsidRPr="004F6583" w14:paraId="196E167D" w14:textId="77777777" w:rsidTr="004F6583">
        <w:trPr>
          <w:trHeight w:val="290"/>
          <w:ins w:id="1778" w:author="Stefanie Lane" w:date="2022-05-12T12:10:00Z"/>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ins w:id="177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ins w:id="1780" w:author="Stefanie Lane" w:date="2022-05-12T12:10:00Z"/>
                <w:rFonts w:ascii="Arial" w:eastAsia="Times New Roman" w:hAnsi="Arial" w:cs="Arial"/>
                <w:i/>
                <w:iCs/>
                <w:sz w:val="20"/>
                <w:szCs w:val="20"/>
              </w:rPr>
            </w:pPr>
            <w:ins w:id="1781"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ins w:id="1782" w:author="Stefanie Lane" w:date="2022-05-12T12:10:00Z"/>
                <w:rFonts w:ascii="Calibri" w:eastAsia="Times New Roman" w:hAnsi="Calibri" w:cs="Calibri"/>
                <w:color w:val="000000"/>
              </w:rPr>
            </w:pPr>
            <w:ins w:id="178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ins w:id="1784" w:author="Stefanie Lane" w:date="2022-05-12T12:10:00Z"/>
                <w:rFonts w:ascii="Calibri" w:eastAsia="Times New Roman" w:hAnsi="Calibri" w:cs="Calibri"/>
                <w:color w:val="000000"/>
              </w:rPr>
            </w:pPr>
            <w:ins w:id="1785" w:author="Stefanie Lane" w:date="2022-05-12T12:10:00Z">
              <w:r w:rsidRPr="004F6583">
                <w:rPr>
                  <w:rFonts w:ascii="Calibri" w:eastAsia="Times New Roman" w:hAnsi="Calibri" w:cs="Calibri"/>
                  <w:color w:val="000000"/>
                </w:rPr>
                <w:t>0.44</w:t>
              </w:r>
            </w:ins>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ins w:id="1786" w:author="Stefanie Lane" w:date="2022-05-12T12:10:00Z"/>
                <w:rFonts w:ascii="Calibri" w:eastAsia="Times New Roman" w:hAnsi="Calibri" w:cs="Calibri"/>
                <w:color w:val="000000"/>
              </w:rPr>
            </w:pPr>
            <w:ins w:id="1787" w:author="Stefanie Lane" w:date="2022-05-12T12:10:00Z">
              <w:r w:rsidRPr="004F6583">
                <w:rPr>
                  <w:rFonts w:ascii="Calibri" w:eastAsia="Times New Roman" w:hAnsi="Calibri" w:cs="Calibri"/>
                  <w:color w:val="000000"/>
                </w:rPr>
                <w:t>0.32</w:t>
              </w:r>
            </w:ins>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ins w:id="1788" w:author="Stefanie Lane" w:date="2022-05-12T12:10:00Z"/>
                <w:rFonts w:ascii="Calibri" w:eastAsia="Times New Roman" w:hAnsi="Calibri" w:cs="Calibri"/>
                <w:color w:val="000000"/>
              </w:rPr>
            </w:pPr>
            <w:ins w:id="1789" w:author="Stefanie Lane" w:date="2022-05-12T12:10:00Z">
              <w:r w:rsidRPr="004F6583">
                <w:rPr>
                  <w:rFonts w:ascii="Calibri" w:eastAsia="Times New Roman" w:hAnsi="Calibri" w:cs="Calibri"/>
                  <w:color w:val="000000"/>
                </w:rPr>
                <w:t>+</w:t>
              </w:r>
            </w:ins>
          </w:p>
        </w:tc>
      </w:tr>
      <w:tr w:rsidR="004F6583" w:rsidRPr="004F6583" w14:paraId="7EA221D3" w14:textId="77777777" w:rsidTr="004F6583">
        <w:trPr>
          <w:trHeight w:val="290"/>
          <w:ins w:id="1790" w:author="Stefanie Lane" w:date="2022-05-12T12:10:00Z"/>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ins w:id="179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ins w:id="1792" w:author="Stefanie Lane" w:date="2022-05-12T12:10:00Z"/>
                <w:rFonts w:ascii="Arial" w:eastAsia="Times New Roman" w:hAnsi="Arial" w:cs="Arial"/>
                <w:i/>
                <w:iCs/>
                <w:sz w:val="20"/>
                <w:szCs w:val="20"/>
              </w:rPr>
            </w:pPr>
            <w:ins w:id="1793"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ins w:id="1794" w:author="Stefanie Lane" w:date="2022-05-12T12:10:00Z"/>
                <w:rFonts w:ascii="Calibri" w:eastAsia="Times New Roman" w:hAnsi="Calibri" w:cs="Calibri"/>
                <w:color w:val="000000"/>
              </w:rPr>
            </w:pPr>
            <w:ins w:id="179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ins w:id="1796" w:author="Stefanie Lane" w:date="2022-05-12T12:10:00Z"/>
                <w:rFonts w:ascii="Calibri" w:eastAsia="Times New Roman" w:hAnsi="Calibri" w:cs="Calibri"/>
                <w:color w:val="000000"/>
              </w:rPr>
            </w:pPr>
            <w:ins w:id="1797"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ins w:id="1798" w:author="Stefanie Lane" w:date="2022-05-12T12:10:00Z"/>
                <w:rFonts w:ascii="Calibri" w:eastAsia="Times New Roman" w:hAnsi="Calibri" w:cs="Calibri"/>
                <w:color w:val="000000"/>
              </w:rPr>
            </w:pPr>
            <w:ins w:id="1799" w:author="Stefanie Lane" w:date="2022-05-12T12:10:00Z">
              <w:r w:rsidRPr="004F6583">
                <w:rPr>
                  <w:rFonts w:ascii="Calibri" w:eastAsia="Times New Roman" w:hAnsi="Calibri" w:cs="Calibri"/>
                  <w:color w:val="000000"/>
                </w:rPr>
                <w:t>0.21</w:t>
              </w:r>
            </w:ins>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ins w:id="1800" w:author="Stefanie Lane" w:date="2022-05-12T12:10:00Z"/>
                <w:rFonts w:ascii="Calibri" w:eastAsia="Times New Roman" w:hAnsi="Calibri" w:cs="Calibri"/>
                <w:color w:val="000000"/>
              </w:rPr>
            </w:pPr>
            <w:ins w:id="1801" w:author="Stefanie Lane" w:date="2022-05-12T12:10:00Z">
              <w:r w:rsidRPr="004F6583">
                <w:rPr>
                  <w:rFonts w:ascii="Calibri" w:eastAsia="Times New Roman" w:hAnsi="Calibri" w:cs="Calibri"/>
                  <w:color w:val="000000"/>
                </w:rPr>
                <w:t>+</w:t>
              </w:r>
            </w:ins>
          </w:p>
        </w:tc>
      </w:tr>
      <w:tr w:rsidR="004F6583" w:rsidRPr="004F6583" w14:paraId="7AF6A5FE" w14:textId="77777777" w:rsidTr="004F6583">
        <w:trPr>
          <w:trHeight w:val="290"/>
          <w:ins w:id="1802" w:author="Stefanie Lane" w:date="2022-05-12T12:10:00Z"/>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ins w:id="180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ins w:id="1804" w:author="Stefanie Lane" w:date="2022-05-12T12:10:00Z"/>
                <w:rFonts w:ascii="Arial" w:eastAsia="Times New Roman" w:hAnsi="Arial" w:cs="Arial"/>
                <w:i/>
                <w:iCs/>
                <w:color w:val="000000"/>
                <w:sz w:val="20"/>
                <w:szCs w:val="20"/>
              </w:rPr>
            </w:pPr>
            <w:ins w:id="1805" w:author="Stefanie Lane" w:date="2022-05-12T12:10:00Z">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ins w:id="1806" w:author="Stefanie Lane" w:date="2022-05-12T12:10:00Z"/>
                <w:rFonts w:ascii="Calibri" w:eastAsia="Times New Roman" w:hAnsi="Calibri" w:cs="Calibri"/>
                <w:color w:val="000000"/>
              </w:rPr>
            </w:pPr>
            <w:ins w:id="180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ins w:id="1808" w:author="Stefanie Lane" w:date="2022-05-12T12:10:00Z"/>
                <w:rFonts w:ascii="Calibri" w:eastAsia="Times New Roman" w:hAnsi="Calibri" w:cs="Calibri"/>
                <w:color w:val="000000"/>
              </w:rPr>
            </w:pPr>
            <w:ins w:id="180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ins w:id="1810" w:author="Stefanie Lane" w:date="2022-05-12T12:10:00Z"/>
                <w:rFonts w:ascii="Calibri" w:eastAsia="Times New Roman" w:hAnsi="Calibri" w:cs="Calibri"/>
                <w:color w:val="000000"/>
              </w:rPr>
            </w:pPr>
            <w:ins w:id="1811"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ins w:id="1812" w:author="Stefanie Lane" w:date="2022-05-12T12:10:00Z"/>
                <w:rFonts w:ascii="Calibri" w:eastAsia="Times New Roman" w:hAnsi="Calibri" w:cs="Calibri"/>
                <w:color w:val="000000"/>
              </w:rPr>
            </w:pPr>
            <w:ins w:id="1813" w:author="Stefanie Lane" w:date="2022-05-12T12:10:00Z">
              <w:r w:rsidRPr="004F6583">
                <w:rPr>
                  <w:rFonts w:ascii="Calibri" w:eastAsia="Times New Roman" w:hAnsi="Calibri" w:cs="Calibri"/>
                  <w:color w:val="000000"/>
                </w:rPr>
                <w:t>+</w:t>
              </w:r>
            </w:ins>
          </w:p>
        </w:tc>
      </w:tr>
      <w:tr w:rsidR="004F6583" w:rsidRPr="004F6583" w14:paraId="6D1A1D6C" w14:textId="77777777" w:rsidTr="004F6583">
        <w:trPr>
          <w:trHeight w:val="290"/>
          <w:ins w:id="1814" w:author="Stefanie Lane" w:date="2022-05-12T12:10:00Z"/>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ins w:id="181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ins w:id="1816" w:author="Stefanie Lane" w:date="2022-05-12T12:10:00Z"/>
                <w:rFonts w:ascii="Arial" w:eastAsia="Times New Roman" w:hAnsi="Arial" w:cs="Arial"/>
                <w:i/>
                <w:iCs/>
                <w:sz w:val="20"/>
                <w:szCs w:val="20"/>
              </w:rPr>
            </w:pPr>
            <w:ins w:id="1817"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ins w:id="1818" w:author="Stefanie Lane" w:date="2022-05-12T12:10:00Z"/>
                <w:rFonts w:ascii="Calibri" w:eastAsia="Times New Roman" w:hAnsi="Calibri" w:cs="Calibri"/>
                <w:color w:val="000000"/>
              </w:rPr>
            </w:pPr>
            <w:ins w:id="181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ins w:id="1820" w:author="Stefanie Lane" w:date="2022-05-12T12:10:00Z"/>
                <w:rFonts w:ascii="Calibri" w:eastAsia="Times New Roman" w:hAnsi="Calibri" w:cs="Calibri"/>
                <w:color w:val="000000"/>
              </w:rPr>
            </w:pPr>
            <w:ins w:id="1821"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ins w:id="1822" w:author="Stefanie Lane" w:date="2022-05-12T12:10:00Z"/>
                <w:rFonts w:ascii="Calibri" w:eastAsia="Times New Roman" w:hAnsi="Calibri" w:cs="Calibri"/>
                <w:color w:val="000000"/>
              </w:rPr>
            </w:pPr>
            <w:ins w:id="1823" w:author="Stefanie Lane" w:date="2022-05-12T12:10:00Z">
              <w:r w:rsidRPr="004F6583">
                <w:rPr>
                  <w:rFonts w:ascii="Calibri" w:eastAsia="Times New Roman" w:hAnsi="Calibri" w:cs="Calibri"/>
                  <w:color w:val="000000"/>
                </w:rPr>
                <w:t>0.50</w:t>
              </w:r>
            </w:ins>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ins w:id="1824" w:author="Stefanie Lane" w:date="2022-05-12T12:10:00Z"/>
                <w:rFonts w:ascii="Calibri" w:eastAsia="Times New Roman" w:hAnsi="Calibri" w:cs="Calibri"/>
                <w:color w:val="000000"/>
              </w:rPr>
            </w:pPr>
            <w:ins w:id="1825" w:author="Stefanie Lane" w:date="2022-05-12T12:10:00Z">
              <w:r w:rsidRPr="004F6583">
                <w:rPr>
                  <w:rFonts w:ascii="Calibri" w:eastAsia="Times New Roman" w:hAnsi="Calibri" w:cs="Calibri"/>
                  <w:color w:val="000000"/>
                </w:rPr>
                <w:t>+</w:t>
              </w:r>
            </w:ins>
          </w:p>
        </w:tc>
      </w:tr>
      <w:tr w:rsidR="004F6583" w:rsidRPr="004F6583" w14:paraId="2EB0AD24" w14:textId="77777777" w:rsidTr="004F6583">
        <w:trPr>
          <w:trHeight w:val="290"/>
          <w:ins w:id="1826" w:author="Stefanie Lane" w:date="2022-05-12T12:10:00Z"/>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ins w:id="182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ins w:id="1828" w:author="Stefanie Lane" w:date="2022-05-12T12:10:00Z"/>
                <w:rFonts w:ascii="Calibri" w:eastAsia="Times New Roman" w:hAnsi="Calibri" w:cs="Calibri"/>
                <w:i/>
                <w:iCs/>
                <w:color w:val="000000"/>
              </w:rPr>
            </w:pPr>
            <w:proofErr w:type="spellStart"/>
            <w:ins w:id="1829" w:author="Stefanie Lane" w:date="2022-05-12T12:10:00Z">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ins w:id="1830" w:author="Stefanie Lane" w:date="2022-05-12T12:10:00Z"/>
                <w:rFonts w:ascii="Calibri" w:eastAsia="Times New Roman" w:hAnsi="Calibri" w:cs="Calibri"/>
                <w:color w:val="000000"/>
              </w:rPr>
            </w:pPr>
            <w:ins w:id="183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ins w:id="1832" w:author="Stefanie Lane" w:date="2022-05-12T12:10:00Z"/>
                <w:rFonts w:ascii="Calibri" w:eastAsia="Times New Roman" w:hAnsi="Calibri" w:cs="Calibri"/>
                <w:color w:val="000000"/>
              </w:rPr>
            </w:pPr>
            <w:ins w:id="183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ins w:id="1834" w:author="Stefanie Lane" w:date="2022-05-12T12:10:00Z"/>
                <w:rFonts w:ascii="Calibri" w:eastAsia="Times New Roman" w:hAnsi="Calibri" w:cs="Calibri"/>
                <w:color w:val="000000"/>
              </w:rPr>
            </w:pPr>
            <w:ins w:id="1835"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ins w:id="1836" w:author="Stefanie Lane" w:date="2022-05-12T12:10:00Z"/>
                <w:rFonts w:ascii="Calibri" w:eastAsia="Times New Roman" w:hAnsi="Calibri" w:cs="Calibri"/>
                <w:color w:val="000000"/>
              </w:rPr>
            </w:pPr>
            <w:ins w:id="1837" w:author="Stefanie Lane" w:date="2022-05-12T12:10:00Z">
              <w:r w:rsidRPr="004F6583">
                <w:rPr>
                  <w:rFonts w:ascii="Calibri" w:eastAsia="Times New Roman" w:hAnsi="Calibri" w:cs="Calibri"/>
                  <w:color w:val="000000"/>
                </w:rPr>
                <w:t>+</w:t>
              </w:r>
            </w:ins>
          </w:p>
        </w:tc>
      </w:tr>
      <w:tr w:rsidR="004F6583" w:rsidRPr="004F6583" w14:paraId="6BCF6A47" w14:textId="77777777" w:rsidTr="004F6583">
        <w:trPr>
          <w:trHeight w:val="290"/>
          <w:ins w:id="1838" w:author="Stefanie Lane" w:date="2022-05-12T12:10:00Z"/>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ins w:id="183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ins w:id="1840" w:author="Stefanie Lane" w:date="2022-05-12T12:10:00Z"/>
                <w:rFonts w:ascii="Arial" w:eastAsia="Times New Roman" w:hAnsi="Arial" w:cs="Arial"/>
                <w:i/>
                <w:iCs/>
                <w:sz w:val="20"/>
                <w:szCs w:val="20"/>
              </w:rPr>
            </w:pPr>
            <w:proofErr w:type="spellStart"/>
            <w:ins w:id="1841"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ins w:id="1842" w:author="Stefanie Lane" w:date="2022-05-12T12:10:00Z"/>
                <w:rFonts w:ascii="Calibri" w:eastAsia="Times New Roman" w:hAnsi="Calibri" w:cs="Calibri"/>
                <w:color w:val="000000"/>
              </w:rPr>
            </w:pPr>
            <w:ins w:id="184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ins w:id="1844" w:author="Stefanie Lane" w:date="2022-05-12T12:10:00Z"/>
                <w:rFonts w:ascii="Calibri" w:eastAsia="Times New Roman" w:hAnsi="Calibri" w:cs="Calibri"/>
                <w:color w:val="000000"/>
              </w:rPr>
            </w:pPr>
            <w:ins w:id="184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ins w:id="1846" w:author="Stefanie Lane" w:date="2022-05-12T12:10:00Z"/>
                <w:rFonts w:ascii="Calibri" w:eastAsia="Times New Roman" w:hAnsi="Calibri" w:cs="Calibri"/>
                <w:color w:val="000000"/>
              </w:rPr>
            </w:pPr>
            <w:ins w:id="1847"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ins w:id="1848" w:author="Stefanie Lane" w:date="2022-05-12T12:10:00Z"/>
                <w:rFonts w:ascii="Calibri" w:eastAsia="Times New Roman" w:hAnsi="Calibri" w:cs="Calibri"/>
                <w:color w:val="000000"/>
              </w:rPr>
            </w:pPr>
            <w:ins w:id="1849" w:author="Stefanie Lane" w:date="2022-05-12T12:10:00Z">
              <w:r w:rsidRPr="004F6583">
                <w:rPr>
                  <w:rFonts w:ascii="Calibri" w:eastAsia="Times New Roman" w:hAnsi="Calibri" w:cs="Calibri"/>
                  <w:color w:val="000000"/>
                </w:rPr>
                <w:t>+</w:t>
              </w:r>
            </w:ins>
          </w:p>
        </w:tc>
      </w:tr>
      <w:tr w:rsidR="004F6583" w:rsidRPr="004F6583" w14:paraId="6A04AD11" w14:textId="77777777" w:rsidTr="004F6583">
        <w:trPr>
          <w:trHeight w:val="290"/>
          <w:ins w:id="1850" w:author="Stefanie Lane" w:date="2022-05-12T12:10:00Z"/>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ins w:id="185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ins w:id="1852" w:author="Stefanie Lane" w:date="2022-05-12T12:10:00Z"/>
                <w:rFonts w:ascii="Arial" w:eastAsia="Times New Roman" w:hAnsi="Arial" w:cs="Arial"/>
                <w:i/>
                <w:iCs/>
                <w:sz w:val="20"/>
                <w:szCs w:val="20"/>
              </w:rPr>
            </w:pPr>
            <w:ins w:id="1853"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ins w:id="1854" w:author="Stefanie Lane" w:date="2022-05-12T12:10:00Z"/>
                <w:rFonts w:ascii="Calibri" w:eastAsia="Times New Roman" w:hAnsi="Calibri" w:cs="Calibri"/>
                <w:color w:val="000000"/>
              </w:rPr>
            </w:pPr>
            <w:ins w:id="185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ins w:id="1856" w:author="Stefanie Lane" w:date="2022-05-12T12:10:00Z"/>
                <w:rFonts w:ascii="Calibri" w:eastAsia="Times New Roman" w:hAnsi="Calibri" w:cs="Calibri"/>
                <w:color w:val="000000"/>
              </w:rPr>
            </w:pPr>
            <w:ins w:id="1857" w:author="Stefanie Lane" w:date="2022-05-12T12:10:00Z">
              <w:r w:rsidRPr="004F6583">
                <w:rPr>
                  <w:rFonts w:ascii="Calibri" w:eastAsia="Times New Roman" w:hAnsi="Calibri" w:cs="Calibri"/>
                  <w:color w:val="000000"/>
                </w:rPr>
                <w:t>0.06</w:t>
              </w:r>
            </w:ins>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ins w:id="1858" w:author="Stefanie Lane" w:date="2022-05-12T12:10:00Z"/>
                <w:rFonts w:ascii="Calibri" w:eastAsia="Times New Roman" w:hAnsi="Calibri" w:cs="Calibri"/>
                <w:color w:val="000000"/>
              </w:rPr>
            </w:pPr>
            <w:ins w:id="1859"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ins w:id="1860" w:author="Stefanie Lane" w:date="2022-05-12T12:10:00Z"/>
                <w:rFonts w:ascii="Calibri" w:eastAsia="Times New Roman" w:hAnsi="Calibri" w:cs="Calibri"/>
                <w:color w:val="000000"/>
              </w:rPr>
            </w:pPr>
            <w:ins w:id="1861" w:author="Stefanie Lane" w:date="2022-05-12T12:10:00Z">
              <w:r w:rsidRPr="004F6583">
                <w:rPr>
                  <w:rFonts w:ascii="Calibri" w:eastAsia="Times New Roman" w:hAnsi="Calibri" w:cs="Calibri"/>
                  <w:color w:val="000000"/>
                </w:rPr>
                <w:t>+</w:t>
              </w:r>
            </w:ins>
          </w:p>
        </w:tc>
      </w:tr>
      <w:tr w:rsidR="004F6583" w:rsidRPr="004F6583" w14:paraId="6F7145B5" w14:textId="77777777" w:rsidTr="004F6583">
        <w:trPr>
          <w:trHeight w:val="290"/>
          <w:ins w:id="1862" w:author="Stefanie Lane" w:date="2022-05-12T12:10:00Z"/>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ins w:id="1863"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ins w:id="1864" w:author="Stefanie Lane" w:date="2022-05-12T12:10:00Z"/>
                <w:rFonts w:ascii="Arial" w:eastAsia="Times New Roman" w:hAnsi="Arial" w:cs="Arial"/>
                <w:i/>
                <w:iCs/>
                <w:sz w:val="20"/>
                <w:szCs w:val="20"/>
              </w:rPr>
            </w:pPr>
            <w:ins w:id="1865" w:author="Stefanie Lane" w:date="2022-05-12T12:10:00Z">
              <w:r w:rsidRPr="004F6583">
                <w:rPr>
                  <w:rFonts w:ascii="Arial" w:eastAsia="Times New Roman" w:hAnsi="Arial" w:cs="Arial"/>
                  <w:i/>
                  <w:iCs/>
                  <w:sz w:val="20"/>
                  <w:szCs w:val="20"/>
                </w:rPr>
                <w:t>Salix lasiandra</w:t>
              </w:r>
            </w:ins>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ins w:id="1866" w:author="Stefanie Lane" w:date="2022-05-12T12:10:00Z"/>
                <w:rFonts w:ascii="Calibri" w:eastAsia="Times New Roman" w:hAnsi="Calibri" w:cs="Calibri"/>
                <w:color w:val="000000"/>
              </w:rPr>
            </w:pPr>
            <w:ins w:id="186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ins w:id="1868" w:author="Stefanie Lane" w:date="2022-05-12T12:10:00Z"/>
                <w:rFonts w:ascii="Calibri" w:eastAsia="Times New Roman" w:hAnsi="Calibri" w:cs="Calibri"/>
                <w:color w:val="000000"/>
              </w:rPr>
            </w:pPr>
            <w:ins w:id="1869" w:author="Stefanie Lane" w:date="2022-05-12T12:10:00Z">
              <w:r w:rsidRPr="004F6583">
                <w:rPr>
                  <w:rFonts w:ascii="Calibri" w:eastAsia="Times New Roman" w:hAnsi="Calibri" w:cs="Calibri"/>
                  <w:color w:val="000000"/>
                </w:rPr>
                <w:t>0.61</w:t>
              </w:r>
            </w:ins>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ins w:id="1870" w:author="Stefanie Lane" w:date="2022-05-12T12:10:00Z"/>
                <w:rFonts w:ascii="Calibri" w:eastAsia="Times New Roman" w:hAnsi="Calibri" w:cs="Calibri"/>
                <w:color w:val="000000"/>
              </w:rPr>
            </w:pPr>
            <w:ins w:id="1871" w:author="Stefanie Lane" w:date="2022-05-12T12:10:00Z">
              <w:r w:rsidRPr="004F6583">
                <w:rPr>
                  <w:rFonts w:ascii="Calibri" w:eastAsia="Times New Roman" w:hAnsi="Calibri" w:cs="Calibri"/>
                  <w:color w:val="000000"/>
                </w:rPr>
                <w:t>0.50</w:t>
              </w:r>
            </w:ins>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ins w:id="1872" w:author="Stefanie Lane" w:date="2022-05-12T12:10:00Z"/>
                <w:rFonts w:ascii="Calibri" w:eastAsia="Times New Roman" w:hAnsi="Calibri" w:cs="Calibri"/>
                <w:color w:val="000000"/>
              </w:rPr>
            </w:pPr>
            <w:ins w:id="1873" w:author="Stefanie Lane" w:date="2022-05-12T12:10:00Z">
              <w:r w:rsidRPr="004F6583">
                <w:rPr>
                  <w:rFonts w:ascii="Calibri" w:eastAsia="Times New Roman" w:hAnsi="Calibri" w:cs="Calibri"/>
                  <w:color w:val="000000"/>
                </w:rPr>
                <w:t>+</w:t>
              </w:r>
            </w:ins>
          </w:p>
        </w:tc>
      </w:tr>
      <w:tr w:rsidR="004F6583" w:rsidRPr="004F6583" w14:paraId="4017EDF2" w14:textId="77777777" w:rsidTr="004F6583">
        <w:trPr>
          <w:trHeight w:val="290"/>
          <w:ins w:id="1874" w:author="Stefanie Lane" w:date="2022-05-12T12:10:00Z"/>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ins w:id="1875"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ins w:id="1876" w:author="Stefanie Lane" w:date="2022-05-12T12:10:00Z"/>
                <w:rFonts w:ascii="Arial" w:eastAsia="Times New Roman" w:hAnsi="Arial" w:cs="Arial"/>
                <w:i/>
                <w:iCs/>
                <w:sz w:val="20"/>
                <w:szCs w:val="20"/>
              </w:rPr>
            </w:pPr>
            <w:ins w:id="1877"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ins w:id="1878" w:author="Stefanie Lane" w:date="2022-05-12T12:10:00Z"/>
                <w:rFonts w:ascii="Calibri" w:eastAsia="Times New Roman" w:hAnsi="Calibri" w:cs="Calibri"/>
                <w:color w:val="000000"/>
              </w:rPr>
            </w:pPr>
            <w:ins w:id="187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ins w:id="1880" w:author="Stefanie Lane" w:date="2022-05-12T12:10:00Z"/>
                <w:rFonts w:ascii="Calibri" w:eastAsia="Times New Roman" w:hAnsi="Calibri" w:cs="Calibri"/>
                <w:color w:val="000000"/>
              </w:rPr>
            </w:pPr>
            <w:ins w:id="188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ins w:id="1882" w:author="Stefanie Lane" w:date="2022-05-12T12:10:00Z"/>
                <w:rFonts w:ascii="Calibri" w:eastAsia="Times New Roman" w:hAnsi="Calibri" w:cs="Calibri"/>
                <w:color w:val="000000"/>
              </w:rPr>
            </w:pPr>
            <w:ins w:id="1883"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ins w:id="1884" w:author="Stefanie Lane" w:date="2022-05-12T12:10:00Z"/>
                <w:rFonts w:ascii="Calibri" w:eastAsia="Times New Roman" w:hAnsi="Calibri" w:cs="Calibri"/>
                <w:color w:val="000000"/>
              </w:rPr>
            </w:pPr>
            <w:ins w:id="1885" w:author="Stefanie Lane" w:date="2022-05-12T12:10:00Z">
              <w:r w:rsidRPr="004F6583">
                <w:rPr>
                  <w:rFonts w:ascii="Calibri" w:eastAsia="Times New Roman" w:hAnsi="Calibri" w:cs="Calibri"/>
                  <w:color w:val="000000"/>
                </w:rPr>
                <w:t>+</w:t>
              </w:r>
            </w:ins>
          </w:p>
        </w:tc>
      </w:tr>
      <w:tr w:rsidR="004F6583" w:rsidRPr="004F6583" w14:paraId="16E5A157" w14:textId="77777777" w:rsidTr="004F6583">
        <w:trPr>
          <w:trHeight w:val="290"/>
          <w:ins w:id="1886" w:author="Stefanie Lane" w:date="2022-05-12T12:10:00Z"/>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ins w:id="188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ins w:id="1888" w:author="Stefanie Lane" w:date="2022-05-12T12:10:00Z"/>
                <w:rFonts w:ascii="Arial" w:eastAsia="Times New Roman" w:hAnsi="Arial" w:cs="Arial"/>
                <w:i/>
                <w:iCs/>
                <w:sz w:val="20"/>
                <w:szCs w:val="20"/>
              </w:rPr>
            </w:pPr>
            <w:ins w:id="1889" w:author="Stefanie Lane" w:date="2022-05-12T12:10:00Z">
              <w:r w:rsidRPr="004F6583">
                <w:rPr>
                  <w:rFonts w:ascii="Arial" w:eastAsia="Times New Roman" w:hAnsi="Arial" w:cs="Arial"/>
                  <w:i/>
                  <w:iCs/>
                  <w:sz w:val="20"/>
                  <w:szCs w:val="20"/>
                </w:rPr>
                <w:t>Typha latifolia</w:t>
              </w:r>
            </w:ins>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ins w:id="1890" w:author="Stefanie Lane" w:date="2022-05-12T12:10:00Z"/>
                <w:rFonts w:ascii="Calibri" w:eastAsia="Times New Roman" w:hAnsi="Calibri" w:cs="Calibri"/>
                <w:color w:val="000000"/>
              </w:rPr>
            </w:pPr>
            <w:ins w:id="189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ins w:id="1892" w:author="Stefanie Lane" w:date="2022-05-12T12:10:00Z"/>
                <w:rFonts w:ascii="Calibri" w:eastAsia="Times New Roman" w:hAnsi="Calibri" w:cs="Calibri"/>
                <w:color w:val="000000"/>
              </w:rPr>
            </w:pPr>
            <w:ins w:id="1893"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ins w:id="1894" w:author="Stefanie Lane" w:date="2022-05-12T12:10:00Z"/>
                <w:rFonts w:ascii="Calibri" w:eastAsia="Times New Roman" w:hAnsi="Calibri" w:cs="Calibri"/>
                <w:color w:val="000000"/>
              </w:rPr>
            </w:pPr>
            <w:ins w:id="1895" w:author="Stefanie Lane" w:date="2022-05-12T12:10:00Z">
              <w:r w:rsidRPr="004F6583">
                <w:rPr>
                  <w:rFonts w:ascii="Calibri" w:eastAsia="Times New Roman" w:hAnsi="Calibri" w:cs="Calibri"/>
                  <w:color w:val="000000"/>
                </w:rPr>
                <w:t>0.25</w:t>
              </w:r>
            </w:ins>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ins w:id="1896" w:author="Stefanie Lane" w:date="2022-05-12T12:10:00Z"/>
                <w:rFonts w:ascii="Calibri" w:eastAsia="Times New Roman" w:hAnsi="Calibri" w:cs="Calibri"/>
                <w:color w:val="000000"/>
              </w:rPr>
            </w:pPr>
            <w:ins w:id="1897" w:author="Stefanie Lane" w:date="2022-05-12T12:10:00Z">
              <w:r w:rsidRPr="004F6583">
                <w:rPr>
                  <w:rFonts w:ascii="Calibri" w:eastAsia="Times New Roman" w:hAnsi="Calibri" w:cs="Calibri"/>
                  <w:color w:val="000000"/>
                </w:rPr>
                <w:t>+</w:t>
              </w:r>
            </w:ins>
          </w:p>
        </w:tc>
      </w:tr>
      <w:tr w:rsidR="004F6583" w:rsidRPr="004F6583" w14:paraId="3A0D4804" w14:textId="77777777" w:rsidTr="004F6583">
        <w:trPr>
          <w:trHeight w:val="290"/>
          <w:ins w:id="1898" w:author="Stefanie Lane" w:date="2022-05-12T12:10:00Z"/>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ins w:id="189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ins w:id="1900" w:author="Stefanie Lane" w:date="2022-05-12T12:10:00Z"/>
                <w:rFonts w:ascii="Arial" w:eastAsia="Times New Roman" w:hAnsi="Arial" w:cs="Arial"/>
                <w:i/>
                <w:iCs/>
                <w:sz w:val="20"/>
                <w:szCs w:val="20"/>
              </w:rPr>
            </w:pPr>
            <w:ins w:id="1901"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ins w:id="1902" w:author="Stefanie Lane" w:date="2022-05-12T12:10:00Z"/>
                <w:rFonts w:ascii="Calibri" w:eastAsia="Times New Roman" w:hAnsi="Calibri" w:cs="Calibri"/>
                <w:color w:val="000000"/>
              </w:rPr>
            </w:pPr>
            <w:ins w:id="190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ins w:id="1904" w:author="Stefanie Lane" w:date="2022-05-12T12:10:00Z"/>
                <w:rFonts w:ascii="Calibri" w:eastAsia="Times New Roman" w:hAnsi="Calibri" w:cs="Calibri"/>
                <w:color w:val="000000"/>
              </w:rPr>
            </w:pPr>
            <w:ins w:id="1905"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ins w:id="1906" w:author="Stefanie Lane" w:date="2022-05-12T12:10:00Z"/>
                <w:rFonts w:ascii="Calibri" w:eastAsia="Times New Roman" w:hAnsi="Calibri" w:cs="Calibri"/>
                <w:color w:val="000000"/>
              </w:rPr>
            </w:pPr>
            <w:ins w:id="190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ins w:id="1908" w:author="Stefanie Lane" w:date="2022-05-12T12:10:00Z"/>
                <w:rFonts w:ascii="Calibri" w:eastAsia="Times New Roman" w:hAnsi="Calibri" w:cs="Calibri"/>
                <w:color w:val="000000"/>
              </w:rPr>
            </w:pPr>
            <w:ins w:id="1909" w:author="Stefanie Lane" w:date="2022-05-12T12:10:00Z">
              <w:r w:rsidRPr="004F6583">
                <w:rPr>
                  <w:rFonts w:ascii="Calibri" w:eastAsia="Times New Roman" w:hAnsi="Calibri" w:cs="Calibri"/>
                  <w:color w:val="000000"/>
                </w:rPr>
                <w:t> </w:t>
              </w:r>
            </w:ins>
          </w:p>
        </w:tc>
      </w:tr>
      <w:tr w:rsidR="004F6583" w:rsidRPr="004F6583" w14:paraId="6A9469E4" w14:textId="77777777" w:rsidTr="004F6583">
        <w:trPr>
          <w:trHeight w:val="290"/>
          <w:ins w:id="1910" w:author="Stefanie Lane" w:date="2022-05-12T12:10:00Z"/>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ins w:id="191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ins w:id="1912" w:author="Stefanie Lane" w:date="2022-05-12T12:10:00Z"/>
                <w:rFonts w:ascii="Arial" w:eastAsia="Times New Roman" w:hAnsi="Arial" w:cs="Arial"/>
                <w:i/>
                <w:iCs/>
                <w:sz w:val="20"/>
                <w:szCs w:val="20"/>
              </w:rPr>
            </w:pPr>
            <w:ins w:id="1913"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variegatum</w:t>
              </w:r>
              <w:proofErr w:type="spellEnd"/>
            </w:ins>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ins w:id="1914" w:author="Stefanie Lane" w:date="2022-05-12T12:10:00Z"/>
                <w:rFonts w:ascii="Calibri" w:eastAsia="Times New Roman" w:hAnsi="Calibri" w:cs="Calibri"/>
                <w:color w:val="000000"/>
              </w:rPr>
            </w:pPr>
            <w:ins w:id="191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ins w:id="1916" w:author="Stefanie Lane" w:date="2022-05-12T12:10:00Z"/>
                <w:rFonts w:ascii="Calibri" w:eastAsia="Times New Roman" w:hAnsi="Calibri" w:cs="Calibri"/>
                <w:color w:val="000000"/>
              </w:rPr>
            </w:pPr>
            <w:ins w:id="1917"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ins w:id="1918" w:author="Stefanie Lane" w:date="2022-05-12T12:10:00Z"/>
                <w:rFonts w:ascii="Calibri" w:eastAsia="Times New Roman" w:hAnsi="Calibri" w:cs="Calibri"/>
                <w:color w:val="000000"/>
              </w:rPr>
            </w:pPr>
            <w:ins w:id="191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ins w:id="1920" w:author="Stefanie Lane" w:date="2022-05-12T12:10:00Z"/>
                <w:rFonts w:ascii="Calibri" w:eastAsia="Times New Roman" w:hAnsi="Calibri" w:cs="Calibri"/>
                <w:color w:val="000000"/>
              </w:rPr>
            </w:pPr>
            <w:ins w:id="1921" w:author="Stefanie Lane" w:date="2022-05-12T12:10:00Z">
              <w:r w:rsidRPr="004F6583">
                <w:rPr>
                  <w:rFonts w:ascii="Calibri" w:eastAsia="Times New Roman" w:hAnsi="Calibri" w:cs="Calibri"/>
                  <w:color w:val="000000"/>
                </w:rPr>
                <w:t> </w:t>
              </w:r>
            </w:ins>
          </w:p>
        </w:tc>
      </w:tr>
      <w:tr w:rsidR="004F6583" w:rsidRPr="004F6583" w14:paraId="6AD628D5" w14:textId="77777777" w:rsidTr="004F6583">
        <w:trPr>
          <w:trHeight w:val="290"/>
          <w:ins w:id="1922" w:author="Stefanie Lane" w:date="2022-05-12T12:10:00Z"/>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ins w:id="192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ins w:id="1924" w:author="Stefanie Lane" w:date="2022-05-12T12:10:00Z"/>
                <w:rFonts w:ascii="Arial" w:eastAsia="Times New Roman" w:hAnsi="Arial" w:cs="Arial"/>
                <w:i/>
                <w:iCs/>
                <w:sz w:val="20"/>
                <w:szCs w:val="20"/>
              </w:rPr>
            </w:pPr>
            <w:ins w:id="1925"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ins w:id="1926" w:author="Stefanie Lane" w:date="2022-05-12T12:10:00Z"/>
                <w:rFonts w:ascii="Calibri" w:eastAsia="Times New Roman" w:hAnsi="Calibri" w:cs="Calibri"/>
                <w:color w:val="000000"/>
              </w:rPr>
            </w:pPr>
            <w:ins w:id="192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ins w:id="1928" w:author="Stefanie Lane" w:date="2022-05-12T12:10:00Z"/>
                <w:rFonts w:ascii="Calibri" w:eastAsia="Times New Roman" w:hAnsi="Calibri" w:cs="Calibri"/>
                <w:color w:val="000000"/>
              </w:rPr>
            </w:pPr>
            <w:ins w:id="1929"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ins w:id="1930" w:author="Stefanie Lane" w:date="2022-05-12T12:10:00Z"/>
                <w:rFonts w:ascii="Calibri" w:eastAsia="Times New Roman" w:hAnsi="Calibri" w:cs="Calibri"/>
                <w:color w:val="000000"/>
              </w:rPr>
            </w:pPr>
            <w:ins w:id="1931"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ins w:id="1932" w:author="Stefanie Lane" w:date="2022-05-12T12:10:00Z"/>
                <w:rFonts w:ascii="Calibri" w:eastAsia="Times New Roman" w:hAnsi="Calibri" w:cs="Calibri"/>
                <w:color w:val="000000"/>
              </w:rPr>
            </w:pPr>
            <w:ins w:id="1933" w:author="Stefanie Lane" w:date="2022-05-12T12:10:00Z">
              <w:r w:rsidRPr="004F6583">
                <w:rPr>
                  <w:rFonts w:ascii="Calibri" w:eastAsia="Times New Roman" w:hAnsi="Calibri" w:cs="Calibri"/>
                  <w:color w:val="000000"/>
                </w:rPr>
                <w:t> </w:t>
              </w:r>
            </w:ins>
          </w:p>
        </w:tc>
      </w:tr>
      <w:tr w:rsidR="004F6583" w:rsidRPr="004F6583" w14:paraId="313C870B" w14:textId="77777777" w:rsidTr="004F6583">
        <w:trPr>
          <w:trHeight w:val="290"/>
          <w:ins w:id="1934" w:author="Stefanie Lane" w:date="2022-05-12T12:10:00Z"/>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ins w:id="193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ins w:id="1936" w:author="Stefanie Lane" w:date="2022-05-12T12:10:00Z"/>
                <w:rFonts w:ascii="Calibri" w:eastAsia="Times New Roman" w:hAnsi="Calibri" w:cs="Calibri"/>
                <w:i/>
                <w:iCs/>
                <w:color w:val="000000"/>
              </w:rPr>
            </w:pPr>
            <w:proofErr w:type="spellStart"/>
            <w:ins w:id="1937"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ins w:id="1938" w:author="Stefanie Lane" w:date="2022-05-12T12:10:00Z"/>
                <w:rFonts w:ascii="Calibri" w:eastAsia="Times New Roman" w:hAnsi="Calibri" w:cs="Calibri"/>
                <w:color w:val="000000"/>
              </w:rPr>
            </w:pPr>
            <w:ins w:id="193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ins w:id="1940" w:author="Stefanie Lane" w:date="2022-05-12T12:10:00Z"/>
                <w:rFonts w:ascii="Calibri" w:eastAsia="Times New Roman" w:hAnsi="Calibri" w:cs="Calibri"/>
                <w:color w:val="000000"/>
              </w:rPr>
            </w:pPr>
            <w:ins w:id="1941"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ins w:id="1942" w:author="Stefanie Lane" w:date="2022-05-12T12:10:00Z"/>
                <w:rFonts w:ascii="Calibri" w:eastAsia="Times New Roman" w:hAnsi="Calibri" w:cs="Calibri"/>
                <w:color w:val="000000"/>
              </w:rPr>
            </w:pPr>
            <w:ins w:id="194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ins w:id="1944" w:author="Stefanie Lane" w:date="2022-05-12T12:10:00Z"/>
                <w:rFonts w:ascii="Calibri" w:eastAsia="Times New Roman" w:hAnsi="Calibri" w:cs="Calibri"/>
                <w:color w:val="000000"/>
              </w:rPr>
            </w:pPr>
            <w:ins w:id="1945" w:author="Stefanie Lane" w:date="2022-05-12T12:10:00Z">
              <w:r w:rsidRPr="004F6583">
                <w:rPr>
                  <w:rFonts w:ascii="Calibri" w:eastAsia="Times New Roman" w:hAnsi="Calibri" w:cs="Calibri"/>
                  <w:color w:val="000000"/>
                </w:rPr>
                <w:t> </w:t>
              </w:r>
            </w:ins>
          </w:p>
        </w:tc>
      </w:tr>
      <w:tr w:rsidR="004F6583" w:rsidRPr="004F6583" w14:paraId="7B8ACC8B" w14:textId="77777777" w:rsidTr="004F6583">
        <w:trPr>
          <w:trHeight w:val="290"/>
          <w:ins w:id="1946" w:author="Stefanie Lane" w:date="2022-05-12T12:10:00Z"/>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ins w:id="194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ins w:id="1948" w:author="Stefanie Lane" w:date="2022-05-12T12:10:00Z"/>
                <w:rFonts w:ascii="Arial" w:eastAsia="Times New Roman" w:hAnsi="Arial" w:cs="Arial"/>
                <w:i/>
                <w:iCs/>
                <w:sz w:val="20"/>
                <w:szCs w:val="20"/>
              </w:rPr>
            </w:pPr>
            <w:ins w:id="1949" w:author="Stefanie Lane" w:date="2022-05-12T12:10:00Z">
              <w:r w:rsidRPr="004F6583">
                <w:rPr>
                  <w:rFonts w:ascii="Arial" w:eastAsia="Times New Roman" w:hAnsi="Arial" w:cs="Arial"/>
                  <w:i/>
                  <w:iCs/>
                  <w:sz w:val="20"/>
                  <w:szCs w:val="2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ins w:id="1950" w:author="Stefanie Lane" w:date="2022-05-12T12:10:00Z"/>
                <w:rFonts w:ascii="Calibri" w:eastAsia="Times New Roman" w:hAnsi="Calibri" w:cs="Calibri"/>
                <w:color w:val="000000"/>
              </w:rPr>
            </w:pPr>
            <w:ins w:id="195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ins w:id="1952" w:author="Stefanie Lane" w:date="2022-05-12T12:10:00Z"/>
                <w:rFonts w:ascii="Calibri" w:eastAsia="Times New Roman" w:hAnsi="Calibri" w:cs="Calibri"/>
                <w:color w:val="000000"/>
              </w:rPr>
            </w:pPr>
            <w:ins w:id="1953" w:author="Stefanie Lane" w:date="2022-05-12T12:10:00Z">
              <w:r w:rsidRPr="004F6583">
                <w:rPr>
                  <w:rFonts w:ascii="Calibri" w:eastAsia="Times New Roman" w:hAnsi="Calibri" w:cs="Calibri"/>
                  <w:color w:val="000000"/>
                </w:rPr>
                <w:t>0.50</w:t>
              </w:r>
            </w:ins>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ins w:id="1954" w:author="Stefanie Lane" w:date="2022-05-12T12:10:00Z"/>
                <w:rFonts w:ascii="Calibri" w:eastAsia="Times New Roman" w:hAnsi="Calibri" w:cs="Calibri"/>
                <w:color w:val="000000"/>
              </w:rPr>
            </w:pPr>
            <w:ins w:id="195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ins w:id="1956" w:author="Stefanie Lane" w:date="2022-05-12T12:10:00Z"/>
                <w:rFonts w:ascii="Calibri" w:eastAsia="Times New Roman" w:hAnsi="Calibri" w:cs="Calibri"/>
                <w:color w:val="000000"/>
              </w:rPr>
            </w:pPr>
            <w:ins w:id="1957" w:author="Stefanie Lane" w:date="2022-05-12T12:10:00Z">
              <w:r w:rsidRPr="004F6583">
                <w:rPr>
                  <w:rFonts w:ascii="Calibri" w:eastAsia="Times New Roman" w:hAnsi="Calibri" w:cs="Calibri"/>
                  <w:color w:val="000000"/>
                </w:rPr>
                <w:t> </w:t>
              </w:r>
            </w:ins>
          </w:p>
        </w:tc>
      </w:tr>
      <w:tr w:rsidR="004F6583" w:rsidRPr="004F6583" w14:paraId="4800541C" w14:textId="77777777" w:rsidTr="004F6583">
        <w:trPr>
          <w:trHeight w:val="290"/>
          <w:ins w:id="1958" w:author="Stefanie Lane" w:date="2022-05-12T12:10:00Z"/>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ins w:id="195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ins w:id="1960" w:author="Stefanie Lane" w:date="2022-05-12T12:10:00Z"/>
                <w:rFonts w:ascii="Calibri" w:eastAsia="Times New Roman" w:hAnsi="Calibri" w:cs="Calibri"/>
                <w:color w:val="000000"/>
              </w:rPr>
            </w:pPr>
            <w:proofErr w:type="spellStart"/>
            <w:ins w:id="1961" w:author="Stefanie Lane" w:date="2022-05-12T12:10:00Z">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ins>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ins w:id="1962" w:author="Stefanie Lane" w:date="2022-05-12T12:10:00Z"/>
                <w:rFonts w:ascii="Calibri" w:eastAsia="Times New Roman" w:hAnsi="Calibri" w:cs="Calibri"/>
                <w:color w:val="000000"/>
              </w:rPr>
            </w:pPr>
            <w:ins w:id="196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ins w:id="1964" w:author="Stefanie Lane" w:date="2022-05-12T12:10:00Z"/>
                <w:rFonts w:ascii="Calibri" w:eastAsia="Times New Roman" w:hAnsi="Calibri" w:cs="Calibri"/>
                <w:color w:val="000000"/>
              </w:rPr>
            </w:pPr>
            <w:ins w:id="1965"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ins w:id="1966" w:author="Stefanie Lane" w:date="2022-05-12T12:10:00Z"/>
                <w:rFonts w:ascii="Calibri" w:eastAsia="Times New Roman" w:hAnsi="Calibri" w:cs="Calibri"/>
                <w:color w:val="000000"/>
              </w:rPr>
            </w:pPr>
            <w:ins w:id="196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ins w:id="1968" w:author="Stefanie Lane" w:date="2022-05-12T12:10:00Z"/>
                <w:rFonts w:ascii="Calibri" w:eastAsia="Times New Roman" w:hAnsi="Calibri" w:cs="Calibri"/>
                <w:color w:val="000000"/>
              </w:rPr>
            </w:pPr>
            <w:ins w:id="1969" w:author="Stefanie Lane" w:date="2022-05-12T12:10:00Z">
              <w:r w:rsidRPr="004F6583">
                <w:rPr>
                  <w:rFonts w:ascii="Calibri" w:eastAsia="Times New Roman" w:hAnsi="Calibri" w:cs="Calibri"/>
                  <w:color w:val="000000"/>
                </w:rPr>
                <w:t> </w:t>
              </w:r>
            </w:ins>
          </w:p>
        </w:tc>
      </w:tr>
      <w:tr w:rsidR="004F6583" w:rsidRPr="004F6583" w14:paraId="5353CE10" w14:textId="77777777" w:rsidTr="004F6583">
        <w:trPr>
          <w:trHeight w:val="290"/>
          <w:ins w:id="1970" w:author="Stefanie Lane" w:date="2022-05-12T12:10:00Z"/>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ins w:id="197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ins w:id="1972" w:author="Stefanie Lane" w:date="2022-05-12T12:10:00Z"/>
                <w:rFonts w:ascii="Arial" w:eastAsia="Times New Roman" w:hAnsi="Arial" w:cs="Arial"/>
                <w:i/>
                <w:iCs/>
                <w:sz w:val="20"/>
                <w:szCs w:val="20"/>
              </w:rPr>
            </w:pPr>
            <w:proofErr w:type="spellStart"/>
            <w:ins w:id="1973"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ins w:id="1974" w:author="Stefanie Lane" w:date="2022-05-12T12:10:00Z"/>
                <w:rFonts w:ascii="Calibri" w:eastAsia="Times New Roman" w:hAnsi="Calibri" w:cs="Calibri"/>
                <w:color w:val="000000"/>
              </w:rPr>
            </w:pPr>
            <w:ins w:id="197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ins w:id="1976" w:author="Stefanie Lane" w:date="2022-05-12T12:10:00Z"/>
                <w:rFonts w:ascii="Calibri" w:eastAsia="Times New Roman" w:hAnsi="Calibri" w:cs="Calibri"/>
                <w:color w:val="000000"/>
              </w:rPr>
            </w:pPr>
            <w:ins w:id="1977"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ins w:id="1978" w:author="Stefanie Lane" w:date="2022-05-12T12:10:00Z"/>
                <w:rFonts w:ascii="Calibri" w:eastAsia="Times New Roman" w:hAnsi="Calibri" w:cs="Calibri"/>
                <w:color w:val="000000"/>
              </w:rPr>
            </w:pPr>
            <w:ins w:id="197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ins w:id="1980" w:author="Stefanie Lane" w:date="2022-05-12T12:10:00Z"/>
                <w:rFonts w:ascii="Calibri" w:eastAsia="Times New Roman" w:hAnsi="Calibri" w:cs="Calibri"/>
                <w:color w:val="000000"/>
              </w:rPr>
            </w:pPr>
            <w:ins w:id="1981" w:author="Stefanie Lane" w:date="2022-05-12T12:10:00Z">
              <w:r w:rsidRPr="004F6583">
                <w:rPr>
                  <w:rFonts w:ascii="Calibri" w:eastAsia="Times New Roman" w:hAnsi="Calibri" w:cs="Calibri"/>
                  <w:color w:val="000000"/>
                </w:rPr>
                <w:t> </w:t>
              </w:r>
            </w:ins>
          </w:p>
        </w:tc>
      </w:tr>
      <w:tr w:rsidR="004F6583" w:rsidRPr="004F6583" w14:paraId="5F8986E1" w14:textId="77777777" w:rsidTr="004F6583">
        <w:trPr>
          <w:trHeight w:val="580"/>
          <w:ins w:id="1982" w:author="Stefanie Lane" w:date="2022-05-12T12:10:00Z"/>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ins w:id="1983" w:author="Stefanie Lane" w:date="2022-05-12T12:10:00Z"/>
                <w:rFonts w:ascii="Calibri" w:eastAsia="Times New Roman" w:hAnsi="Calibri" w:cs="Calibri"/>
                <w:b/>
                <w:bCs/>
                <w:color w:val="000000"/>
              </w:rPr>
            </w:pPr>
            <w:ins w:id="1984" w:author="Stefanie Lane" w:date="2022-05-12T12:10:00Z">
              <w:r w:rsidRPr="004F6583">
                <w:rPr>
                  <w:rFonts w:ascii="Calibri" w:eastAsia="Times New Roman" w:hAnsi="Calibri" w:cs="Calibri"/>
                  <w:b/>
                  <w:bCs/>
                  <w:color w:val="000000"/>
                </w:rPr>
                <w:t>Assemblage</w:t>
              </w:r>
            </w:ins>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ins w:id="1985" w:author="Stefanie Lane" w:date="2022-05-12T12:10:00Z"/>
                <w:rFonts w:ascii="Calibri" w:eastAsia="Times New Roman" w:hAnsi="Calibri" w:cs="Calibri"/>
                <w:b/>
                <w:bCs/>
                <w:color w:val="000000"/>
              </w:rPr>
            </w:pPr>
            <w:ins w:id="1986" w:author="Stefanie Lane" w:date="2022-05-12T12:10:00Z">
              <w:r w:rsidRPr="004F6583">
                <w:rPr>
                  <w:rFonts w:ascii="Calibri" w:eastAsia="Times New Roman" w:hAnsi="Calibri" w:cs="Calibri"/>
                  <w:b/>
                  <w:bCs/>
                  <w:color w:val="000000"/>
                </w:rPr>
                <w:t>Species</w:t>
              </w:r>
            </w:ins>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ins w:id="1987" w:author="Stefanie Lane" w:date="2022-05-12T12:10:00Z"/>
                <w:rFonts w:ascii="Calibri" w:eastAsia="Times New Roman" w:hAnsi="Calibri" w:cs="Calibri"/>
                <w:b/>
                <w:bCs/>
                <w:color w:val="000000"/>
              </w:rPr>
            </w:pPr>
            <w:ins w:id="1988" w:author="Stefanie Lane" w:date="2022-05-12T12:10:00Z">
              <w:r w:rsidRPr="004F6583">
                <w:rPr>
                  <w:rFonts w:ascii="Calibri" w:eastAsia="Times New Roman" w:hAnsi="Calibri" w:cs="Calibri"/>
                  <w:b/>
                  <w:bCs/>
                  <w:color w:val="000000"/>
                </w:rPr>
                <w:t>1979</w:t>
              </w:r>
            </w:ins>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ins w:id="1989" w:author="Stefanie Lane" w:date="2022-05-12T12:10:00Z"/>
                <w:rFonts w:ascii="Calibri" w:eastAsia="Times New Roman" w:hAnsi="Calibri" w:cs="Calibri"/>
                <w:b/>
                <w:bCs/>
                <w:color w:val="000000"/>
              </w:rPr>
            </w:pPr>
            <w:ins w:id="1990" w:author="Stefanie Lane" w:date="2022-05-12T12:10:00Z">
              <w:r w:rsidRPr="004F6583">
                <w:rPr>
                  <w:rFonts w:ascii="Calibri" w:eastAsia="Times New Roman" w:hAnsi="Calibri" w:cs="Calibri"/>
                  <w:b/>
                  <w:bCs/>
                  <w:color w:val="000000"/>
                </w:rPr>
                <w:t>1999</w:t>
              </w:r>
            </w:ins>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ins w:id="1991" w:author="Stefanie Lane" w:date="2022-05-12T12:10:00Z"/>
                <w:rFonts w:ascii="Calibri" w:eastAsia="Times New Roman" w:hAnsi="Calibri" w:cs="Calibri"/>
                <w:b/>
                <w:bCs/>
                <w:color w:val="000000"/>
              </w:rPr>
            </w:pPr>
            <w:ins w:id="1992"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ins w:id="1993" w:author="Stefanie Lane" w:date="2022-05-12T12:10:00Z"/>
                <w:rFonts w:ascii="Calibri" w:eastAsia="Times New Roman" w:hAnsi="Calibri" w:cs="Calibri"/>
                <w:b/>
                <w:bCs/>
                <w:color w:val="000000"/>
              </w:rPr>
            </w:pPr>
            <w:ins w:id="1994" w:author="Stefanie Lane" w:date="2022-05-12T12:10:00Z">
              <w:r w:rsidRPr="004F6583">
                <w:rPr>
                  <w:rFonts w:ascii="Calibri" w:eastAsia="Times New Roman" w:hAnsi="Calibri" w:cs="Calibri"/>
                  <w:b/>
                  <w:bCs/>
                  <w:color w:val="000000"/>
                </w:rPr>
                <w:t>Percent Change 1979-2019</w:t>
              </w:r>
            </w:ins>
          </w:p>
        </w:tc>
      </w:tr>
      <w:tr w:rsidR="004F6583" w:rsidRPr="004F6583" w14:paraId="72C472A9" w14:textId="77777777" w:rsidTr="004F6583">
        <w:trPr>
          <w:trHeight w:val="290"/>
          <w:ins w:id="1995" w:author="Stefanie Lane" w:date="2022-05-12T12:10:00Z"/>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ins w:id="1996" w:author="Stefanie Lane" w:date="2022-05-12T12:10:00Z"/>
                <w:rFonts w:ascii="Calibri" w:eastAsia="Times New Roman" w:hAnsi="Calibri" w:cs="Calibri"/>
                <w:color w:val="000000"/>
              </w:rPr>
            </w:pPr>
            <w:ins w:id="1997" w:author="Stefanie Lane" w:date="2022-05-12T12:10:00Z">
              <w:r w:rsidRPr="004F6583">
                <w:rPr>
                  <w:rFonts w:ascii="Calibri" w:eastAsia="Times New Roman" w:hAnsi="Calibri" w:cs="Calibri"/>
                  <w:color w:val="000000"/>
                </w:rPr>
                <w:t>Fescue</w:t>
              </w:r>
            </w:ins>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ins w:id="1998" w:author="Stefanie Lane" w:date="2022-05-12T12:10:00Z"/>
                <w:rFonts w:ascii="Arial" w:eastAsia="Times New Roman" w:hAnsi="Arial" w:cs="Arial"/>
                <w:i/>
                <w:iCs/>
                <w:sz w:val="20"/>
                <w:szCs w:val="20"/>
              </w:rPr>
            </w:pPr>
            <w:proofErr w:type="spellStart"/>
            <w:ins w:id="1999"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ins w:id="2000" w:author="Stefanie Lane" w:date="2022-05-12T12:10:00Z"/>
                <w:rFonts w:ascii="Calibri" w:eastAsia="Times New Roman" w:hAnsi="Calibri" w:cs="Calibri"/>
                <w:color w:val="000000"/>
              </w:rPr>
            </w:pPr>
            <w:ins w:id="2001"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ins w:id="2002" w:author="Stefanie Lane" w:date="2022-05-12T12:10:00Z"/>
                <w:rFonts w:ascii="Calibri" w:eastAsia="Times New Roman" w:hAnsi="Calibri" w:cs="Calibri"/>
                <w:color w:val="000000"/>
              </w:rPr>
            </w:pPr>
            <w:ins w:id="2003" w:author="Stefanie Lane" w:date="2022-05-12T12:10:00Z">
              <w:r w:rsidRPr="004F6583">
                <w:rPr>
                  <w:rFonts w:ascii="Calibri" w:eastAsia="Times New Roman" w:hAnsi="Calibri" w:cs="Calibri"/>
                  <w:color w:val="000000"/>
                </w:rPr>
                <w:t>0.18</w:t>
              </w:r>
            </w:ins>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ins w:id="2004" w:author="Stefanie Lane" w:date="2022-05-12T12:10:00Z"/>
                <w:rFonts w:ascii="Calibri" w:eastAsia="Times New Roman" w:hAnsi="Calibri" w:cs="Calibri"/>
                <w:color w:val="000000"/>
              </w:rPr>
            </w:pPr>
            <w:ins w:id="200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ins w:id="2006" w:author="Stefanie Lane" w:date="2022-05-12T12:10:00Z"/>
                <w:rFonts w:ascii="Calibri" w:eastAsia="Times New Roman" w:hAnsi="Calibri" w:cs="Calibri"/>
                <w:color w:val="000000"/>
              </w:rPr>
            </w:pPr>
            <w:ins w:id="2007" w:author="Stefanie Lane" w:date="2022-05-12T12:10:00Z">
              <w:r w:rsidRPr="004F6583">
                <w:rPr>
                  <w:rFonts w:ascii="Calibri" w:eastAsia="Times New Roman" w:hAnsi="Calibri" w:cs="Calibri"/>
                  <w:color w:val="000000"/>
                </w:rPr>
                <w:t>-100.00</w:t>
              </w:r>
            </w:ins>
          </w:p>
        </w:tc>
      </w:tr>
      <w:tr w:rsidR="004F6583" w:rsidRPr="004F6583" w14:paraId="45D8D165" w14:textId="77777777" w:rsidTr="004F6583">
        <w:trPr>
          <w:trHeight w:val="290"/>
          <w:ins w:id="2008" w:author="Stefanie Lane" w:date="2022-05-12T12:10:00Z"/>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ins w:id="2009"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ins w:id="2010" w:author="Stefanie Lane" w:date="2022-05-12T12:10:00Z"/>
                <w:rFonts w:ascii="Arial" w:eastAsia="Times New Roman" w:hAnsi="Arial" w:cs="Arial"/>
                <w:i/>
                <w:iCs/>
                <w:sz w:val="20"/>
                <w:szCs w:val="20"/>
              </w:rPr>
            </w:pPr>
            <w:ins w:id="2011" w:author="Stefanie Lane" w:date="2022-05-12T12:10:00Z">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ins w:id="2012" w:author="Stefanie Lane" w:date="2022-05-12T12:10:00Z"/>
                <w:rFonts w:ascii="Calibri" w:eastAsia="Times New Roman" w:hAnsi="Calibri" w:cs="Calibri"/>
                <w:color w:val="000000"/>
              </w:rPr>
            </w:pPr>
            <w:ins w:id="2013"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ins w:id="2014" w:author="Stefanie Lane" w:date="2022-05-12T12:10:00Z"/>
                <w:rFonts w:ascii="Calibri" w:eastAsia="Times New Roman" w:hAnsi="Calibri" w:cs="Calibri"/>
                <w:color w:val="000000"/>
              </w:rPr>
            </w:pPr>
            <w:ins w:id="201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ins w:id="2016" w:author="Stefanie Lane" w:date="2022-05-12T12:10:00Z"/>
                <w:rFonts w:ascii="Calibri" w:eastAsia="Times New Roman" w:hAnsi="Calibri" w:cs="Calibri"/>
                <w:color w:val="000000"/>
              </w:rPr>
            </w:pPr>
            <w:ins w:id="2017"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ins w:id="2018" w:author="Stefanie Lane" w:date="2022-05-12T12:10:00Z"/>
                <w:rFonts w:ascii="Calibri" w:eastAsia="Times New Roman" w:hAnsi="Calibri" w:cs="Calibri"/>
                <w:color w:val="000000"/>
              </w:rPr>
            </w:pPr>
            <w:ins w:id="2019" w:author="Stefanie Lane" w:date="2022-05-12T12:10:00Z">
              <w:r w:rsidRPr="004F6583">
                <w:rPr>
                  <w:rFonts w:ascii="Calibri" w:eastAsia="Times New Roman" w:hAnsi="Calibri" w:cs="Calibri"/>
                  <w:color w:val="000000"/>
                </w:rPr>
                <w:t>-100.00</w:t>
              </w:r>
            </w:ins>
          </w:p>
        </w:tc>
      </w:tr>
      <w:tr w:rsidR="004F6583" w:rsidRPr="004F6583" w14:paraId="6624714D" w14:textId="77777777" w:rsidTr="004F6583">
        <w:trPr>
          <w:trHeight w:val="290"/>
          <w:ins w:id="2020" w:author="Stefanie Lane" w:date="2022-05-12T12:10:00Z"/>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ins w:id="202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ins w:id="2022" w:author="Stefanie Lane" w:date="2022-05-12T12:10:00Z"/>
                <w:rFonts w:ascii="Arial" w:eastAsia="Times New Roman" w:hAnsi="Arial" w:cs="Arial"/>
                <w:i/>
                <w:iCs/>
                <w:sz w:val="20"/>
                <w:szCs w:val="20"/>
              </w:rPr>
            </w:pPr>
            <w:proofErr w:type="spellStart"/>
            <w:ins w:id="2023"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ins w:id="2024" w:author="Stefanie Lane" w:date="2022-05-12T12:10:00Z"/>
                <w:rFonts w:ascii="Calibri" w:eastAsia="Times New Roman" w:hAnsi="Calibri" w:cs="Calibri"/>
                <w:color w:val="000000"/>
              </w:rPr>
            </w:pPr>
            <w:ins w:id="2025" w:author="Stefanie Lane" w:date="2022-05-12T12:10:00Z">
              <w:r w:rsidRPr="004F6583">
                <w:rPr>
                  <w:rFonts w:ascii="Calibri" w:eastAsia="Times New Roman" w:hAnsi="Calibri" w:cs="Calibri"/>
                  <w:color w:val="000000"/>
                </w:rPr>
                <w:t>0.21</w:t>
              </w:r>
            </w:ins>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ins w:id="2026" w:author="Stefanie Lane" w:date="2022-05-12T12:10:00Z"/>
                <w:rFonts w:ascii="Calibri" w:eastAsia="Times New Roman" w:hAnsi="Calibri" w:cs="Calibri"/>
                <w:color w:val="000000"/>
              </w:rPr>
            </w:pPr>
            <w:ins w:id="2027" w:author="Stefanie Lane" w:date="2022-05-12T12:10:00Z">
              <w:r w:rsidRPr="004F6583">
                <w:rPr>
                  <w:rFonts w:ascii="Calibri" w:eastAsia="Times New Roman" w:hAnsi="Calibri" w:cs="Calibri"/>
                  <w:color w:val="000000"/>
                </w:rPr>
                <w:t>0.52</w:t>
              </w:r>
            </w:ins>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ins w:id="2028" w:author="Stefanie Lane" w:date="2022-05-12T12:10:00Z"/>
                <w:rFonts w:ascii="Calibri" w:eastAsia="Times New Roman" w:hAnsi="Calibri" w:cs="Calibri"/>
                <w:color w:val="000000"/>
              </w:rPr>
            </w:pPr>
            <w:ins w:id="202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ins w:id="2030" w:author="Stefanie Lane" w:date="2022-05-12T12:10:00Z"/>
                <w:rFonts w:ascii="Calibri" w:eastAsia="Times New Roman" w:hAnsi="Calibri" w:cs="Calibri"/>
                <w:color w:val="000000"/>
              </w:rPr>
            </w:pPr>
            <w:ins w:id="2031" w:author="Stefanie Lane" w:date="2022-05-12T12:10:00Z">
              <w:r w:rsidRPr="004F6583">
                <w:rPr>
                  <w:rFonts w:ascii="Calibri" w:eastAsia="Times New Roman" w:hAnsi="Calibri" w:cs="Calibri"/>
                  <w:color w:val="000000"/>
                </w:rPr>
                <w:t>-100.00</w:t>
              </w:r>
            </w:ins>
          </w:p>
        </w:tc>
      </w:tr>
      <w:tr w:rsidR="004F6583" w:rsidRPr="004F6583" w14:paraId="304D8273" w14:textId="77777777" w:rsidTr="004F6583">
        <w:trPr>
          <w:trHeight w:val="290"/>
          <w:ins w:id="2032" w:author="Stefanie Lane" w:date="2022-05-12T12:10:00Z"/>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ins w:id="203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ins w:id="2034" w:author="Stefanie Lane" w:date="2022-05-12T12:10:00Z"/>
                <w:rFonts w:ascii="Arial" w:eastAsia="Times New Roman" w:hAnsi="Arial" w:cs="Arial"/>
                <w:i/>
                <w:iCs/>
                <w:sz w:val="20"/>
                <w:szCs w:val="20"/>
              </w:rPr>
            </w:pPr>
            <w:proofErr w:type="spellStart"/>
            <w:ins w:id="2035"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ins w:id="2036" w:author="Stefanie Lane" w:date="2022-05-12T12:10:00Z"/>
                <w:rFonts w:ascii="Calibri" w:eastAsia="Times New Roman" w:hAnsi="Calibri" w:cs="Calibri"/>
                <w:color w:val="000000"/>
              </w:rPr>
            </w:pPr>
            <w:ins w:id="2037" w:author="Stefanie Lane" w:date="2022-05-12T12:10:00Z">
              <w:r w:rsidRPr="004F6583">
                <w:rPr>
                  <w:rFonts w:ascii="Calibri" w:eastAsia="Times New Roman" w:hAnsi="Calibri" w:cs="Calibri"/>
                  <w:color w:val="000000"/>
                </w:rPr>
                <w:t>0.62</w:t>
              </w:r>
            </w:ins>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ins w:id="2038" w:author="Stefanie Lane" w:date="2022-05-12T12:10:00Z"/>
                <w:rFonts w:ascii="Calibri" w:eastAsia="Times New Roman" w:hAnsi="Calibri" w:cs="Calibri"/>
                <w:color w:val="000000"/>
              </w:rPr>
            </w:pPr>
            <w:ins w:id="2039"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ins w:id="2040" w:author="Stefanie Lane" w:date="2022-05-12T12:10:00Z"/>
                <w:rFonts w:ascii="Calibri" w:eastAsia="Times New Roman" w:hAnsi="Calibri" w:cs="Calibri"/>
                <w:color w:val="000000"/>
              </w:rPr>
            </w:pPr>
            <w:ins w:id="2041"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ins w:id="2042" w:author="Stefanie Lane" w:date="2022-05-12T12:10:00Z"/>
                <w:rFonts w:ascii="Calibri" w:eastAsia="Times New Roman" w:hAnsi="Calibri" w:cs="Calibri"/>
                <w:color w:val="000000"/>
              </w:rPr>
            </w:pPr>
            <w:ins w:id="2043" w:author="Stefanie Lane" w:date="2022-05-12T12:10:00Z">
              <w:r w:rsidRPr="004F6583">
                <w:rPr>
                  <w:rFonts w:ascii="Calibri" w:eastAsia="Times New Roman" w:hAnsi="Calibri" w:cs="Calibri"/>
                  <w:color w:val="000000"/>
                </w:rPr>
                <w:t>-100.00</w:t>
              </w:r>
            </w:ins>
          </w:p>
        </w:tc>
      </w:tr>
      <w:tr w:rsidR="004F6583" w:rsidRPr="004F6583" w14:paraId="78A87CEF" w14:textId="77777777" w:rsidTr="004F6583">
        <w:trPr>
          <w:trHeight w:val="290"/>
          <w:ins w:id="2044" w:author="Stefanie Lane" w:date="2022-05-12T12:10:00Z"/>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ins w:id="2045"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ins w:id="2046" w:author="Stefanie Lane" w:date="2022-05-12T12:10:00Z"/>
                <w:rFonts w:ascii="Arial" w:eastAsia="Times New Roman" w:hAnsi="Arial" w:cs="Arial"/>
                <w:i/>
                <w:iCs/>
                <w:sz w:val="20"/>
                <w:szCs w:val="20"/>
              </w:rPr>
            </w:pPr>
            <w:proofErr w:type="spellStart"/>
            <w:ins w:id="2047" w:author="Stefanie Lane" w:date="2022-05-12T12:10:00Z">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ins>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ins w:id="2048" w:author="Stefanie Lane" w:date="2022-05-12T12:10:00Z"/>
                <w:rFonts w:ascii="Calibri" w:eastAsia="Times New Roman" w:hAnsi="Calibri" w:cs="Calibri"/>
                <w:color w:val="000000"/>
              </w:rPr>
            </w:pPr>
            <w:ins w:id="2049"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ins w:id="2050" w:author="Stefanie Lane" w:date="2022-05-12T12:10:00Z"/>
                <w:rFonts w:ascii="Calibri" w:eastAsia="Times New Roman" w:hAnsi="Calibri" w:cs="Calibri"/>
                <w:color w:val="000000"/>
              </w:rPr>
            </w:pPr>
            <w:ins w:id="205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ins w:id="2052" w:author="Stefanie Lane" w:date="2022-05-12T12:10:00Z"/>
                <w:rFonts w:ascii="Calibri" w:eastAsia="Times New Roman" w:hAnsi="Calibri" w:cs="Calibri"/>
                <w:color w:val="000000"/>
              </w:rPr>
            </w:pPr>
            <w:ins w:id="205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ins w:id="2054" w:author="Stefanie Lane" w:date="2022-05-12T12:10:00Z"/>
                <w:rFonts w:ascii="Calibri" w:eastAsia="Times New Roman" w:hAnsi="Calibri" w:cs="Calibri"/>
                <w:color w:val="000000"/>
              </w:rPr>
            </w:pPr>
            <w:ins w:id="2055" w:author="Stefanie Lane" w:date="2022-05-12T12:10:00Z">
              <w:r w:rsidRPr="004F6583">
                <w:rPr>
                  <w:rFonts w:ascii="Calibri" w:eastAsia="Times New Roman" w:hAnsi="Calibri" w:cs="Calibri"/>
                  <w:color w:val="000000"/>
                </w:rPr>
                <w:t>-100.00</w:t>
              </w:r>
            </w:ins>
          </w:p>
        </w:tc>
      </w:tr>
      <w:tr w:rsidR="004F6583" w:rsidRPr="004F6583" w14:paraId="186B6E63" w14:textId="77777777" w:rsidTr="004F6583">
        <w:trPr>
          <w:trHeight w:val="290"/>
          <w:ins w:id="2056" w:author="Stefanie Lane" w:date="2022-05-12T12:10:00Z"/>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ins w:id="2057"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ins w:id="2058" w:author="Stefanie Lane" w:date="2022-05-12T12:10:00Z"/>
                <w:rFonts w:ascii="Arial" w:eastAsia="Times New Roman" w:hAnsi="Arial" w:cs="Arial"/>
                <w:i/>
                <w:iCs/>
                <w:sz w:val="20"/>
                <w:szCs w:val="20"/>
              </w:rPr>
            </w:pPr>
            <w:ins w:id="2059" w:author="Stefanie Lane" w:date="2022-05-12T12:10:00Z">
              <w:r w:rsidRPr="004F6583">
                <w:rPr>
                  <w:rFonts w:ascii="Arial" w:eastAsia="Times New Roman" w:hAnsi="Arial" w:cs="Arial"/>
                  <w:i/>
                  <w:iCs/>
                  <w:sz w:val="20"/>
                  <w:szCs w:val="2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ins w:id="2060" w:author="Stefanie Lane" w:date="2022-05-12T12:10:00Z"/>
                <w:rFonts w:ascii="Calibri" w:eastAsia="Times New Roman" w:hAnsi="Calibri" w:cs="Calibri"/>
                <w:color w:val="000000"/>
              </w:rPr>
            </w:pPr>
            <w:ins w:id="2061" w:author="Stefanie Lane" w:date="2022-05-12T12:10:00Z">
              <w:r w:rsidRPr="004F6583">
                <w:rPr>
                  <w:rFonts w:ascii="Calibri" w:eastAsia="Times New Roman" w:hAnsi="Calibri" w:cs="Calibri"/>
                  <w:color w:val="000000"/>
                </w:rPr>
                <w:t>0.97</w:t>
              </w:r>
            </w:ins>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ins w:id="2062" w:author="Stefanie Lane" w:date="2022-05-12T12:10:00Z"/>
                <w:rFonts w:ascii="Calibri" w:eastAsia="Times New Roman" w:hAnsi="Calibri" w:cs="Calibri"/>
                <w:color w:val="000000"/>
              </w:rPr>
            </w:pPr>
            <w:ins w:id="2063"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ins w:id="2064" w:author="Stefanie Lane" w:date="2022-05-12T12:10:00Z"/>
                <w:rFonts w:ascii="Calibri" w:eastAsia="Times New Roman" w:hAnsi="Calibri" w:cs="Calibri"/>
                <w:color w:val="000000"/>
              </w:rPr>
            </w:pPr>
            <w:ins w:id="2065"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ins w:id="2066" w:author="Stefanie Lane" w:date="2022-05-12T12:10:00Z"/>
                <w:rFonts w:ascii="Calibri" w:eastAsia="Times New Roman" w:hAnsi="Calibri" w:cs="Calibri"/>
                <w:color w:val="000000"/>
              </w:rPr>
            </w:pPr>
            <w:ins w:id="2067" w:author="Stefanie Lane" w:date="2022-05-12T12:10:00Z">
              <w:r w:rsidRPr="004F6583">
                <w:rPr>
                  <w:rFonts w:ascii="Calibri" w:eastAsia="Times New Roman" w:hAnsi="Calibri" w:cs="Calibri"/>
                  <w:color w:val="000000"/>
                </w:rPr>
                <w:t>-100.00</w:t>
              </w:r>
            </w:ins>
          </w:p>
        </w:tc>
      </w:tr>
      <w:tr w:rsidR="004F6583" w:rsidRPr="004F6583" w14:paraId="30DB429A" w14:textId="77777777" w:rsidTr="004F6583">
        <w:trPr>
          <w:trHeight w:val="290"/>
          <w:ins w:id="2068" w:author="Stefanie Lane" w:date="2022-05-12T12:10:00Z"/>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ins w:id="206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ins w:id="2070" w:author="Stefanie Lane" w:date="2022-05-12T12:10:00Z"/>
                <w:rFonts w:ascii="Arial" w:eastAsia="Times New Roman" w:hAnsi="Arial" w:cs="Arial"/>
                <w:i/>
                <w:iCs/>
                <w:sz w:val="20"/>
                <w:szCs w:val="20"/>
              </w:rPr>
            </w:pPr>
            <w:ins w:id="2071"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ins w:id="2072" w:author="Stefanie Lane" w:date="2022-05-12T12:10:00Z"/>
                <w:rFonts w:ascii="Calibri" w:eastAsia="Times New Roman" w:hAnsi="Calibri" w:cs="Calibri"/>
                <w:color w:val="000000"/>
              </w:rPr>
            </w:pPr>
            <w:ins w:id="2073" w:author="Stefanie Lane" w:date="2022-05-12T12:10:00Z">
              <w:r w:rsidRPr="004F6583">
                <w:rPr>
                  <w:rFonts w:ascii="Calibri" w:eastAsia="Times New Roman" w:hAnsi="Calibri" w:cs="Calibri"/>
                  <w:color w:val="000000"/>
                </w:rPr>
                <w:t>0.76</w:t>
              </w:r>
            </w:ins>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ins w:id="2074" w:author="Stefanie Lane" w:date="2022-05-12T12:10:00Z"/>
                <w:rFonts w:ascii="Calibri" w:eastAsia="Times New Roman" w:hAnsi="Calibri" w:cs="Calibri"/>
                <w:color w:val="000000"/>
              </w:rPr>
            </w:pPr>
            <w:ins w:id="2075"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ins w:id="2076" w:author="Stefanie Lane" w:date="2022-05-12T12:10:00Z"/>
                <w:rFonts w:ascii="Calibri" w:eastAsia="Times New Roman" w:hAnsi="Calibri" w:cs="Calibri"/>
                <w:color w:val="000000"/>
              </w:rPr>
            </w:pPr>
            <w:ins w:id="207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ins w:id="2078" w:author="Stefanie Lane" w:date="2022-05-12T12:10:00Z"/>
                <w:rFonts w:ascii="Calibri" w:eastAsia="Times New Roman" w:hAnsi="Calibri" w:cs="Calibri"/>
                <w:color w:val="000000"/>
              </w:rPr>
            </w:pPr>
            <w:ins w:id="2079" w:author="Stefanie Lane" w:date="2022-05-12T12:10:00Z">
              <w:r w:rsidRPr="004F6583">
                <w:rPr>
                  <w:rFonts w:ascii="Calibri" w:eastAsia="Times New Roman" w:hAnsi="Calibri" w:cs="Calibri"/>
                  <w:color w:val="000000"/>
                </w:rPr>
                <w:t>-100.00</w:t>
              </w:r>
            </w:ins>
          </w:p>
        </w:tc>
      </w:tr>
      <w:tr w:rsidR="004F6583" w:rsidRPr="004F6583" w14:paraId="5A797B2F" w14:textId="77777777" w:rsidTr="004F6583">
        <w:trPr>
          <w:trHeight w:val="290"/>
          <w:ins w:id="2080" w:author="Stefanie Lane" w:date="2022-05-12T12:10:00Z"/>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ins w:id="208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ins w:id="2082" w:author="Stefanie Lane" w:date="2022-05-12T12:10:00Z"/>
                <w:rFonts w:ascii="Calibri" w:eastAsia="Times New Roman" w:hAnsi="Calibri" w:cs="Calibri"/>
                <w:i/>
                <w:iCs/>
                <w:color w:val="000000"/>
              </w:rPr>
            </w:pPr>
            <w:ins w:id="2083" w:author="Stefanie Lane" w:date="2022-05-12T12:10:00Z">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ins w:id="2084" w:author="Stefanie Lane" w:date="2022-05-12T12:10:00Z"/>
                <w:rFonts w:ascii="Calibri" w:eastAsia="Times New Roman" w:hAnsi="Calibri" w:cs="Calibri"/>
                <w:color w:val="000000"/>
              </w:rPr>
            </w:pPr>
            <w:ins w:id="2085"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ins w:id="2086" w:author="Stefanie Lane" w:date="2022-05-12T12:10:00Z"/>
                <w:rFonts w:ascii="Calibri" w:eastAsia="Times New Roman" w:hAnsi="Calibri" w:cs="Calibri"/>
                <w:color w:val="000000"/>
              </w:rPr>
            </w:pPr>
            <w:ins w:id="208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ins w:id="2088" w:author="Stefanie Lane" w:date="2022-05-12T12:10:00Z"/>
                <w:rFonts w:ascii="Calibri" w:eastAsia="Times New Roman" w:hAnsi="Calibri" w:cs="Calibri"/>
                <w:color w:val="000000"/>
              </w:rPr>
            </w:pPr>
            <w:ins w:id="2089"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ins w:id="2090" w:author="Stefanie Lane" w:date="2022-05-12T12:10:00Z"/>
                <w:rFonts w:ascii="Calibri" w:eastAsia="Times New Roman" w:hAnsi="Calibri" w:cs="Calibri"/>
                <w:color w:val="000000"/>
              </w:rPr>
            </w:pPr>
            <w:ins w:id="2091" w:author="Stefanie Lane" w:date="2022-05-12T12:10:00Z">
              <w:r w:rsidRPr="004F6583">
                <w:rPr>
                  <w:rFonts w:ascii="Calibri" w:eastAsia="Times New Roman" w:hAnsi="Calibri" w:cs="Calibri"/>
                  <w:color w:val="000000"/>
                </w:rPr>
                <w:t>-100.00</w:t>
              </w:r>
            </w:ins>
          </w:p>
        </w:tc>
      </w:tr>
      <w:tr w:rsidR="004F6583" w:rsidRPr="004F6583" w14:paraId="5082C4A4" w14:textId="77777777" w:rsidTr="004F6583">
        <w:trPr>
          <w:trHeight w:val="290"/>
          <w:ins w:id="2092" w:author="Stefanie Lane" w:date="2022-05-12T12:10:00Z"/>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ins w:id="209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ins w:id="2094" w:author="Stefanie Lane" w:date="2022-05-12T12:10:00Z"/>
                <w:rFonts w:ascii="Arial" w:eastAsia="Times New Roman" w:hAnsi="Arial" w:cs="Arial"/>
                <w:i/>
                <w:iCs/>
                <w:color w:val="000000"/>
                <w:sz w:val="20"/>
                <w:szCs w:val="20"/>
              </w:rPr>
            </w:pPr>
            <w:proofErr w:type="spellStart"/>
            <w:ins w:id="2095"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ins w:id="2096" w:author="Stefanie Lane" w:date="2022-05-12T12:10:00Z"/>
                <w:rFonts w:ascii="Calibri" w:eastAsia="Times New Roman" w:hAnsi="Calibri" w:cs="Calibri"/>
                <w:color w:val="000000"/>
              </w:rPr>
            </w:pPr>
            <w:ins w:id="2097"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ins w:id="2098" w:author="Stefanie Lane" w:date="2022-05-12T12:10:00Z"/>
                <w:rFonts w:ascii="Calibri" w:eastAsia="Times New Roman" w:hAnsi="Calibri" w:cs="Calibri"/>
                <w:color w:val="000000"/>
              </w:rPr>
            </w:pPr>
            <w:ins w:id="209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ins w:id="2100" w:author="Stefanie Lane" w:date="2022-05-12T12:10:00Z"/>
                <w:rFonts w:ascii="Calibri" w:eastAsia="Times New Roman" w:hAnsi="Calibri" w:cs="Calibri"/>
                <w:color w:val="000000"/>
              </w:rPr>
            </w:pPr>
            <w:ins w:id="2101"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ins w:id="2102" w:author="Stefanie Lane" w:date="2022-05-12T12:10:00Z"/>
                <w:rFonts w:ascii="Calibri" w:eastAsia="Times New Roman" w:hAnsi="Calibri" w:cs="Calibri"/>
                <w:color w:val="000000"/>
              </w:rPr>
            </w:pPr>
            <w:ins w:id="2103" w:author="Stefanie Lane" w:date="2022-05-12T12:10:00Z">
              <w:r w:rsidRPr="004F6583">
                <w:rPr>
                  <w:rFonts w:ascii="Calibri" w:eastAsia="Times New Roman" w:hAnsi="Calibri" w:cs="Calibri"/>
                  <w:color w:val="000000"/>
                </w:rPr>
                <w:t>-100.00</w:t>
              </w:r>
            </w:ins>
          </w:p>
        </w:tc>
      </w:tr>
      <w:tr w:rsidR="004F6583" w:rsidRPr="004F6583" w14:paraId="0D7385BD" w14:textId="77777777" w:rsidTr="004F6583">
        <w:trPr>
          <w:trHeight w:val="290"/>
          <w:ins w:id="2104" w:author="Stefanie Lane" w:date="2022-05-12T12:10:00Z"/>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ins w:id="210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ins w:id="2106" w:author="Stefanie Lane" w:date="2022-05-12T12:10:00Z"/>
                <w:rFonts w:ascii="Arial" w:eastAsia="Times New Roman" w:hAnsi="Arial" w:cs="Arial"/>
                <w:i/>
                <w:iCs/>
                <w:sz w:val="20"/>
                <w:szCs w:val="20"/>
              </w:rPr>
            </w:pPr>
            <w:ins w:id="2107" w:author="Stefanie Lane" w:date="2022-05-12T12:10:00Z">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ins w:id="2108" w:author="Stefanie Lane" w:date="2022-05-12T12:10:00Z"/>
                <w:rFonts w:ascii="Calibri" w:eastAsia="Times New Roman" w:hAnsi="Calibri" w:cs="Calibri"/>
                <w:color w:val="000000"/>
              </w:rPr>
            </w:pPr>
            <w:ins w:id="2109"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ins w:id="2110" w:author="Stefanie Lane" w:date="2022-05-12T12:10:00Z"/>
                <w:rFonts w:ascii="Calibri" w:eastAsia="Times New Roman" w:hAnsi="Calibri" w:cs="Calibri"/>
                <w:color w:val="000000"/>
              </w:rPr>
            </w:pPr>
            <w:ins w:id="211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ins w:id="2112" w:author="Stefanie Lane" w:date="2022-05-12T12:10:00Z"/>
                <w:rFonts w:ascii="Calibri" w:eastAsia="Times New Roman" w:hAnsi="Calibri" w:cs="Calibri"/>
                <w:color w:val="000000"/>
              </w:rPr>
            </w:pPr>
            <w:ins w:id="2113"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ins w:id="2114" w:author="Stefanie Lane" w:date="2022-05-12T12:10:00Z"/>
                <w:rFonts w:ascii="Calibri" w:eastAsia="Times New Roman" w:hAnsi="Calibri" w:cs="Calibri"/>
                <w:color w:val="000000"/>
              </w:rPr>
            </w:pPr>
            <w:ins w:id="2115" w:author="Stefanie Lane" w:date="2022-05-12T12:10:00Z">
              <w:r w:rsidRPr="004F6583">
                <w:rPr>
                  <w:rFonts w:ascii="Calibri" w:eastAsia="Times New Roman" w:hAnsi="Calibri" w:cs="Calibri"/>
                  <w:color w:val="000000"/>
                </w:rPr>
                <w:t>-100.00</w:t>
              </w:r>
            </w:ins>
          </w:p>
        </w:tc>
      </w:tr>
      <w:tr w:rsidR="004F6583" w:rsidRPr="004F6583" w14:paraId="37A77CD4" w14:textId="77777777" w:rsidTr="004F6583">
        <w:trPr>
          <w:trHeight w:val="290"/>
          <w:ins w:id="2116" w:author="Stefanie Lane" w:date="2022-05-12T12:10:00Z"/>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ins w:id="211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ins w:id="2118" w:author="Stefanie Lane" w:date="2022-05-12T12:10:00Z"/>
                <w:rFonts w:ascii="Arial" w:eastAsia="Times New Roman" w:hAnsi="Arial" w:cs="Arial"/>
                <w:i/>
                <w:iCs/>
                <w:sz w:val="20"/>
                <w:szCs w:val="20"/>
              </w:rPr>
            </w:pPr>
            <w:ins w:id="2119"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ins w:id="2120" w:author="Stefanie Lane" w:date="2022-05-12T12:10:00Z"/>
                <w:rFonts w:ascii="Calibri" w:eastAsia="Times New Roman" w:hAnsi="Calibri" w:cs="Calibri"/>
                <w:color w:val="000000"/>
              </w:rPr>
            </w:pPr>
            <w:ins w:id="2121" w:author="Stefanie Lane" w:date="2022-05-12T12:10:00Z">
              <w:r w:rsidRPr="004F6583">
                <w:rPr>
                  <w:rFonts w:ascii="Calibri" w:eastAsia="Times New Roman" w:hAnsi="Calibri" w:cs="Calibri"/>
                  <w:color w:val="000000"/>
                </w:rPr>
                <w:t>0.52</w:t>
              </w:r>
            </w:ins>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ins w:id="2122" w:author="Stefanie Lane" w:date="2022-05-12T12:10:00Z"/>
                <w:rFonts w:ascii="Calibri" w:eastAsia="Times New Roman" w:hAnsi="Calibri" w:cs="Calibri"/>
                <w:color w:val="000000"/>
              </w:rPr>
            </w:pPr>
            <w:ins w:id="2123"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ins w:id="2124" w:author="Stefanie Lane" w:date="2022-05-12T12:10:00Z"/>
                <w:rFonts w:ascii="Calibri" w:eastAsia="Times New Roman" w:hAnsi="Calibri" w:cs="Calibri"/>
                <w:color w:val="000000"/>
              </w:rPr>
            </w:pPr>
            <w:ins w:id="212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ins w:id="2126" w:author="Stefanie Lane" w:date="2022-05-12T12:10:00Z"/>
                <w:rFonts w:ascii="Calibri" w:eastAsia="Times New Roman" w:hAnsi="Calibri" w:cs="Calibri"/>
                <w:color w:val="000000"/>
              </w:rPr>
            </w:pPr>
            <w:ins w:id="2127" w:author="Stefanie Lane" w:date="2022-05-12T12:10:00Z">
              <w:r w:rsidRPr="004F6583">
                <w:rPr>
                  <w:rFonts w:ascii="Calibri" w:eastAsia="Times New Roman" w:hAnsi="Calibri" w:cs="Calibri"/>
                  <w:color w:val="000000"/>
                </w:rPr>
                <w:t>-100.00</w:t>
              </w:r>
            </w:ins>
          </w:p>
        </w:tc>
      </w:tr>
      <w:tr w:rsidR="004F6583" w:rsidRPr="004F6583" w14:paraId="5A43353E" w14:textId="77777777" w:rsidTr="004F6583">
        <w:trPr>
          <w:trHeight w:val="290"/>
          <w:ins w:id="2128" w:author="Stefanie Lane" w:date="2022-05-12T12:10:00Z"/>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ins w:id="212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ins w:id="2130" w:author="Stefanie Lane" w:date="2022-05-12T12:10:00Z"/>
                <w:rFonts w:ascii="Arial" w:eastAsia="Times New Roman" w:hAnsi="Arial" w:cs="Arial"/>
                <w:i/>
                <w:iCs/>
                <w:sz w:val="20"/>
                <w:szCs w:val="20"/>
              </w:rPr>
            </w:pPr>
            <w:proofErr w:type="spellStart"/>
            <w:ins w:id="2131"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ins w:id="2132" w:author="Stefanie Lane" w:date="2022-05-12T12:10:00Z"/>
                <w:rFonts w:ascii="Calibri" w:eastAsia="Times New Roman" w:hAnsi="Calibri" w:cs="Calibri"/>
                <w:color w:val="000000"/>
              </w:rPr>
            </w:pPr>
            <w:ins w:id="2133" w:author="Stefanie Lane" w:date="2022-05-12T12:10:00Z">
              <w:r w:rsidRPr="004F6583">
                <w:rPr>
                  <w:rFonts w:ascii="Calibri" w:eastAsia="Times New Roman" w:hAnsi="Calibri" w:cs="Calibri"/>
                  <w:color w:val="000000"/>
                </w:rPr>
                <w:t>0.14</w:t>
              </w:r>
            </w:ins>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ins w:id="2134" w:author="Stefanie Lane" w:date="2022-05-12T12:10:00Z"/>
                <w:rFonts w:ascii="Calibri" w:eastAsia="Times New Roman" w:hAnsi="Calibri" w:cs="Calibri"/>
                <w:color w:val="000000"/>
              </w:rPr>
            </w:pPr>
            <w:ins w:id="2135" w:author="Stefanie Lane" w:date="2022-05-12T12:10:00Z">
              <w:r w:rsidRPr="004F6583">
                <w:rPr>
                  <w:rFonts w:ascii="Calibri" w:eastAsia="Times New Roman" w:hAnsi="Calibri" w:cs="Calibri"/>
                  <w:color w:val="000000"/>
                </w:rPr>
                <w:t>0.24</w:t>
              </w:r>
            </w:ins>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ins w:id="2136" w:author="Stefanie Lane" w:date="2022-05-12T12:10:00Z"/>
                <w:rFonts w:ascii="Calibri" w:eastAsia="Times New Roman" w:hAnsi="Calibri" w:cs="Calibri"/>
                <w:color w:val="000000"/>
              </w:rPr>
            </w:pPr>
            <w:ins w:id="2137"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ins w:id="2138" w:author="Stefanie Lane" w:date="2022-05-12T12:10:00Z"/>
                <w:rFonts w:ascii="Calibri" w:eastAsia="Times New Roman" w:hAnsi="Calibri" w:cs="Calibri"/>
                <w:color w:val="000000"/>
              </w:rPr>
            </w:pPr>
            <w:ins w:id="2139" w:author="Stefanie Lane" w:date="2022-05-12T12:10:00Z">
              <w:r w:rsidRPr="004F6583">
                <w:rPr>
                  <w:rFonts w:ascii="Calibri" w:eastAsia="Times New Roman" w:hAnsi="Calibri" w:cs="Calibri"/>
                  <w:color w:val="000000"/>
                </w:rPr>
                <w:t>-100.00</w:t>
              </w:r>
            </w:ins>
          </w:p>
        </w:tc>
      </w:tr>
      <w:tr w:rsidR="004F6583" w:rsidRPr="004F6583" w14:paraId="4756BBB4" w14:textId="77777777" w:rsidTr="004F6583">
        <w:trPr>
          <w:trHeight w:val="290"/>
          <w:ins w:id="2140" w:author="Stefanie Lane" w:date="2022-05-12T12:10:00Z"/>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ins w:id="214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ins w:id="2142" w:author="Stefanie Lane" w:date="2022-05-12T12:10:00Z"/>
                <w:rFonts w:ascii="Arial" w:eastAsia="Times New Roman" w:hAnsi="Arial" w:cs="Arial"/>
                <w:i/>
                <w:iCs/>
                <w:sz w:val="20"/>
                <w:szCs w:val="20"/>
              </w:rPr>
            </w:pPr>
            <w:proofErr w:type="spellStart"/>
            <w:ins w:id="2143"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ins w:id="2144" w:author="Stefanie Lane" w:date="2022-05-12T12:10:00Z"/>
                <w:rFonts w:ascii="Calibri" w:eastAsia="Times New Roman" w:hAnsi="Calibri" w:cs="Calibri"/>
                <w:color w:val="000000"/>
              </w:rPr>
            </w:pPr>
            <w:ins w:id="2145"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ins w:id="2146" w:author="Stefanie Lane" w:date="2022-05-12T12:10:00Z"/>
                <w:rFonts w:ascii="Calibri" w:eastAsia="Times New Roman" w:hAnsi="Calibri" w:cs="Calibri"/>
                <w:color w:val="000000"/>
              </w:rPr>
            </w:pPr>
            <w:ins w:id="214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ins w:id="2148" w:author="Stefanie Lane" w:date="2022-05-12T12:10:00Z"/>
                <w:rFonts w:ascii="Calibri" w:eastAsia="Times New Roman" w:hAnsi="Calibri" w:cs="Calibri"/>
                <w:color w:val="000000"/>
              </w:rPr>
            </w:pPr>
            <w:ins w:id="214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ins w:id="2150" w:author="Stefanie Lane" w:date="2022-05-12T12:10:00Z"/>
                <w:rFonts w:ascii="Calibri" w:eastAsia="Times New Roman" w:hAnsi="Calibri" w:cs="Calibri"/>
                <w:color w:val="000000"/>
              </w:rPr>
            </w:pPr>
            <w:ins w:id="2151" w:author="Stefanie Lane" w:date="2022-05-12T12:10:00Z">
              <w:r w:rsidRPr="004F6583">
                <w:rPr>
                  <w:rFonts w:ascii="Calibri" w:eastAsia="Times New Roman" w:hAnsi="Calibri" w:cs="Calibri"/>
                  <w:color w:val="000000"/>
                </w:rPr>
                <w:t>-100.00</w:t>
              </w:r>
            </w:ins>
          </w:p>
        </w:tc>
      </w:tr>
      <w:tr w:rsidR="004F6583" w:rsidRPr="004F6583" w14:paraId="4D718F89" w14:textId="77777777" w:rsidTr="004F6583">
        <w:trPr>
          <w:trHeight w:val="290"/>
          <w:ins w:id="2152" w:author="Stefanie Lane" w:date="2022-05-12T12:10:00Z"/>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ins w:id="215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ins w:id="2154" w:author="Stefanie Lane" w:date="2022-05-12T12:10:00Z"/>
                <w:rFonts w:ascii="Arial" w:eastAsia="Times New Roman" w:hAnsi="Arial" w:cs="Arial"/>
                <w:i/>
                <w:iCs/>
                <w:sz w:val="20"/>
                <w:szCs w:val="20"/>
              </w:rPr>
            </w:pPr>
            <w:ins w:id="2155" w:author="Stefanie Lane" w:date="2022-05-12T12:10:00Z">
              <w:r w:rsidRPr="004F6583">
                <w:rPr>
                  <w:rFonts w:ascii="Arial" w:eastAsia="Times New Roman" w:hAnsi="Arial" w:cs="Arial"/>
                  <w:i/>
                  <w:iCs/>
                  <w:sz w:val="20"/>
                  <w:szCs w:val="2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ins w:id="2156" w:author="Stefanie Lane" w:date="2022-05-12T12:10:00Z"/>
                <w:rFonts w:ascii="Calibri" w:eastAsia="Times New Roman" w:hAnsi="Calibri" w:cs="Calibri"/>
                <w:color w:val="000000"/>
              </w:rPr>
            </w:pPr>
            <w:ins w:id="2157"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ins w:id="2158" w:author="Stefanie Lane" w:date="2022-05-12T12:10:00Z"/>
                <w:rFonts w:ascii="Calibri" w:eastAsia="Times New Roman" w:hAnsi="Calibri" w:cs="Calibri"/>
                <w:color w:val="000000"/>
              </w:rPr>
            </w:pPr>
            <w:ins w:id="2159"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ins w:id="2160" w:author="Stefanie Lane" w:date="2022-05-12T12:10:00Z"/>
                <w:rFonts w:ascii="Calibri" w:eastAsia="Times New Roman" w:hAnsi="Calibri" w:cs="Calibri"/>
                <w:color w:val="000000"/>
              </w:rPr>
            </w:pPr>
            <w:ins w:id="2161"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ins w:id="2162" w:author="Stefanie Lane" w:date="2022-05-12T12:10:00Z"/>
                <w:rFonts w:ascii="Calibri" w:eastAsia="Times New Roman" w:hAnsi="Calibri" w:cs="Calibri"/>
                <w:color w:val="000000"/>
              </w:rPr>
            </w:pPr>
            <w:ins w:id="2163" w:author="Stefanie Lane" w:date="2022-05-12T12:10:00Z">
              <w:r w:rsidRPr="004F6583">
                <w:rPr>
                  <w:rFonts w:ascii="Calibri" w:eastAsia="Times New Roman" w:hAnsi="Calibri" w:cs="Calibri"/>
                  <w:color w:val="000000"/>
                </w:rPr>
                <w:t>-100.00</w:t>
              </w:r>
            </w:ins>
          </w:p>
        </w:tc>
      </w:tr>
      <w:tr w:rsidR="004F6583" w:rsidRPr="004F6583" w14:paraId="15E6AE00" w14:textId="77777777" w:rsidTr="004F6583">
        <w:trPr>
          <w:trHeight w:val="290"/>
          <w:ins w:id="2164" w:author="Stefanie Lane" w:date="2022-05-12T12:10:00Z"/>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ins w:id="216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ins w:id="2166" w:author="Stefanie Lane" w:date="2022-05-12T12:10:00Z"/>
                <w:rFonts w:ascii="Arial" w:eastAsia="Times New Roman" w:hAnsi="Arial" w:cs="Arial"/>
                <w:i/>
                <w:iCs/>
                <w:sz w:val="20"/>
                <w:szCs w:val="20"/>
              </w:rPr>
            </w:pPr>
            <w:ins w:id="2167" w:author="Stefanie Lane" w:date="2022-05-12T12:10:00Z">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ins>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ins w:id="2168" w:author="Stefanie Lane" w:date="2022-05-12T12:10:00Z"/>
                <w:rFonts w:ascii="Calibri" w:eastAsia="Times New Roman" w:hAnsi="Calibri" w:cs="Calibri"/>
                <w:color w:val="000000"/>
              </w:rPr>
            </w:pPr>
            <w:ins w:id="2169"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ins w:id="2170" w:author="Stefanie Lane" w:date="2022-05-12T12:10:00Z"/>
                <w:rFonts w:ascii="Calibri" w:eastAsia="Times New Roman" w:hAnsi="Calibri" w:cs="Calibri"/>
                <w:color w:val="000000"/>
              </w:rPr>
            </w:pPr>
            <w:ins w:id="217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ins w:id="2172" w:author="Stefanie Lane" w:date="2022-05-12T12:10:00Z"/>
                <w:rFonts w:ascii="Calibri" w:eastAsia="Times New Roman" w:hAnsi="Calibri" w:cs="Calibri"/>
                <w:color w:val="000000"/>
              </w:rPr>
            </w:pPr>
            <w:ins w:id="217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ins w:id="2174" w:author="Stefanie Lane" w:date="2022-05-12T12:10:00Z"/>
                <w:rFonts w:ascii="Calibri" w:eastAsia="Times New Roman" w:hAnsi="Calibri" w:cs="Calibri"/>
                <w:color w:val="000000"/>
              </w:rPr>
            </w:pPr>
            <w:ins w:id="2175" w:author="Stefanie Lane" w:date="2022-05-12T12:10:00Z">
              <w:r w:rsidRPr="004F6583">
                <w:rPr>
                  <w:rFonts w:ascii="Calibri" w:eastAsia="Times New Roman" w:hAnsi="Calibri" w:cs="Calibri"/>
                  <w:color w:val="000000"/>
                </w:rPr>
                <w:t>-100.00</w:t>
              </w:r>
            </w:ins>
          </w:p>
        </w:tc>
      </w:tr>
      <w:tr w:rsidR="004F6583" w:rsidRPr="004F6583" w14:paraId="2DC66494" w14:textId="77777777" w:rsidTr="004F6583">
        <w:trPr>
          <w:trHeight w:val="290"/>
          <w:ins w:id="2176" w:author="Stefanie Lane" w:date="2022-05-12T12:10:00Z"/>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ins w:id="217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ins w:id="2178" w:author="Stefanie Lane" w:date="2022-05-12T12:10:00Z"/>
                <w:rFonts w:ascii="Arial" w:eastAsia="Times New Roman" w:hAnsi="Arial" w:cs="Arial"/>
                <w:i/>
                <w:iCs/>
                <w:sz w:val="20"/>
                <w:szCs w:val="20"/>
              </w:rPr>
            </w:pPr>
            <w:ins w:id="2179"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ins w:id="2180" w:author="Stefanie Lane" w:date="2022-05-12T12:10:00Z"/>
                <w:rFonts w:ascii="Calibri" w:eastAsia="Times New Roman" w:hAnsi="Calibri" w:cs="Calibri"/>
                <w:color w:val="000000"/>
              </w:rPr>
            </w:pPr>
            <w:ins w:id="2181"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ins w:id="2182" w:author="Stefanie Lane" w:date="2022-05-12T12:10:00Z"/>
                <w:rFonts w:ascii="Calibri" w:eastAsia="Times New Roman" w:hAnsi="Calibri" w:cs="Calibri"/>
                <w:color w:val="000000"/>
              </w:rPr>
            </w:pPr>
            <w:ins w:id="2183"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ins w:id="2184" w:author="Stefanie Lane" w:date="2022-05-12T12:10:00Z"/>
                <w:rFonts w:ascii="Calibri" w:eastAsia="Times New Roman" w:hAnsi="Calibri" w:cs="Calibri"/>
                <w:color w:val="000000"/>
              </w:rPr>
            </w:pPr>
            <w:ins w:id="2185"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ins w:id="2186" w:author="Stefanie Lane" w:date="2022-05-12T12:10:00Z"/>
                <w:rFonts w:ascii="Calibri" w:eastAsia="Times New Roman" w:hAnsi="Calibri" w:cs="Calibri"/>
                <w:color w:val="000000"/>
              </w:rPr>
            </w:pPr>
            <w:ins w:id="2187" w:author="Stefanie Lane" w:date="2022-05-12T12:10:00Z">
              <w:r w:rsidRPr="004F6583">
                <w:rPr>
                  <w:rFonts w:ascii="Calibri" w:eastAsia="Times New Roman" w:hAnsi="Calibri" w:cs="Calibri"/>
                  <w:color w:val="000000"/>
                </w:rPr>
                <w:t>-100.00</w:t>
              </w:r>
            </w:ins>
          </w:p>
        </w:tc>
      </w:tr>
      <w:tr w:rsidR="004F6583" w:rsidRPr="004F6583" w14:paraId="3023E6AD" w14:textId="77777777" w:rsidTr="004F6583">
        <w:trPr>
          <w:trHeight w:val="290"/>
          <w:ins w:id="2188" w:author="Stefanie Lane" w:date="2022-05-12T12:10:00Z"/>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ins w:id="218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ins w:id="2190" w:author="Stefanie Lane" w:date="2022-05-12T12:10:00Z"/>
                <w:rFonts w:ascii="Arial" w:eastAsia="Times New Roman" w:hAnsi="Arial" w:cs="Arial"/>
                <w:i/>
                <w:iCs/>
                <w:sz w:val="20"/>
                <w:szCs w:val="20"/>
              </w:rPr>
            </w:pPr>
            <w:ins w:id="2191"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ins w:id="2192" w:author="Stefanie Lane" w:date="2022-05-12T12:10:00Z"/>
                <w:rFonts w:ascii="Calibri" w:eastAsia="Times New Roman" w:hAnsi="Calibri" w:cs="Calibri"/>
                <w:color w:val="000000"/>
              </w:rPr>
            </w:pPr>
            <w:ins w:id="2193"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ins w:id="2194" w:author="Stefanie Lane" w:date="2022-05-12T12:10:00Z"/>
                <w:rFonts w:ascii="Calibri" w:eastAsia="Times New Roman" w:hAnsi="Calibri" w:cs="Calibri"/>
                <w:color w:val="000000"/>
              </w:rPr>
            </w:pPr>
            <w:ins w:id="2195" w:author="Stefanie Lane" w:date="2022-05-12T12:10:00Z">
              <w:r w:rsidRPr="004F6583">
                <w:rPr>
                  <w:rFonts w:ascii="Calibri" w:eastAsia="Times New Roman" w:hAnsi="Calibri" w:cs="Calibri"/>
                  <w:color w:val="000000"/>
                </w:rPr>
                <w:t>0.30</w:t>
              </w:r>
            </w:ins>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ins w:id="2196" w:author="Stefanie Lane" w:date="2022-05-12T12:10:00Z"/>
                <w:rFonts w:ascii="Calibri" w:eastAsia="Times New Roman" w:hAnsi="Calibri" w:cs="Calibri"/>
                <w:color w:val="000000"/>
              </w:rPr>
            </w:pPr>
            <w:ins w:id="219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ins w:id="2198" w:author="Stefanie Lane" w:date="2022-05-12T12:10:00Z"/>
                <w:rFonts w:ascii="Calibri" w:eastAsia="Times New Roman" w:hAnsi="Calibri" w:cs="Calibri"/>
                <w:color w:val="000000"/>
              </w:rPr>
            </w:pPr>
            <w:ins w:id="2199" w:author="Stefanie Lane" w:date="2022-05-12T12:10:00Z">
              <w:r w:rsidRPr="004F6583">
                <w:rPr>
                  <w:rFonts w:ascii="Calibri" w:eastAsia="Times New Roman" w:hAnsi="Calibri" w:cs="Calibri"/>
                  <w:color w:val="000000"/>
                </w:rPr>
                <w:t>-100.00</w:t>
              </w:r>
            </w:ins>
          </w:p>
        </w:tc>
      </w:tr>
      <w:tr w:rsidR="004F6583" w:rsidRPr="004F6583" w14:paraId="10ECDB13" w14:textId="77777777" w:rsidTr="004F6583">
        <w:trPr>
          <w:trHeight w:val="290"/>
          <w:ins w:id="2200" w:author="Stefanie Lane" w:date="2022-05-12T12:10:00Z"/>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ins w:id="220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ins w:id="2202" w:author="Stefanie Lane" w:date="2022-05-12T12:10:00Z"/>
                <w:rFonts w:ascii="Arial" w:eastAsia="Times New Roman" w:hAnsi="Arial" w:cs="Arial"/>
                <w:i/>
                <w:iCs/>
                <w:sz w:val="20"/>
                <w:szCs w:val="20"/>
              </w:rPr>
            </w:pPr>
            <w:proofErr w:type="spellStart"/>
            <w:ins w:id="2203"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ins w:id="2204" w:author="Stefanie Lane" w:date="2022-05-12T12:10:00Z"/>
                <w:rFonts w:ascii="Calibri" w:eastAsia="Times New Roman" w:hAnsi="Calibri" w:cs="Calibri"/>
                <w:color w:val="000000"/>
              </w:rPr>
            </w:pPr>
            <w:ins w:id="2205" w:author="Stefanie Lane" w:date="2022-05-12T12:10:00Z">
              <w:r w:rsidRPr="004F6583">
                <w:rPr>
                  <w:rFonts w:ascii="Calibri" w:eastAsia="Times New Roman" w:hAnsi="Calibri" w:cs="Calibri"/>
                  <w:color w:val="000000"/>
                </w:rPr>
                <w:t>0.21</w:t>
              </w:r>
            </w:ins>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ins w:id="2206" w:author="Stefanie Lane" w:date="2022-05-12T12:10:00Z"/>
                <w:rFonts w:ascii="Calibri" w:eastAsia="Times New Roman" w:hAnsi="Calibri" w:cs="Calibri"/>
                <w:color w:val="000000"/>
              </w:rPr>
            </w:pPr>
            <w:ins w:id="2207"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ins w:id="2208" w:author="Stefanie Lane" w:date="2022-05-12T12:10:00Z"/>
                <w:rFonts w:ascii="Calibri" w:eastAsia="Times New Roman" w:hAnsi="Calibri" w:cs="Calibri"/>
                <w:color w:val="000000"/>
              </w:rPr>
            </w:pPr>
            <w:ins w:id="2209"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ins w:id="2210" w:author="Stefanie Lane" w:date="2022-05-12T12:10:00Z"/>
                <w:rFonts w:ascii="Calibri" w:eastAsia="Times New Roman" w:hAnsi="Calibri" w:cs="Calibri"/>
                <w:color w:val="000000"/>
              </w:rPr>
            </w:pPr>
            <w:ins w:id="2211" w:author="Stefanie Lane" w:date="2022-05-12T12:10:00Z">
              <w:r w:rsidRPr="004F6583">
                <w:rPr>
                  <w:rFonts w:ascii="Calibri" w:eastAsia="Times New Roman" w:hAnsi="Calibri" w:cs="Calibri"/>
                  <w:color w:val="000000"/>
                </w:rPr>
                <w:t>-100.00</w:t>
              </w:r>
            </w:ins>
          </w:p>
        </w:tc>
      </w:tr>
      <w:tr w:rsidR="004F6583" w:rsidRPr="004F6583" w14:paraId="4AC6D7CB" w14:textId="77777777" w:rsidTr="004F6583">
        <w:trPr>
          <w:trHeight w:val="290"/>
          <w:ins w:id="2212" w:author="Stefanie Lane" w:date="2022-05-12T12:10:00Z"/>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ins w:id="221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ins w:id="2214" w:author="Stefanie Lane" w:date="2022-05-12T12:10:00Z"/>
                <w:rFonts w:ascii="Arial" w:eastAsia="Times New Roman" w:hAnsi="Arial" w:cs="Arial"/>
                <w:i/>
                <w:iCs/>
                <w:sz w:val="20"/>
                <w:szCs w:val="20"/>
              </w:rPr>
            </w:pPr>
            <w:ins w:id="2215" w:author="Stefanie Lane" w:date="2022-05-12T12:10:00Z">
              <w:r w:rsidRPr="004F6583">
                <w:rPr>
                  <w:rFonts w:ascii="Arial" w:eastAsia="Times New Roman" w:hAnsi="Arial" w:cs="Arial"/>
                  <w:i/>
                  <w:iCs/>
                  <w:sz w:val="20"/>
                  <w:szCs w:val="20"/>
                </w:rPr>
                <w:t>Poa palustris</w:t>
              </w:r>
            </w:ins>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ins w:id="2216" w:author="Stefanie Lane" w:date="2022-05-12T12:10:00Z"/>
                <w:rFonts w:ascii="Calibri" w:eastAsia="Times New Roman" w:hAnsi="Calibri" w:cs="Calibri"/>
                <w:color w:val="000000"/>
              </w:rPr>
            </w:pPr>
            <w:ins w:id="2217"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ins w:id="2218" w:author="Stefanie Lane" w:date="2022-05-12T12:10:00Z"/>
                <w:rFonts w:ascii="Calibri" w:eastAsia="Times New Roman" w:hAnsi="Calibri" w:cs="Calibri"/>
                <w:color w:val="000000"/>
              </w:rPr>
            </w:pPr>
            <w:ins w:id="2219" w:author="Stefanie Lane" w:date="2022-05-12T12:10:00Z">
              <w:r w:rsidRPr="004F6583">
                <w:rPr>
                  <w:rFonts w:ascii="Calibri" w:eastAsia="Times New Roman" w:hAnsi="Calibri" w:cs="Calibri"/>
                  <w:color w:val="000000"/>
                </w:rPr>
                <w:t>1.73</w:t>
              </w:r>
            </w:ins>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ins w:id="2220" w:author="Stefanie Lane" w:date="2022-05-12T12:10:00Z"/>
                <w:rFonts w:ascii="Calibri" w:eastAsia="Times New Roman" w:hAnsi="Calibri" w:cs="Calibri"/>
                <w:color w:val="000000"/>
              </w:rPr>
            </w:pPr>
            <w:ins w:id="2221"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ins w:id="2222" w:author="Stefanie Lane" w:date="2022-05-12T12:10:00Z"/>
                <w:rFonts w:ascii="Calibri" w:eastAsia="Times New Roman" w:hAnsi="Calibri" w:cs="Calibri"/>
                <w:color w:val="000000"/>
              </w:rPr>
            </w:pPr>
            <w:ins w:id="2223" w:author="Stefanie Lane" w:date="2022-05-12T12:10:00Z">
              <w:r w:rsidRPr="004F6583">
                <w:rPr>
                  <w:rFonts w:ascii="Calibri" w:eastAsia="Times New Roman" w:hAnsi="Calibri" w:cs="Calibri"/>
                  <w:color w:val="000000"/>
                </w:rPr>
                <w:t>-100.00</w:t>
              </w:r>
            </w:ins>
          </w:p>
        </w:tc>
      </w:tr>
      <w:tr w:rsidR="004F6583" w:rsidRPr="004F6583" w14:paraId="3712F64E" w14:textId="77777777" w:rsidTr="004F6583">
        <w:trPr>
          <w:trHeight w:val="290"/>
          <w:ins w:id="2224" w:author="Stefanie Lane" w:date="2022-05-12T12:10:00Z"/>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ins w:id="222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ins w:id="2226" w:author="Stefanie Lane" w:date="2022-05-12T12:10:00Z"/>
                <w:rFonts w:ascii="Arial" w:eastAsia="Times New Roman" w:hAnsi="Arial" w:cs="Arial"/>
                <w:i/>
                <w:iCs/>
                <w:sz w:val="20"/>
                <w:szCs w:val="20"/>
              </w:rPr>
            </w:pPr>
            <w:ins w:id="2227" w:author="Stefanie Lane" w:date="2022-05-12T12:10:00Z">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ins w:id="2228" w:author="Stefanie Lane" w:date="2022-05-12T12:10:00Z"/>
                <w:rFonts w:ascii="Calibri" w:eastAsia="Times New Roman" w:hAnsi="Calibri" w:cs="Calibri"/>
                <w:color w:val="000000"/>
              </w:rPr>
            </w:pPr>
            <w:ins w:id="2229"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ins w:id="2230" w:author="Stefanie Lane" w:date="2022-05-12T12:10:00Z"/>
                <w:rFonts w:ascii="Calibri" w:eastAsia="Times New Roman" w:hAnsi="Calibri" w:cs="Calibri"/>
                <w:color w:val="000000"/>
              </w:rPr>
            </w:pPr>
            <w:ins w:id="223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ins w:id="2232" w:author="Stefanie Lane" w:date="2022-05-12T12:10:00Z"/>
                <w:rFonts w:ascii="Calibri" w:eastAsia="Times New Roman" w:hAnsi="Calibri" w:cs="Calibri"/>
                <w:color w:val="000000"/>
              </w:rPr>
            </w:pPr>
            <w:ins w:id="2233"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ins w:id="2234" w:author="Stefanie Lane" w:date="2022-05-12T12:10:00Z"/>
                <w:rFonts w:ascii="Calibri" w:eastAsia="Times New Roman" w:hAnsi="Calibri" w:cs="Calibri"/>
                <w:color w:val="000000"/>
              </w:rPr>
            </w:pPr>
            <w:ins w:id="2235" w:author="Stefanie Lane" w:date="2022-05-12T12:10:00Z">
              <w:r w:rsidRPr="004F6583">
                <w:rPr>
                  <w:rFonts w:ascii="Calibri" w:eastAsia="Times New Roman" w:hAnsi="Calibri" w:cs="Calibri"/>
                  <w:color w:val="000000"/>
                </w:rPr>
                <w:t>-100.00</w:t>
              </w:r>
            </w:ins>
          </w:p>
        </w:tc>
      </w:tr>
      <w:tr w:rsidR="004F6583" w:rsidRPr="004F6583" w14:paraId="27308D6B" w14:textId="77777777" w:rsidTr="004F6583">
        <w:trPr>
          <w:trHeight w:val="290"/>
          <w:ins w:id="2236" w:author="Stefanie Lane" w:date="2022-05-12T12:10:00Z"/>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ins w:id="223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ins w:id="2238" w:author="Stefanie Lane" w:date="2022-05-12T12:10:00Z"/>
                <w:rFonts w:ascii="Arial" w:eastAsia="Times New Roman" w:hAnsi="Arial" w:cs="Arial"/>
                <w:i/>
                <w:iCs/>
                <w:sz w:val="20"/>
                <w:szCs w:val="20"/>
              </w:rPr>
            </w:pPr>
            <w:ins w:id="2239" w:author="Stefanie Lane" w:date="2022-05-12T12:10:00Z">
              <w:r w:rsidRPr="004F6583">
                <w:rPr>
                  <w:rFonts w:ascii="Arial" w:eastAsia="Times New Roman" w:hAnsi="Arial" w:cs="Arial"/>
                  <w:i/>
                  <w:iCs/>
                  <w:sz w:val="20"/>
                  <w:szCs w:val="20"/>
                </w:rPr>
                <w:t>Polygonum hydropiper</w:t>
              </w:r>
            </w:ins>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ins w:id="2240" w:author="Stefanie Lane" w:date="2022-05-12T12:10:00Z"/>
                <w:rFonts w:ascii="Calibri" w:eastAsia="Times New Roman" w:hAnsi="Calibri" w:cs="Calibri"/>
                <w:color w:val="000000"/>
              </w:rPr>
            </w:pPr>
            <w:ins w:id="2241"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ins w:id="2242" w:author="Stefanie Lane" w:date="2022-05-12T12:10:00Z"/>
                <w:rFonts w:ascii="Calibri" w:eastAsia="Times New Roman" w:hAnsi="Calibri" w:cs="Calibri"/>
                <w:color w:val="000000"/>
              </w:rPr>
            </w:pPr>
            <w:ins w:id="224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ins w:id="2244" w:author="Stefanie Lane" w:date="2022-05-12T12:10:00Z"/>
                <w:rFonts w:ascii="Calibri" w:eastAsia="Times New Roman" w:hAnsi="Calibri" w:cs="Calibri"/>
                <w:color w:val="000000"/>
              </w:rPr>
            </w:pPr>
            <w:ins w:id="2245"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ins w:id="2246" w:author="Stefanie Lane" w:date="2022-05-12T12:10:00Z"/>
                <w:rFonts w:ascii="Calibri" w:eastAsia="Times New Roman" w:hAnsi="Calibri" w:cs="Calibri"/>
                <w:color w:val="000000"/>
              </w:rPr>
            </w:pPr>
            <w:ins w:id="2247" w:author="Stefanie Lane" w:date="2022-05-12T12:10:00Z">
              <w:r w:rsidRPr="004F6583">
                <w:rPr>
                  <w:rFonts w:ascii="Calibri" w:eastAsia="Times New Roman" w:hAnsi="Calibri" w:cs="Calibri"/>
                  <w:color w:val="000000"/>
                </w:rPr>
                <w:t>-100.00</w:t>
              </w:r>
            </w:ins>
          </w:p>
        </w:tc>
      </w:tr>
      <w:tr w:rsidR="004F6583" w:rsidRPr="004F6583" w14:paraId="69FB0C07" w14:textId="77777777" w:rsidTr="004F6583">
        <w:trPr>
          <w:trHeight w:val="290"/>
          <w:ins w:id="2248" w:author="Stefanie Lane" w:date="2022-05-12T12:10:00Z"/>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ins w:id="224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ins w:id="2250" w:author="Stefanie Lane" w:date="2022-05-12T12:10:00Z"/>
                <w:rFonts w:ascii="Arial" w:eastAsia="Times New Roman" w:hAnsi="Arial" w:cs="Arial"/>
                <w:i/>
                <w:iCs/>
                <w:sz w:val="20"/>
                <w:szCs w:val="20"/>
              </w:rPr>
            </w:pPr>
            <w:proofErr w:type="spellStart"/>
            <w:ins w:id="2251"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ins w:id="2252" w:author="Stefanie Lane" w:date="2022-05-12T12:10:00Z"/>
                <w:rFonts w:ascii="Calibri" w:eastAsia="Times New Roman" w:hAnsi="Calibri" w:cs="Calibri"/>
                <w:color w:val="000000"/>
              </w:rPr>
            </w:pPr>
            <w:ins w:id="2253"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ins w:id="2254" w:author="Stefanie Lane" w:date="2022-05-12T12:10:00Z"/>
                <w:rFonts w:ascii="Calibri" w:eastAsia="Times New Roman" w:hAnsi="Calibri" w:cs="Calibri"/>
                <w:color w:val="000000"/>
              </w:rPr>
            </w:pPr>
            <w:ins w:id="2255"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ins w:id="2256" w:author="Stefanie Lane" w:date="2022-05-12T12:10:00Z"/>
                <w:rFonts w:ascii="Calibri" w:eastAsia="Times New Roman" w:hAnsi="Calibri" w:cs="Calibri"/>
                <w:color w:val="000000"/>
              </w:rPr>
            </w:pPr>
            <w:ins w:id="2257"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ins w:id="2258" w:author="Stefanie Lane" w:date="2022-05-12T12:10:00Z"/>
                <w:rFonts w:ascii="Calibri" w:eastAsia="Times New Roman" w:hAnsi="Calibri" w:cs="Calibri"/>
                <w:color w:val="000000"/>
              </w:rPr>
            </w:pPr>
            <w:ins w:id="2259" w:author="Stefanie Lane" w:date="2022-05-12T12:10:00Z">
              <w:r w:rsidRPr="004F6583">
                <w:rPr>
                  <w:rFonts w:ascii="Calibri" w:eastAsia="Times New Roman" w:hAnsi="Calibri" w:cs="Calibri"/>
                  <w:color w:val="000000"/>
                </w:rPr>
                <w:t>-100.00</w:t>
              </w:r>
            </w:ins>
          </w:p>
        </w:tc>
      </w:tr>
      <w:tr w:rsidR="004F6583" w:rsidRPr="004F6583" w14:paraId="5C877BE5" w14:textId="77777777" w:rsidTr="004F6583">
        <w:trPr>
          <w:trHeight w:val="290"/>
          <w:ins w:id="2260" w:author="Stefanie Lane" w:date="2022-05-12T12:10:00Z"/>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ins w:id="226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ins w:id="2262" w:author="Stefanie Lane" w:date="2022-05-12T12:10:00Z"/>
                <w:rFonts w:ascii="Calibri" w:eastAsia="Times New Roman" w:hAnsi="Calibri" w:cs="Calibri"/>
                <w:i/>
                <w:iCs/>
                <w:color w:val="000000"/>
              </w:rPr>
            </w:pPr>
            <w:ins w:id="2263" w:author="Stefanie Lane" w:date="2022-05-12T12:10:00Z">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ins w:id="2264" w:author="Stefanie Lane" w:date="2022-05-12T12:10:00Z"/>
                <w:rFonts w:ascii="Calibri" w:eastAsia="Times New Roman" w:hAnsi="Calibri" w:cs="Calibri"/>
                <w:color w:val="000000"/>
              </w:rPr>
            </w:pPr>
            <w:ins w:id="2265"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ins w:id="2266" w:author="Stefanie Lane" w:date="2022-05-12T12:10:00Z"/>
                <w:rFonts w:ascii="Calibri" w:eastAsia="Times New Roman" w:hAnsi="Calibri" w:cs="Calibri"/>
                <w:color w:val="000000"/>
              </w:rPr>
            </w:pPr>
            <w:ins w:id="226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ins w:id="2268" w:author="Stefanie Lane" w:date="2022-05-12T12:10:00Z"/>
                <w:rFonts w:ascii="Calibri" w:eastAsia="Times New Roman" w:hAnsi="Calibri" w:cs="Calibri"/>
                <w:color w:val="000000"/>
              </w:rPr>
            </w:pPr>
            <w:ins w:id="2269"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ins w:id="2270" w:author="Stefanie Lane" w:date="2022-05-12T12:10:00Z"/>
                <w:rFonts w:ascii="Calibri" w:eastAsia="Times New Roman" w:hAnsi="Calibri" w:cs="Calibri"/>
                <w:color w:val="000000"/>
              </w:rPr>
            </w:pPr>
            <w:ins w:id="2271" w:author="Stefanie Lane" w:date="2022-05-12T12:10:00Z">
              <w:r w:rsidRPr="004F6583">
                <w:rPr>
                  <w:rFonts w:ascii="Calibri" w:eastAsia="Times New Roman" w:hAnsi="Calibri" w:cs="Calibri"/>
                  <w:color w:val="000000"/>
                </w:rPr>
                <w:t>-100.00</w:t>
              </w:r>
            </w:ins>
          </w:p>
        </w:tc>
      </w:tr>
      <w:tr w:rsidR="004F6583" w:rsidRPr="004F6583" w14:paraId="4FFEB484" w14:textId="77777777" w:rsidTr="004F6583">
        <w:trPr>
          <w:trHeight w:val="290"/>
          <w:ins w:id="2272" w:author="Stefanie Lane" w:date="2022-05-12T12:10:00Z"/>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ins w:id="227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ins w:id="2274" w:author="Stefanie Lane" w:date="2022-05-12T12:10:00Z"/>
                <w:rFonts w:ascii="Arial" w:eastAsia="Times New Roman" w:hAnsi="Arial" w:cs="Arial"/>
                <w:i/>
                <w:iCs/>
                <w:sz w:val="20"/>
                <w:szCs w:val="20"/>
              </w:rPr>
            </w:pPr>
            <w:ins w:id="2275" w:author="Stefanie Lane" w:date="2022-05-12T12:10:00Z">
              <w:r w:rsidRPr="004F6583">
                <w:rPr>
                  <w:rFonts w:ascii="Arial" w:eastAsia="Times New Roman" w:hAnsi="Arial" w:cs="Arial"/>
                  <w:i/>
                  <w:iCs/>
                  <w:sz w:val="20"/>
                  <w:szCs w:val="20"/>
                </w:rPr>
                <w:t>Sium suave</w:t>
              </w:r>
            </w:ins>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ins w:id="2276" w:author="Stefanie Lane" w:date="2022-05-12T12:10:00Z"/>
                <w:rFonts w:ascii="Calibri" w:eastAsia="Times New Roman" w:hAnsi="Calibri" w:cs="Calibri"/>
                <w:color w:val="000000"/>
              </w:rPr>
            </w:pPr>
            <w:ins w:id="2277" w:author="Stefanie Lane" w:date="2022-05-12T12:10:00Z">
              <w:r w:rsidRPr="004F6583">
                <w:rPr>
                  <w:rFonts w:ascii="Calibri" w:eastAsia="Times New Roman" w:hAnsi="Calibri" w:cs="Calibri"/>
                  <w:color w:val="000000"/>
                </w:rPr>
                <w:t>0.14</w:t>
              </w:r>
            </w:ins>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ins w:id="2278" w:author="Stefanie Lane" w:date="2022-05-12T12:10:00Z"/>
                <w:rFonts w:ascii="Calibri" w:eastAsia="Times New Roman" w:hAnsi="Calibri" w:cs="Calibri"/>
                <w:color w:val="000000"/>
              </w:rPr>
            </w:pPr>
            <w:ins w:id="2279"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ins w:id="2280" w:author="Stefanie Lane" w:date="2022-05-12T12:10:00Z"/>
                <w:rFonts w:ascii="Calibri" w:eastAsia="Times New Roman" w:hAnsi="Calibri" w:cs="Calibri"/>
                <w:color w:val="000000"/>
              </w:rPr>
            </w:pPr>
            <w:ins w:id="2281"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ins w:id="2282" w:author="Stefanie Lane" w:date="2022-05-12T12:10:00Z"/>
                <w:rFonts w:ascii="Calibri" w:eastAsia="Times New Roman" w:hAnsi="Calibri" w:cs="Calibri"/>
                <w:color w:val="000000"/>
              </w:rPr>
            </w:pPr>
            <w:ins w:id="2283" w:author="Stefanie Lane" w:date="2022-05-12T12:10:00Z">
              <w:r w:rsidRPr="004F6583">
                <w:rPr>
                  <w:rFonts w:ascii="Calibri" w:eastAsia="Times New Roman" w:hAnsi="Calibri" w:cs="Calibri"/>
                  <w:color w:val="000000"/>
                </w:rPr>
                <w:t>-100.00</w:t>
              </w:r>
            </w:ins>
          </w:p>
        </w:tc>
      </w:tr>
      <w:tr w:rsidR="004F6583" w:rsidRPr="004F6583" w14:paraId="47551681" w14:textId="77777777" w:rsidTr="004F6583">
        <w:trPr>
          <w:trHeight w:val="290"/>
          <w:ins w:id="2284" w:author="Stefanie Lane" w:date="2022-05-12T12:10:00Z"/>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ins w:id="228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ins w:id="2286" w:author="Stefanie Lane" w:date="2022-05-12T12:10:00Z"/>
                <w:rFonts w:ascii="Arial" w:eastAsia="Times New Roman" w:hAnsi="Arial" w:cs="Arial"/>
                <w:i/>
                <w:iCs/>
                <w:sz w:val="20"/>
                <w:szCs w:val="20"/>
              </w:rPr>
            </w:pPr>
            <w:ins w:id="2287"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ins w:id="2288" w:author="Stefanie Lane" w:date="2022-05-12T12:10:00Z"/>
                <w:rFonts w:ascii="Calibri" w:eastAsia="Times New Roman" w:hAnsi="Calibri" w:cs="Calibri"/>
                <w:color w:val="000000"/>
              </w:rPr>
            </w:pPr>
            <w:ins w:id="2289" w:author="Stefanie Lane" w:date="2022-05-12T12:10:00Z">
              <w:r w:rsidRPr="004F6583">
                <w:rPr>
                  <w:rFonts w:ascii="Calibri" w:eastAsia="Times New Roman" w:hAnsi="Calibri" w:cs="Calibri"/>
                  <w:color w:val="000000"/>
                </w:rPr>
                <w:t>0.69</w:t>
              </w:r>
            </w:ins>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ins w:id="2290" w:author="Stefanie Lane" w:date="2022-05-12T12:10:00Z"/>
                <w:rFonts w:ascii="Calibri" w:eastAsia="Times New Roman" w:hAnsi="Calibri" w:cs="Calibri"/>
                <w:color w:val="000000"/>
              </w:rPr>
            </w:pPr>
            <w:ins w:id="2291"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ins w:id="2292" w:author="Stefanie Lane" w:date="2022-05-12T12:10:00Z"/>
                <w:rFonts w:ascii="Calibri" w:eastAsia="Times New Roman" w:hAnsi="Calibri" w:cs="Calibri"/>
                <w:color w:val="000000"/>
              </w:rPr>
            </w:pPr>
            <w:ins w:id="229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ins w:id="2294" w:author="Stefanie Lane" w:date="2022-05-12T12:10:00Z"/>
                <w:rFonts w:ascii="Calibri" w:eastAsia="Times New Roman" w:hAnsi="Calibri" w:cs="Calibri"/>
                <w:color w:val="000000"/>
              </w:rPr>
            </w:pPr>
            <w:ins w:id="2295" w:author="Stefanie Lane" w:date="2022-05-12T12:10:00Z">
              <w:r w:rsidRPr="004F6583">
                <w:rPr>
                  <w:rFonts w:ascii="Calibri" w:eastAsia="Times New Roman" w:hAnsi="Calibri" w:cs="Calibri"/>
                  <w:color w:val="000000"/>
                </w:rPr>
                <w:t>-100.00</w:t>
              </w:r>
            </w:ins>
          </w:p>
        </w:tc>
      </w:tr>
      <w:tr w:rsidR="004F6583" w:rsidRPr="004F6583" w14:paraId="401EF942" w14:textId="77777777" w:rsidTr="004F6583">
        <w:trPr>
          <w:trHeight w:val="290"/>
          <w:ins w:id="2296" w:author="Stefanie Lane" w:date="2022-05-12T12:10:00Z"/>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ins w:id="229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ins w:id="2298" w:author="Stefanie Lane" w:date="2022-05-12T12:10:00Z"/>
                <w:rFonts w:ascii="Arial" w:eastAsia="Times New Roman" w:hAnsi="Arial" w:cs="Arial"/>
                <w:i/>
                <w:iCs/>
                <w:sz w:val="20"/>
                <w:szCs w:val="20"/>
              </w:rPr>
            </w:pPr>
            <w:ins w:id="2299" w:author="Stefanie Lane" w:date="2022-05-12T12:10:00Z">
              <w:r w:rsidRPr="004F6583">
                <w:rPr>
                  <w:rFonts w:ascii="Arial" w:eastAsia="Times New Roman" w:hAnsi="Arial" w:cs="Arial"/>
                  <w:i/>
                  <w:iCs/>
                  <w:sz w:val="20"/>
                  <w:szCs w:val="20"/>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ins w:id="2300" w:author="Stefanie Lane" w:date="2022-05-12T12:10:00Z"/>
                <w:rFonts w:ascii="Calibri" w:eastAsia="Times New Roman" w:hAnsi="Calibri" w:cs="Calibri"/>
                <w:color w:val="000000"/>
              </w:rPr>
            </w:pPr>
            <w:ins w:id="2301" w:author="Stefanie Lane" w:date="2022-05-12T12:10:00Z">
              <w:r w:rsidRPr="004F6583">
                <w:rPr>
                  <w:rFonts w:ascii="Calibri" w:eastAsia="Times New Roman" w:hAnsi="Calibri" w:cs="Calibri"/>
                  <w:color w:val="000000"/>
                </w:rPr>
                <w:t>0.66</w:t>
              </w:r>
            </w:ins>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ins w:id="2302" w:author="Stefanie Lane" w:date="2022-05-12T12:10:00Z"/>
                <w:rFonts w:ascii="Calibri" w:eastAsia="Times New Roman" w:hAnsi="Calibri" w:cs="Calibri"/>
                <w:color w:val="000000"/>
              </w:rPr>
            </w:pPr>
            <w:ins w:id="2303"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ins w:id="2304" w:author="Stefanie Lane" w:date="2022-05-12T12:10:00Z"/>
                <w:rFonts w:ascii="Calibri" w:eastAsia="Times New Roman" w:hAnsi="Calibri" w:cs="Calibri"/>
                <w:color w:val="000000"/>
              </w:rPr>
            </w:pPr>
            <w:ins w:id="2305"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ins w:id="2306" w:author="Stefanie Lane" w:date="2022-05-12T12:10:00Z"/>
                <w:rFonts w:ascii="Calibri" w:eastAsia="Times New Roman" w:hAnsi="Calibri" w:cs="Calibri"/>
                <w:color w:val="000000"/>
              </w:rPr>
            </w:pPr>
            <w:ins w:id="2307" w:author="Stefanie Lane" w:date="2022-05-12T12:10:00Z">
              <w:r w:rsidRPr="004F6583">
                <w:rPr>
                  <w:rFonts w:ascii="Calibri" w:eastAsia="Times New Roman" w:hAnsi="Calibri" w:cs="Calibri"/>
                  <w:color w:val="000000"/>
                </w:rPr>
                <w:t>-94.44</w:t>
              </w:r>
            </w:ins>
          </w:p>
        </w:tc>
      </w:tr>
      <w:tr w:rsidR="004F6583" w:rsidRPr="004F6583" w14:paraId="039D7C6D" w14:textId="77777777" w:rsidTr="004F6583">
        <w:trPr>
          <w:trHeight w:val="290"/>
          <w:ins w:id="2308" w:author="Stefanie Lane" w:date="2022-05-12T12:10:00Z"/>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ins w:id="230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ins w:id="2310" w:author="Stefanie Lane" w:date="2022-05-12T12:10:00Z"/>
                <w:rFonts w:ascii="Arial" w:eastAsia="Times New Roman" w:hAnsi="Arial" w:cs="Arial"/>
                <w:i/>
                <w:iCs/>
                <w:sz w:val="20"/>
                <w:szCs w:val="20"/>
              </w:rPr>
            </w:pPr>
            <w:ins w:id="2311" w:author="Stefanie Lane" w:date="2022-05-12T12:10:00Z">
              <w:r w:rsidRPr="004F6583">
                <w:rPr>
                  <w:rFonts w:ascii="Arial" w:eastAsia="Times New Roman" w:hAnsi="Arial" w:cs="Arial"/>
                  <w:i/>
                  <w:iCs/>
                  <w:sz w:val="20"/>
                  <w:szCs w:val="20"/>
                </w:rPr>
                <w:t>Lysimachia thyrsiflora</w:t>
              </w:r>
            </w:ins>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ins w:id="2312" w:author="Stefanie Lane" w:date="2022-05-12T12:10:00Z"/>
                <w:rFonts w:ascii="Calibri" w:eastAsia="Times New Roman" w:hAnsi="Calibri" w:cs="Calibri"/>
                <w:color w:val="000000"/>
              </w:rPr>
            </w:pPr>
            <w:ins w:id="2313"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ins w:id="2314" w:author="Stefanie Lane" w:date="2022-05-12T12:10:00Z"/>
                <w:rFonts w:ascii="Calibri" w:eastAsia="Times New Roman" w:hAnsi="Calibri" w:cs="Calibri"/>
                <w:color w:val="000000"/>
              </w:rPr>
            </w:pPr>
            <w:ins w:id="2315"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ins w:id="2316" w:author="Stefanie Lane" w:date="2022-05-12T12:10:00Z"/>
                <w:rFonts w:ascii="Calibri" w:eastAsia="Times New Roman" w:hAnsi="Calibri" w:cs="Calibri"/>
                <w:color w:val="000000"/>
              </w:rPr>
            </w:pPr>
            <w:ins w:id="2317"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ins w:id="2318" w:author="Stefanie Lane" w:date="2022-05-12T12:10:00Z"/>
                <w:rFonts w:ascii="Calibri" w:eastAsia="Times New Roman" w:hAnsi="Calibri" w:cs="Calibri"/>
                <w:color w:val="000000"/>
              </w:rPr>
            </w:pPr>
            <w:ins w:id="2319" w:author="Stefanie Lane" w:date="2022-05-12T12:10:00Z">
              <w:r w:rsidRPr="004F6583">
                <w:rPr>
                  <w:rFonts w:ascii="Calibri" w:eastAsia="Times New Roman" w:hAnsi="Calibri" w:cs="Calibri"/>
                  <w:color w:val="000000"/>
                </w:rPr>
                <w:t>-94.44</w:t>
              </w:r>
            </w:ins>
          </w:p>
        </w:tc>
      </w:tr>
      <w:tr w:rsidR="004F6583" w:rsidRPr="004F6583" w14:paraId="689AB507" w14:textId="77777777" w:rsidTr="004F6583">
        <w:trPr>
          <w:trHeight w:val="290"/>
          <w:ins w:id="2320" w:author="Stefanie Lane" w:date="2022-05-12T12:10:00Z"/>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ins w:id="232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ins w:id="2322" w:author="Stefanie Lane" w:date="2022-05-12T12:10:00Z"/>
                <w:rFonts w:ascii="Arial" w:eastAsia="Times New Roman" w:hAnsi="Arial" w:cs="Arial"/>
                <w:i/>
                <w:iCs/>
                <w:sz w:val="20"/>
                <w:szCs w:val="20"/>
              </w:rPr>
            </w:pPr>
            <w:ins w:id="2323"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ins w:id="2324" w:author="Stefanie Lane" w:date="2022-05-12T12:10:00Z"/>
                <w:rFonts w:ascii="Calibri" w:eastAsia="Times New Roman" w:hAnsi="Calibri" w:cs="Calibri"/>
                <w:color w:val="000000"/>
              </w:rPr>
            </w:pPr>
            <w:ins w:id="2325"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ins w:id="2326" w:author="Stefanie Lane" w:date="2022-05-12T12:10:00Z"/>
                <w:rFonts w:ascii="Calibri" w:eastAsia="Times New Roman" w:hAnsi="Calibri" w:cs="Calibri"/>
                <w:color w:val="000000"/>
              </w:rPr>
            </w:pPr>
            <w:ins w:id="2327" w:author="Stefanie Lane" w:date="2022-05-12T12:10:00Z">
              <w:r w:rsidRPr="004F6583">
                <w:rPr>
                  <w:rFonts w:ascii="Calibri" w:eastAsia="Times New Roman" w:hAnsi="Calibri" w:cs="Calibri"/>
                  <w:color w:val="000000"/>
                </w:rPr>
                <w:t>0.24</w:t>
              </w:r>
            </w:ins>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ins w:id="2328" w:author="Stefanie Lane" w:date="2022-05-12T12:10:00Z"/>
                <w:rFonts w:ascii="Calibri" w:eastAsia="Times New Roman" w:hAnsi="Calibri" w:cs="Calibri"/>
                <w:color w:val="000000"/>
              </w:rPr>
            </w:pPr>
            <w:ins w:id="2329"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ins w:id="2330" w:author="Stefanie Lane" w:date="2022-05-12T12:10:00Z"/>
                <w:rFonts w:ascii="Calibri" w:eastAsia="Times New Roman" w:hAnsi="Calibri" w:cs="Calibri"/>
                <w:color w:val="000000"/>
              </w:rPr>
            </w:pPr>
            <w:ins w:id="2331" w:author="Stefanie Lane" w:date="2022-05-12T12:10:00Z">
              <w:r w:rsidRPr="004F6583">
                <w:rPr>
                  <w:rFonts w:ascii="Calibri" w:eastAsia="Times New Roman" w:hAnsi="Calibri" w:cs="Calibri"/>
                  <w:color w:val="000000"/>
                </w:rPr>
                <w:t>-94.44</w:t>
              </w:r>
            </w:ins>
          </w:p>
        </w:tc>
      </w:tr>
      <w:tr w:rsidR="004F6583" w:rsidRPr="004F6583" w14:paraId="2E2C2D4D" w14:textId="77777777" w:rsidTr="004F6583">
        <w:trPr>
          <w:trHeight w:val="290"/>
          <w:ins w:id="2332" w:author="Stefanie Lane" w:date="2022-05-12T12:10:00Z"/>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ins w:id="233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ins w:id="2334" w:author="Stefanie Lane" w:date="2022-05-12T12:10:00Z"/>
                <w:rFonts w:ascii="Arial" w:eastAsia="Times New Roman" w:hAnsi="Arial" w:cs="Arial"/>
                <w:i/>
                <w:iCs/>
                <w:sz w:val="20"/>
                <w:szCs w:val="20"/>
              </w:rPr>
            </w:pPr>
            <w:ins w:id="2335" w:author="Stefanie Lane" w:date="2022-05-12T12:10:00Z">
              <w:r w:rsidRPr="004F6583">
                <w:rPr>
                  <w:rFonts w:ascii="Arial" w:eastAsia="Times New Roman" w:hAnsi="Arial" w:cs="Arial"/>
                  <w:i/>
                  <w:iCs/>
                  <w:sz w:val="20"/>
                  <w:szCs w:val="20"/>
                </w:rPr>
                <w:t>Menyanthes trifoliata</w:t>
              </w:r>
            </w:ins>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ins w:id="2336" w:author="Stefanie Lane" w:date="2022-05-12T12:10:00Z"/>
                <w:rFonts w:ascii="Calibri" w:eastAsia="Times New Roman" w:hAnsi="Calibri" w:cs="Calibri"/>
                <w:color w:val="000000"/>
              </w:rPr>
            </w:pPr>
            <w:ins w:id="2337" w:author="Stefanie Lane" w:date="2022-05-12T12:10:00Z">
              <w:r w:rsidRPr="004F6583">
                <w:rPr>
                  <w:rFonts w:ascii="Calibri" w:eastAsia="Times New Roman" w:hAnsi="Calibri" w:cs="Calibri"/>
                  <w:color w:val="000000"/>
                </w:rPr>
                <w:t>1.86</w:t>
              </w:r>
            </w:ins>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ins w:id="2338" w:author="Stefanie Lane" w:date="2022-05-12T12:10:00Z"/>
                <w:rFonts w:ascii="Calibri" w:eastAsia="Times New Roman" w:hAnsi="Calibri" w:cs="Calibri"/>
                <w:color w:val="000000"/>
              </w:rPr>
            </w:pPr>
            <w:ins w:id="2339" w:author="Stefanie Lane" w:date="2022-05-12T12:10:00Z">
              <w:r w:rsidRPr="004F6583">
                <w:rPr>
                  <w:rFonts w:ascii="Calibri" w:eastAsia="Times New Roman" w:hAnsi="Calibri" w:cs="Calibri"/>
                  <w:color w:val="000000"/>
                </w:rPr>
                <w:t>1.33</w:t>
              </w:r>
            </w:ins>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ins w:id="2340" w:author="Stefanie Lane" w:date="2022-05-12T12:10:00Z"/>
                <w:rFonts w:ascii="Calibri" w:eastAsia="Times New Roman" w:hAnsi="Calibri" w:cs="Calibri"/>
                <w:color w:val="000000"/>
              </w:rPr>
            </w:pPr>
            <w:ins w:id="2341"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ins w:id="2342" w:author="Stefanie Lane" w:date="2022-05-12T12:10:00Z"/>
                <w:rFonts w:ascii="Calibri" w:eastAsia="Times New Roman" w:hAnsi="Calibri" w:cs="Calibri"/>
                <w:color w:val="000000"/>
              </w:rPr>
            </w:pPr>
            <w:ins w:id="2343" w:author="Stefanie Lane" w:date="2022-05-12T12:10:00Z">
              <w:r w:rsidRPr="004F6583">
                <w:rPr>
                  <w:rFonts w:ascii="Calibri" w:eastAsia="Times New Roman" w:hAnsi="Calibri" w:cs="Calibri"/>
                  <w:color w:val="000000"/>
                </w:rPr>
                <w:t>-94.44</w:t>
              </w:r>
            </w:ins>
          </w:p>
        </w:tc>
      </w:tr>
      <w:tr w:rsidR="004F6583" w:rsidRPr="004F6583" w14:paraId="78A5CD11" w14:textId="77777777" w:rsidTr="004F6583">
        <w:trPr>
          <w:trHeight w:val="290"/>
          <w:ins w:id="2344" w:author="Stefanie Lane" w:date="2022-05-12T12:10:00Z"/>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ins w:id="234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ins w:id="2346" w:author="Stefanie Lane" w:date="2022-05-12T12:10:00Z"/>
                <w:rFonts w:ascii="Arial" w:eastAsia="Times New Roman" w:hAnsi="Arial" w:cs="Arial"/>
                <w:i/>
                <w:iCs/>
                <w:sz w:val="20"/>
                <w:szCs w:val="20"/>
              </w:rPr>
            </w:pPr>
            <w:ins w:id="2347" w:author="Stefanie Lane" w:date="2022-05-12T12:10:00Z">
              <w:r w:rsidRPr="004F6583">
                <w:rPr>
                  <w:rFonts w:ascii="Arial" w:eastAsia="Times New Roman" w:hAnsi="Arial" w:cs="Arial"/>
                  <w:i/>
                  <w:iCs/>
                  <w:sz w:val="20"/>
                  <w:szCs w:val="20"/>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ins w:id="2348" w:author="Stefanie Lane" w:date="2022-05-12T12:10:00Z"/>
                <w:rFonts w:ascii="Calibri" w:eastAsia="Times New Roman" w:hAnsi="Calibri" w:cs="Calibri"/>
                <w:color w:val="000000"/>
              </w:rPr>
            </w:pPr>
            <w:ins w:id="2349" w:author="Stefanie Lane" w:date="2022-05-12T12:10:00Z">
              <w:r w:rsidRPr="004F6583">
                <w:rPr>
                  <w:rFonts w:ascii="Calibri" w:eastAsia="Times New Roman" w:hAnsi="Calibri" w:cs="Calibri"/>
                  <w:color w:val="000000"/>
                </w:rPr>
                <w:t>0.07</w:t>
              </w:r>
            </w:ins>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ins w:id="2350" w:author="Stefanie Lane" w:date="2022-05-12T12:10:00Z"/>
                <w:rFonts w:ascii="Calibri" w:eastAsia="Times New Roman" w:hAnsi="Calibri" w:cs="Calibri"/>
                <w:color w:val="000000"/>
              </w:rPr>
            </w:pPr>
            <w:ins w:id="2351"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ins w:id="2352" w:author="Stefanie Lane" w:date="2022-05-12T12:10:00Z"/>
                <w:rFonts w:ascii="Calibri" w:eastAsia="Times New Roman" w:hAnsi="Calibri" w:cs="Calibri"/>
                <w:color w:val="000000"/>
              </w:rPr>
            </w:pPr>
            <w:ins w:id="2353"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ins w:id="2354" w:author="Stefanie Lane" w:date="2022-05-12T12:10:00Z"/>
                <w:rFonts w:ascii="Calibri" w:eastAsia="Times New Roman" w:hAnsi="Calibri" w:cs="Calibri"/>
                <w:color w:val="000000"/>
              </w:rPr>
            </w:pPr>
            <w:ins w:id="2355" w:author="Stefanie Lane" w:date="2022-05-12T12:10:00Z">
              <w:r w:rsidRPr="004F6583">
                <w:rPr>
                  <w:rFonts w:ascii="Calibri" w:eastAsia="Times New Roman" w:hAnsi="Calibri" w:cs="Calibri"/>
                  <w:color w:val="000000"/>
                </w:rPr>
                <w:t>-94.44</w:t>
              </w:r>
            </w:ins>
          </w:p>
        </w:tc>
      </w:tr>
      <w:tr w:rsidR="004F6583" w:rsidRPr="004F6583" w14:paraId="52602460" w14:textId="77777777" w:rsidTr="004F6583">
        <w:trPr>
          <w:trHeight w:val="290"/>
          <w:ins w:id="2356" w:author="Stefanie Lane" w:date="2022-05-12T12:10:00Z"/>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ins w:id="235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ins w:id="2358" w:author="Stefanie Lane" w:date="2022-05-12T12:10:00Z"/>
                <w:rFonts w:ascii="Arial" w:eastAsia="Times New Roman" w:hAnsi="Arial" w:cs="Arial"/>
                <w:i/>
                <w:iCs/>
                <w:sz w:val="20"/>
                <w:szCs w:val="20"/>
              </w:rPr>
            </w:pPr>
            <w:ins w:id="2359" w:author="Stefanie Lane" w:date="2022-05-12T12:10:00Z">
              <w:r w:rsidRPr="004F6583">
                <w:rPr>
                  <w:rFonts w:ascii="Arial" w:eastAsia="Times New Roman" w:hAnsi="Arial" w:cs="Arial"/>
                  <w:i/>
                  <w:iCs/>
                  <w:sz w:val="20"/>
                  <w:szCs w:val="20"/>
                </w:rPr>
                <w:t>Carex lyngbyei</w:t>
              </w:r>
            </w:ins>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ins w:id="2360" w:author="Stefanie Lane" w:date="2022-05-12T12:10:00Z"/>
                <w:rFonts w:ascii="Calibri" w:eastAsia="Times New Roman" w:hAnsi="Calibri" w:cs="Calibri"/>
                <w:color w:val="000000"/>
              </w:rPr>
            </w:pPr>
            <w:ins w:id="2361" w:author="Stefanie Lane" w:date="2022-05-12T12:10:00Z">
              <w:r w:rsidRPr="004F6583">
                <w:rPr>
                  <w:rFonts w:ascii="Calibri" w:eastAsia="Times New Roman" w:hAnsi="Calibri" w:cs="Calibri"/>
                  <w:color w:val="000000"/>
                </w:rPr>
                <w:t>0.76</w:t>
              </w:r>
            </w:ins>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ins w:id="2362" w:author="Stefanie Lane" w:date="2022-05-12T12:10:00Z"/>
                <w:rFonts w:ascii="Calibri" w:eastAsia="Times New Roman" w:hAnsi="Calibri" w:cs="Calibri"/>
                <w:color w:val="000000"/>
              </w:rPr>
            </w:pPr>
            <w:ins w:id="2363" w:author="Stefanie Lane" w:date="2022-05-12T12:10:00Z">
              <w:r w:rsidRPr="004F6583">
                <w:rPr>
                  <w:rFonts w:ascii="Calibri" w:eastAsia="Times New Roman" w:hAnsi="Calibri" w:cs="Calibri"/>
                  <w:color w:val="000000"/>
                </w:rPr>
                <w:t>1.42</w:t>
              </w:r>
            </w:ins>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ins w:id="2364" w:author="Stefanie Lane" w:date="2022-05-12T12:10:00Z"/>
                <w:rFonts w:ascii="Calibri" w:eastAsia="Times New Roman" w:hAnsi="Calibri" w:cs="Calibri"/>
                <w:color w:val="000000"/>
              </w:rPr>
            </w:pPr>
            <w:ins w:id="2365"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ins w:id="2366" w:author="Stefanie Lane" w:date="2022-05-12T12:10:00Z"/>
                <w:rFonts w:ascii="Calibri" w:eastAsia="Times New Roman" w:hAnsi="Calibri" w:cs="Calibri"/>
                <w:color w:val="000000"/>
              </w:rPr>
            </w:pPr>
            <w:ins w:id="2367" w:author="Stefanie Lane" w:date="2022-05-12T12:10:00Z">
              <w:r w:rsidRPr="004F6583">
                <w:rPr>
                  <w:rFonts w:ascii="Calibri" w:eastAsia="Times New Roman" w:hAnsi="Calibri" w:cs="Calibri"/>
                  <w:color w:val="000000"/>
                </w:rPr>
                <w:t>-88.89</w:t>
              </w:r>
            </w:ins>
          </w:p>
        </w:tc>
      </w:tr>
      <w:tr w:rsidR="004F6583" w:rsidRPr="004F6583" w14:paraId="223E1B0B" w14:textId="77777777" w:rsidTr="004F6583">
        <w:trPr>
          <w:trHeight w:val="290"/>
          <w:ins w:id="2368" w:author="Stefanie Lane" w:date="2022-05-12T12:10:00Z"/>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ins w:id="236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ins w:id="2370" w:author="Stefanie Lane" w:date="2022-05-12T12:10:00Z"/>
                <w:rFonts w:ascii="Arial" w:eastAsia="Times New Roman" w:hAnsi="Arial" w:cs="Arial"/>
                <w:i/>
                <w:iCs/>
                <w:sz w:val="20"/>
                <w:szCs w:val="20"/>
              </w:rPr>
            </w:pPr>
            <w:proofErr w:type="spellStart"/>
            <w:ins w:id="2371" w:author="Stefanie Lane" w:date="2022-05-12T12:10:00Z">
              <w:r w:rsidRPr="004F6583">
                <w:rPr>
                  <w:rFonts w:ascii="Arial" w:eastAsia="Times New Roman" w:hAnsi="Arial" w:cs="Arial"/>
                  <w:i/>
                  <w:iCs/>
                  <w:sz w:val="20"/>
                  <w:szCs w:val="20"/>
                </w:rPr>
                <w:t>Hordeum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brachyantherum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ins w:id="2372" w:author="Stefanie Lane" w:date="2022-05-12T12:10:00Z"/>
                <w:rFonts w:ascii="Calibri" w:eastAsia="Times New Roman" w:hAnsi="Calibri" w:cs="Calibri"/>
                <w:color w:val="000000"/>
              </w:rPr>
            </w:pPr>
            <w:ins w:id="2373"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ins w:id="2374" w:author="Stefanie Lane" w:date="2022-05-12T12:10:00Z"/>
                <w:rFonts w:ascii="Calibri" w:eastAsia="Times New Roman" w:hAnsi="Calibri" w:cs="Calibri"/>
                <w:color w:val="000000"/>
              </w:rPr>
            </w:pPr>
            <w:ins w:id="237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ins w:id="2376" w:author="Stefanie Lane" w:date="2022-05-12T12:10:00Z"/>
                <w:rFonts w:ascii="Calibri" w:eastAsia="Times New Roman" w:hAnsi="Calibri" w:cs="Calibri"/>
                <w:color w:val="000000"/>
              </w:rPr>
            </w:pPr>
            <w:ins w:id="2377" w:author="Stefanie Lane" w:date="2022-05-12T12:10:00Z">
              <w:r w:rsidRPr="004F6583">
                <w:rPr>
                  <w:rFonts w:ascii="Calibri" w:eastAsia="Times New Roman" w:hAnsi="Calibri" w:cs="Calibri"/>
                  <w:color w:val="000000"/>
                </w:rPr>
                <w:t>0.11</w:t>
              </w:r>
            </w:ins>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ins w:id="2378" w:author="Stefanie Lane" w:date="2022-05-12T12:10:00Z"/>
                <w:rFonts w:ascii="Calibri" w:eastAsia="Times New Roman" w:hAnsi="Calibri" w:cs="Calibri"/>
                <w:color w:val="000000"/>
              </w:rPr>
            </w:pPr>
            <w:ins w:id="2379" w:author="Stefanie Lane" w:date="2022-05-12T12:10:00Z">
              <w:r w:rsidRPr="004F6583">
                <w:rPr>
                  <w:rFonts w:ascii="Calibri" w:eastAsia="Times New Roman" w:hAnsi="Calibri" w:cs="Calibri"/>
                  <w:color w:val="000000"/>
                </w:rPr>
                <w:t>-88.89</w:t>
              </w:r>
            </w:ins>
          </w:p>
        </w:tc>
      </w:tr>
      <w:tr w:rsidR="004F6583" w:rsidRPr="004F6583" w14:paraId="238EC65B" w14:textId="77777777" w:rsidTr="004F6583">
        <w:trPr>
          <w:trHeight w:val="290"/>
          <w:ins w:id="2380" w:author="Stefanie Lane" w:date="2022-05-12T12:10:00Z"/>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ins w:id="238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ins w:id="2382" w:author="Stefanie Lane" w:date="2022-05-12T12:10:00Z"/>
                <w:rFonts w:ascii="Arial" w:eastAsia="Times New Roman" w:hAnsi="Arial" w:cs="Arial"/>
                <w:i/>
                <w:iCs/>
                <w:sz w:val="20"/>
                <w:szCs w:val="20"/>
              </w:rPr>
            </w:pPr>
            <w:proofErr w:type="spellStart"/>
            <w:ins w:id="2383"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ins w:id="2384" w:author="Stefanie Lane" w:date="2022-05-12T12:10:00Z"/>
                <w:rFonts w:ascii="Calibri" w:eastAsia="Times New Roman" w:hAnsi="Calibri" w:cs="Calibri"/>
                <w:color w:val="000000"/>
              </w:rPr>
            </w:pPr>
            <w:ins w:id="2385"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ins w:id="2386" w:author="Stefanie Lane" w:date="2022-05-12T12:10:00Z"/>
                <w:rFonts w:ascii="Calibri" w:eastAsia="Times New Roman" w:hAnsi="Calibri" w:cs="Calibri"/>
                <w:color w:val="000000"/>
              </w:rPr>
            </w:pPr>
            <w:ins w:id="2387"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ins w:id="2388" w:author="Stefanie Lane" w:date="2022-05-12T12:10:00Z"/>
                <w:rFonts w:ascii="Calibri" w:eastAsia="Times New Roman" w:hAnsi="Calibri" w:cs="Calibri"/>
                <w:color w:val="000000"/>
              </w:rPr>
            </w:pPr>
            <w:ins w:id="2389"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ins w:id="2390" w:author="Stefanie Lane" w:date="2022-05-12T12:10:00Z"/>
                <w:rFonts w:ascii="Calibri" w:eastAsia="Times New Roman" w:hAnsi="Calibri" w:cs="Calibri"/>
                <w:color w:val="000000"/>
              </w:rPr>
            </w:pPr>
            <w:ins w:id="2391" w:author="Stefanie Lane" w:date="2022-05-12T12:10:00Z">
              <w:r w:rsidRPr="004F6583">
                <w:rPr>
                  <w:rFonts w:ascii="Calibri" w:eastAsia="Times New Roman" w:hAnsi="Calibri" w:cs="Calibri"/>
                  <w:color w:val="000000"/>
                </w:rPr>
                <w:t>-88.89</w:t>
              </w:r>
            </w:ins>
          </w:p>
        </w:tc>
      </w:tr>
      <w:tr w:rsidR="004F6583" w:rsidRPr="004F6583" w14:paraId="326DBC03" w14:textId="77777777" w:rsidTr="004F6583">
        <w:trPr>
          <w:trHeight w:val="290"/>
          <w:ins w:id="2392" w:author="Stefanie Lane" w:date="2022-05-12T12:10:00Z"/>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ins w:id="239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ins w:id="2394" w:author="Stefanie Lane" w:date="2022-05-12T12:10:00Z"/>
                <w:rFonts w:ascii="Arial" w:eastAsia="Times New Roman" w:hAnsi="Arial" w:cs="Arial"/>
                <w:i/>
                <w:iCs/>
                <w:sz w:val="20"/>
                <w:szCs w:val="20"/>
              </w:rPr>
            </w:pPr>
            <w:ins w:id="2395" w:author="Stefanie Lane" w:date="2022-05-12T12:10:00Z">
              <w:r w:rsidRPr="004F6583">
                <w:rPr>
                  <w:rFonts w:ascii="Arial" w:eastAsia="Times New Roman" w:hAnsi="Arial" w:cs="Arial"/>
                  <w:i/>
                  <w:iCs/>
                  <w:sz w:val="20"/>
                  <w:szCs w:val="20"/>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ins w:id="2396" w:author="Stefanie Lane" w:date="2022-05-12T12:10:00Z"/>
                <w:rFonts w:ascii="Calibri" w:eastAsia="Times New Roman" w:hAnsi="Calibri" w:cs="Calibri"/>
                <w:color w:val="000000"/>
              </w:rPr>
            </w:pPr>
            <w:ins w:id="2397" w:author="Stefanie Lane" w:date="2022-05-12T12:10:00Z">
              <w:r w:rsidRPr="004F6583">
                <w:rPr>
                  <w:rFonts w:ascii="Calibri" w:eastAsia="Times New Roman" w:hAnsi="Calibri" w:cs="Calibri"/>
                  <w:color w:val="000000"/>
                </w:rPr>
                <w:t>1.00</w:t>
              </w:r>
            </w:ins>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ins w:id="2398" w:author="Stefanie Lane" w:date="2022-05-12T12:10:00Z"/>
                <w:rFonts w:ascii="Calibri" w:eastAsia="Times New Roman" w:hAnsi="Calibri" w:cs="Calibri"/>
                <w:color w:val="000000"/>
              </w:rPr>
            </w:pPr>
            <w:ins w:id="2399"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ins w:id="2400" w:author="Stefanie Lane" w:date="2022-05-12T12:10:00Z"/>
                <w:rFonts w:ascii="Calibri" w:eastAsia="Times New Roman" w:hAnsi="Calibri" w:cs="Calibri"/>
                <w:color w:val="000000"/>
              </w:rPr>
            </w:pPr>
            <w:ins w:id="2401" w:author="Stefanie Lane" w:date="2022-05-12T12:10:00Z">
              <w:r w:rsidRPr="004F6583">
                <w:rPr>
                  <w:rFonts w:ascii="Calibri" w:eastAsia="Times New Roman" w:hAnsi="Calibri" w:cs="Calibri"/>
                  <w:color w:val="000000"/>
                </w:rPr>
                <w:t>0.11</w:t>
              </w:r>
            </w:ins>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ins w:id="2402" w:author="Stefanie Lane" w:date="2022-05-12T12:10:00Z"/>
                <w:rFonts w:ascii="Calibri" w:eastAsia="Times New Roman" w:hAnsi="Calibri" w:cs="Calibri"/>
                <w:color w:val="000000"/>
              </w:rPr>
            </w:pPr>
            <w:ins w:id="2403" w:author="Stefanie Lane" w:date="2022-05-12T12:10:00Z">
              <w:r w:rsidRPr="004F6583">
                <w:rPr>
                  <w:rFonts w:ascii="Calibri" w:eastAsia="Times New Roman" w:hAnsi="Calibri" w:cs="Calibri"/>
                  <w:color w:val="000000"/>
                </w:rPr>
                <w:t>-88.89</w:t>
              </w:r>
            </w:ins>
          </w:p>
        </w:tc>
      </w:tr>
      <w:tr w:rsidR="004F6583" w:rsidRPr="004F6583" w14:paraId="69CFF9FC" w14:textId="77777777" w:rsidTr="004F6583">
        <w:trPr>
          <w:trHeight w:val="290"/>
          <w:ins w:id="2404" w:author="Stefanie Lane" w:date="2022-05-12T12:10:00Z"/>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ins w:id="240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ins w:id="2406" w:author="Stefanie Lane" w:date="2022-05-12T12:10:00Z"/>
                <w:rFonts w:ascii="Arial" w:eastAsia="Times New Roman" w:hAnsi="Arial" w:cs="Arial"/>
                <w:i/>
                <w:iCs/>
                <w:sz w:val="20"/>
                <w:szCs w:val="20"/>
              </w:rPr>
            </w:pPr>
            <w:ins w:id="2407"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ins w:id="2408" w:author="Stefanie Lane" w:date="2022-05-12T12:10:00Z"/>
                <w:rFonts w:ascii="Calibri" w:eastAsia="Times New Roman" w:hAnsi="Calibri" w:cs="Calibri"/>
                <w:color w:val="000000"/>
              </w:rPr>
            </w:pPr>
            <w:ins w:id="2409" w:author="Stefanie Lane" w:date="2022-05-12T12:10:00Z">
              <w:r w:rsidRPr="004F6583">
                <w:rPr>
                  <w:rFonts w:ascii="Calibri" w:eastAsia="Times New Roman" w:hAnsi="Calibri" w:cs="Calibri"/>
                  <w:color w:val="000000"/>
                </w:rPr>
                <w:t>0.48</w:t>
              </w:r>
            </w:ins>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ins w:id="2410" w:author="Stefanie Lane" w:date="2022-05-12T12:10:00Z"/>
                <w:rFonts w:ascii="Calibri" w:eastAsia="Times New Roman" w:hAnsi="Calibri" w:cs="Calibri"/>
                <w:color w:val="000000"/>
              </w:rPr>
            </w:pPr>
            <w:ins w:id="2411" w:author="Stefanie Lane" w:date="2022-05-12T12:10:00Z">
              <w:r w:rsidRPr="004F6583">
                <w:rPr>
                  <w:rFonts w:ascii="Calibri" w:eastAsia="Times New Roman" w:hAnsi="Calibri" w:cs="Calibri"/>
                  <w:color w:val="000000"/>
                </w:rPr>
                <w:t>0.64</w:t>
              </w:r>
            </w:ins>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ins w:id="2412" w:author="Stefanie Lane" w:date="2022-05-12T12:10:00Z"/>
                <w:rFonts w:ascii="Calibri" w:eastAsia="Times New Roman" w:hAnsi="Calibri" w:cs="Calibri"/>
                <w:color w:val="000000"/>
              </w:rPr>
            </w:pPr>
            <w:ins w:id="2413" w:author="Stefanie Lane" w:date="2022-05-12T12:10:00Z">
              <w:r w:rsidRPr="004F6583">
                <w:rPr>
                  <w:rFonts w:ascii="Calibri" w:eastAsia="Times New Roman" w:hAnsi="Calibri" w:cs="Calibri"/>
                  <w:color w:val="000000"/>
                </w:rPr>
                <w:t>0.22</w:t>
              </w:r>
            </w:ins>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ins w:id="2414" w:author="Stefanie Lane" w:date="2022-05-12T12:10:00Z"/>
                <w:rFonts w:ascii="Calibri" w:eastAsia="Times New Roman" w:hAnsi="Calibri" w:cs="Calibri"/>
                <w:color w:val="000000"/>
              </w:rPr>
            </w:pPr>
            <w:ins w:id="2415" w:author="Stefanie Lane" w:date="2022-05-12T12:10:00Z">
              <w:r w:rsidRPr="004F6583">
                <w:rPr>
                  <w:rFonts w:ascii="Calibri" w:eastAsia="Times New Roman" w:hAnsi="Calibri" w:cs="Calibri"/>
                  <w:color w:val="000000"/>
                </w:rPr>
                <w:t>-77.78</w:t>
              </w:r>
            </w:ins>
          </w:p>
        </w:tc>
      </w:tr>
      <w:tr w:rsidR="004F6583" w:rsidRPr="004F6583" w14:paraId="246CA145" w14:textId="77777777" w:rsidTr="004F6583">
        <w:trPr>
          <w:trHeight w:val="290"/>
          <w:ins w:id="2416" w:author="Stefanie Lane" w:date="2022-05-12T12:10:00Z"/>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ins w:id="241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ins w:id="2418" w:author="Stefanie Lane" w:date="2022-05-12T12:10:00Z"/>
                <w:rFonts w:ascii="Arial" w:eastAsia="Times New Roman" w:hAnsi="Arial" w:cs="Arial"/>
                <w:i/>
                <w:iCs/>
                <w:sz w:val="20"/>
                <w:szCs w:val="20"/>
              </w:rPr>
            </w:pPr>
            <w:ins w:id="2419" w:author="Stefanie Lane" w:date="2022-05-12T14:51:00Z">
              <w:r w:rsidRPr="004F6583">
                <w:rPr>
                  <w:rFonts w:ascii="Arial" w:eastAsia="Times New Roman" w:hAnsi="Arial" w:cs="Arial"/>
                  <w:i/>
                  <w:iCs/>
                  <w:sz w:val="20"/>
                  <w:szCs w:val="20"/>
                </w:rPr>
                <w:t>Sidalcea</w:t>
              </w:r>
            </w:ins>
            <w:ins w:id="2420" w:author="Stefanie Lane" w:date="2022-05-12T12:10:00Z">
              <w:r w:rsidR="004F6583"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ins w:id="2421" w:author="Stefanie Lane" w:date="2022-05-12T12:10:00Z"/>
                <w:rFonts w:ascii="Calibri" w:eastAsia="Times New Roman" w:hAnsi="Calibri" w:cs="Calibri"/>
                <w:color w:val="000000"/>
              </w:rPr>
            </w:pPr>
            <w:ins w:id="2422" w:author="Stefanie Lane" w:date="2022-05-12T12:10:00Z">
              <w:r w:rsidRPr="004F6583">
                <w:rPr>
                  <w:rFonts w:ascii="Calibri" w:eastAsia="Times New Roman" w:hAnsi="Calibri" w:cs="Calibri"/>
                  <w:color w:val="000000"/>
                </w:rPr>
                <w:t>0.41</w:t>
              </w:r>
            </w:ins>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ins w:id="2423" w:author="Stefanie Lane" w:date="2022-05-12T12:10:00Z"/>
                <w:rFonts w:ascii="Calibri" w:eastAsia="Times New Roman" w:hAnsi="Calibri" w:cs="Calibri"/>
                <w:color w:val="000000"/>
              </w:rPr>
            </w:pPr>
            <w:ins w:id="2424" w:author="Stefanie Lane" w:date="2022-05-12T12:10:00Z">
              <w:r w:rsidRPr="004F6583">
                <w:rPr>
                  <w:rFonts w:ascii="Calibri" w:eastAsia="Times New Roman" w:hAnsi="Calibri" w:cs="Calibri"/>
                  <w:color w:val="000000"/>
                </w:rPr>
                <w:t>0.18</w:t>
              </w:r>
            </w:ins>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ins w:id="2425" w:author="Stefanie Lane" w:date="2022-05-12T12:10:00Z"/>
                <w:rFonts w:ascii="Calibri" w:eastAsia="Times New Roman" w:hAnsi="Calibri" w:cs="Calibri"/>
                <w:color w:val="000000"/>
              </w:rPr>
            </w:pPr>
            <w:ins w:id="2426"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ins w:id="2427" w:author="Stefanie Lane" w:date="2022-05-12T12:10:00Z"/>
                <w:rFonts w:ascii="Calibri" w:eastAsia="Times New Roman" w:hAnsi="Calibri" w:cs="Calibri"/>
                <w:color w:val="000000"/>
              </w:rPr>
            </w:pPr>
            <w:ins w:id="2428" w:author="Stefanie Lane" w:date="2022-05-12T12:10:00Z">
              <w:r w:rsidRPr="004F6583">
                <w:rPr>
                  <w:rFonts w:ascii="Calibri" w:eastAsia="Times New Roman" w:hAnsi="Calibri" w:cs="Calibri"/>
                  <w:color w:val="000000"/>
                </w:rPr>
                <w:t>-77.78</w:t>
              </w:r>
            </w:ins>
          </w:p>
        </w:tc>
      </w:tr>
      <w:tr w:rsidR="004F6583" w:rsidRPr="004F6583" w14:paraId="502DCBA3" w14:textId="77777777" w:rsidTr="004F6583">
        <w:trPr>
          <w:trHeight w:val="290"/>
          <w:ins w:id="2429" w:author="Stefanie Lane" w:date="2022-05-12T12:10:00Z"/>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ins w:id="243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ins w:id="2431" w:author="Stefanie Lane" w:date="2022-05-12T12:10:00Z"/>
                <w:rFonts w:ascii="Arial" w:eastAsia="Times New Roman" w:hAnsi="Arial" w:cs="Arial"/>
                <w:i/>
                <w:iCs/>
                <w:color w:val="000000"/>
                <w:sz w:val="20"/>
                <w:szCs w:val="20"/>
              </w:rPr>
            </w:pPr>
            <w:proofErr w:type="spellStart"/>
            <w:ins w:id="2432"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ins w:id="2433" w:author="Stefanie Lane" w:date="2022-05-12T12:10:00Z"/>
                <w:rFonts w:ascii="Calibri" w:eastAsia="Times New Roman" w:hAnsi="Calibri" w:cs="Calibri"/>
                <w:color w:val="000000"/>
              </w:rPr>
            </w:pPr>
            <w:ins w:id="2434" w:author="Stefanie Lane" w:date="2022-05-12T12:10:00Z">
              <w:r w:rsidRPr="004F6583">
                <w:rPr>
                  <w:rFonts w:ascii="Calibri" w:eastAsia="Times New Roman" w:hAnsi="Calibri" w:cs="Calibri"/>
                  <w:color w:val="000000"/>
                </w:rPr>
                <w:t>0.59</w:t>
              </w:r>
            </w:ins>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ins w:id="2435" w:author="Stefanie Lane" w:date="2022-05-12T12:10:00Z"/>
                <w:rFonts w:ascii="Calibri" w:eastAsia="Times New Roman" w:hAnsi="Calibri" w:cs="Calibri"/>
                <w:color w:val="000000"/>
              </w:rPr>
            </w:pPr>
            <w:ins w:id="2436" w:author="Stefanie Lane" w:date="2022-05-12T12:10:00Z">
              <w:r w:rsidRPr="004F6583">
                <w:rPr>
                  <w:rFonts w:ascii="Calibri" w:eastAsia="Times New Roman" w:hAnsi="Calibri" w:cs="Calibri"/>
                  <w:color w:val="000000"/>
                </w:rPr>
                <w:t>0.24</w:t>
              </w:r>
            </w:ins>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ins w:id="2437" w:author="Stefanie Lane" w:date="2022-05-12T12:10:00Z"/>
                <w:rFonts w:ascii="Calibri" w:eastAsia="Times New Roman" w:hAnsi="Calibri" w:cs="Calibri"/>
                <w:color w:val="000000"/>
              </w:rPr>
            </w:pPr>
            <w:ins w:id="2438" w:author="Stefanie Lane" w:date="2022-05-12T12:10:00Z">
              <w:r w:rsidRPr="004F6583">
                <w:rPr>
                  <w:rFonts w:ascii="Calibri" w:eastAsia="Times New Roman" w:hAnsi="Calibri" w:cs="Calibri"/>
                  <w:color w:val="000000"/>
                </w:rPr>
                <w:t>0.25</w:t>
              </w:r>
            </w:ins>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ins w:id="2439" w:author="Stefanie Lane" w:date="2022-05-12T12:10:00Z"/>
                <w:rFonts w:ascii="Calibri" w:eastAsia="Times New Roman" w:hAnsi="Calibri" w:cs="Calibri"/>
                <w:color w:val="000000"/>
              </w:rPr>
            </w:pPr>
            <w:ins w:id="2440" w:author="Stefanie Lane" w:date="2022-05-12T12:10:00Z">
              <w:r w:rsidRPr="004F6583">
                <w:rPr>
                  <w:rFonts w:ascii="Calibri" w:eastAsia="Times New Roman" w:hAnsi="Calibri" w:cs="Calibri"/>
                  <w:color w:val="000000"/>
                </w:rPr>
                <w:t>-75.00</w:t>
              </w:r>
            </w:ins>
          </w:p>
        </w:tc>
      </w:tr>
      <w:tr w:rsidR="004F6583" w:rsidRPr="004F6583" w14:paraId="05A8A671" w14:textId="77777777" w:rsidTr="004F6583">
        <w:trPr>
          <w:trHeight w:val="290"/>
          <w:ins w:id="2441" w:author="Stefanie Lane" w:date="2022-05-12T12:10:00Z"/>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ins w:id="244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ins w:id="2443" w:author="Stefanie Lane" w:date="2022-05-12T12:10:00Z"/>
                <w:rFonts w:ascii="Arial" w:eastAsia="Times New Roman" w:hAnsi="Arial" w:cs="Arial"/>
                <w:i/>
                <w:iCs/>
                <w:sz w:val="20"/>
                <w:szCs w:val="20"/>
              </w:rPr>
            </w:pPr>
            <w:ins w:id="2444" w:author="Stefanie Lane" w:date="2022-05-12T12:10:00Z">
              <w:r w:rsidRPr="004F6583">
                <w:rPr>
                  <w:rFonts w:ascii="Arial" w:eastAsia="Times New Roman" w:hAnsi="Arial" w:cs="Arial"/>
                  <w:i/>
                  <w:iCs/>
                  <w:sz w:val="20"/>
                  <w:szCs w:val="2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ins w:id="2445" w:author="Stefanie Lane" w:date="2022-05-12T12:10:00Z"/>
                <w:rFonts w:ascii="Calibri" w:eastAsia="Times New Roman" w:hAnsi="Calibri" w:cs="Calibri"/>
                <w:color w:val="000000"/>
              </w:rPr>
            </w:pPr>
            <w:ins w:id="2446" w:author="Stefanie Lane" w:date="2022-05-12T12:10:00Z">
              <w:r w:rsidRPr="004F6583">
                <w:rPr>
                  <w:rFonts w:ascii="Calibri" w:eastAsia="Times New Roman" w:hAnsi="Calibri" w:cs="Calibri"/>
                  <w:color w:val="000000"/>
                </w:rPr>
                <w:t>0.62</w:t>
              </w:r>
            </w:ins>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ins w:id="2447" w:author="Stefanie Lane" w:date="2022-05-12T12:10:00Z"/>
                <w:rFonts w:ascii="Calibri" w:eastAsia="Times New Roman" w:hAnsi="Calibri" w:cs="Calibri"/>
                <w:color w:val="000000"/>
              </w:rPr>
            </w:pPr>
            <w:ins w:id="2448" w:author="Stefanie Lane" w:date="2022-05-12T12:10:00Z">
              <w:r w:rsidRPr="004F6583">
                <w:rPr>
                  <w:rFonts w:ascii="Calibri" w:eastAsia="Times New Roman" w:hAnsi="Calibri" w:cs="Calibri"/>
                  <w:color w:val="000000"/>
                </w:rPr>
                <w:t>0.36</w:t>
              </w:r>
            </w:ins>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ins w:id="2449" w:author="Stefanie Lane" w:date="2022-05-12T12:10:00Z"/>
                <w:rFonts w:ascii="Calibri" w:eastAsia="Times New Roman" w:hAnsi="Calibri" w:cs="Calibri"/>
                <w:color w:val="000000"/>
              </w:rPr>
            </w:pPr>
            <w:ins w:id="2450" w:author="Stefanie Lane" w:date="2022-05-12T12:10:00Z">
              <w:r w:rsidRPr="004F6583">
                <w:rPr>
                  <w:rFonts w:ascii="Calibri" w:eastAsia="Times New Roman" w:hAnsi="Calibri" w:cs="Calibri"/>
                  <w:color w:val="000000"/>
                </w:rPr>
                <w:t>0.44</w:t>
              </w:r>
            </w:ins>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ins w:id="2451" w:author="Stefanie Lane" w:date="2022-05-12T12:10:00Z"/>
                <w:rFonts w:ascii="Calibri" w:eastAsia="Times New Roman" w:hAnsi="Calibri" w:cs="Calibri"/>
                <w:color w:val="000000"/>
              </w:rPr>
            </w:pPr>
            <w:ins w:id="2452" w:author="Stefanie Lane" w:date="2022-05-12T12:10:00Z">
              <w:r w:rsidRPr="004F6583">
                <w:rPr>
                  <w:rFonts w:ascii="Calibri" w:eastAsia="Times New Roman" w:hAnsi="Calibri" w:cs="Calibri"/>
                  <w:color w:val="000000"/>
                </w:rPr>
                <w:t>-55.56</w:t>
              </w:r>
            </w:ins>
          </w:p>
        </w:tc>
      </w:tr>
      <w:tr w:rsidR="004F6583" w:rsidRPr="004F6583" w14:paraId="1C839BCB" w14:textId="77777777" w:rsidTr="004F6583">
        <w:trPr>
          <w:trHeight w:val="290"/>
          <w:ins w:id="2453" w:author="Stefanie Lane" w:date="2022-05-12T12:10:00Z"/>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ins w:id="245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ins w:id="2455" w:author="Stefanie Lane" w:date="2022-05-12T12:10:00Z"/>
                <w:rFonts w:ascii="Arial" w:eastAsia="Times New Roman" w:hAnsi="Arial" w:cs="Arial"/>
                <w:i/>
                <w:iCs/>
                <w:sz w:val="20"/>
                <w:szCs w:val="20"/>
              </w:rPr>
            </w:pPr>
            <w:proofErr w:type="spellStart"/>
            <w:ins w:id="2456"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ins w:id="2457" w:author="Stefanie Lane" w:date="2022-05-12T12:10:00Z"/>
                <w:rFonts w:ascii="Calibri" w:eastAsia="Times New Roman" w:hAnsi="Calibri" w:cs="Calibri"/>
                <w:color w:val="000000"/>
              </w:rPr>
            </w:pPr>
            <w:ins w:id="2458" w:author="Stefanie Lane" w:date="2022-05-12T12:10:00Z">
              <w:r w:rsidRPr="004F6583">
                <w:rPr>
                  <w:rFonts w:ascii="Calibri" w:eastAsia="Times New Roman" w:hAnsi="Calibri" w:cs="Calibri"/>
                  <w:color w:val="000000"/>
                </w:rPr>
                <w:t>0.38</w:t>
              </w:r>
            </w:ins>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ins w:id="2459" w:author="Stefanie Lane" w:date="2022-05-12T12:10:00Z"/>
                <w:rFonts w:ascii="Calibri" w:eastAsia="Times New Roman" w:hAnsi="Calibri" w:cs="Calibri"/>
                <w:color w:val="000000"/>
              </w:rPr>
            </w:pPr>
            <w:ins w:id="2460" w:author="Stefanie Lane" w:date="2022-05-12T12:10:00Z">
              <w:r w:rsidRPr="004F6583">
                <w:rPr>
                  <w:rFonts w:ascii="Calibri" w:eastAsia="Times New Roman" w:hAnsi="Calibri" w:cs="Calibri"/>
                  <w:color w:val="000000"/>
                </w:rPr>
                <w:t>0.58</w:t>
              </w:r>
            </w:ins>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ins w:id="2461" w:author="Stefanie Lane" w:date="2022-05-12T12:10:00Z"/>
                <w:rFonts w:ascii="Calibri" w:eastAsia="Times New Roman" w:hAnsi="Calibri" w:cs="Calibri"/>
                <w:color w:val="000000"/>
              </w:rPr>
            </w:pPr>
            <w:ins w:id="2462" w:author="Stefanie Lane" w:date="2022-05-12T12:10:00Z">
              <w:r w:rsidRPr="004F6583">
                <w:rPr>
                  <w:rFonts w:ascii="Calibri" w:eastAsia="Times New Roman" w:hAnsi="Calibri" w:cs="Calibri"/>
                  <w:color w:val="000000"/>
                </w:rPr>
                <w:t>0.44</w:t>
              </w:r>
            </w:ins>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ins w:id="2463" w:author="Stefanie Lane" w:date="2022-05-12T12:10:00Z"/>
                <w:rFonts w:ascii="Calibri" w:eastAsia="Times New Roman" w:hAnsi="Calibri" w:cs="Calibri"/>
                <w:color w:val="000000"/>
              </w:rPr>
            </w:pPr>
            <w:ins w:id="2464" w:author="Stefanie Lane" w:date="2022-05-12T12:10:00Z">
              <w:r w:rsidRPr="004F6583">
                <w:rPr>
                  <w:rFonts w:ascii="Calibri" w:eastAsia="Times New Roman" w:hAnsi="Calibri" w:cs="Calibri"/>
                  <w:color w:val="000000"/>
                </w:rPr>
                <w:t>-55.56</w:t>
              </w:r>
            </w:ins>
          </w:p>
        </w:tc>
      </w:tr>
      <w:tr w:rsidR="004F6583" w:rsidRPr="004F6583" w14:paraId="76763759" w14:textId="77777777" w:rsidTr="004F6583">
        <w:trPr>
          <w:trHeight w:val="290"/>
          <w:ins w:id="2465" w:author="Stefanie Lane" w:date="2022-05-12T12:10:00Z"/>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ins w:id="246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ins w:id="2467" w:author="Stefanie Lane" w:date="2022-05-12T12:10:00Z"/>
                <w:rFonts w:ascii="Arial" w:eastAsia="Times New Roman" w:hAnsi="Arial" w:cs="Arial"/>
                <w:i/>
                <w:iCs/>
                <w:sz w:val="20"/>
                <w:szCs w:val="20"/>
              </w:rPr>
            </w:pPr>
            <w:ins w:id="2468" w:author="Stefanie Lane" w:date="2022-05-12T12:10:00Z">
              <w:r w:rsidRPr="004F6583">
                <w:rPr>
                  <w:rFonts w:ascii="Arial" w:eastAsia="Times New Roman" w:hAnsi="Arial" w:cs="Arial"/>
                  <w:i/>
                  <w:iCs/>
                  <w:sz w:val="20"/>
                  <w:szCs w:val="2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ins w:id="2469" w:author="Stefanie Lane" w:date="2022-05-12T12:10:00Z"/>
                <w:rFonts w:ascii="Calibri" w:eastAsia="Times New Roman" w:hAnsi="Calibri" w:cs="Calibri"/>
                <w:color w:val="000000"/>
              </w:rPr>
            </w:pPr>
            <w:ins w:id="2470" w:author="Stefanie Lane" w:date="2022-05-12T12:10:00Z">
              <w:r w:rsidRPr="004F6583">
                <w:rPr>
                  <w:rFonts w:ascii="Calibri" w:eastAsia="Times New Roman" w:hAnsi="Calibri" w:cs="Calibri"/>
                  <w:color w:val="000000"/>
                </w:rPr>
                <w:t>0.69</w:t>
              </w:r>
            </w:ins>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ins w:id="2471" w:author="Stefanie Lane" w:date="2022-05-12T12:10:00Z"/>
                <w:rFonts w:ascii="Calibri" w:eastAsia="Times New Roman" w:hAnsi="Calibri" w:cs="Calibri"/>
                <w:color w:val="000000"/>
              </w:rPr>
            </w:pPr>
            <w:ins w:id="2472" w:author="Stefanie Lane" w:date="2022-05-12T12:10:00Z">
              <w:r w:rsidRPr="004F6583">
                <w:rPr>
                  <w:rFonts w:ascii="Calibri" w:eastAsia="Times New Roman" w:hAnsi="Calibri" w:cs="Calibri"/>
                  <w:color w:val="000000"/>
                </w:rPr>
                <w:t>0.36</w:t>
              </w:r>
            </w:ins>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ins w:id="2473" w:author="Stefanie Lane" w:date="2022-05-12T12:10:00Z"/>
                <w:rFonts w:ascii="Calibri" w:eastAsia="Times New Roman" w:hAnsi="Calibri" w:cs="Calibri"/>
                <w:color w:val="000000"/>
              </w:rPr>
            </w:pPr>
            <w:ins w:id="2474" w:author="Stefanie Lane" w:date="2022-05-12T12:10:00Z">
              <w:r w:rsidRPr="004F6583">
                <w:rPr>
                  <w:rFonts w:ascii="Calibri" w:eastAsia="Times New Roman" w:hAnsi="Calibri" w:cs="Calibri"/>
                  <w:color w:val="000000"/>
                </w:rPr>
                <w:t>0.44</w:t>
              </w:r>
            </w:ins>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ins w:id="2475" w:author="Stefanie Lane" w:date="2022-05-12T12:10:00Z"/>
                <w:rFonts w:ascii="Calibri" w:eastAsia="Times New Roman" w:hAnsi="Calibri" w:cs="Calibri"/>
                <w:color w:val="000000"/>
              </w:rPr>
            </w:pPr>
            <w:ins w:id="2476" w:author="Stefanie Lane" w:date="2022-05-12T12:10:00Z">
              <w:r w:rsidRPr="004F6583">
                <w:rPr>
                  <w:rFonts w:ascii="Calibri" w:eastAsia="Times New Roman" w:hAnsi="Calibri" w:cs="Calibri"/>
                  <w:color w:val="000000"/>
                </w:rPr>
                <w:t>-55.56</w:t>
              </w:r>
            </w:ins>
          </w:p>
        </w:tc>
      </w:tr>
      <w:tr w:rsidR="004F6583" w:rsidRPr="004F6583" w14:paraId="37B70938" w14:textId="77777777" w:rsidTr="004F6583">
        <w:trPr>
          <w:trHeight w:val="290"/>
          <w:ins w:id="2477" w:author="Stefanie Lane" w:date="2022-05-12T12:10:00Z"/>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ins w:id="247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ins w:id="2479" w:author="Stefanie Lane" w:date="2022-05-12T12:10:00Z"/>
                <w:rFonts w:ascii="Arial" w:eastAsia="Times New Roman" w:hAnsi="Arial" w:cs="Arial"/>
                <w:i/>
                <w:iCs/>
                <w:sz w:val="20"/>
                <w:szCs w:val="20"/>
              </w:rPr>
            </w:pPr>
            <w:ins w:id="2480"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ins w:id="2481" w:author="Stefanie Lane" w:date="2022-05-12T12:10:00Z"/>
                <w:rFonts w:ascii="Calibri" w:eastAsia="Times New Roman" w:hAnsi="Calibri" w:cs="Calibri"/>
                <w:color w:val="000000"/>
              </w:rPr>
            </w:pPr>
            <w:ins w:id="2482"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ins w:id="2483" w:author="Stefanie Lane" w:date="2022-05-12T12:10:00Z"/>
                <w:rFonts w:ascii="Calibri" w:eastAsia="Times New Roman" w:hAnsi="Calibri" w:cs="Calibri"/>
                <w:color w:val="000000"/>
              </w:rPr>
            </w:pPr>
            <w:ins w:id="2484" w:author="Stefanie Lane" w:date="2022-05-12T12:10:00Z">
              <w:r w:rsidRPr="004F6583">
                <w:rPr>
                  <w:rFonts w:ascii="Calibri" w:eastAsia="Times New Roman" w:hAnsi="Calibri" w:cs="Calibri"/>
                  <w:color w:val="000000"/>
                </w:rPr>
                <w:t>0.18</w:t>
              </w:r>
            </w:ins>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ins w:id="2485" w:author="Stefanie Lane" w:date="2022-05-12T12:10:00Z"/>
                <w:rFonts w:ascii="Calibri" w:eastAsia="Times New Roman" w:hAnsi="Calibri" w:cs="Calibri"/>
                <w:color w:val="000000"/>
              </w:rPr>
            </w:pPr>
            <w:ins w:id="2486" w:author="Stefanie Lane" w:date="2022-05-12T12:10:00Z">
              <w:r w:rsidRPr="004F6583">
                <w:rPr>
                  <w:rFonts w:ascii="Calibri" w:eastAsia="Times New Roman" w:hAnsi="Calibri" w:cs="Calibri"/>
                  <w:color w:val="000000"/>
                </w:rPr>
                <w:t>0.56</w:t>
              </w:r>
            </w:ins>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ins w:id="2487" w:author="Stefanie Lane" w:date="2022-05-12T12:10:00Z"/>
                <w:rFonts w:ascii="Calibri" w:eastAsia="Times New Roman" w:hAnsi="Calibri" w:cs="Calibri"/>
                <w:color w:val="000000"/>
              </w:rPr>
            </w:pPr>
            <w:ins w:id="2488" w:author="Stefanie Lane" w:date="2022-05-12T12:10:00Z">
              <w:r w:rsidRPr="004F6583">
                <w:rPr>
                  <w:rFonts w:ascii="Calibri" w:eastAsia="Times New Roman" w:hAnsi="Calibri" w:cs="Calibri"/>
                  <w:color w:val="000000"/>
                </w:rPr>
                <w:t>-44.44</w:t>
              </w:r>
            </w:ins>
          </w:p>
        </w:tc>
      </w:tr>
      <w:tr w:rsidR="004F6583" w:rsidRPr="004F6583" w14:paraId="1E8D81F8" w14:textId="77777777" w:rsidTr="004F6583">
        <w:trPr>
          <w:trHeight w:val="290"/>
          <w:ins w:id="2489" w:author="Stefanie Lane" w:date="2022-05-12T12:10:00Z"/>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ins w:id="249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ins w:id="2491" w:author="Stefanie Lane" w:date="2022-05-12T12:10:00Z"/>
                <w:rFonts w:ascii="Arial" w:eastAsia="Times New Roman" w:hAnsi="Arial" w:cs="Arial"/>
                <w:i/>
                <w:iCs/>
                <w:color w:val="000000"/>
                <w:sz w:val="20"/>
                <w:szCs w:val="20"/>
              </w:rPr>
            </w:pPr>
            <w:ins w:id="2492"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ins w:id="2493" w:author="Stefanie Lane" w:date="2022-05-12T12:10:00Z"/>
                <w:rFonts w:ascii="Calibri" w:eastAsia="Times New Roman" w:hAnsi="Calibri" w:cs="Calibri"/>
                <w:color w:val="000000"/>
              </w:rPr>
            </w:pPr>
            <w:ins w:id="2494" w:author="Stefanie Lane" w:date="2022-05-12T12:10:00Z">
              <w:r w:rsidRPr="004F6583">
                <w:rPr>
                  <w:rFonts w:ascii="Calibri" w:eastAsia="Times New Roman" w:hAnsi="Calibri" w:cs="Calibri"/>
                  <w:color w:val="000000"/>
                </w:rPr>
                <w:t>0.34</w:t>
              </w:r>
            </w:ins>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ins w:id="2495" w:author="Stefanie Lane" w:date="2022-05-12T12:10:00Z"/>
                <w:rFonts w:ascii="Calibri" w:eastAsia="Times New Roman" w:hAnsi="Calibri" w:cs="Calibri"/>
                <w:color w:val="000000"/>
              </w:rPr>
            </w:pPr>
            <w:ins w:id="2496" w:author="Stefanie Lane" w:date="2022-05-12T12:10:00Z">
              <w:r w:rsidRPr="004F6583">
                <w:rPr>
                  <w:rFonts w:ascii="Calibri" w:eastAsia="Times New Roman" w:hAnsi="Calibri" w:cs="Calibri"/>
                  <w:color w:val="000000"/>
                </w:rPr>
                <w:t>0.82</w:t>
              </w:r>
            </w:ins>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ins w:id="2497" w:author="Stefanie Lane" w:date="2022-05-12T12:10:00Z"/>
                <w:rFonts w:ascii="Calibri" w:eastAsia="Times New Roman" w:hAnsi="Calibri" w:cs="Calibri"/>
                <w:color w:val="000000"/>
              </w:rPr>
            </w:pPr>
            <w:ins w:id="2498" w:author="Stefanie Lane" w:date="2022-05-12T12:10:00Z">
              <w:r w:rsidRPr="004F6583">
                <w:rPr>
                  <w:rFonts w:ascii="Calibri" w:eastAsia="Times New Roman" w:hAnsi="Calibri" w:cs="Calibri"/>
                  <w:color w:val="000000"/>
                </w:rPr>
                <w:t>0.61</w:t>
              </w:r>
            </w:ins>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ins w:id="2499" w:author="Stefanie Lane" w:date="2022-05-12T12:10:00Z"/>
                <w:rFonts w:ascii="Calibri" w:eastAsia="Times New Roman" w:hAnsi="Calibri" w:cs="Calibri"/>
                <w:color w:val="000000"/>
              </w:rPr>
            </w:pPr>
            <w:ins w:id="2500" w:author="Stefanie Lane" w:date="2022-05-12T12:10:00Z">
              <w:r w:rsidRPr="004F6583">
                <w:rPr>
                  <w:rFonts w:ascii="Calibri" w:eastAsia="Times New Roman" w:hAnsi="Calibri" w:cs="Calibri"/>
                  <w:color w:val="000000"/>
                </w:rPr>
                <w:t>-38.89</w:t>
              </w:r>
            </w:ins>
          </w:p>
        </w:tc>
      </w:tr>
      <w:tr w:rsidR="004F6583" w:rsidRPr="004F6583" w14:paraId="7E8D3884" w14:textId="77777777" w:rsidTr="004F6583">
        <w:trPr>
          <w:trHeight w:val="290"/>
          <w:ins w:id="2501" w:author="Stefanie Lane" w:date="2022-05-12T12:10:00Z"/>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ins w:id="250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ins w:id="2503" w:author="Stefanie Lane" w:date="2022-05-12T12:10:00Z"/>
                <w:rFonts w:ascii="Arial" w:eastAsia="Times New Roman" w:hAnsi="Arial" w:cs="Arial"/>
                <w:i/>
                <w:iCs/>
                <w:sz w:val="20"/>
                <w:szCs w:val="20"/>
              </w:rPr>
            </w:pPr>
            <w:ins w:id="2504"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ins w:id="2505" w:author="Stefanie Lane" w:date="2022-05-12T12:10:00Z"/>
                <w:rFonts w:ascii="Calibri" w:eastAsia="Times New Roman" w:hAnsi="Calibri" w:cs="Calibri"/>
                <w:color w:val="000000"/>
              </w:rPr>
            </w:pPr>
            <w:ins w:id="2506"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ins w:id="2507" w:author="Stefanie Lane" w:date="2022-05-12T12:10:00Z"/>
                <w:rFonts w:ascii="Calibri" w:eastAsia="Times New Roman" w:hAnsi="Calibri" w:cs="Calibri"/>
                <w:color w:val="000000"/>
              </w:rPr>
            </w:pPr>
            <w:ins w:id="2508" w:author="Stefanie Lane" w:date="2022-05-12T12:10:00Z">
              <w:r w:rsidRPr="004F6583">
                <w:rPr>
                  <w:rFonts w:ascii="Calibri" w:eastAsia="Times New Roman" w:hAnsi="Calibri" w:cs="Calibri"/>
                  <w:color w:val="000000"/>
                </w:rPr>
                <w:t>0.42</w:t>
              </w:r>
            </w:ins>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ins w:id="2509" w:author="Stefanie Lane" w:date="2022-05-12T12:10:00Z"/>
                <w:rFonts w:ascii="Calibri" w:eastAsia="Times New Roman" w:hAnsi="Calibri" w:cs="Calibri"/>
                <w:color w:val="000000"/>
              </w:rPr>
            </w:pPr>
            <w:ins w:id="2510" w:author="Stefanie Lane" w:date="2022-05-12T12:10:00Z">
              <w:r w:rsidRPr="004F6583">
                <w:rPr>
                  <w:rFonts w:ascii="Calibri" w:eastAsia="Times New Roman" w:hAnsi="Calibri" w:cs="Calibri"/>
                  <w:color w:val="000000"/>
                </w:rPr>
                <w:t>0.61</w:t>
              </w:r>
            </w:ins>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ins w:id="2511" w:author="Stefanie Lane" w:date="2022-05-12T12:10:00Z"/>
                <w:rFonts w:ascii="Calibri" w:eastAsia="Times New Roman" w:hAnsi="Calibri" w:cs="Calibri"/>
                <w:color w:val="000000"/>
              </w:rPr>
            </w:pPr>
            <w:ins w:id="2512" w:author="Stefanie Lane" w:date="2022-05-12T12:10:00Z">
              <w:r w:rsidRPr="004F6583">
                <w:rPr>
                  <w:rFonts w:ascii="Calibri" w:eastAsia="Times New Roman" w:hAnsi="Calibri" w:cs="Calibri"/>
                  <w:color w:val="000000"/>
                </w:rPr>
                <w:t>-38.89</w:t>
              </w:r>
            </w:ins>
          </w:p>
        </w:tc>
      </w:tr>
      <w:tr w:rsidR="004F6583" w:rsidRPr="004F6583" w14:paraId="3070CE2B" w14:textId="77777777" w:rsidTr="004F6583">
        <w:trPr>
          <w:trHeight w:val="290"/>
          <w:ins w:id="2513" w:author="Stefanie Lane" w:date="2022-05-12T12:10:00Z"/>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ins w:id="251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ins w:id="2515" w:author="Stefanie Lane" w:date="2022-05-12T12:10:00Z"/>
                <w:rFonts w:ascii="Arial" w:eastAsia="Times New Roman" w:hAnsi="Arial" w:cs="Arial"/>
                <w:i/>
                <w:iCs/>
                <w:sz w:val="20"/>
                <w:szCs w:val="20"/>
              </w:rPr>
            </w:pPr>
            <w:ins w:id="2516"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ins w:id="2517" w:author="Stefanie Lane" w:date="2022-05-12T12:10:00Z"/>
                <w:rFonts w:ascii="Calibri" w:eastAsia="Times New Roman" w:hAnsi="Calibri" w:cs="Calibri"/>
                <w:color w:val="000000"/>
              </w:rPr>
            </w:pPr>
            <w:ins w:id="2518" w:author="Stefanie Lane" w:date="2022-05-12T12:10:00Z">
              <w:r w:rsidRPr="004F6583">
                <w:rPr>
                  <w:rFonts w:ascii="Calibri" w:eastAsia="Times New Roman" w:hAnsi="Calibri" w:cs="Calibri"/>
                  <w:color w:val="000000"/>
                </w:rPr>
                <w:t>1.55</w:t>
              </w:r>
            </w:ins>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ins w:id="2519" w:author="Stefanie Lane" w:date="2022-05-12T12:10:00Z"/>
                <w:rFonts w:ascii="Calibri" w:eastAsia="Times New Roman" w:hAnsi="Calibri" w:cs="Calibri"/>
                <w:color w:val="000000"/>
              </w:rPr>
            </w:pPr>
            <w:ins w:id="2520" w:author="Stefanie Lane" w:date="2022-05-12T12:10:00Z">
              <w:r w:rsidRPr="004F6583">
                <w:rPr>
                  <w:rFonts w:ascii="Calibri" w:eastAsia="Times New Roman" w:hAnsi="Calibri" w:cs="Calibri"/>
                  <w:color w:val="000000"/>
                </w:rPr>
                <w:t>0.91</w:t>
              </w:r>
            </w:ins>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ins w:id="2521" w:author="Stefanie Lane" w:date="2022-05-12T12:10:00Z"/>
                <w:rFonts w:ascii="Calibri" w:eastAsia="Times New Roman" w:hAnsi="Calibri" w:cs="Calibri"/>
                <w:color w:val="000000"/>
              </w:rPr>
            </w:pPr>
            <w:ins w:id="2522" w:author="Stefanie Lane" w:date="2022-05-12T12:10:00Z">
              <w:r w:rsidRPr="004F6583">
                <w:rPr>
                  <w:rFonts w:ascii="Calibri" w:eastAsia="Times New Roman" w:hAnsi="Calibri" w:cs="Calibri"/>
                  <w:color w:val="000000"/>
                </w:rPr>
                <w:t>0.72</w:t>
              </w:r>
            </w:ins>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ins w:id="2523" w:author="Stefanie Lane" w:date="2022-05-12T12:10:00Z"/>
                <w:rFonts w:ascii="Calibri" w:eastAsia="Times New Roman" w:hAnsi="Calibri" w:cs="Calibri"/>
                <w:color w:val="000000"/>
              </w:rPr>
            </w:pPr>
            <w:ins w:id="2524" w:author="Stefanie Lane" w:date="2022-05-12T12:10:00Z">
              <w:r w:rsidRPr="004F6583">
                <w:rPr>
                  <w:rFonts w:ascii="Calibri" w:eastAsia="Times New Roman" w:hAnsi="Calibri" w:cs="Calibri"/>
                  <w:color w:val="000000"/>
                </w:rPr>
                <w:t>-27.78</w:t>
              </w:r>
            </w:ins>
          </w:p>
        </w:tc>
      </w:tr>
      <w:tr w:rsidR="004F6583" w:rsidRPr="004F6583" w14:paraId="20DE0B25" w14:textId="77777777" w:rsidTr="004F6583">
        <w:trPr>
          <w:trHeight w:val="290"/>
          <w:ins w:id="2525" w:author="Stefanie Lane" w:date="2022-05-12T12:10:00Z"/>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ins w:id="252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ins w:id="2527" w:author="Stefanie Lane" w:date="2022-05-12T12:10:00Z"/>
                <w:rFonts w:ascii="Arial" w:eastAsia="Times New Roman" w:hAnsi="Arial" w:cs="Arial"/>
                <w:i/>
                <w:iCs/>
                <w:sz w:val="20"/>
                <w:szCs w:val="20"/>
              </w:rPr>
            </w:pPr>
            <w:ins w:id="2528"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ins w:id="2529" w:author="Stefanie Lane" w:date="2022-05-12T12:10:00Z"/>
                <w:rFonts w:ascii="Calibri" w:eastAsia="Times New Roman" w:hAnsi="Calibri" w:cs="Calibri"/>
                <w:color w:val="000000"/>
              </w:rPr>
            </w:pPr>
            <w:ins w:id="2530"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ins w:id="2531" w:author="Stefanie Lane" w:date="2022-05-12T12:10:00Z"/>
                <w:rFonts w:ascii="Calibri" w:eastAsia="Times New Roman" w:hAnsi="Calibri" w:cs="Calibri"/>
                <w:color w:val="000000"/>
              </w:rPr>
            </w:pPr>
            <w:ins w:id="2532"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ins w:id="2533" w:author="Stefanie Lane" w:date="2022-05-12T12:10:00Z"/>
                <w:rFonts w:ascii="Calibri" w:eastAsia="Times New Roman" w:hAnsi="Calibri" w:cs="Calibri"/>
                <w:color w:val="000000"/>
              </w:rPr>
            </w:pPr>
            <w:ins w:id="2534" w:author="Stefanie Lane" w:date="2022-05-12T12:10:00Z">
              <w:r w:rsidRPr="004F6583">
                <w:rPr>
                  <w:rFonts w:ascii="Calibri" w:eastAsia="Times New Roman" w:hAnsi="Calibri" w:cs="Calibri"/>
                  <w:color w:val="000000"/>
                </w:rPr>
                <w:t>1.06</w:t>
              </w:r>
            </w:ins>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ins w:id="2535" w:author="Stefanie Lane" w:date="2022-05-12T12:10:00Z"/>
                <w:rFonts w:ascii="Calibri" w:eastAsia="Times New Roman" w:hAnsi="Calibri" w:cs="Calibri"/>
                <w:color w:val="000000"/>
              </w:rPr>
            </w:pPr>
            <w:ins w:id="2536" w:author="Stefanie Lane" w:date="2022-05-12T12:10:00Z">
              <w:r w:rsidRPr="004F6583">
                <w:rPr>
                  <w:rFonts w:ascii="Calibri" w:eastAsia="Times New Roman" w:hAnsi="Calibri" w:cs="Calibri"/>
                  <w:color w:val="000000"/>
                </w:rPr>
                <w:t>5.56</w:t>
              </w:r>
            </w:ins>
          </w:p>
        </w:tc>
      </w:tr>
      <w:tr w:rsidR="004F6583" w:rsidRPr="004F6583" w14:paraId="786F46C9" w14:textId="77777777" w:rsidTr="004F6583">
        <w:trPr>
          <w:trHeight w:val="290"/>
          <w:ins w:id="2537" w:author="Stefanie Lane" w:date="2022-05-12T12:10:00Z"/>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ins w:id="253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ins w:id="2539" w:author="Stefanie Lane" w:date="2022-05-12T12:10:00Z"/>
                <w:rFonts w:ascii="Arial" w:eastAsia="Times New Roman" w:hAnsi="Arial" w:cs="Arial"/>
                <w:i/>
                <w:iCs/>
                <w:sz w:val="20"/>
                <w:szCs w:val="20"/>
              </w:rPr>
            </w:pPr>
            <w:ins w:id="2540" w:author="Stefanie Lane" w:date="2022-05-12T12:10:00Z">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ins w:id="2541" w:author="Stefanie Lane" w:date="2022-05-12T12:10:00Z"/>
                <w:rFonts w:ascii="Calibri" w:eastAsia="Times New Roman" w:hAnsi="Calibri" w:cs="Calibri"/>
                <w:color w:val="000000"/>
              </w:rPr>
            </w:pPr>
            <w:ins w:id="254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ins w:id="2543" w:author="Stefanie Lane" w:date="2022-05-12T12:10:00Z"/>
                <w:rFonts w:ascii="Calibri" w:eastAsia="Times New Roman" w:hAnsi="Calibri" w:cs="Calibri"/>
                <w:color w:val="000000"/>
              </w:rPr>
            </w:pPr>
            <w:ins w:id="2544"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ins w:id="2545" w:author="Stefanie Lane" w:date="2022-05-12T12:10:00Z"/>
                <w:rFonts w:ascii="Calibri" w:eastAsia="Times New Roman" w:hAnsi="Calibri" w:cs="Calibri"/>
                <w:color w:val="000000"/>
              </w:rPr>
            </w:pPr>
            <w:ins w:id="2546"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ins w:id="2547" w:author="Stefanie Lane" w:date="2022-05-12T12:10:00Z"/>
                <w:rFonts w:ascii="Calibri" w:eastAsia="Times New Roman" w:hAnsi="Calibri" w:cs="Calibri"/>
                <w:color w:val="000000"/>
              </w:rPr>
            </w:pPr>
            <w:ins w:id="2548" w:author="Stefanie Lane" w:date="2022-05-12T12:10:00Z">
              <w:r w:rsidRPr="004F6583">
                <w:rPr>
                  <w:rFonts w:ascii="Calibri" w:eastAsia="Times New Roman" w:hAnsi="Calibri" w:cs="Calibri"/>
                  <w:color w:val="000000"/>
                </w:rPr>
                <w:t>+</w:t>
              </w:r>
            </w:ins>
          </w:p>
        </w:tc>
      </w:tr>
      <w:tr w:rsidR="004F6583" w:rsidRPr="004F6583" w14:paraId="6CEED241" w14:textId="77777777" w:rsidTr="004F6583">
        <w:trPr>
          <w:trHeight w:val="290"/>
          <w:ins w:id="2549" w:author="Stefanie Lane" w:date="2022-05-12T12:10:00Z"/>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ins w:id="255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ins w:id="2551" w:author="Stefanie Lane" w:date="2022-05-12T12:10:00Z"/>
                <w:rFonts w:ascii="Arial" w:eastAsia="Times New Roman" w:hAnsi="Arial" w:cs="Arial"/>
                <w:i/>
                <w:iCs/>
                <w:color w:val="000000"/>
                <w:sz w:val="20"/>
                <w:szCs w:val="20"/>
              </w:rPr>
            </w:pPr>
            <w:ins w:id="2552"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ins w:id="2553" w:author="Stefanie Lane" w:date="2022-05-12T12:10:00Z"/>
                <w:rFonts w:ascii="Calibri" w:eastAsia="Times New Roman" w:hAnsi="Calibri" w:cs="Calibri"/>
                <w:color w:val="000000"/>
              </w:rPr>
            </w:pPr>
            <w:ins w:id="255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ins w:id="2555" w:author="Stefanie Lane" w:date="2022-05-12T12:10:00Z"/>
                <w:rFonts w:ascii="Calibri" w:eastAsia="Times New Roman" w:hAnsi="Calibri" w:cs="Calibri"/>
                <w:color w:val="000000"/>
              </w:rPr>
            </w:pPr>
            <w:ins w:id="255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ins w:id="2557" w:author="Stefanie Lane" w:date="2022-05-12T12:10:00Z"/>
                <w:rFonts w:ascii="Calibri" w:eastAsia="Times New Roman" w:hAnsi="Calibri" w:cs="Calibri"/>
                <w:color w:val="000000"/>
              </w:rPr>
            </w:pPr>
            <w:ins w:id="2558"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ins w:id="2559" w:author="Stefanie Lane" w:date="2022-05-12T12:10:00Z"/>
                <w:rFonts w:ascii="Calibri" w:eastAsia="Times New Roman" w:hAnsi="Calibri" w:cs="Calibri"/>
                <w:color w:val="000000"/>
              </w:rPr>
            </w:pPr>
            <w:ins w:id="2560" w:author="Stefanie Lane" w:date="2022-05-12T12:10:00Z">
              <w:r w:rsidRPr="004F6583">
                <w:rPr>
                  <w:rFonts w:ascii="Calibri" w:eastAsia="Times New Roman" w:hAnsi="Calibri" w:cs="Calibri"/>
                  <w:color w:val="000000"/>
                </w:rPr>
                <w:t>+</w:t>
              </w:r>
            </w:ins>
          </w:p>
        </w:tc>
      </w:tr>
      <w:tr w:rsidR="004F6583" w:rsidRPr="004F6583" w14:paraId="68F2CA2C" w14:textId="77777777" w:rsidTr="004F6583">
        <w:trPr>
          <w:trHeight w:val="290"/>
          <w:ins w:id="2561" w:author="Stefanie Lane" w:date="2022-05-12T12:10:00Z"/>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ins w:id="256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ins w:id="2563" w:author="Stefanie Lane" w:date="2022-05-12T12:10:00Z"/>
                <w:rFonts w:ascii="Arial" w:eastAsia="Times New Roman" w:hAnsi="Arial" w:cs="Arial"/>
                <w:i/>
                <w:iCs/>
                <w:sz w:val="20"/>
                <w:szCs w:val="20"/>
              </w:rPr>
            </w:pPr>
            <w:ins w:id="2564"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ins w:id="2565" w:author="Stefanie Lane" w:date="2022-05-12T12:10:00Z"/>
                <w:rFonts w:ascii="Calibri" w:eastAsia="Times New Roman" w:hAnsi="Calibri" w:cs="Calibri"/>
                <w:color w:val="000000"/>
              </w:rPr>
            </w:pPr>
            <w:ins w:id="256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ins w:id="2567" w:author="Stefanie Lane" w:date="2022-05-12T12:10:00Z"/>
                <w:rFonts w:ascii="Calibri" w:eastAsia="Times New Roman" w:hAnsi="Calibri" w:cs="Calibri"/>
                <w:color w:val="000000"/>
              </w:rPr>
            </w:pPr>
            <w:ins w:id="2568"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ins w:id="2569" w:author="Stefanie Lane" w:date="2022-05-12T12:10:00Z"/>
                <w:rFonts w:ascii="Calibri" w:eastAsia="Times New Roman" w:hAnsi="Calibri" w:cs="Calibri"/>
                <w:color w:val="000000"/>
              </w:rPr>
            </w:pPr>
            <w:ins w:id="2570"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ins w:id="2571" w:author="Stefanie Lane" w:date="2022-05-12T12:10:00Z"/>
                <w:rFonts w:ascii="Calibri" w:eastAsia="Times New Roman" w:hAnsi="Calibri" w:cs="Calibri"/>
                <w:color w:val="000000"/>
              </w:rPr>
            </w:pPr>
            <w:ins w:id="2572" w:author="Stefanie Lane" w:date="2022-05-12T12:10:00Z">
              <w:r w:rsidRPr="004F6583">
                <w:rPr>
                  <w:rFonts w:ascii="Calibri" w:eastAsia="Times New Roman" w:hAnsi="Calibri" w:cs="Calibri"/>
                  <w:color w:val="000000"/>
                </w:rPr>
                <w:t>+</w:t>
              </w:r>
            </w:ins>
          </w:p>
        </w:tc>
      </w:tr>
      <w:tr w:rsidR="004F6583" w:rsidRPr="004F6583" w14:paraId="0AAACF16" w14:textId="77777777" w:rsidTr="004F6583">
        <w:trPr>
          <w:trHeight w:val="290"/>
          <w:ins w:id="2573" w:author="Stefanie Lane" w:date="2022-05-12T12:10:00Z"/>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ins w:id="257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ins w:id="2575" w:author="Stefanie Lane" w:date="2022-05-12T12:10:00Z"/>
                <w:rFonts w:ascii="Arial" w:eastAsia="Times New Roman" w:hAnsi="Arial" w:cs="Arial"/>
                <w:i/>
                <w:iCs/>
                <w:sz w:val="20"/>
                <w:szCs w:val="20"/>
              </w:rPr>
            </w:pPr>
            <w:ins w:id="2576" w:author="Stefanie Lane" w:date="2022-05-12T12:10:00Z">
              <w:r w:rsidRPr="004F6583">
                <w:rPr>
                  <w:rFonts w:ascii="Arial" w:eastAsia="Times New Roman" w:hAnsi="Arial" w:cs="Arial"/>
                  <w:i/>
                  <w:iCs/>
                  <w:sz w:val="20"/>
                  <w:szCs w:val="20"/>
                </w:rPr>
                <w:t>Juncus effusus</w:t>
              </w:r>
            </w:ins>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ins w:id="2577" w:author="Stefanie Lane" w:date="2022-05-12T12:10:00Z"/>
                <w:rFonts w:ascii="Calibri" w:eastAsia="Times New Roman" w:hAnsi="Calibri" w:cs="Calibri"/>
                <w:color w:val="000000"/>
              </w:rPr>
            </w:pPr>
            <w:ins w:id="257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ins w:id="2579" w:author="Stefanie Lane" w:date="2022-05-12T12:10:00Z"/>
                <w:rFonts w:ascii="Calibri" w:eastAsia="Times New Roman" w:hAnsi="Calibri" w:cs="Calibri"/>
                <w:color w:val="000000"/>
              </w:rPr>
            </w:pPr>
            <w:ins w:id="258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ins w:id="2581" w:author="Stefanie Lane" w:date="2022-05-12T12:10:00Z"/>
                <w:rFonts w:ascii="Calibri" w:eastAsia="Times New Roman" w:hAnsi="Calibri" w:cs="Calibri"/>
                <w:color w:val="000000"/>
              </w:rPr>
            </w:pPr>
            <w:ins w:id="2582"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ins w:id="2583" w:author="Stefanie Lane" w:date="2022-05-12T12:10:00Z"/>
                <w:rFonts w:ascii="Calibri" w:eastAsia="Times New Roman" w:hAnsi="Calibri" w:cs="Calibri"/>
                <w:color w:val="000000"/>
              </w:rPr>
            </w:pPr>
            <w:ins w:id="2584" w:author="Stefanie Lane" w:date="2022-05-12T12:10:00Z">
              <w:r w:rsidRPr="004F6583">
                <w:rPr>
                  <w:rFonts w:ascii="Calibri" w:eastAsia="Times New Roman" w:hAnsi="Calibri" w:cs="Calibri"/>
                  <w:color w:val="000000"/>
                </w:rPr>
                <w:t>+</w:t>
              </w:r>
            </w:ins>
          </w:p>
        </w:tc>
      </w:tr>
      <w:tr w:rsidR="004F6583" w:rsidRPr="004F6583" w14:paraId="7ADC8C34" w14:textId="77777777" w:rsidTr="004F6583">
        <w:trPr>
          <w:trHeight w:val="290"/>
          <w:ins w:id="2585" w:author="Stefanie Lane" w:date="2022-05-12T12:10:00Z"/>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ins w:id="258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ins w:id="2587" w:author="Stefanie Lane" w:date="2022-05-12T12:10:00Z"/>
                <w:rFonts w:ascii="Calibri" w:eastAsia="Times New Roman" w:hAnsi="Calibri" w:cs="Calibri"/>
                <w:color w:val="000000"/>
              </w:rPr>
            </w:pPr>
            <w:proofErr w:type="spellStart"/>
            <w:ins w:id="2588" w:author="Stefanie Lane" w:date="2022-05-12T12:10:00Z">
              <w:r w:rsidRPr="004F6583">
                <w:rPr>
                  <w:rFonts w:ascii="Calibri" w:eastAsia="Times New Roman" w:hAnsi="Calibri" w:cs="Calibri"/>
                  <w:color w:val="000000"/>
                </w:rPr>
                <w:t>Lycopus_sp</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ins w:id="2589" w:author="Stefanie Lane" w:date="2022-05-12T12:10:00Z"/>
                <w:rFonts w:ascii="Calibri" w:eastAsia="Times New Roman" w:hAnsi="Calibri" w:cs="Calibri"/>
                <w:color w:val="000000"/>
              </w:rPr>
            </w:pPr>
            <w:ins w:id="259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ins w:id="2591" w:author="Stefanie Lane" w:date="2022-05-12T12:10:00Z"/>
                <w:rFonts w:ascii="Calibri" w:eastAsia="Times New Roman" w:hAnsi="Calibri" w:cs="Calibri"/>
                <w:color w:val="000000"/>
              </w:rPr>
            </w:pPr>
            <w:ins w:id="259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ins w:id="2593" w:author="Stefanie Lane" w:date="2022-05-12T12:10:00Z"/>
                <w:rFonts w:ascii="Calibri" w:eastAsia="Times New Roman" w:hAnsi="Calibri" w:cs="Calibri"/>
                <w:color w:val="000000"/>
              </w:rPr>
            </w:pPr>
            <w:ins w:id="2594"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ins w:id="2595" w:author="Stefanie Lane" w:date="2022-05-12T12:10:00Z"/>
                <w:rFonts w:ascii="Calibri" w:eastAsia="Times New Roman" w:hAnsi="Calibri" w:cs="Calibri"/>
                <w:color w:val="000000"/>
              </w:rPr>
            </w:pPr>
            <w:ins w:id="2596" w:author="Stefanie Lane" w:date="2022-05-12T12:10:00Z">
              <w:r w:rsidRPr="004F6583">
                <w:rPr>
                  <w:rFonts w:ascii="Calibri" w:eastAsia="Times New Roman" w:hAnsi="Calibri" w:cs="Calibri"/>
                  <w:color w:val="000000"/>
                </w:rPr>
                <w:t>+</w:t>
              </w:r>
            </w:ins>
          </w:p>
        </w:tc>
      </w:tr>
      <w:tr w:rsidR="004F6583" w:rsidRPr="004F6583" w14:paraId="4C9D5E94" w14:textId="77777777" w:rsidTr="004F6583">
        <w:trPr>
          <w:trHeight w:val="290"/>
          <w:ins w:id="2597" w:author="Stefanie Lane" w:date="2022-05-12T12:10:00Z"/>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ins w:id="259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ins w:id="2599" w:author="Stefanie Lane" w:date="2022-05-12T12:10:00Z"/>
                <w:rFonts w:ascii="Arial" w:eastAsia="Times New Roman" w:hAnsi="Arial" w:cs="Arial"/>
                <w:i/>
                <w:iCs/>
                <w:sz w:val="20"/>
                <w:szCs w:val="20"/>
              </w:rPr>
            </w:pPr>
            <w:proofErr w:type="spellStart"/>
            <w:ins w:id="2600"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ins w:id="2601" w:author="Stefanie Lane" w:date="2022-05-12T12:10:00Z"/>
                <w:rFonts w:ascii="Calibri" w:eastAsia="Times New Roman" w:hAnsi="Calibri" w:cs="Calibri"/>
                <w:color w:val="000000"/>
              </w:rPr>
            </w:pPr>
            <w:ins w:id="260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ins w:id="2603" w:author="Stefanie Lane" w:date="2022-05-12T12:10:00Z"/>
                <w:rFonts w:ascii="Calibri" w:eastAsia="Times New Roman" w:hAnsi="Calibri" w:cs="Calibri"/>
                <w:color w:val="000000"/>
              </w:rPr>
            </w:pPr>
            <w:ins w:id="260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ins w:id="2605" w:author="Stefanie Lane" w:date="2022-05-12T12:10:00Z"/>
                <w:rFonts w:ascii="Calibri" w:eastAsia="Times New Roman" w:hAnsi="Calibri" w:cs="Calibri"/>
                <w:color w:val="000000"/>
              </w:rPr>
            </w:pPr>
            <w:ins w:id="2606"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ins w:id="2607" w:author="Stefanie Lane" w:date="2022-05-12T12:10:00Z"/>
                <w:rFonts w:ascii="Calibri" w:eastAsia="Times New Roman" w:hAnsi="Calibri" w:cs="Calibri"/>
                <w:color w:val="000000"/>
              </w:rPr>
            </w:pPr>
            <w:ins w:id="2608" w:author="Stefanie Lane" w:date="2022-05-12T12:10:00Z">
              <w:r w:rsidRPr="004F6583">
                <w:rPr>
                  <w:rFonts w:ascii="Calibri" w:eastAsia="Times New Roman" w:hAnsi="Calibri" w:cs="Calibri"/>
                  <w:color w:val="000000"/>
                </w:rPr>
                <w:t>+</w:t>
              </w:r>
            </w:ins>
          </w:p>
        </w:tc>
      </w:tr>
      <w:tr w:rsidR="004F6583" w:rsidRPr="004F6583" w14:paraId="2784BEE8" w14:textId="77777777" w:rsidTr="004F6583">
        <w:trPr>
          <w:trHeight w:val="290"/>
          <w:ins w:id="2609" w:author="Stefanie Lane" w:date="2022-05-12T12:10:00Z"/>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ins w:id="261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ins w:id="2611" w:author="Stefanie Lane" w:date="2022-05-12T12:10:00Z"/>
                <w:rFonts w:ascii="Arial" w:eastAsia="Times New Roman" w:hAnsi="Arial" w:cs="Arial"/>
                <w:i/>
                <w:iCs/>
                <w:color w:val="000000"/>
                <w:sz w:val="20"/>
                <w:szCs w:val="20"/>
              </w:rPr>
            </w:pPr>
            <w:proofErr w:type="spellStart"/>
            <w:ins w:id="2612" w:author="Stefanie Lane" w:date="2022-05-12T12:10:00Z">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ins>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ins w:id="2613" w:author="Stefanie Lane" w:date="2022-05-12T12:10:00Z"/>
                <w:rFonts w:ascii="Calibri" w:eastAsia="Times New Roman" w:hAnsi="Calibri" w:cs="Calibri"/>
                <w:color w:val="000000"/>
              </w:rPr>
            </w:pPr>
            <w:ins w:id="261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ins w:id="2615" w:author="Stefanie Lane" w:date="2022-05-12T12:10:00Z"/>
                <w:rFonts w:ascii="Calibri" w:eastAsia="Times New Roman" w:hAnsi="Calibri" w:cs="Calibri"/>
                <w:color w:val="000000"/>
              </w:rPr>
            </w:pPr>
            <w:ins w:id="261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ins w:id="2617" w:author="Stefanie Lane" w:date="2022-05-12T12:10:00Z"/>
                <w:rFonts w:ascii="Calibri" w:eastAsia="Times New Roman" w:hAnsi="Calibri" w:cs="Calibri"/>
                <w:color w:val="000000"/>
              </w:rPr>
            </w:pPr>
            <w:ins w:id="2618"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ins w:id="2619" w:author="Stefanie Lane" w:date="2022-05-12T12:10:00Z"/>
                <w:rFonts w:ascii="Calibri" w:eastAsia="Times New Roman" w:hAnsi="Calibri" w:cs="Calibri"/>
                <w:color w:val="000000"/>
              </w:rPr>
            </w:pPr>
            <w:ins w:id="2620" w:author="Stefanie Lane" w:date="2022-05-12T12:10:00Z">
              <w:r w:rsidRPr="004F6583">
                <w:rPr>
                  <w:rFonts w:ascii="Calibri" w:eastAsia="Times New Roman" w:hAnsi="Calibri" w:cs="Calibri"/>
                  <w:color w:val="000000"/>
                </w:rPr>
                <w:t>+</w:t>
              </w:r>
            </w:ins>
          </w:p>
        </w:tc>
      </w:tr>
      <w:tr w:rsidR="004F6583" w:rsidRPr="004F6583" w14:paraId="34E67A2D" w14:textId="77777777" w:rsidTr="004F6583">
        <w:trPr>
          <w:trHeight w:val="290"/>
          <w:ins w:id="2621" w:author="Stefanie Lane" w:date="2022-05-12T12:10:00Z"/>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ins w:id="262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ins w:id="2623" w:author="Stefanie Lane" w:date="2022-05-12T12:10:00Z"/>
                <w:rFonts w:ascii="Arial" w:eastAsia="Times New Roman" w:hAnsi="Arial" w:cs="Arial"/>
                <w:i/>
                <w:iCs/>
                <w:sz w:val="20"/>
                <w:szCs w:val="20"/>
              </w:rPr>
            </w:pPr>
            <w:ins w:id="2624"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ins>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ins w:id="2625" w:author="Stefanie Lane" w:date="2022-05-12T12:10:00Z"/>
                <w:rFonts w:ascii="Calibri" w:eastAsia="Times New Roman" w:hAnsi="Calibri" w:cs="Calibri"/>
                <w:color w:val="000000"/>
              </w:rPr>
            </w:pPr>
            <w:ins w:id="262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ins w:id="2627" w:author="Stefanie Lane" w:date="2022-05-12T12:10:00Z"/>
                <w:rFonts w:ascii="Calibri" w:eastAsia="Times New Roman" w:hAnsi="Calibri" w:cs="Calibri"/>
                <w:color w:val="000000"/>
              </w:rPr>
            </w:pPr>
            <w:ins w:id="262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ins w:id="2629" w:author="Stefanie Lane" w:date="2022-05-12T12:10:00Z"/>
                <w:rFonts w:ascii="Calibri" w:eastAsia="Times New Roman" w:hAnsi="Calibri" w:cs="Calibri"/>
                <w:color w:val="000000"/>
              </w:rPr>
            </w:pPr>
            <w:ins w:id="2630" w:author="Stefanie Lane" w:date="2022-05-12T12:10:00Z">
              <w:r w:rsidRPr="004F6583">
                <w:rPr>
                  <w:rFonts w:ascii="Calibri" w:eastAsia="Times New Roman" w:hAnsi="Calibri" w:cs="Calibri"/>
                  <w:color w:val="000000"/>
                </w:rPr>
                <w:t>0.17</w:t>
              </w:r>
            </w:ins>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ins w:id="2631" w:author="Stefanie Lane" w:date="2022-05-12T12:10:00Z"/>
                <w:rFonts w:ascii="Calibri" w:eastAsia="Times New Roman" w:hAnsi="Calibri" w:cs="Calibri"/>
                <w:color w:val="000000"/>
              </w:rPr>
            </w:pPr>
            <w:ins w:id="2632" w:author="Stefanie Lane" w:date="2022-05-12T12:10:00Z">
              <w:r w:rsidRPr="004F6583">
                <w:rPr>
                  <w:rFonts w:ascii="Calibri" w:eastAsia="Times New Roman" w:hAnsi="Calibri" w:cs="Calibri"/>
                  <w:color w:val="000000"/>
                </w:rPr>
                <w:t>+</w:t>
              </w:r>
            </w:ins>
          </w:p>
        </w:tc>
      </w:tr>
      <w:tr w:rsidR="004F6583" w:rsidRPr="004F6583" w14:paraId="7034E7B3" w14:textId="77777777" w:rsidTr="004F6583">
        <w:trPr>
          <w:trHeight w:val="290"/>
          <w:ins w:id="2633" w:author="Stefanie Lane" w:date="2022-05-12T12:10:00Z"/>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ins w:id="263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ins w:id="2635" w:author="Stefanie Lane" w:date="2022-05-12T12:10:00Z"/>
                <w:rFonts w:ascii="Calibri" w:eastAsia="Times New Roman" w:hAnsi="Calibri" w:cs="Calibri"/>
                <w:color w:val="000000"/>
              </w:rPr>
            </w:pPr>
            <w:ins w:id="2636" w:author="Stefanie Lane" w:date="2022-05-12T12:10:00Z">
              <w:r w:rsidRPr="004F6583">
                <w:rPr>
                  <w:rFonts w:ascii="Calibri" w:eastAsia="Times New Roman" w:hAnsi="Calibri" w:cs="Calibri"/>
                  <w:color w:val="000000"/>
                </w:rPr>
                <w:t xml:space="preserve">Asteraceae sp. </w:t>
              </w:r>
            </w:ins>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ins w:id="2637" w:author="Stefanie Lane" w:date="2022-05-12T12:10:00Z"/>
                <w:rFonts w:ascii="Calibri" w:eastAsia="Times New Roman" w:hAnsi="Calibri" w:cs="Calibri"/>
                <w:color w:val="000000"/>
              </w:rPr>
            </w:pPr>
            <w:ins w:id="263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ins w:id="2639" w:author="Stefanie Lane" w:date="2022-05-12T12:10:00Z"/>
                <w:rFonts w:ascii="Calibri" w:eastAsia="Times New Roman" w:hAnsi="Calibri" w:cs="Calibri"/>
                <w:color w:val="000000"/>
              </w:rPr>
            </w:pPr>
            <w:ins w:id="2640"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ins w:id="2641" w:author="Stefanie Lane" w:date="2022-05-12T12:10:00Z"/>
                <w:rFonts w:ascii="Calibri" w:eastAsia="Times New Roman" w:hAnsi="Calibri" w:cs="Calibri"/>
                <w:color w:val="000000"/>
              </w:rPr>
            </w:pPr>
            <w:ins w:id="2642"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ins w:id="2643" w:author="Stefanie Lane" w:date="2022-05-12T12:10:00Z"/>
                <w:rFonts w:ascii="Calibri" w:eastAsia="Times New Roman" w:hAnsi="Calibri" w:cs="Calibri"/>
                <w:color w:val="000000"/>
              </w:rPr>
            </w:pPr>
          </w:p>
        </w:tc>
      </w:tr>
      <w:tr w:rsidR="004F6583" w:rsidRPr="004F6583" w14:paraId="0C0B217B" w14:textId="77777777" w:rsidTr="004F6583">
        <w:trPr>
          <w:trHeight w:val="290"/>
          <w:ins w:id="2644" w:author="Stefanie Lane" w:date="2022-05-12T12:10:00Z"/>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ins w:id="264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ins w:id="2646" w:author="Stefanie Lane" w:date="2022-05-12T12:10:00Z"/>
                <w:rFonts w:ascii="Calibri" w:eastAsia="Times New Roman" w:hAnsi="Calibri" w:cs="Calibri"/>
                <w:i/>
                <w:iCs/>
                <w:color w:val="000000"/>
              </w:rPr>
            </w:pPr>
            <w:ins w:id="2647" w:author="Stefanie Lane" w:date="2022-05-12T12:10:00Z">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ins w:id="2648" w:author="Stefanie Lane" w:date="2022-05-12T12:10:00Z"/>
                <w:rFonts w:ascii="Calibri" w:eastAsia="Times New Roman" w:hAnsi="Calibri" w:cs="Calibri"/>
                <w:color w:val="000000"/>
              </w:rPr>
            </w:pPr>
            <w:ins w:id="264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ins w:id="2650" w:author="Stefanie Lane" w:date="2022-05-12T12:10:00Z"/>
                <w:rFonts w:ascii="Calibri" w:eastAsia="Times New Roman" w:hAnsi="Calibri" w:cs="Calibri"/>
                <w:color w:val="000000"/>
              </w:rPr>
            </w:pPr>
            <w:ins w:id="2651"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ins w:id="2652" w:author="Stefanie Lane" w:date="2022-05-12T12:10:00Z"/>
                <w:rFonts w:ascii="Calibri" w:eastAsia="Times New Roman" w:hAnsi="Calibri" w:cs="Calibri"/>
                <w:color w:val="000000"/>
              </w:rPr>
            </w:pPr>
            <w:ins w:id="2653"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ins w:id="2654" w:author="Stefanie Lane" w:date="2022-05-12T12:10:00Z"/>
                <w:rFonts w:ascii="Calibri" w:eastAsia="Times New Roman" w:hAnsi="Calibri" w:cs="Calibri"/>
                <w:color w:val="000000"/>
              </w:rPr>
            </w:pPr>
            <w:ins w:id="2655" w:author="Stefanie Lane" w:date="2022-05-12T12:10:00Z">
              <w:r w:rsidRPr="004F6583">
                <w:rPr>
                  <w:rFonts w:ascii="Calibri" w:eastAsia="Times New Roman" w:hAnsi="Calibri" w:cs="Calibri"/>
                  <w:color w:val="000000"/>
                </w:rPr>
                <w:t> </w:t>
              </w:r>
            </w:ins>
          </w:p>
        </w:tc>
      </w:tr>
      <w:tr w:rsidR="004F6583" w:rsidRPr="004F6583" w14:paraId="0BD79912" w14:textId="77777777" w:rsidTr="004F6583">
        <w:trPr>
          <w:trHeight w:val="290"/>
          <w:ins w:id="2656" w:author="Stefanie Lane" w:date="2022-05-12T12:10:00Z"/>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ins w:id="265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ins w:id="2658" w:author="Stefanie Lane" w:date="2022-05-12T12:10:00Z"/>
                <w:rFonts w:ascii="Calibri" w:eastAsia="Times New Roman" w:hAnsi="Calibri" w:cs="Calibri"/>
                <w:i/>
                <w:iCs/>
                <w:color w:val="000000"/>
              </w:rPr>
            </w:pPr>
            <w:proofErr w:type="spellStart"/>
            <w:ins w:id="2659"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ins w:id="2660" w:author="Stefanie Lane" w:date="2022-05-12T12:10:00Z"/>
                <w:rFonts w:ascii="Calibri" w:eastAsia="Times New Roman" w:hAnsi="Calibri" w:cs="Calibri"/>
                <w:color w:val="000000"/>
              </w:rPr>
            </w:pPr>
            <w:ins w:id="266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ins w:id="2662" w:author="Stefanie Lane" w:date="2022-05-12T12:10:00Z"/>
                <w:rFonts w:ascii="Calibri" w:eastAsia="Times New Roman" w:hAnsi="Calibri" w:cs="Calibri"/>
                <w:color w:val="000000"/>
              </w:rPr>
            </w:pPr>
            <w:ins w:id="2663"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ins w:id="2664" w:author="Stefanie Lane" w:date="2022-05-12T12:10:00Z"/>
                <w:rFonts w:ascii="Calibri" w:eastAsia="Times New Roman" w:hAnsi="Calibri" w:cs="Calibri"/>
                <w:color w:val="000000"/>
              </w:rPr>
            </w:pPr>
            <w:ins w:id="2665"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ins w:id="2666" w:author="Stefanie Lane" w:date="2022-05-12T12:10:00Z"/>
                <w:rFonts w:ascii="Calibri" w:eastAsia="Times New Roman" w:hAnsi="Calibri" w:cs="Calibri"/>
                <w:color w:val="000000"/>
              </w:rPr>
            </w:pPr>
          </w:p>
        </w:tc>
      </w:tr>
      <w:tr w:rsidR="004F6583" w:rsidRPr="004F6583" w14:paraId="3F1D45C4" w14:textId="77777777" w:rsidTr="004F6583">
        <w:trPr>
          <w:trHeight w:val="290"/>
          <w:ins w:id="2667" w:author="Stefanie Lane" w:date="2022-05-12T12:10:00Z"/>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ins w:id="266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ins w:id="2669" w:author="Stefanie Lane" w:date="2022-05-12T12:10:00Z"/>
                <w:rFonts w:ascii="Arial" w:eastAsia="Times New Roman" w:hAnsi="Arial" w:cs="Arial"/>
                <w:i/>
                <w:iCs/>
                <w:sz w:val="20"/>
                <w:szCs w:val="20"/>
              </w:rPr>
            </w:pPr>
            <w:ins w:id="2670"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ins w:id="2671" w:author="Stefanie Lane" w:date="2022-05-12T12:10:00Z"/>
                <w:rFonts w:ascii="Calibri" w:eastAsia="Times New Roman" w:hAnsi="Calibri" w:cs="Calibri"/>
                <w:color w:val="000000"/>
              </w:rPr>
            </w:pPr>
            <w:ins w:id="267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ins w:id="2673" w:author="Stefanie Lane" w:date="2022-05-12T12:10:00Z"/>
                <w:rFonts w:ascii="Calibri" w:eastAsia="Times New Roman" w:hAnsi="Calibri" w:cs="Calibri"/>
                <w:color w:val="000000"/>
              </w:rPr>
            </w:pPr>
            <w:ins w:id="2674"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ins w:id="2675" w:author="Stefanie Lane" w:date="2022-05-12T12:10:00Z"/>
                <w:rFonts w:ascii="Calibri" w:eastAsia="Times New Roman" w:hAnsi="Calibri" w:cs="Calibri"/>
                <w:color w:val="000000"/>
              </w:rPr>
            </w:pPr>
            <w:ins w:id="267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ins w:id="2677" w:author="Stefanie Lane" w:date="2022-05-12T12:10:00Z"/>
                <w:rFonts w:ascii="Calibri" w:eastAsia="Times New Roman" w:hAnsi="Calibri" w:cs="Calibri"/>
                <w:color w:val="000000"/>
              </w:rPr>
            </w:pPr>
            <w:ins w:id="2678" w:author="Stefanie Lane" w:date="2022-05-12T12:10:00Z">
              <w:r w:rsidRPr="004F6583">
                <w:rPr>
                  <w:rFonts w:ascii="Calibri" w:eastAsia="Times New Roman" w:hAnsi="Calibri" w:cs="Calibri"/>
                  <w:color w:val="000000"/>
                </w:rPr>
                <w:t> </w:t>
              </w:r>
            </w:ins>
          </w:p>
        </w:tc>
      </w:tr>
      <w:tr w:rsidR="004F6583" w:rsidRPr="004F6583" w14:paraId="43448B43" w14:textId="77777777" w:rsidTr="004F6583">
        <w:trPr>
          <w:trHeight w:val="290"/>
          <w:ins w:id="2679" w:author="Stefanie Lane" w:date="2022-05-12T12:10:00Z"/>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ins w:id="2680" w:author="Stefanie Lane" w:date="2022-05-12T12:10:00Z"/>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ins w:id="2681" w:author="Stefanie Lane" w:date="2022-05-12T12:10:00Z"/>
                <w:rFonts w:ascii="Arial" w:eastAsia="Times New Roman" w:hAnsi="Arial" w:cs="Arial"/>
                <w:i/>
                <w:iCs/>
                <w:sz w:val="20"/>
                <w:szCs w:val="20"/>
              </w:rPr>
            </w:pPr>
            <w:ins w:id="2682"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ins>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ins w:id="2683" w:author="Stefanie Lane" w:date="2022-05-12T12:10:00Z"/>
                <w:rFonts w:ascii="Calibri" w:eastAsia="Times New Roman" w:hAnsi="Calibri" w:cs="Calibri"/>
                <w:color w:val="000000"/>
              </w:rPr>
            </w:pPr>
            <w:ins w:id="268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ins w:id="2685" w:author="Stefanie Lane" w:date="2022-05-12T12:10:00Z"/>
                <w:rFonts w:ascii="Calibri" w:eastAsia="Times New Roman" w:hAnsi="Calibri" w:cs="Calibri"/>
                <w:color w:val="000000"/>
              </w:rPr>
            </w:pPr>
            <w:ins w:id="2686"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ins w:id="2687" w:author="Stefanie Lane" w:date="2022-05-12T12:10:00Z"/>
                <w:rFonts w:ascii="Calibri" w:eastAsia="Times New Roman" w:hAnsi="Calibri" w:cs="Calibri"/>
                <w:color w:val="000000"/>
              </w:rPr>
            </w:pPr>
            <w:ins w:id="2688"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ins w:id="2689" w:author="Stefanie Lane" w:date="2022-05-12T12:10:00Z"/>
                <w:rFonts w:ascii="Calibri" w:eastAsia="Times New Roman" w:hAnsi="Calibri" w:cs="Calibri"/>
                <w:color w:val="000000"/>
              </w:rPr>
            </w:pPr>
          </w:p>
        </w:tc>
      </w:tr>
      <w:tr w:rsidR="004F6583" w:rsidRPr="004F6583" w14:paraId="117F51B4" w14:textId="77777777" w:rsidTr="004F6583">
        <w:trPr>
          <w:trHeight w:val="580"/>
          <w:ins w:id="2690" w:author="Stefanie Lane" w:date="2022-05-12T12:10:00Z"/>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ins w:id="2691" w:author="Stefanie Lane" w:date="2022-05-12T12:10:00Z"/>
                <w:rFonts w:ascii="Calibri" w:eastAsia="Times New Roman" w:hAnsi="Calibri" w:cs="Calibri"/>
                <w:b/>
                <w:bCs/>
                <w:color w:val="000000"/>
              </w:rPr>
            </w:pPr>
            <w:ins w:id="2692" w:author="Stefanie Lane" w:date="2022-05-12T12:10:00Z">
              <w:r w:rsidRPr="004F6583">
                <w:rPr>
                  <w:rFonts w:ascii="Calibri" w:eastAsia="Times New Roman" w:hAnsi="Calibri" w:cs="Calibri"/>
                  <w:b/>
                  <w:bCs/>
                  <w:color w:val="000000"/>
                </w:rPr>
                <w:t>Assemblage</w:t>
              </w:r>
            </w:ins>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ins w:id="2693" w:author="Stefanie Lane" w:date="2022-05-12T12:10:00Z"/>
                <w:rFonts w:ascii="Calibri" w:eastAsia="Times New Roman" w:hAnsi="Calibri" w:cs="Calibri"/>
                <w:b/>
                <w:bCs/>
                <w:color w:val="000000"/>
              </w:rPr>
            </w:pPr>
            <w:ins w:id="2694" w:author="Stefanie Lane" w:date="2022-05-12T12:10:00Z">
              <w:r w:rsidRPr="004F6583">
                <w:rPr>
                  <w:rFonts w:ascii="Calibri" w:eastAsia="Times New Roman" w:hAnsi="Calibri" w:cs="Calibri"/>
                  <w:b/>
                  <w:bCs/>
                  <w:color w:val="000000"/>
                </w:rPr>
                <w:t>Species</w:t>
              </w:r>
            </w:ins>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ins w:id="2695" w:author="Stefanie Lane" w:date="2022-05-12T12:10:00Z"/>
                <w:rFonts w:ascii="Calibri" w:eastAsia="Times New Roman" w:hAnsi="Calibri" w:cs="Calibri"/>
                <w:b/>
                <w:bCs/>
                <w:color w:val="000000"/>
              </w:rPr>
            </w:pPr>
            <w:ins w:id="2696" w:author="Stefanie Lane" w:date="2022-05-12T12:10:00Z">
              <w:r w:rsidRPr="004F6583">
                <w:rPr>
                  <w:rFonts w:ascii="Calibri" w:eastAsia="Times New Roman" w:hAnsi="Calibri" w:cs="Calibri"/>
                  <w:b/>
                  <w:bCs/>
                  <w:color w:val="000000"/>
                </w:rPr>
                <w:t>1979</w:t>
              </w:r>
            </w:ins>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ins w:id="2697" w:author="Stefanie Lane" w:date="2022-05-12T12:10:00Z"/>
                <w:rFonts w:ascii="Calibri" w:eastAsia="Times New Roman" w:hAnsi="Calibri" w:cs="Calibri"/>
                <w:b/>
                <w:bCs/>
                <w:color w:val="000000"/>
              </w:rPr>
            </w:pPr>
            <w:ins w:id="2698" w:author="Stefanie Lane" w:date="2022-05-12T12:10:00Z">
              <w:r w:rsidRPr="004F6583">
                <w:rPr>
                  <w:rFonts w:ascii="Calibri" w:eastAsia="Times New Roman" w:hAnsi="Calibri" w:cs="Calibri"/>
                  <w:b/>
                  <w:bCs/>
                  <w:color w:val="000000"/>
                </w:rPr>
                <w:t>1999</w:t>
              </w:r>
            </w:ins>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ins w:id="2699" w:author="Stefanie Lane" w:date="2022-05-12T12:10:00Z"/>
                <w:rFonts w:ascii="Calibri" w:eastAsia="Times New Roman" w:hAnsi="Calibri" w:cs="Calibri"/>
                <w:b/>
                <w:bCs/>
                <w:color w:val="000000"/>
              </w:rPr>
            </w:pPr>
            <w:ins w:id="2700"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ins w:id="2701" w:author="Stefanie Lane" w:date="2022-05-12T12:10:00Z"/>
                <w:rFonts w:ascii="Calibri" w:eastAsia="Times New Roman" w:hAnsi="Calibri" w:cs="Calibri"/>
                <w:b/>
                <w:bCs/>
                <w:color w:val="000000"/>
              </w:rPr>
            </w:pPr>
            <w:ins w:id="2702" w:author="Stefanie Lane" w:date="2022-05-12T12:10:00Z">
              <w:r w:rsidRPr="004F6583">
                <w:rPr>
                  <w:rFonts w:ascii="Calibri" w:eastAsia="Times New Roman" w:hAnsi="Calibri" w:cs="Calibri"/>
                  <w:b/>
                  <w:bCs/>
                  <w:color w:val="000000"/>
                </w:rPr>
                <w:t>Percent Change 1979-2019</w:t>
              </w:r>
            </w:ins>
          </w:p>
        </w:tc>
      </w:tr>
      <w:tr w:rsidR="004F6583" w:rsidRPr="004F6583" w14:paraId="584443FC" w14:textId="77777777" w:rsidTr="004F6583">
        <w:trPr>
          <w:trHeight w:val="290"/>
          <w:ins w:id="2703" w:author="Stefanie Lane" w:date="2022-05-12T12:10:00Z"/>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ins w:id="2704" w:author="Stefanie Lane" w:date="2022-05-12T12:10:00Z"/>
                <w:rFonts w:ascii="Calibri" w:eastAsia="Times New Roman" w:hAnsi="Calibri" w:cs="Calibri"/>
                <w:color w:val="000000"/>
              </w:rPr>
            </w:pPr>
            <w:ins w:id="2705" w:author="Stefanie Lane" w:date="2022-05-12T12:10:00Z">
              <w:r w:rsidRPr="004F6583">
                <w:rPr>
                  <w:rFonts w:ascii="Calibri" w:eastAsia="Times New Roman" w:hAnsi="Calibri" w:cs="Calibri"/>
                  <w:color w:val="000000"/>
                </w:rPr>
                <w:t>Sedge</w:t>
              </w:r>
            </w:ins>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ins w:id="2706" w:author="Stefanie Lane" w:date="2022-05-12T12:10:00Z"/>
                <w:rFonts w:ascii="Arial" w:eastAsia="Times New Roman" w:hAnsi="Arial" w:cs="Arial"/>
                <w:i/>
                <w:iCs/>
                <w:sz w:val="20"/>
                <w:szCs w:val="20"/>
              </w:rPr>
            </w:pPr>
            <w:proofErr w:type="spellStart"/>
            <w:ins w:id="2707"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ins w:id="2708" w:author="Stefanie Lane" w:date="2022-05-12T12:10:00Z"/>
                <w:rFonts w:ascii="Calibri" w:eastAsia="Times New Roman" w:hAnsi="Calibri" w:cs="Calibri"/>
                <w:color w:val="000000"/>
              </w:rPr>
            </w:pPr>
            <w:ins w:id="2709" w:author="Stefanie Lane" w:date="2022-05-12T12:10:00Z">
              <w:r w:rsidRPr="004F6583">
                <w:rPr>
                  <w:rFonts w:ascii="Calibri" w:eastAsia="Times New Roman" w:hAnsi="Calibri" w:cs="Calibri"/>
                  <w:color w:val="000000"/>
                </w:rPr>
                <w:t>0.35</w:t>
              </w:r>
            </w:ins>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ins w:id="2710" w:author="Stefanie Lane" w:date="2022-05-12T12:10:00Z"/>
                <w:rFonts w:ascii="Calibri" w:eastAsia="Times New Roman" w:hAnsi="Calibri" w:cs="Calibri"/>
                <w:color w:val="000000"/>
              </w:rPr>
            </w:pPr>
            <w:ins w:id="2711" w:author="Stefanie Lane" w:date="2022-05-12T12:10:00Z">
              <w:r w:rsidRPr="004F6583">
                <w:rPr>
                  <w:rFonts w:ascii="Calibri" w:eastAsia="Times New Roman" w:hAnsi="Calibri" w:cs="Calibri"/>
                  <w:color w:val="000000"/>
                </w:rPr>
                <w:t>0.06</w:t>
              </w:r>
            </w:ins>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ins w:id="2712" w:author="Stefanie Lane" w:date="2022-05-12T12:10:00Z"/>
                <w:rFonts w:ascii="Calibri" w:eastAsia="Times New Roman" w:hAnsi="Calibri" w:cs="Calibri"/>
                <w:color w:val="000000"/>
              </w:rPr>
            </w:pPr>
            <w:ins w:id="2713"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ins w:id="2714" w:author="Stefanie Lane" w:date="2022-05-12T12:10:00Z"/>
                <w:rFonts w:ascii="Calibri" w:eastAsia="Times New Roman" w:hAnsi="Calibri" w:cs="Calibri"/>
                <w:color w:val="000000"/>
              </w:rPr>
            </w:pPr>
            <w:ins w:id="2715" w:author="Stefanie Lane" w:date="2022-05-12T12:10:00Z">
              <w:r w:rsidRPr="004F6583">
                <w:rPr>
                  <w:rFonts w:ascii="Calibri" w:eastAsia="Times New Roman" w:hAnsi="Calibri" w:cs="Calibri"/>
                  <w:color w:val="000000"/>
                </w:rPr>
                <w:t>-100.00</w:t>
              </w:r>
            </w:ins>
          </w:p>
        </w:tc>
      </w:tr>
      <w:tr w:rsidR="004F6583" w:rsidRPr="004F6583" w14:paraId="117D4CA6" w14:textId="77777777" w:rsidTr="004F6583">
        <w:trPr>
          <w:trHeight w:val="290"/>
          <w:ins w:id="2716" w:author="Stefanie Lane" w:date="2022-05-12T12:10:00Z"/>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ins w:id="271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ins w:id="2718" w:author="Stefanie Lane" w:date="2022-05-12T12:10:00Z"/>
                <w:rFonts w:ascii="Arial" w:eastAsia="Times New Roman" w:hAnsi="Arial" w:cs="Arial"/>
                <w:i/>
                <w:iCs/>
                <w:sz w:val="20"/>
                <w:szCs w:val="20"/>
              </w:rPr>
            </w:pPr>
            <w:proofErr w:type="spellStart"/>
            <w:ins w:id="2719"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ins w:id="2720" w:author="Stefanie Lane" w:date="2022-05-12T12:10:00Z"/>
                <w:rFonts w:ascii="Calibri" w:eastAsia="Times New Roman" w:hAnsi="Calibri" w:cs="Calibri"/>
                <w:color w:val="000000"/>
              </w:rPr>
            </w:pPr>
            <w:ins w:id="2721" w:author="Stefanie Lane" w:date="2022-05-12T12:10:00Z">
              <w:r w:rsidRPr="004F6583">
                <w:rPr>
                  <w:rFonts w:ascii="Calibri" w:eastAsia="Times New Roman" w:hAnsi="Calibri" w:cs="Calibri"/>
                  <w:color w:val="000000"/>
                </w:rPr>
                <w:t>0.21</w:t>
              </w:r>
            </w:ins>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ins w:id="2722" w:author="Stefanie Lane" w:date="2022-05-12T12:10:00Z"/>
                <w:rFonts w:ascii="Calibri" w:eastAsia="Times New Roman" w:hAnsi="Calibri" w:cs="Calibri"/>
                <w:color w:val="000000"/>
              </w:rPr>
            </w:pPr>
            <w:ins w:id="272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ins w:id="2724" w:author="Stefanie Lane" w:date="2022-05-12T12:10:00Z"/>
                <w:rFonts w:ascii="Calibri" w:eastAsia="Times New Roman" w:hAnsi="Calibri" w:cs="Calibri"/>
                <w:color w:val="000000"/>
              </w:rPr>
            </w:pPr>
            <w:ins w:id="2725"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ins w:id="2726" w:author="Stefanie Lane" w:date="2022-05-12T12:10:00Z"/>
                <w:rFonts w:ascii="Calibri" w:eastAsia="Times New Roman" w:hAnsi="Calibri" w:cs="Calibri"/>
                <w:color w:val="000000"/>
              </w:rPr>
            </w:pPr>
            <w:ins w:id="2727" w:author="Stefanie Lane" w:date="2022-05-12T12:10:00Z">
              <w:r w:rsidRPr="004F6583">
                <w:rPr>
                  <w:rFonts w:ascii="Calibri" w:eastAsia="Times New Roman" w:hAnsi="Calibri" w:cs="Calibri"/>
                  <w:color w:val="000000"/>
                </w:rPr>
                <w:t>-100.00</w:t>
              </w:r>
            </w:ins>
          </w:p>
        </w:tc>
      </w:tr>
      <w:tr w:rsidR="004F6583" w:rsidRPr="004F6583" w14:paraId="316AB2D9" w14:textId="77777777" w:rsidTr="004F6583">
        <w:trPr>
          <w:trHeight w:val="290"/>
          <w:ins w:id="2728" w:author="Stefanie Lane" w:date="2022-05-12T12:10:00Z"/>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ins w:id="272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ins w:id="2730" w:author="Stefanie Lane" w:date="2022-05-12T12:10:00Z"/>
                <w:rFonts w:ascii="Arial" w:eastAsia="Times New Roman" w:hAnsi="Arial" w:cs="Arial"/>
                <w:i/>
                <w:iCs/>
                <w:sz w:val="20"/>
                <w:szCs w:val="20"/>
              </w:rPr>
            </w:pPr>
            <w:proofErr w:type="spellStart"/>
            <w:ins w:id="2731"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ins w:id="2732" w:author="Stefanie Lane" w:date="2022-05-12T12:10:00Z"/>
                <w:rFonts w:ascii="Calibri" w:eastAsia="Times New Roman" w:hAnsi="Calibri" w:cs="Calibri"/>
                <w:color w:val="000000"/>
              </w:rPr>
            </w:pPr>
            <w:ins w:id="2733" w:author="Stefanie Lane" w:date="2022-05-12T12:10:00Z">
              <w:r w:rsidRPr="004F6583">
                <w:rPr>
                  <w:rFonts w:ascii="Calibri" w:eastAsia="Times New Roman" w:hAnsi="Calibri" w:cs="Calibri"/>
                  <w:color w:val="000000"/>
                </w:rPr>
                <w:t>0.18</w:t>
              </w:r>
            </w:ins>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ins w:id="2734" w:author="Stefanie Lane" w:date="2022-05-12T12:10:00Z"/>
                <w:rFonts w:ascii="Calibri" w:eastAsia="Times New Roman" w:hAnsi="Calibri" w:cs="Calibri"/>
                <w:color w:val="000000"/>
              </w:rPr>
            </w:pPr>
            <w:ins w:id="2735"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ins w:id="2736" w:author="Stefanie Lane" w:date="2022-05-12T12:10:00Z"/>
                <w:rFonts w:ascii="Calibri" w:eastAsia="Times New Roman" w:hAnsi="Calibri" w:cs="Calibri"/>
                <w:color w:val="000000"/>
              </w:rPr>
            </w:pPr>
            <w:ins w:id="2737"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ins w:id="2738" w:author="Stefanie Lane" w:date="2022-05-12T12:10:00Z"/>
                <w:rFonts w:ascii="Calibri" w:eastAsia="Times New Roman" w:hAnsi="Calibri" w:cs="Calibri"/>
                <w:color w:val="000000"/>
              </w:rPr>
            </w:pPr>
            <w:ins w:id="2739" w:author="Stefanie Lane" w:date="2022-05-12T12:10:00Z">
              <w:r w:rsidRPr="004F6583">
                <w:rPr>
                  <w:rFonts w:ascii="Calibri" w:eastAsia="Times New Roman" w:hAnsi="Calibri" w:cs="Calibri"/>
                  <w:color w:val="000000"/>
                </w:rPr>
                <w:t>-100.00</w:t>
              </w:r>
            </w:ins>
          </w:p>
        </w:tc>
      </w:tr>
      <w:tr w:rsidR="004F6583" w:rsidRPr="004F6583" w14:paraId="7D088072" w14:textId="77777777" w:rsidTr="004F6583">
        <w:trPr>
          <w:trHeight w:val="290"/>
          <w:ins w:id="2740" w:author="Stefanie Lane" w:date="2022-05-12T12:10:00Z"/>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ins w:id="274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ins w:id="2742" w:author="Stefanie Lane" w:date="2022-05-12T12:10:00Z"/>
                <w:rFonts w:ascii="Arial" w:eastAsia="Times New Roman" w:hAnsi="Arial" w:cs="Arial"/>
                <w:i/>
                <w:iCs/>
                <w:sz w:val="20"/>
                <w:szCs w:val="20"/>
              </w:rPr>
            </w:pPr>
            <w:proofErr w:type="spellStart"/>
            <w:ins w:id="2743"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ins w:id="2744" w:author="Stefanie Lane" w:date="2022-05-12T12:10:00Z"/>
                <w:rFonts w:ascii="Calibri" w:eastAsia="Times New Roman" w:hAnsi="Calibri" w:cs="Calibri"/>
                <w:color w:val="000000"/>
              </w:rPr>
            </w:pPr>
            <w:ins w:id="2745"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ins w:id="2746" w:author="Stefanie Lane" w:date="2022-05-12T12:10:00Z"/>
                <w:rFonts w:ascii="Calibri" w:eastAsia="Times New Roman" w:hAnsi="Calibri" w:cs="Calibri"/>
                <w:color w:val="000000"/>
              </w:rPr>
            </w:pPr>
            <w:ins w:id="2747"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ins w:id="2748" w:author="Stefanie Lane" w:date="2022-05-12T12:10:00Z"/>
                <w:rFonts w:ascii="Calibri" w:eastAsia="Times New Roman" w:hAnsi="Calibri" w:cs="Calibri"/>
                <w:color w:val="000000"/>
              </w:rPr>
            </w:pPr>
            <w:ins w:id="2749"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ins w:id="2750" w:author="Stefanie Lane" w:date="2022-05-12T12:10:00Z"/>
                <w:rFonts w:ascii="Calibri" w:eastAsia="Times New Roman" w:hAnsi="Calibri" w:cs="Calibri"/>
                <w:color w:val="000000"/>
              </w:rPr>
            </w:pPr>
            <w:ins w:id="2751" w:author="Stefanie Lane" w:date="2022-05-12T12:10:00Z">
              <w:r w:rsidRPr="004F6583">
                <w:rPr>
                  <w:rFonts w:ascii="Calibri" w:eastAsia="Times New Roman" w:hAnsi="Calibri" w:cs="Calibri"/>
                  <w:color w:val="000000"/>
                </w:rPr>
                <w:t>-100.00</w:t>
              </w:r>
            </w:ins>
          </w:p>
        </w:tc>
      </w:tr>
      <w:tr w:rsidR="004F6583" w:rsidRPr="004F6583" w14:paraId="79DFA556" w14:textId="77777777" w:rsidTr="004F6583">
        <w:trPr>
          <w:trHeight w:val="290"/>
          <w:ins w:id="2752" w:author="Stefanie Lane" w:date="2022-05-12T12:10:00Z"/>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ins w:id="275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ins w:id="2754" w:author="Stefanie Lane" w:date="2022-05-12T12:10:00Z"/>
                <w:rFonts w:ascii="Arial" w:eastAsia="Times New Roman" w:hAnsi="Arial" w:cs="Arial"/>
                <w:i/>
                <w:iCs/>
                <w:sz w:val="20"/>
                <w:szCs w:val="20"/>
              </w:rPr>
            </w:pPr>
            <w:ins w:id="2755" w:author="Stefanie Lane" w:date="2022-05-12T12:10:00Z">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ins w:id="2756" w:author="Stefanie Lane" w:date="2022-05-12T12:10:00Z"/>
                <w:rFonts w:ascii="Calibri" w:eastAsia="Times New Roman" w:hAnsi="Calibri" w:cs="Calibri"/>
                <w:color w:val="000000"/>
              </w:rPr>
            </w:pPr>
            <w:ins w:id="2757"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ins w:id="2758" w:author="Stefanie Lane" w:date="2022-05-12T12:10:00Z"/>
                <w:rFonts w:ascii="Calibri" w:eastAsia="Times New Roman" w:hAnsi="Calibri" w:cs="Calibri"/>
                <w:color w:val="000000"/>
              </w:rPr>
            </w:pPr>
            <w:ins w:id="275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ins w:id="2760" w:author="Stefanie Lane" w:date="2022-05-12T12:10:00Z"/>
                <w:rFonts w:ascii="Calibri" w:eastAsia="Times New Roman" w:hAnsi="Calibri" w:cs="Calibri"/>
                <w:color w:val="000000"/>
              </w:rPr>
            </w:pPr>
            <w:ins w:id="2761"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ins w:id="2762" w:author="Stefanie Lane" w:date="2022-05-12T12:10:00Z"/>
                <w:rFonts w:ascii="Calibri" w:eastAsia="Times New Roman" w:hAnsi="Calibri" w:cs="Calibri"/>
                <w:color w:val="000000"/>
              </w:rPr>
            </w:pPr>
            <w:ins w:id="2763" w:author="Stefanie Lane" w:date="2022-05-12T12:10:00Z">
              <w:r w:rsidRPr="004F6583">
                <w:rPr>
                  <w:rFonts w:ascii="Calibri" w:eastAsia="Times New Roman" w:hAnsi="Calibri" w:cs="Calibri"/>
                  <w:color w:val="000000"/>
                </w:rPr>
                <w:t>-100.00</w:t>
              </w:r>
            </w:ins>
          </w:p>
        </w:tc>
      </w:tr>
      <w:tr w:rsidR="004F6583" w:rsidRPr="004F6583" w14:paraId="574F19E2" w14:textId="77777777" w:rsidTr="004F6583">
        <w:trPr>
          <w:trHeight w:val="290"/>
          <w:ins w:id="2764" w:author="Stefanie Lane" w:date="2022-05-12T12:10:00Z"/>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ins w:id="276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ins w:id="2766" w:author="Stefanie Lane" w:date="2022-05-12T12:10:00Z"/>
                <w:rFonts w:ascii="Arial" w:eastAsia="Times New Roman" w:hAnsi="Arial" w:cs="Arial"/>
                <w:i/>
                <w:iCs/>
                <w:sz w:val="20"/>
                <w:szCs w:val="20"/>
              </w:rPr>
            </w:pPr>
            <w:ins w:id="2767"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ins w:id="2768" w:author="Stefanie Lane" w:date="2022-05-12T12:10:00Z"/>
                <w:rFonts w:ascii="Calibri" w:eastAsia="Times New Roman" w:hAnsi="Calibri" w:cs="Calibri"/>
                <w:color w:val="000000"/>
              </w:rPr>
            </w:pPr>
            <w:ins w:id="2769"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ins w:id="2770" w:author="Stefanie Lane" w:date="2022-05-12T12:10:00Z"/>
                <w:rFonts w:ascii="Calibri" w:eastAsia="Times New Roman" w:hAnsi="Calibri" w:cs="Calibri"/>
                <w:color w:val="000000"/>
              </w:rPr>
            </w:pPr>
            <w:ins w:id="277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ins w:id="2772" w:author="Stefanie Lane" w:date="2022-05-12T12:10:00Z"/>
                <w:rFonts w:ascii="Calibri" w:eastAsia="Times New Roman" w:hAnsi="Calibri" w:cs="Calibri"/>
                <w:color w:val="000000"/>
              </w:rPr>
            </w:pPr>
            <w:ins w:id="2773"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ins w:id="2774" w:author="Stefanie Lane" w:date="2022-05-12T12:10:00Z"/>
                <w:rFonts w:ascii="Calibri" w:eastAsia="Times New Roman" w:hAnsi="Calibri" w:cs="Calibri"/>
                <w:color w:val="000000"/>
              </w:rPr>
            </w:pPr>
            <w:ins w:id="2775" w:author="Stefanie Lane" w:date="2022-05-12T12:10:00Z">
              <w:r w:rsidRPr="004F6583">
                <w:rPr>
                  <w:rFonts w:ascii="Calibri" w:eastAsia="Times New Roman" w:hAnsi="Calibri" w:cs="Calibri"/>
                  <w:color w:val="000000"/>
                </w:rPr>
                <w:t>-100.00</w:t>
              </w:r>
            </w:ins>
          </w:p>
        </w:tc>
      </w:tr>
      <w:tr w:rsidR="004F6583" w:rsidRPr="004F6583" w14:paraId="0F9449F9" w14:textId="77777777" w:rsidTr="004F6583">
        <w:trPr>
          <w:trHeight w:val="290"/>
          <w:ins w:id="2776" w:author="Stefanie Lane" w:date="2022-05-12T12:10:00Z"/>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ins w:id="277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ins w:id="2778" w:author="Stefanie Lane" w:date="2022-05-12T12:10:00Z"/>
                <w:rFonts w:ascii="Arial" w:eastAsia="Times New Roman" w:hAnsi="Arial" w:cs="Arial"/>
                <w:i/>
                <w:iCs/>
                <w:sz w:val="20"/>
                <w:szCs w:val="20"/>
              </w:rPr>
            </w:pPr>
            <w:ins w:id="2779"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ins w:id="2780" w:author="Stefanie Lane" w:date="2022-05-12T12:10:00Z"/>
                <w:rFonts w:ascii="Calibri" w:eastAsia="Times New Roman" w:hAnsi="Calibri" w:cs="Calibri"/>
                <w:color w:val="000000"/>
              </w:rPr>
            </w:pPr>
            <w:ins w:id="2781" w:author="Stefanie Lane" w:date="2022-05-12T12:10:00Z">
              <w:r w:rsidRPr="004F6583">
                <w:rPr>
                  <w:rFonts w:ascii="Calibri" w:eastAsia="Times New Roman" w:hAnsi="Calibri" w:cs="Calibri"/>
                  <w:color w:val="000000"/>
                </w:rPr>
                <w:t>0.71</w:t>
              </w:r>
            </w:ins>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ins w:id="2782" w:author="Stefanie Lane" w:date="2022-05-12T12:10:00Z"/>
                <w:rFonts w:ascii="Calibri" w:eastAsia="Times New Roman" w:hAnsi="Calibri" w:cs="Calibri"/>
                <w:color w:val="000000"/>
              </w:rPr>
            </w:pPr>
            <w:ins w:id="2783"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ins w:id="2784" w:author="Stefanie Lane" w:date="2022-05-12T12:10:00Z"/>
                <w:rFonts w:ascii="Calibri" w:eastAsia="Times New Roman" w:hAnsi="Calibri" w:cs="Calibri"/>
                <w:color w:val="000000"/>
              </w:rPr>
            </w:pPr>
            <w:ins w:id="2785"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ins w:id="2786" w:author="Stefanie Lane" w:date="2022-05-12T12:10:00Z"/>
                <w:rFonts w:ascii="Calibri" w:eastAsia="Times New Roman" w:hAnsi="Calibri" w:cs="Calibri"/>
                <w:color w:val="000000"/>
              </w:rPr>
            </w:pPr>
            <w:ins w:id="2787" w:author="Stefanie Lane" w:date="2022-05-12T12:10:00Z">
              <w:r w:rsidRPr="004F6583">
                <w:rPr>
                  <w:rFonts w:ascii="Calibri" w:eastAsia="Times New Roman" w:hAnsi="Calibri" w:cs="Calibri"/>
                  <w:color w:val="000000"/>
                </w:rPr>
                <w:t>-100.00</w:t>
              </w:r>
            </w:ins>
          </w:p>
        </w:tc>
      </w:tr>
      <w:tr w:rsidR="004F6583" w:rsidRPr="004F6583" w14:paraId="5DC2E8BB" w14:textId="77777777" w:rsidTr="004F6583">
        <w:trPr>
          <w:trHeight w:val="290"/>
          <w:ins w:id="2788" w:author="Stefanie Lane" w:date="2022-05-12T12:10:00Z"/>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ins w:id="278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ins w:id="2790" w:author="Stefanie Lane" w:date="2022-05-12T12:10:00Z"/>
                <w:rFonts w:ascii="Arial" w:eastAsia="Times New Roman" w:hAnsi="Arial" w:cs="Arial"/>
                <w:i/>
                <w:iCs/>
                <w:sz w:val="20"/>
                <w:szCs w:val="20"/>
              </w:rPr>
            </w:pPr>
            <w:proofErr w:type="spellStart"/>
            <w:ins w:id="2791"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ins w:id="2792" w:author="Stefanie Lane" w:date="2022-05-12T12:10:00Z"/>
                <w:rFonts w:ascii="Calibri" w:eastAsia="Times New Roman" w:hAnsi="Calibri" w:cs="Calibri"/>
                <w:color w:val="000000"/>
              </w:rPr>
            </w:pPr>
            <w:ins w:id="2793"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ins w:id="2794" w:author="Stefanie Lane" w:date="2022-05-12T12:10:00Z"/>
                <w:rFonts w:ascii="Calibri" w:eastAsia="Times New Roman" w:hAnsi="Calibri" w:cs="Calibri"/>
                <w:color w:val="000000"/>
              </w:rPr>
            </w:pPr>
            <w:ins w:id="2795"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ins w:id="2796" w:author="Stefanie Lane" w:date="2022-05-12T12:10:00Z"/>
                <w:rFonts w:ascii="Calibri" w:eastAsia="Times New Roman" w:hAnsi="Calibri" w:cs="Calibri"/>
                <w:color w:val="000000"/>
              </w:rPr>
            </w:pPr>
            <w:ins w:id="2797"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ins w:id="2798" w:author="Stefanie Lane" w:date="2022-05-12T12:10:00Z"/>
                <w:rFonts w:ascii="Calibri" w:eastAsia="Times New Roman" w:hAnsi="Calibri" w:cs="Calibri"/>
                <w:color w:val="000000"/>
              </w:rPr>
            </w:pPr>
            <w:ins w:id="2799" w:author="Stefanie Lane" w:date="2022-05-12T12:10:00Z">
              <w:r w:rsidRPr="004F6583">
                <w:rPr>
                  <w:rFonts w:ascii="Calibri" w:eastAsia="Times New Roman" w:hAnsi="Calibri" w:cs="Calibri"/>
                  <w:color w:val="000000"/>
                </w:rPr>
                <w:t>-100.00</w:t>
              </w:r>
            </w:ins>
          </w:p>
        </w:tc>
      </w:tr>
      <w:tr w:rsidR="004F6583" w:rsidRPr="004F6583" w14:paraId="4186A3A8" w14:textId="77777777" w:rsidTr="004F6583">
        <w:trPr>
          <w:trHeight w:val="290"/>
          <w:ins w:id="2800" w:author="Stefanie Lane" w:date="2022-05-12T12:10:00Z"/>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ins w:id="280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ins w:id="2802" w:author="Stefanie Lane" w:date="2022-05-12T12:10:00Z"/>
                <w:rFonts w:ascii="Arial" w:eastAsia="Times New Roman" w:hAnsi="Arial" w:cs="Arial"/>
                <w:i/>
                <w:iCs/>
                <w:sz w:val="20"/>
                <w:szCs w:val="20"/>
              </w:rPr>
            </w:pPr>
            <w:ins w:id="2803" w:author="Stefanie Lane" w:date="2022-05-12T12:10:00Z">
              <w:r w:rsidRPr="004F6583">
                <w:rPr>
                  <w:rFonts w:ascii="Arial" w:eastAsia="Times New Roman" w:hAnsi="Arial" w:cs="Arial"/>
                  <w:i/>
                  <w:iCs/>
                  <w:sz w:val="20"/>
                  <w:szCs w:val="2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ins w:id="2804" w:author="Stefanie Lane" w:date="2022-05-12T12:10:00Z"/>
                <w:rFonts w:ascii="Calibri" w:eastAsia="Times New Roman" w:hAnsi="Calibri" w:cs="Calibri"/>
                <w:color w:val="000000"/>
              </w:rPr>
            </w:pPr>
            <w:ins w:id="2805" w:author="Stefanie Lane" w:date="2022-05-12T12:10:00Z">
              <w:r w:rsidRPr="004F6583">
                <w:rPr>
                  <w:rFonts w:ascii="Calibri" w:eastAsia="Times New Roman" w:hAnsi="Calibri" w:cs="Calibri"/>
                  <w:color w:val="000000"/>
                </w:rPr>
                <w:t>1.00</w:t>
              </w:r>
            </w:ins>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ins w:id="2806" w:author="Stefanie Lane" w:date="2022-05-12T12:10:00Z"/>
                <w:rFonts w:ascii="Calibri" w:eastAsia="Times New Roman" w:hAnsi="Calibri" w:cs="Calibri"/>
                <w:color w:val="000000"/>
              </w:rPr>
            </w:pPr>
            <w:ins w:id="2807" w:author="Stefanie Lane" w:date="2022-05-12T12:10:00Z">
              <w:r w:rsidRPr="004F6583">
                <w:rPr>
                  <w:rFonts w:ascii="Calibri" w:eastAsia="Times New Roman" w:hAnsi="Calibri" w:cs="Calibri"/>
                  <w:color w:val="000000"/>
                </w:rPr>
                <w:t>0.23</w:t>
              </w:r>
            </w:ins>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ins w:id="2808" w:author="Stefanie Lane" w:date="2022-05-12T12:10:00Z"/>
                <w:rFonts w:ascii="Calibri" w:eastAsia="Times New Roman" w:hAnsi="Calibri" w:cs="Calibri"/>
                <w:color w:val="000000"/>
              </w:rPr>
            </w:pPr>
            <w:ins w:id="2809"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ins w:id="2810" w:author="Stefanie Lane" w:date="2022-05-12T12:10:00Z"/>
                <w:rFonts w:ascii="Calibri" w:eastAsia="Times New Roman" w:hAnsi="Calibri" w:cs="Calibri"/>
                <w:color w:val="000000"/>
              </w:rPr>
            </w:pPr>
            <w:ins w:id="2811" w:author="Stefanie Lane" w:date="2022-05-12T12:10:00Z">
              <w:r w:rsidRPr="004F6583">
                <w:rPr>
                  <w:rFonts w:ascii="Calibri" w:eastAsia="Times New Roman" w:hAnsi="Calibri" w:cs="Calibri"/>
                  <w:color w:val="000000"/>
                </w:rPr>
                <w:t>-100.00</w:t>
              </w:r>
            </w:ins>
          </w:p>
        </w:tc>
      </w:tr>
      <w:tr w:rsidR="004F6583" w:rsidRPr="004F6583" w14:paraId="62EA4FFA" w14:textId="77777777" w:rsidTr="004F6583">
        <w:trPr>
          <w:trHeight w:val="290"/>
          <w:ins w:id="2812" w:author="Stefanie Lane" w:date="2022-05-12T12:10:00Z"/>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ins w:id="281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ins w:id="2814" w:author="Stefanie Lane" w:date="2022-05-12T12:10:00Z"/>
                <w:rFonts w:ascii="Arial" w:eastAsia="Times New Roman" w:hAnsi="Arial" w:cs="Arial"/>
                <w:i/>
                <w:iCs/>
                <w:sz w:val="20"/>
                <w:szCs w:val="20"/>
              </w:rPr>
            </w:pPr>
            <w:proofErr w:type="spellStart"/>
            <w:ins w:id="2815" w:author="Stefanie Lane" w:date="2022-05-12T12:10:00Z">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ins>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ins w:id="2816" w:author="Stefanie Lane" w:date="2022-05-12T12:10:00Z"/>
                <w:rFonts w:ascii="Calibri" w:eastAsia="Times New Roman" w:hAnsi="Calibri" w:cs="Calibri"/>
                <w:color w:val="000000"/>
              </w:rPr>
            </w:pPr>
            <w:ins w:id="2817"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ins w:id="2818" w:author="Stefanie Lane" w:date="2022-05-12T12:10:00Z"/>
                <w:rFonts w:ascii="Calibri" w:eastAsia="Times New Roman" w:hAnsi="Calibri" w:cs="Calibri"/>
                <w:color w:val="000000"/>
              </w:rPr>
            </w:pPr>
            <w:ins w:id="281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ins w:id="2820" w:author="Stefanie Lane" w:date="2022-05-12T12:10:00Z"/>
                <w:rFonts w:ascii="Calibri" w:eastAsia="Times New Roman" w:hAnsi="Calibri" w:cs="Calibri"/>
                <w:color w:val="000000"/>
              </w:rPr>
            </w:pPr>
            <w:ins w:id="2821"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ins w:id="2822" w:author="Stefanie Lane" w:date="2022-05-12T12:10:00Z"/>
                <w:rFonts w:ascii="Calibri" w:eastAsia="Times New Roman" w:hAnsi="Calibri" w:cs="Calibri"/>
                <w:color w:val="000000"/>
              </w:rPr>
            </w:pPr>
            <w:ins w:id="2823" w:author="Stefanie Lane" w:date="2022-05-12T12:10:00Z">
              <w:r w:rsidRPr="004F6583">
                <w:rPr>
                  <w:rFonts w:ascii="Calibri" w:eastAsia="Times New Roman" w:hAnsi="Calibri" w:cs="Calibri"/>
                  <w:color w:val="000000"/>
                </w:rPr>
                <w:t>-100.00</w:t>
              </w:r>
            </w:ins>
          </w:p>
        </w:tc>
      </w:tr>
      <w:tr w:rsidR="004F6583" w:rsidRPr="004F6583" w14:paraId="7FF6A9A7" w14:textId="77777777" w:rsidTr="004F6583">
        <w:trPr>
          <w:trHeight w:val="290"/>
          <w:ins w:id="2824" w:author="Stefanie Lane" w:date="2022-05-12T12:10:00Z"/>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ins w:id="282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ins w:id="2826" w:author="Stefanie Lane" w:date="2022-05-12T12:10:00Z"/>
                <w:rFonts w:ascii="Arial" w:eastAsia="Times New Roman" w:hAnsi="Arial" w:cs="Arial"/>
                <w:i/>
                <w:iCs/>
                <w:sz w:val="20"/>
                <w:szCs w:val="20"/>
              </w:rPr>
            </w:pPr>
            <w:ins w:id="2827" w:author="Stefanie Lane" w:date="2022-05-12T12:10:00Z">
              <w:r w:rsidRPr="004F6583">
                <w:rPr>
                  <w:rFonts w:ascii="Arial" w:eastAsia="Times New Roman" w:hAnsi="Arial" w:cs="Arial"/>
                  <w:i/>
                  <w:iCs/>
                  <w:sz w:val="20"/>
                  <w:szCs w:val="20"/>
                </w:rPr>
                <w:t>Sium suave</w:t>
              </w:r>
            </w:ins>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ins w:id="2828" w:author="Stefanie Lane" w:date="2022-05-12T12:10:00Z"/>
                <w:rFonts w:ascii="Calibri" w:eastAsia="Times New Roman" w:hAnsi="Calibri" w:cs="Calibri"/>
                <w:color w:val="000000"/>
              </w:rPr>
            </w:pPr>
            <w:ins w:id="2829" w:author="Stefanie Lane" w:date="2022-05-12T12:10:00Z">
              <w:r w:rsidRPr="004F6583">
                <w:rPr>
                  <w:rFonts w:ascii="Calibri" w:eastAsia="Times New Roman" w:hAnsi="Calibri" w:cs="Calibri"/>
                  <w:color w:val="000000"/>
                </w:rPr>
                <w:t>0.59</w:t>
              </w:r>
            </w:ins>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ins w:id="2830" w:author="Stefanie Lane" w:date="2022-05-12T12:10:00Z"/>
                <w:rFonts w:ascii="Calibri" w:eastAsia="Times New Roman" w:hAnsi="Calibri" w:cs="Calibri"/>
                <w:color w:val="000000"/>
              </w:rPr>
            </w:pPr>
            <w:ins w:id="2831"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ins w:id="2832" w:author="Stefanie Lane" w:date="2022-05-12T12:10:00Z"/>
                <w:rFonts w:ascii="Calibri" w:eastAsia="Times New Roman" w:hAnsi="Calibri" w:cs="Calibri"/>
                <w:color w:val="000000"/>
              </w:rPr>
            </w:pPr>
            <w:ins w:id="2833"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ins w:id="2834" w:author="Stefanie Lane" w:date="2022-05-12T12:10:00Z"/>
                <w:rFonts w:ascii="Calibri" w:eastAsia="Times New Roman" w:hAnsi="Calibri" w:cs="Calibri"/>
                <w:color w:val="000000"/>
              </w:rPr>
            </w:pPr>
            <w:ins w:id="2835" w:author="Stefanie Lane" w:date="2022-05-12T12:10:00Z">
              <w:r w:rsidRPr="004F6583">
                <w:rPr>
                  <w:rFonts w:ascii="Calibri" w:eastAsia="Times New Roman" w:hAnsi="Calibri" w:cs="Calibri"/>
                  <w:color w:val="000000"/>
                </w:rPr>
                <w:t>-100.00</w:t>
              </w:r>
            </w:ins>
          </w:p>
        </w:tc>
      </w:tr>
      <w:tr w:rsidR="004F6583" w:rsidRPr="004F6583" w14:paraId="21D2A9F5" w14:textId="77777777" w:rsidTr="004F6583">
        <w:trPr>
          <w:trHeight w:val="290"/>
          <w:ins w:id="2836" w:author="Stefanie Lane" w:date="2022-05-12T12:10:00Z"/>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ins w:id="283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ins w:id="2838" w:author="Stefanie Lane" w:date="2022-05-12T12:10:00Z"/>
                <w:rFonts w:ascii="Arial" w:eastAsia="Times New Roman" w:hAnsi="Arial" w:cs="Arial"/>
                <w:i/>
                <w:iCs/>
                <w:color w:val="000000"/>
                <w:sz w:val="20"/>
                <w:szCs w:val="20"/>
              </w:rPr>
            </w:pPr>
            <w:proofErr w:type="spellStart"/>
            <w:ins w:id="2839"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ins w:id="2840" w:author="Stefanie Lane" w:date="2022-05-12T12:10:00Z"/>
                <w:rFonts w:ascii="Calibri" w:eastAsia="Times New Roman" w:hAnsi="Calibri" w:cs="Calibri"/>
                <w:color w:val="000000"/>
              </w:rPr>
            </w:pPr>
            <w:ins w:id="2841" w:author="Stefanie Lane" w:date="2022-05-12T12:10:00Z">
              <w:r w:rsidRPr="004F6583">
                <w:rPr>
                  <w:rFonts w:ascii="Calibri" w:eastAsia="Times New Roman" w:hAnsi="Calibri" w:cs="Calibri"/>
                  <w:color w:val="000000"/>
                </w:rPr>
                <w:t>0.29</w:t>
              </w:r>
            </w:ins>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ins w:id="2842" w:author="Stefanie Lane" w:date="2022-05-12T12:10:00Z"/>
                <w:rFonts w:ascii="Calibri" w:eastAsia="Times New Roman" w:hAnsi="Calibri" w:cs="Calibri"/>
                <w:color w:val="000000"/>
              </w:rPr>
            </w:pPr>
            <w:ins w:id="2843"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ins w:id="2844" w:author="Stefanie Lane" w:date="2022-05-12T12:10:00Z"/>
                <w:rFonts w:ascii="Calibri" w:eastAsia="Times New Roman" w:hAnsi="Calibri" w:cs="Calibri"/>
                <w:color w:val="000000"/>
              </w:rPr>
            </w:pPr>
            <w:ins w:id="2845"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ins w:id="2846" w:author="Stefanie Lane" w:date="2022-05-12T12:10:00Z"/>
                <w:rFonts w:ascii="Calibri" w:eastAsia="Times New Roman" w:hAnsi="Calibri" w:cs="Calibri"/>
                <w:color w:val="000000"/>
              </w:rPr>
            </w:pPr>
            <w:ins w:id="2847" w:author="Stefanie Lane" w:date="2022-05-12T12:10:00Z">
              <w:r w:rsidRPr="004F6583">
                <w:rPr>
                  <w:rFonts w:ascii="Calibri" w:eastAsia="Times New Roman" w:hAnsi="Calibri" w:cs="Calibri"/>
                  <w:color w:val="000000"/>
                </w:rPr>
                <w:t>-100.00</w:t>
              </w:r>
            </w:ins>
          </w:p>
        </w:tc>
      </w:tr>
      <w:tr w:rsidR="004F6583" w:rsidRPr="004F6583" w14:paraId="5E8C9623" w14:textId="77777777" w:rsidTr="004F6583">
        <w:trPr>
          <w:trHeight w:val="290"/>
          <w:ins w:id="2848" w:author="Stefanie Lane" w:date="2022-05-12T12:10:00Z"/>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ins w:id="284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ins w:id="2850" w:author="Stefanie Lane" w:date="2022-05-12T12:10:00Z"/>
                <w:rFonts w:ascii="Arial" w:eastAsia="Times New Roman" w:hAnsi="Arial" w:cs="Arial"/>
                <w:i/>
                <w:iCs/>
                <w:sz w:val="20"/>
                <w:szCs w:val="20"/>
              </w:rPr>
            </w:pPr>
            <w:ins w:id="2851" w:author="Stefanie Lane" w:date="2022-05-12T12:10:00Z">
              <w:r w:rsidRPr="004F6583">
                <w:rPr>
                  <w:rFonts w:ascii="Arial" w:eastAsia="Times New Roman" w:hAnsi="Arial" w:cs="Arial"/>
                  <w:i/>
                  <w:iCs/>
                  <w:sz w:val="20"/>
                  <w:szCs w:val="20"/>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ins w:id="2852" w:author="Stefanie Lane" w:date="2022-05-12T12:10:00Z"/>
                <w:rFonts w:ascii="Calibri" w:eastAsia="Times New Roman" w:hAnsi="Calibri" w:cs="Calibri"/>
                <w:color w:val="000000"/>
              </w:rPr>
            </w:pPr>
            <w:ins w:id="2853" w:author="Stefanie Lane" w:date="2022-05-12T12:10:00Z">
              <w:r w:rsidRPr="004F6583">
                <w:rPr>
                  <w:rFonts w:ascii="Calibri" w:eastAsia="Times New Roman" w:hAnsi="Calibri" w:cs="Calibri"/>
                  <w:color w:val="000000"/>
                </w:rPr>
                <w:t>1.09</w:t>
              </w:r>
            </w:ins>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ins w:id="2854" w:author="Stefanie Lane" w:date="2022-05-12T12:10:00Z"/>
                <w:rFonts w:ascii="Calibri" w:eastAsia="Times New Roman" w:hAnsi="Calibri" w:cs="Calibri"/>
                <w:color w:val="000000"/>
              </w:rPr>
            </w:pPr>
            <w:ins w:id="2855" w:author="Stefanie Lane" w:date="2022-05-12T12:10:00Z">
              <w:r w:rsidRPr="004F6583">
                <w:rPr>
                  <w:rFonts w:ascii="Calibri" w:eastAsia="Times New Roman" w:hAnsi="Calibri" w:cs="Calibri"/>
                  <w:color w:val="000000"/>
                </w:rPr>
                <w:t>0.48</w:t>
              </w:r>
            </w:ins>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ins w:id="2856" w:author="Stefanie Lane" w:date="2022-05-12T12:10:00Z"/>
                <w:rFonts w:ascii="Calibri" w:eastAsia="Times New Roman" w:hAnsi="Calibri" w:cs="Calibri"/>
                <w:color w:val="000000"/>
              </w:rPr>
            </w:pPr>
            <w:ins w:id="2857"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ins w:id="2858" w:author="Stefanie Lane" w:date="2022-05-12T12:10:00Z"/>
                <w:rFonts w:ascii="Calibri" w:eastAsia="Times New Roman" w:hAnsi="Calibri" w:cs="Calibri"/>
                <w:color w:val="000000"/>
              </w:rPr>
            </w:pPr>
            <w:ins w:id="2859" w:author="Stefanie Lane" w:date="2022-05-12T12:10:00Z">
              <w:r w:rsidRPr="004F6583">
                <w:rPr>
                  <w:rFonts w:ascii="Calibri" w:eastAsia="Times New Roman" w:hAnsi="Calibri" w:cs="Calibri"/>
                  <w:color w:val="000000"/>
                </w:rPr>
                <w:t>-96.43</w:t>
              </w:r>
            </w:ins>
          </w:p>
        </w:tc>
      </w:tr>
      <w:tr w:rsidR="004F6583" w:rsidRPr="004F6583" w14:paraId="7605513E" w14:textId="77777777" w:rsidTr="004F6583">
        <w:trPr>
          <w:trHeight w:val="290"/>
          <w:ins w:id="2860" w:author="Stefanie Lane" w:date="2022-05-12T12:10:00Z"/>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ins w:id="286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ins w:id="2862" w:author="Stefanie Lane" w:date="2022-05-12T12:10:00Z"/>
                <w:rFonts w:ascii="Arial" w:eastAsia="Times New Roman" w:hAnsi="Arial" w:cs="Arial"/>
                <w:i/>
                <w:iCs/>
                <w:sz w:val="20"/>
                <w:szCs w:val="20"/>
              </w:rPr>
            </w:pPr>
            <w:ins w:id="2863" w:author="Stefanie Lane" w:date="2022-05-12T12:10:00Z">
              <w:r w:rsidRPr="004F6583">
                <w:rPr>
                  <w:rFonts w:ascii="Arial" w:eastAsia="Times New Roman" w:hAnsi="Arial" w:cs="Arial"/>
                  <w:i/>
                  <w:iCs/>
                  <w:sz w:val="20"/>
                  <w:szCs w:val="20"/>
                </w:rPr>
                <w:t>Equisetum fluviatile</w:t>
              </w:r>
            </w:ins>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ins w:id="2864" w:author="Stefanie Lane" w:date="2022-05-12T12:10:00Z"/>
                <w:rFonts w:ascii="Calibri" w:eastAsia="Times New Roman" w:hAnsi="Calibri" w:cs="Calibri"/>
                <w:color w:val="000000"/>
              </w:rPr>
            </w:pPr>
            <w:ins w:id="2865" w:author="Stefanie Lane" w:date="2022-05-12T12:10:00Z">
              <w:r w:rsidRPr="004F6583">
                <w:rPr>
                  <w:rFonts w:ascii="Calibri" w:eastAsia="Times New Roman" w:hAnsi="Calibri" w:cs="Calibri"/>
                  <w:color w:val="000000"/>
                </w:rPr>
                <w:t>0.88</w:t>
              </w:r>
            </w:ins>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ins w:id="2866" w:author="Stefanie Lane" w:date="2022-05-12T12:10:00Z"/>
                <w:rFonts w:ascii="Calibri" w:eastAsia="Times New Roman" w:hAnsi="Calibri" w:cs="Calibri"/>
                <w:color w:val="000000"/>
              </w:rPr>
            </w:pPr>
            <w:ins w:id="2867" w:author="Stefanie Lane" w:date="2022-05-12T12:10:00Z">
              <w:r w:rsidRPr="004F6583">
                <w:rPr>
                  <w:rFonts w:ascii="Calibri" w:eastAsia="Times New Roman" w:hAnsi="Calibri" w:cs="Calibri"/>
                  <w:color w:val="000000"/>
                </w:rPr>
                <w:t>0.58</w:t>
              </w:r>
            </w:ins>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ins w:id="2868" w:author="Stefanie Lane" w:date="2022-05-12T12:10:00Z"/>
                <w:rFonts w:ascii="Calibri" w:eastAsia="Times New Roman" w:hAnsi="Calibri" w:cs="Calibri"/>
                <w:color w:val="000000"/>
              </w:rPr>
            </w:pPr>
            <w:ins w:id="2869"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ins w:id="2870" w:author="Stefanie Lane" w:date="2022-05-12T12:10:00Z"/>
                <w:rFonts w:ascii="Calibri" w:eastAsia="Times New Roman" w:hAnsi="Calibri" w:cs="Calibri"/>
                <w:color w:val="000000"/>
              </w:rPr>
            </w:pPr>
            <w:ins w:id="2871" w:author="Stefanie Lane" w:date="2022-05-12T12:10:00Z">
              <w:r w:rsidRPr="004F6583">
                <w:rPr>
                  <w:rFonts w:ascii="Calibri" w:eastAsia="Times New Roman" w:hAnsi="Calibri" w:cs="Calibri"/>
                  <w:color w:val="000000"/>
                </w:rPr>
                <w:t>-96.43</w:t>
              </w:r>
            </w:ins>
          </w:p>
        </w:tc>
      </w:tr>
      <w:tr w:rsidR="004F6583" w:rsidRPr="004F6583" w14:paraId="1490D719" w14:textId="77777777" w:rsidTr="004F6583">
        <w:trPr>
          <w:trHeight w:val="290"/>
          <w:ins w:id="2872" w:author="Stefanie Lane" w:date="2022-05-12T12:10:00Z"/>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ins w:id="287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ins w:id="2874" w:author="Stefanie Lane" w:date="2022-05-12T12:10:00Z"/>
                <w:rFonts w:ascii="Arial" w:eastAsia="Times New Roman" w:hAnsi="Arial" w:cs="Arial"/>
                <w:i/>
                <w:iCs/>
                <w:sz w:val="20"/>
                <w:szCs w:val="20"/>
              </w:rPr>
            </w:pPr>
            <w:ins w:id="2875"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ins w:id="2876" w:author="Stefanie Lane" w:date="2022-05-12T12:10:00Z"/>
                <w:rFonts w:ascii="Calibri" w:eastAsia="Times New Roman" w:hAnsi="Calibri" w:cs="Calibri"/>
                <w:color w:val="000000"/>
              </w:rPr>
            </w:pPr>
            <w:ins w:id="2877" w:author="Stefanie Lane" w:date="2022-05-12T12:10:00Z">
              <w:r w:rsidRPr="004F6583">
                <w:rPr>
                  <w:rFonts w:ascii="Calibri" w:eastAsia="Times New Roman" w:hAnsi="Calibri" w:cs="Calibri"/>
                  <w:color w:val="000000"/>
                </w:rPr>
                <w:t>0.29</w:t>
              </w:r>
            </w:ins>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ins w:id="2878" w:author="Stefanie Lane" w:date="2022-05-12T12:10:00Z"/>
                <w:rFonts w:ascii="Calibri" w:eastAsia="Times New Roman" w:hAnsi="Calibri" w:cs="Calibri"/>
                <w:color w:val="000000"/>
              </w:rPr>
            </w:pPr>
            <w:ins w:id="2879"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ins w:id="2880" w:author="Stefanie Lane" w:date="2022-05-12T12:10:00Z"/>
                <w:rFonts w:ascii="Calibri" w:eastAsia="Times New Roman" w:hAnsi="Calibri" w:cs="Calibri"/>
                <w:color w:val="000000"/>
              </w:rPr>
            </w:pPr>
            <w:ins w:id="2881"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ins w:id="2882" w:author="Stefanie Lane" w:date="2022-05-12T12:10:00Z"/>
                <w:rFonts w:ascii="Calibri" w:eastAsia="Times New Roman" w:hAnsi="Calibri" w:cs="Calibri"/>
                <w:color w:val="000000"/>
              </w:rPr>
            </w:pPr>
            <w:ins w:id="2883" w:author="Stefanie Lane" w:date="2022-05-12T12:10:00Z">
              <w:r w:rsidRPr="004F6583">
                <w:rPr>
                  <w:rFonts w:ascii="Calibri" w:eastAsia="Times New Roman" w:hAnsi="Calibri" w:cs="Calibri"/>
                  <w:color w:val="000000"/>
                </w:rPr>
                <w:t>-96.43</w:t>
              </w:r>
            </w:ins>
          </w:p>
        </w:tc>
      </w:tr>
      <w:tr w:rsidR="004F6583" w:rsidRPr="004F6583" w14:paraId="077E7722" w14:textId="77777777" w:rsidTr="004F6583">
        <w:trPr>
          <w:trHeight w:val="290"/>
          <w:ins w:id="2884" w:author="Stefanie Lane" w:date="2022-05-12T12:10:00Z"/>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ins w:id="288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ins w:id="2886" w:author="Stefanie Lane" w:date="2022-05-12T12:10:00Z"/>
                <w:rFonts w:ascii="Arial" w:eastAsia="Times New Roman" w:hAnsi="Arial" w:cs="Arial"/>
                <w:i/>
                <w:iCs/>
                <w:sz w:val="20"/>
                <w:szCs w:val="20"/>
              </w:rPr>
            </w:pPr>
            <w:ins w:id="2887"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ins w:id="2888" w:author="Stefanie Lane" w:date="2022-05-12T12:10:00Z"/>
                <w:rFonts w:ascii="Calibri" w:eastAsia="Times New Roman" w:hAnsi="Calibri" w:cs="Calibri"/>
                <w:color w:val="000000"/>
              </w:rPr>
            </w:pPr>
            <w:ins w:id="2889" w:author="Stefanie Lane" w:date="2022-05-12T12:10:00Z">
              <w:r w:rsidRPr="004F6583">
                <w:rPr>
                  <w:rFonts w:ascii="Calibri" w:eastAsia="Times New Roman" w:hAnsi="Calibri" w:cs="Calibri"/>
                  <w:color w:val="000000"/>
                </w:rPr>
                <w:t>0.41</w:t>
              </w:r>
            </w:ins>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ins w:id="2890" w:author="Stefanie Lane" w:date="2022-05-12T12:10:00Z"/>
                <w:rFonts w:ascii="Calibri" w:eastAsia="Times New Roman" w:hAnsi="Calibri" w:cs="Calibri"/>
                <w:color w:val="000000"/>
              </w:rPr>
            </w:pPr>
            <w:ins w:id="2891"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ins w:id="2892" w:author="Stefanie Lane" w:date="2022-05-12T12:10:00Z"/>
                <w:rFonts w:ascii="Calibri" w:eastAsia="Times New Roman" w:hAnsi="Calibri" w:cs="Calibri"/>
                <w:color w:val="000000"/>
              </w:rPr>
            </w:pPr>
            <w:ins w:id="2893"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ins w:id="2894" w:author="Stefanie Lane" w:date="2022-05-12T12:10:00Z"/>
                <w:rFonts w:ascii="Calibri" w:eastAsia="Times New Roman" w:hAnsi="Calibri" w:cs="Calibri"/>
                <w:color w:val="000000"/>
              </w:rPr>
            </w:pPr>
            <w:ins w:id="2895" w:author="Stefanie Lane" w:date="2022-05-12T12:10:00Z">
              <w:r w:rsidRPr="004F6583">
                <w:rPr>
                  <w:rFonts w:ascii="Calibri" w:eastAsia="Times New Roman" w:hAnsi="Calibri" w:cs="Calibri"/>
                  <w:color w:val="000000"/>
                </w:rPr>
                <w:t>-92.86</w:t>
              </w:r>
            </w:ins>
          </w:p>
        </w:tc>
      </w:tr>
      <w:tr w:rsidR="004F6583" w:rsidRPr="004F6583" w14:paraId="0A605CCF" w14:textId="77777777" w:rsidTr="004F6583">
        <w:trPr>
          <w:trHeight w:val="290"/>
          <w:ins w:id="2896" w:author="Stefanie Lane" w:date="2022-05-12T12:10:00Z"/>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ins w:id="289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ins w:id="2898" w:author="Stefanie Lane" w:date="2022-05-12T12:10:00Z"/>
                <w:rFonts w:ascii="Arial" w:eastAsia="Times New Roman" w:hAnsi="Arial" w:cs="Arial"/>
                <w:i/>
                <w:iCs/>
                <w:sz w:val="20"/>
                <w:szCs w:val="20"/>
              </w:rPr>
            </w:pPr>
            <w:ins w:id="2899" w:author="Stefanie Lane" w:date="2022-05-12T12:10:00Z">
              <w:r w:rsidRPr="004F6583">
                <w:rPr>
                  <w:rFonts w:ascii="Arial" w:eastAsia="Times New Roman" w:hAnsi="Arial" w:cs="Arial"/>
                  <w:i/>
                  <w:iCs/>
                  <w:sz w:val="20"/>
                  <w:szCs w:val="20"/>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ins w:id="2900" w:author="Stefanie Lane" w:date="2022-05-12T12:10:00Z"/>
                <w:rFonts w:ascii="Calibri" w:eastAsia="Times New Roman" w:hAnsi="Calibri" w:cs="Calibri"/>
                <w:color w:val="000000"/>
              </w:rPr>
            </w:pPr>
            <w:ins w:id="2901"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ins w:id="2902" w:author="Stefanie Lane" w:date="2022-05-12T12:10:00Z"/>
                <w:rFonts w:ascii="Calibri" w:eastAsia="Times New Roman" w:hAnsi="Calibri" w:cs="Calibri"/>
                <w:color w:val="000000"/>
              </w:rPr>
            </w:pPr>
            <w:ins w:id="290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ins w:id="2904" w:author="Stefanie Lane" w:date="2022-05-12T12:10:00Z"/>
                <w:rFonts w:ascii="Calibri" w:eastAsia="Times New Roman" w:hAnsi="Calibri" w:cs="Calibri"/>
                <w:color w:val="000000"/>
              </w:rPr>
            </w:pPr>
            <w:ins w:id="2905"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ins w:id="2906" w:author="Stefanie Lane" w:date="2022-05-12T12:10:00Z"/>
                <w:rFonts w:ascii="Calibri" w:eastAsia="Times New Roman" w:hAnsi="Calibri" w:cs="Calibri"/>
                <w:color w:val="000000"/>
              </w:rPr>
            </w:pPr>
            <w:ins w:id="2907" w:author="Stefanie Lane" w:date="2022-05-12T12:10:00Z">
              <w:r w:rsidRPr="004F6583">
                <w:rPr>
                  <w:rFonts w:ascii="Calibri" w:eastAsia="Times New Roman" w:hAnsi="Calibri" w:cs="Calibri"/>
                  <w:color w:val="000000"/>
                </w:rPr>
                <w:t>-89.29</w:t>
              </w:r>
            </w:ins>
          </w:p>
        </w:tc>
      </w:tr>
      <w:tr w:rsidR="004F6583" w:rsidRPr="004F6583" w14:paraId="0D1852D5" w14:textId="77777777" w:rsidTr="004F6583">
        <w:trPr>
          <w:trHeight w:val="290"/>
          <w:ins w:id="2908" w:author="Stefanie Lane" w:date="2022-05-12T12:10:00Z"/>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ins w:id="290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ins w:id="2910" w:author="Stefanie Lane" w:date="2022-05-12T12:10:00Z"/>
                <w:rFonts w:ascii="Arial" w:eastAsia="Times New Roman" w:hAnsi="Arial" w:cs="Arial"/>
                <w:i/>
                <w:iCs/>
                <w:sz w:val="20"/>
                <w:szCs w:val="20"/>
              </w:rPr>
            </w:pPr>
            <w:proofErr w:type="spellStart"/>
            <w:ins w:id="2911"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ins w:id="2912" w:author="Stefanie Lane" w:date="2022-05-12T12:10:00Z"/>
                <w:rFonts w:ascii="Calibri" w:eastAsia="Times New Roman" w:hAnsi="Calibri" w:cs="Calibri"/>
                <w:color w:val="000000"/>
              </w:rPr>
            </w:pPr>
            <w:ins w:id="2913"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ins w:id="2914" w:author="Stefanie Lane" w:date="2022-05-12T12:10:00Z"/>
                <w:rFonts w:ascii="Calibri" w:eastAsia="Times New Roman" w:hAnsi="Calibri" w:cs="Calibri"/>
                <w:color w:val="000000"/>
              </w:rPr>
            </w:pPr>
            <w:ins w:id="291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ins w:id="2916" w:author="Stefanie Lane" w:date="2022-05-12T12:10:00Z"/>
                <w:rFonts w:ascii="Calibri" w:eastAsia="Times New Roman" w:hAnsi="Calibri" w:cs="Calibri"/>
                <w:color w:val="000000"/>
              </w:rPr>
            </w:pPr>
            <w:ins w:id="2917"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ins w:id="2918" w:author="Stefanie Lane" w:date="2022-05-12T12:10:00Z"/>
                <w:rFonts w:ascii="Calibri" w:eastAsia="Times New Roman" w:hAnsi="Calibri" w:cs="Calibri"/>
                <w:color w:val="000000"/>
              </w:rPr>
            </w:pPr>
            <w:ins w:id="2919" w:author="Stefanie Lane" w:date="2022-05-12T12:10:00Z">
              <w:r w:rsidRPr="004F6583">
                <w:rPr>
                  <w:rFonts w:ascii="Calibri" w:eastAsia="Times New Roman" w:hAnsi="Calibri" w:cs="Calibri"/>
                  <w:color w:val="000000"/>
                </w:rPr>
                <w:t>-89.29</w:t>
              </w:r>
            </w:ins>
          </w:p>
        </w:tc>
      </w:tr>
      <w:tr w:rsidR="004F6583" w:rsidRPr="004F6583" w14:paraId="0486C2A8" w14:textId="77777777" w:rsidTr="004F6583">
        <w:trPr>
          <w:trHeight w:val="290"/>
          <w:ins w:id="2920" w:author="Stefanie Lane" w:date="2022-05-12T12:10:00Z"/>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ins w:id="292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ins w:id="2922" w:author="Stefanie Lane" w:date="2022-05-12T12:10:00Z"/>
                <w:rFonts w:ascii="Arial" w:eastAsia="Times New Roman" w:hAnsi="Arial" w:cs="Arial"/>
                <w:i/>
                <w:iCs/>
                <w:sz w:val="20"/>
                <w:szCs w:val="20"/>
              </w:rPr>
            </w:pPr>
            <w:proofErr w:type="spellStart"/>
            <w:ins w:id="2923"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ins w:id="2924" w:author="Stefanie Lane" w:date="2022-05-12T12:10:00Z"/>
                <w:rFonts w:ascii="Calibri" w:eastAsia="Times New Roman" w:hAnsi="Calibri" w:cs="Calibri"/>
                <w:color w:val="000000"/>
              </w:rPr>
            </w:pPr>
            <w:ins w:id="2925" w:author="Stefanie Lane" w:date="2022-05-12T12:10:00Z">
              <w:r w:rsidRPr="004F6583">
                <w:rPr>
                  <w:rFonts w:ascii="Calibri" w:eastAsia="Times New Roman" w:hAnsi="Calibri" w:cs="Calibri"/>
                  <w:color w:val="000000"/>
                </w:rPr>
                <w:t>0.12</w:t>
              </w:r>
            </w:ins>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ins w:id="2926" w:author="Stefanie Lane" w:date="2022-05-12T12:10:00Z"/>
                <w:rFonts w:ascii="Calibri" w:eastAsia="Times New Roman" w:hAnsi="Calibri" w:cs="Calibri"/>
                <w:color w:val="000000"/>
              </w:rPr>
            </w:pPr>
            <w:ins w:id="2927"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ins w:id="2928" w:author="Stefanie Lane" w:date="2022-05-12T12:10:00Z"/>
                <w:rFonts w:ascii="Calibri" w:eastAsia="Times New Roman" w:hAnsi="Calibri" w:cs="Calibri"/>
                <w:color w:val="000000"/>
              </w:rPr>
            </w:pPr>
            <w:ins w:id="2929"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ins w:id="2930" w:author="Stefanie Lane" w:date="2022-05-12T12:10:00Z"/>
                <w:rFonts w:ascii="Calibri" w:eastAsia="Times New Roman" w:hAnsi="Calibri" w:cs="Calibri"/>
                <w:color w:val="000000"/>
              </w:rPr>
            </w:pPr>
            <w:ins w:id="2931" w:author="Stefanie Lane" w:date="2022-05-12T12:10:00Z">
              <w:r w:rsidRPr="004F6583">
                <w:rPr>
                  <w:rFonts w:ascii="Calibri" w:eastAsia="Times New Roman" w:hAnsi="Calibri" w:cs="Calibri"/>
                  <w:color w:val="000000"/>
                </w:rPr>
                <w:t>-89.29</w:t>
              </w:r>
            </w:ins>
          </w:p>
        </w:tc>
      </w:tr>
      <w:tr w:rsidR="004F6583" w:rsidRPr="004F6583" w14:paraId="098EC4F8" w14:textId="77777777" w:rsidTr="004F6583">
        <w:trPr>
          <w:trHeight w:val="290"/>
          <w:ins w:id="2932" w:author="Stefanie Lane" w:date="2022-05-12T12:10:00Z"/>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ins w:id="293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ins w:id="2934" w:author="Stefanie Lane" w:date="2022-05-12T12:10:00Z"/>
                <w:rFonts w:ascii="Arial" w:eastAsia="Times New Roman" w:hAnsi="Arial" w:cs="Arial"/>
                <w:i/>
                <w:iCs/>
                <w:sz w:val="20"/>
                <w:szCs w:val="20"/>
              </w:rPr>
            </w:pPr>
            <w:proofErr w:type="spellStart"/>
            <w:ins w:id="2935"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ins w:id="2936" w:author="Stefanie Lane" w:date="2022-05-12T12:10:00Z"/>
                <w:rFonts w:ascii="Calibri" w:eastAsia="Times New Roman" w:hAnsi="Calibri" w:cs="Calibri"/>
                <w:color w:val="000000"/>
              </w:rPr>
            </w:pPr>
            <w:ins w:id="2937" w:author="Stefanie Lane" w:date="2022-05-12T12:10:00Z">
              <w:r w:rsidRPr="004F6583">
                <w:rPr>
                  <w:rFonts w:ascii="Calibri" w:eastAsia="Times New Roman" w:hAnsi="Calibri" w:cs="Calibri"/>
                  <w:color w:val="000000"/>
                </w:rPr>
                <w:t>0.41</w:t>
              </w:r>
            </w:ins>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ins w:id="2938" w:author="Stefanie Lane" w:date="2022-05-12T12:10:00Z"/>
                <w:rFonts w:ascii="Calibri" w:eastAsia="Times New Roman" w:hAnsi="Calibri" w:cs="Calibri"/>
                <w:color w:val="000000"/>
              </w:rPr>
            </w:pPr>
            <w:ins w:id="2939"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ins w:id="2940" w:author="Stefanie Lane" w:date="2022-05-12T12:10:00Z"/>
                <w:rFonts w:ascii="Calibri" w:eastAsia="Times New Roman" w:hAnsi="Calibri" w:cs="Calibri"/>
                <w:color w:val="000000"/>
              </w:rPr>
            </w:pPr>
            <w:ins w:id="2941"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ins w:id="2942" w:author="Stefanie Lane" w:date="2022-05-12T12:10:00Z"/>
                <w:rFonts w:ascii="Calibri" w:eastAsia="Times New Roman" w:hAnsi="Calibri" w:cs="Calibri"/>
                <w:color w:val="000000"/>
              </w:rPr>
            </w:pPr>
            <w:ins w:id="2943" w:author="Stefanie Lane" w:date="2022-05-12T12:10:00Z">
              <w:r w:rsidRPr="004F6583">
                <w:rPr>
                  <w:rFonts w:ascii="Calibri" w:eastAsia="Times New Roman" w:hAnsi="Calibri" w:cs="Calibri"/>
                  <w:color w:val="000000"/>
                </w:rPr>
                <w:t>-89.29</w:t>
              </w:r>
            </w:ins>
          </w:p>
        </w:tc>
      </w:tr>
      <w:tr w:rsidR="004F6583" w:rsidRPr="004F6583" w14:paraId="06255C91" w14:textId="77777777" w:rsidTr="004F6583">
        <w:trPr>
          <w:trHeight w:val="290"/>
          <w:ins w:id="2944" w:author="Stefanie Lane" w:date="2022-05-12T12:10:00Z"/>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ins w:id="294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ins w:id="2946" w:author="Stefanie Lane" w:date="2022-05-12T12:10:00Z"/>
                <w:rFonts w:ascii="Arial" w:eastAsia="Times New Roman" w:hAnsi="Arial" w:cs="Arial"/>
                <w:i/>
                <w:iCs/>
                <w:sz w:val="20"/>
                <w:szCs w:val="20"/>
              </w:rPr>
            </w:pPr>
            <w:ins w:id="2947" w:author="Stefanie Lane" w:date="2022-05-12T12:10:00Z">
              <w:r w:rsidRPr="004F6583">
                <w:rPr>
                  <w:rFonts w:ascii="Arial" w:eastAsia="Times New Roman" w:hAnsi="Arial" w:cs="Arial"/>
                  <w:i/>
                  <w:iCs/>
                  <w:sz w:val="20"/>
                  <w:szCs w:val="20"/>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ins w:id="2948" w:author="Stefanie Lane" w:date="2022-05-12T12:10:00Z"/>
                <w:rFonts w:ascii="Calibri" w:eastAsia="Times New Roman" w:hAnsi="Calibri" w:cs="Calibri"/>
                <w:color w:val="000000"/>
              </w:rPr>
            </w:pPr>
            <w:ins w:id="2949" w:author="Stefanie Lane" w:date="2022-05-12T12:10:00Z">
              <w:r w:rsidRPr="004F6583">
                <w:rPr>
                  <w:rFonts w:ascii="Calibri" w:eastAsia="Times New Roman" w:hAnsi="Calibri" w:cs="Calibri"/>
                  <w:color w:val="000000"/>
                </w:rPr>
                <w:t>0.71</w:t>
              </w:r>
            </w:ins>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ins w:id="2950" w:author="Stefanie Lane" w:date="2022-05-12T12:10:00Z"/>
                <w:rFonts w:ascii="Calibri" w:eastAsia="Times New Roman" w:hAnsi="Calibri" w:cs="Calibri"/>
                <w:color w:val="000000"/>
              </w:rPr>
            </w:pPr>
            <w:ins w:id="2951"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ins w:id="2952" w:author="Stefanie Lane" w:date="2022-05-12T12:10:00Z"/>
                <w:rFonts w:ascii="Calibri" w:eastAsia="Times New Roman" w:hAnsi="Calibri" w:cs="Calibri"/>
                <w:color w:val="000000"/>
              </w:rPr>
            </w:pPr>
            <w:ins w:id="2953"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ins w:id="2954" w:author="Stefanie Lane" w:date="2022-05-12T12:10:00Z"/>
                <w:rFonts w:ascii="Calibri" w:eastAsia="Times New Roman" w:hAnsi="Calibri" w:cs="Calibri"/>
                <w:color w:val="000000"/>
              </w:rPr>
            </w:pPr>
            <w:ins w:id="2955" w:author="Stefanie Lane" w:date="2022-05-12T12:10:00Z">
              <w:r w:rsidRPr="004F6583">
                <w:rPr>
                  <w:rFonts w:ascii="Calibri" w:eastAsia="Times New Roman" w:hAnsi="Calibri" w:cs="Calibri"/>
                  <w:color w:val="000000"/>
                </w:rPr>
                <w:t>-89.29</w:t>
              </w:r>
            </w:ins>
          </w:p>
        </w:tc>
      </w:tr>
      <w:tr w:rsidR="004F6583" w:rsidRPr="004F6583" w14:paraId="2343262F" w14:textId="77777777" w:rsidTr="004F6583">
        <w:trPr>
          <w:trHeight w:val="290"/>
          <w:ins w:id="2956" w:author="Stefanie Lane" w:date="2022-05-12T12:10:00Z"/>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ins w:id="295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ins w:id="2958" w:author="Stefanie Lane" w:date="2022-05-12T12:10:00Z"/>
                <w:rFonts w:ascii="Arial" w:eastAsia="Times New Roman" w:hAnsi="Arial" w:cs="Arial"/>
                <w:i/>
                <w:iCs/>
                <w:sz w:val="20"/>
                <w:szCs w:val="20"/>
              </w:rPr>
            </w:pPr>
            <w:ins w:id="2959"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ins w:id="2960" w:author="Stefanie Lane" w:date="2022-05-12T12:10:00Z"/>
                <w:rFonts w:ascii="Calibri" w:eastAsia="Times New Roman" w:hAnsi="Calibri" w:cs="Calibri"/>
                <w:color w:val="000000"/>
              </w:rPr>
            </w:pPr>
            <w:ins w:id="2961"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ins w:id="2962" w:author="Stefanie Lane" w:date="2022-05-12T12:10:00Z"/>
                <w:rFonts w:ascii="Calibri" w:eastAsia="Times New Roman" w:hAnsi="Calibri" w:cs="Calibri"/>
                <w:color w:val="000000"/>
              </w:rPr>
            </w:pPr>
            <w:ins w:id="2963"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ins w:id="2964" w:author="Stefanie Lane" w:date="2022-05-12T12:10:00Z"/>
                <w:rFonts w:ascii="Calibri" w:eastAsia="Times New Roman" w:hAnsi="Calibri" w:cs="Calibri"/>
                <w:color w:val="000000"/>
              </w:rPr>
            </w:pPr>
            <w:ins w:id="2965" w:author="Stefanie Lane" w:date="2022-05-12T12:10:00Z">
              <w:r w:rsidRPr="004F6583">
                <w:rPr>
                  <w:rFonts w:ascii="Calibri" w:eastAsia="Times New Roman" w:hAnsi="Calibri" w:cs="Calibri"/>
                  <w:color w:val="000000"/>
                </w:rPr>
                <w:t>0.18</w:t>
              </w:r>
            </w:ins>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ins w:id="2966" w:author="Stefanie Lane" w:date="2022-05-12T12:10:00Z"/>
                <w:rFonts w:ascii="Calibri" w:eastAsia="Times New Roman" w:hAnsi="Calibri" w:cs="Calibri"/>
                <w:color w:val="000000"/>
              </w:rPr>
            </w:pPr>
            <w:ins w:id="2967" w:author="Stefanie Lane" w:date="2022-05-12T12:10:00Z">
              <w:r w:rsidRPr="004F6583">
                <w:rPr>
                  <w:rFonts w:ascii="Calibri" w:eastAsia="Times New Roman" w:hAnsi="Calibri" w:cs="Calibri"/>
                  <w:color w:val="000000"/>
                </w:rPr>
                <w:t>-82.14</w:t>
              </w:r>
            </w:ins>
          </w:p>
        </w:tc>
      </w:tr>
      <w:tr w:rsidR="004F6583" w:rsidRPr="004F6583" w14:paraId="7DF3D18A" w14:textId="77777777" w:rsidTr="004F6583">
        <w:trPr>
          <w:trHeight w:val="290"/>
          <w:ins w:id="2968" w:author="Stefanie Lane" w:date="2022-05-12T12:10:00Z"/>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ins w:id="296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ins w:id="2970" w:author="Stefanie Lane" w:date="2022-05-12T12:10:00Z"/>
                <w:rFonts w:ascii="Arial" w:eastAsia="Times New Roman" w:hAnsi="Arial" w:cs="Arial"/>
                <w:i/>
                <w:iCs/>
                <w:sz w:val="20"/>
                <w:szCs w:val="20"/>
              </w:rPr>
            </w:pPr>
            <w:ins w:id="2971" w:author="Stefanie Lane" w:date="2022-05-12T12:10:00Z">
              <w:r w:rsidRPr="004F6583">
                <w:rPr>
                  <w:rFonts w:ascii="Arial" w:eastAsia="Times New Roman" w:hAnsi="Arial" w:cs="Arial"/>
                  <w:i/>
                  <w:iCs/>
                  <w:sz w:val="20"/>
                  <w:szCs w:val="2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ins w:id="2972" w:author="Stefanie Lane" w:date="2022-05-12T12:10:00Z"/>
                <w:rFonts w:ascii="Calibri" w:eastAsia="Times New Roman" w:hAnsi="Calibri" w:cs="Calibri"/>
                <w:color w:val="000000"/>
              </w:rPr>
            </w:pPr>
            <w:ins w:id="2973" w:author="Stefanie Lane" w:date="2022-05-12T12:10:00Z">
              <w:r w:rsidRPr="004F6583">
                <w:rPr>
                  <w:rFonts w:ascii="Calibri" w:eastAsia="Times New Roman" w:hAnsi="Calibri" w:cs="Calibri"/>
                  <w:color w:val="000000"/>
                </w:rPr>
                <w:t>0.32</w:t>
              </w:r>
            </w:ins>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ins w:id="2974" w:author="Stefanie Lane" w:date="2022-05-12T12:10:00Z"/>
                <w:rFonts w:ascii="Calibri" w:eastAsia="Times New Roman" w:hAnsi="Calibri" w:cs="Calibri"/>
                <w:color w:val="000000"/>
              </w:rPr>
            </w:pPr>
            <w:ins w:id="2975" w:author="Stefanie Lane" w:date="2022-05-12T12:10:00Z">
              <w:r w:rsidRPr="004F6583">
                <w:rPr>
                  <w:rFonts w:ascii="Calibri" w:eastAsia="Times New Roman" w:hAnsi="Calibri" w:cs="Calibri"/>
                  <w:color w:val="000000"/>
                </w:rPr>
                <w:t>0.68</w:t>
              </w:r>
            </w:ins>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ins w:id="2976" w:author="Stefanie Lane" w:date="2022-05-12T12:10:00Z"/>
                <w:rFonts w:ascii="Calibri" w:eastAsia="Times New Roman" w:hAnsi="Calibri" w:cs="Calibri"/>
                <w:color w:val="000000"/>
              </w:rPr>
            </w:pPr>
            <w:ins w:id="2977" w:author="Stefanie Lane" w:date="2022-05-12T12:10:00Z">
              <w:r w:rsidRPr="004F6583">
                <w:rPr>
                  <w:rFonts w:ascii="Calibri" w:eastAsia="Times New Roman" w:hAnsi="Calibri" w:cs="Calibri"/>
                  <w:color w:val="000000"/>
                </w:rPr>
                <w:t>0.18</w:t>
              </w:r>
            </w:ins>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ins w:id="2978" w:author="Stefanie Lane" w:date="2022-05-12T12:10:00Z"/>
                <w:rFonts w:ascii="Calibri" w:eastAsia="Times New Roman" w:hAnsi="Calibri" w:cs="Calibri"/>
                <w:color w:val="000000"/>
              </w:rPr>
            </w:pPr>
            <w:ins w:id="2979" w:author="Stefanie Lane" w:date="2022-05-12T12:10:00Z">
              <w:r w:rsidRPr="004F6583">
                <w:rPr>
                  <w:rFonts w:ascii="Calibri" w:eastAsia="Times New Roman" w:hAnsi="Calibri" w:cs="Calibri"/>
                  <w:color w:val="000000"/>
                </w:rPr>
                <w:t>-82.14</w:t>
              </w:r>
            </w:ins>
          </w:p>
        </w:tc>
      </w:tr>
      <w:tr w:rsidR="004F6583" w:rsidRPr="004F6583" w14:paraId="437BB44A" w14:textId="77777777" w:rsidTr="004F6583">
        <w:trPr>
          <w:trHeight w:val="290"/>
          <w:ins w:id="2980" w:author="Stefanie Lane" w:date="2022-05-12T12:10:00Z"/>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ins w:id="298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ins w:id="2982" w:author="Stefanie Lane" w:date="2022-05-12T12:10:00Z"/>
                <w:rFonts w:ascii="Arial" w:eastAsia="Times New Roman" w:hAnsi="Arial" w:cs="Arial"/>
                <w:i/>
                <w:iCs/>
                <w:sz w:val="20"/>
                <w:szCs w:val="20"/>
              </w:rPr>
            </w:pPr>
            <w:proofErr w:type="spellStart"/>
            <w:ins w:id="2983"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ins w:id="2984" w:author="Stefanie Lane" w:date="2022-05-12T12:10:00Z"/>
                <w:rFonts w:ascii="Calibri" w:eastAsia="Times New Roman" w:hAnsi="Calibri" w:cs="Calibri"/>
                <w:color w:val="000000"/>
              </w:rPr>
            </w:pPr>
            <w:ins w:id="2985" w:author="Stefanie Lane" w:date="2022-05-12T12:10:00Z">
              <w:r w:rsidRPr="004F6583">
                <w:rPr>
                  <w:rFonts w:ascii="Calibri" w:eastAsia="Times New Roman" w:hAnsi="Calibri" w:cs="Calibri"/>
                  <w:color w:val="000000"/>
                </w:rPr>
                <w:t>0.47</w:t>
              </w:r>
            </w:ins>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ins w:id="2986" w:author="Stefanie Lane" w:date="2022-05-12T12:10:00Z"/>
                <w:rFonts w:ascii="Calibri" w:eastAsia="Times New Roman" w:hAnsi="Calibri" w:cs="Calibri"/>
                <w:color w:val="000000"/>
              </w:rPr>
            </w:pPr>
            <w:ins w:id="2987"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ins w:id="2988" w:author="Stefanie Lane" w:date="2022-05-12T12:10:00Z"/>
                <w:rFonts w:ascii="Calibri" w:eastAsia="Times New Roman" w:hAnsi="Calibri" w:cs="Calibri"/>
                <w:color w:val="000000"/>
              </w:rPr>
            </w:pPr>
            <w:ins w:id="2989" w:author="Stefanie Lane" w:date="2022-05-12T12:10:00Z">
              <w:r w:rsidRPr="004F6583">
                <w:rPr>
                  <w:rFonts w:ascii="Calibri" w:eastAsia="Times New Roman" w:hAnsi="Calibri" w:cs="Calibri"/>
                  <w:color w:val="000000"/>
                </w:rPr>
                <w:t>0.21</w:t>
              </w:r>
            </w:ins>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ins w:id="2990" w:author="Stefanie Lane" w:date="2022-05-12T12:10:00Z"/>
                <w:rFonts w:ascii="Calibri" w:eastAsia="Times New Roman" w:hAnsi="Calibri" w:cs="Calibri"/>
                <w:color w:val="000000"/>
              </w:rPr>
            </w:pPr>
            <w:ins w:id="2991" w:author="Stefanie Lane" w:date="2022-05-12T12:10:00Z">
              <w:r w:rsidRPr="004F6583">
                <w:rPr>
                  <w:rFonts w:ascii="Calibri" w:eastAsia="Times New Roman" w:hAnsi="Calibri" w:cs="Calibri"/>
                  <w:color w:val="000000"/>
                </w:rPr>
                <w:t>-78.57</w:t>
              </w:r>
            </w:ins>
          </w:p>
        </w:tc>
      </w:tr>
      <w:tr w:rsidR="004F6583" w:rsidRPr="004F6583" w14:paraId="1E042118" w14:textId="77777777" w:rsidTr="004F6583">
        <w:trPr>
          <w:trHeight w:val="290"/>
          <w:ins w:id="2992" w:author="Stefanie Lane" w:date="2022-05-12T12:10:00Z"/>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ins w:id="299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ins w:id="2994" w:author="Stefanie Lane" w:date="2022-05-12T12:10:00Z"/>
                <w:rFonts w:ascii="Arial" w:eastAsia="Times New Roman" w:hAnsi="Arial" w:cs="Arial"/>
                <w:i/>
                <w:iCs/>
                <w:sz w:val="20"/>
                <w:szCs w:val="20"/>
              </w:rPr>
            </w:pPr>
            <w:proofErr w:type="spellStart"/>
            <w:ins w:id="2995" w:author="Stefanie Lane" w:date="2022-05-12T12:10:00Z">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ins w:id="2996" w:author="Stefanie Lane" w:date="2022-05-12T12:10:00Z"/>
                <w:rFonts w:ascii="Calibri" w:eastAsia="Times New Roman" w:hAnsi="Calibri" w:cs="Calibri"/>
                <w:color w:val="000000"/>
              </w:rPr>
            </w:pPr>
            <w:ins w:id="2997"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ins w:id="2998" w:author="Stefanie Lane" w:date="2022-05-12T12:10:00Z"/>
                <w:rFonts w:ascii="Calibri" w:eastAsia="Times New Roman" w:hAnsi="Calibri" w:cs="Calibri"/>
                <w:color w:val="000000"/>
              </w:rPr>
            </w:pPr>
            <w:ins w:id="2999"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ins w:id="3000" w:author="Stefanie Lane" w:date="2022-05-12T12:10:00Z"/>
                <w:rFonts w:ascii="Calibri" w:eastAsia="Times New Roman" w:hAnsi="Calibri" w:cs="Calibri"/>
                <w:color w:val="000000"/>
              </w:rPr>
            </w:pPr>
            <w:ins w:id="3001" w:author="Stefanie Lane" w:date="2022-05-12T12:10:00Z">
              <w:r w:rsidRPr="004F6583">
                <w:rPr>
                  <w:rFonts w:ascii="Calibri" w:eastAsia="Times New Roman" w:hAnsi="Calibri" w:cs="Calibri"/>
                  <w:color w:val="000000"/>
                </w:rPr>
                <w:t>0.21</w:t>
              </w:r>
            </w:ins>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ins w:id="3002" w:author="Stefanie Lane" w:date="2022-05-12T12:10:00Z"/>
                <w:rFonts w:ascii="Calibri" w:eastAsia="Times New Roman" w:hAnsi="Calibri" w:cs="Calibri"/>
                <w:color w:val="000000"/>
              </w:rPr>
            </w:pPr>
            <w:ins w:id="3003" w:author="Stefanie Lane" w:date="2022-05-12T12:10:00Z">
              <w:r w:rsidRPr="004F6583">
                <w:rPr>
                  <w:rFonts w:ascii="Calibri" w:eastAsia="Times New Roman" w:hAnsi="Calibri" w:cs="Calibri"/>
                  <w:color w:val="000000"/>
                </w:rPr>
                <w:t>-78.57</w:t>
              </w:r>
            </w:ins>
          </w:p>
        </w:tc>
      </w:tr>
      <w:tr w:rsidR="004F6583" w:rsidRPr="004F6583" w14:paraId="52BAFD4A" w14:textId="77777777" w:rsidTr="004F6583">
        <w:trPr>
          <w:trHeight w:val="290"/>
          <w:ins w:id="3004" w:author="Stefanie Lane" w:date="2022-05-12T12:10:00Z"/>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ins w:id="300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ins w:id="3006" w:author="Stefanie Lane" w:date="2022-05-12T12:10:00Z"/>
                <w:rFonts w:ascii="Arial" w:eastAsia="Times New Roman" w:hAnsi="Arial" w:cs="Arial"/>
                <w:i/>
                <w:iCs/>
                <w:sz w:val="20"/>
                <w:szCs w:val="20"/>
              </w:rPr>
            </w:pPr>
            <w:ins w:id="3007" w:author="Stefanie Lane" w:date="2022-05-12T12:10:00Z">
              <w:r w:rsidRPr="004F6583">
                <w:rPr>
                  <w:rFonts w:ascii="Arial" w:eastAsia="Times New Roman" w:hAnsi="Arial" w:cs="Arial"/>
                  <w:i/>
                  <w:iCs/>
                  <w:sz w:val="20"/>
                  <w:szCs w:val="20"/>
                </w:rPr>
                <w:t>Salix lasiandra</w:t>
              </w:r>
            </w:ins>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ins w:id="3008" w:author="Stefanie Lane" w:date="2022-05-12T12:10:00Z"/>
                <w:rFonts w:ascii="Calibri" w:eastAsia="Times New Roman" w:hAnsi="Calibri" w:cs="Calibri"/>
                <w:color w:val="000000"/>
              </w:rPr>
            </w:pPr>
            <w:ins w:id="3009"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ins w:id="3010" w:author="Stefanie Lane" w:date="2022-05-12T12:10:00Z"/>
                <w:rFonts w:ascii="Calibri" w:eastAsia="Times New Roman" w:hAnsi="Calibri" w:cs="Calibri"/>
                <w:color w:val="000000"/>
              </w:rPr>
            </w:pPr>
            <w:ins w:id="3011"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ins w:id="3012" w:author="Stefanie Lane" w:date="2022-05-12T12:10:00Z"/>
                <w:rFonts w:ascii="Calibri" w:eastAsia="Times New Roman" w:hAnsi="Calibri" w:cs="Calibri"/>
                <w:color w:val="000000"/>
              </w:rPr>
            </w:pPr>
            <w:ins w:id="3013" w:author="Stefanie Lane" w:date="2022-05-12T12:10:00Z">
              <w:r w:rsidRPr="004F6583">
                <w:rPr>
                  <w:rFonts w:ascii="Calibri" w:eastAsia="Times New Roman" w:hAnsi="Calibri" w:cs="Calibri"/>
                  <w:color w:val="000000"/>
                </w:rPr>
                <w:t>0.29</w:t>
              </w:r>
            </w:ins>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ins w:id="3014" w:author="Stefanie Lane" w:date="2022-05-12T12:10:00Z"/>
                <w:rFonts w:ascii="Calibri" w:eastAsia="Times New Roman" w:hAnsi="Calibri" w:cs="Calibri"/>
                <w:color w:val="000000"/>
              </w:rPr>
            </w:pPr>
            <w:ins w:id="3015" w:author="Stefanie Lane" w:date="2022-05-12T12:10:00Z">
              <w:r w:rsidRPr="004F6583">
                <w:rPr>
                  <w:rFonts w:ascii="Calibri" w:eastAsia="Times New Roman" w:hAnsi="Calibri" w:cs="Calibri"/>
                  <w:color w:val="000000"/>
                </w:rPr>
                <w:t>-71.43</w:t>
              </w:r>
            </w:ins>
          </w:p>
        </w:tc>
      </w:tr>
      <w:tr w:rsidR="004F6583" w:rsidRPr="004F6583" w14:paraId="5321D2D4" w14:textId="77777777" w:rsidTr="004F6583">
        <w:trPr>
          <w:trHeight w:val="290"/>
          <w:ins w:id="3016" w:author="Stefanie Lane" w:date="2022-05-12T12:10:00Z"/>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ins w:id="301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ins w:id="3018" w:author="Stefanie Lane" w:date="2022-05-12T12:10:00Z"/>
                <w:rFonts w:ascii="Arial" w:eastAsia="Times New Roman" w:hAnsi="Arial" w:cs="Arial"/>
                <w:i/>
                <w:iCs/>
                <w:sz w:val="20"/>
                <w:szCs w:val="20"/>
              </w:rPr>
            </w:pPr>
            <w:ins w:id="3019" w:author="Stefanie Lane" w:date="2022-05-12T12:10:00Z">
              <w:r w:rsidRPr="004F6583">
                <w:rPr>
                  <w:rFonts w:ascii="Arial" w:eastAsia="Times New Roman" w:hAnsi="Arial" w:cs="Arial"/>
                  <w:i/>
                  <w:iCs/>
                  <w:sz w:val="20"/>
                  <w:szCs w:val="2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ins w:id="3020" w:author="Stefanie Lane" w:date="2022-05-12T12:10:00Z"/>
                <w:rFonts w:ascii="Calibri" w:eastAsia="Times New Roman" w:hAnsi="Calibri" w:cs="Calibri"/>
                <w:color w:val="000000"/>
              </w:rPr>
            </w:pPr>
            <w:ins w:id="3021" w:author="Stefanie Lane" w:date="2022-05-12T12:10:00Z">
              <w:r w:rsidRPr="004F6583">
                <w:rPr>
                  <w:rFonts w:ascii="Calibri" w:eastAsia="Times New Roman" w:hAnsi="Calibri" w:cs="Calibri"/>
                  <w:color w:val="000000"/>
                </w:rPr>
                <w:t>0.79</w:t>
              </w:r>
            </w:ins>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ins w:id="3022" w:author="Stefanie Lane" w:date="2022-05-12T12:10:00Z"/>
                <w:rFonts w:ascii="Calibri" w:eastAsia="Times New Roman" w:hAnsi="Calibri" w:cs="Calibri"/>
                <w:color w:val="000000"/>
              </w:rPr>
            </w:pPr>
            <w:ins w:id="3023" w:author="Stefanie Lane" w:date="2022-05-12T12:10:00Z">
              <w:r w:rsidRPr="004F6583">
                <w:rPr>
                  <w:rFonts w:ascii="Calibri" w:eastAsia="Times New Roman" w:hAnsi="Calibri" w:cs="Calibri"/>
                  <w:color w:val="000000"/>
                </w:rPr>
                <w:t>0.35</w:t>
              </w:r>
            </w:ins>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ins w:id="3024" w:author="Stefanie Lane" w:date="2022-05-12T12:10:00Z"/>
                <w:rFonts w:ascii="Calibri" w:eastAsia="Times New Roman" w:hAnsi="Calibri" w:cs="Calibri"/>
                <w:color w:val="000000"/>
              </w:rPr>
            </w:pPr>
            <w:ins w:id="3025" w:author="Stefanie Lane" w:date="2022-05-12T12:10:00Z">
              <w:r w:rsidRPr="004F6583">
                <w:rPr>
                  <w:rFonts w:ascii="Calibri" w:eastAsia="Times New Roman" w:hAnsi="Calibri" w:cs="Calibri"/>
                  <w:color w:val="000000"/>
                </w:rPr>
                <w:t>0.39</w:t>
              </w:r>
            </w:ins>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ins w:id="3026" w:author="Stefanie Lane" w:date="2022-05-12T12:10:00Z"/>
                <w:rFonts w:ascii="Calibri" w:eastAsia="Times New Roman" w:hAnsi="Calibri" w:cs="Calibri"/>
                <w:color w:val="000000"/>
              </w:rPr>
            </w:pPr>
            <w:ins w:id="3027" w:author="Stefanie Lane" w:date="2022-05-12T12:10:00Z">
              <w:r w:rsidRPr="004F6583">
                <w:rPr>
                  <w:rFonts w:ascii="Calibri" w:eastAsia="Times New Roman" w:hAnsi="Calibri" w:cs="Calibri"/>
                  <w:color w:val="000000"/>
                </w:rPr>
                <w:t>-60.71</w:t>
              </w:r>
            </w:ins>
          </w:p>
        </w:tc>
      </w:tr>
      <w:tr w:rsidR="004F6583" w:rsidRPr="004F6583" w14:paraId="12B0B013" w14:textId="77777777" w:rsidTr="004F6583">
        <w:trPr>
          <w:trHeight w:val="290"/>
          <w:ins w:id="3028" w:author="Stefanie Lane" w:date="2022-05-12T12:10:00Z"/>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ins w:id="302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ins w:id="3030" w:author="Stefanie Lane" w:date="2022-05-12T12:10:00Z"/>
                <w:rFonts w:ascii="Arial" w:eastAsia="Times New Roman" w:hAnsi="Arial" w:cs="Arial"/>
                <w:i/>
                <w:iCs/>
                <w:sz w:val="20"/>
                <w:szCs w:val="20"/>
              </w:rPr>
            </w:pPr>
            <w:proofErr w:type="spellStart"/>
            <w:ins w:id="3031"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ins w:id="3032" w:author="Stefanie Lane" w:date="2022-05-12T12:10:00Z"/>
                <w:rFonts w:ascii="Calibri" w:eastAsia="Times New Roman" w:hAnsi="Calibri" w:cs="Calibri"/>
                <w:color w:val="000000"/>
              </w:rPr>
            </w:pPr>
            <w:ins w:id="3033"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ins w:id="3034" w:author="Stefanie Lane" w:date="2022-05-12T12:10:00Z"/>
                <w:rFonts w:ascii="Calibri" w:eastAsia="Times New Roman" w:hAnsi="Calibri" w:cs="Calibri"/>
                <w:color w:val="000000"/>
              </w:rPr>
            </w:pPr>
            <w:ins w:id="3035"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ins w:id="3036" w:author="Stefanie Lane" w:date="2022-05-12T12:10:00Z"/>
                <w:rFonts w:ascii="Calibri" w:eastAsia="Times New Roman" w:hAnsi="Calibri" w:cs="Calibri"/>
                <w:color w:val="000000"/>
              </w:rPr>
            </w:pPr>
            <w:ins w:id="3037" w:author="Stefanie Lane" w:date="2022-05-12T12:10:00Z">
              <w:r w:rsidRPr="004F6583">
                <w:rPr>
                  <w:rFonts w:ascii="Calibri" w:eastAsia="Times New Roman" w:hAnsi="Calibri" w:cs="Calibri"/>
                  <w:color w:val="000000"/>
                </w:rPr>
                <w:t>0.39</w:t>
              </w:r>
            </w:ins>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ins w:id="3038" w:author="Stefanie Lane" w:date="2022-05-12T12:10:00Z"/>
                <w:rFonts w:ascii="Calibri" w:eastAsia="Times New Roman" w:hAnsi="Calibri" w:cs="Calibri"/>
                <w:color w:val="000000"/>
              </w:rPr>
            </w:pPr>
            <w:ins w:id="3039" w:author="Stefanie Lane" w:date="2022-05-12T12:10:00Z">
              <w:r w:rsidRPr="004F6583">
                <w:rPr>
                  <w:rFonts w:ascii="Calibri" w:eastAsia="Times New Roman" w:hAnsi="Calibri" w:cs="Calibri"/>
                  <w:color w:val="000000"/>
                </w:rPr>
                <w:t>-60.71</w:t>
              </w:r>
            </w:ins>
          </w:p>
        </w:tc>
      </w:tr>
      <w:tr w:rsidR="004F6583" w:rsidRPr="004F6583" w14:paraId="7291DC25" w14:textId="77777777" w:rsidTr="004F6583">
        <w:trPr>
          <w:trHeight w:val="290"/>
          <w:ins w:id="3040" w:author="Stefanie Lane" w:date="2022-05-12T12:10:00Z"/>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ins w:id="304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ins w:id="3042" w:author="Stefanie Lane" w:date="2022-05-12T12:10:00Z"/>
                <w:rFonts w:ascii="Arial" w:eastAsia="Times New Roman" w:hAnsi="Arial" w:cs="Arial"/>
                <w:i/>
                <w:iCs/>
                <w:sz w:val="20"/>
                <w:szCs w:val="20"/>
              </w:rPr>
            </w:pPr>
            <w:ins w:id="3043" w:author="Stefanie Lane" w:date="2022-05-12T12:10:00Z">
              <w:r w:rsidRPr="004F6583">
                <w:rPr>
                  <w:rFonts w:ascii="Arial" w:eastAsia="Times New Roman" w:hAnsi="Arial" w:cs="Arial"/>
                  <w:i/>
                  <w:iCs/>
                  <w:sz w:val="20"/>
                  <w:szCs w:val="2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ins w:id="3044" w:author="Stefanie Lane" w:date="2022-05-12T12:10:00Z"/>
                <w:rFonts w:ascii="Calibri" w:eastAsia="Times New Roman" w:hAnsi="Calibri" w:cs="Calibri"/>
                <w:color w:val="000000"/>
              </w:rPr>
            </w:pPr>
            <w:ins w:id="3045" w:author="Stefanie Lane" w:date="2022-05-12T12:10:00Z">
              <w:r w:rsidRPr="004F6583">
                <w:rPr>
                  <w:rFonts w:ascii="Calibri" w:eastAsia="Times New Roman" w:hAnsi="Calibri" w:cs="Calibri"/>
                  <w:color w:val="000000"/>
                </w:rPr>
                <w:t>0.59</w:t>
              </w:r>
            </w:ins>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ins w:id="3046" w:author="Stefanie Lane" w:date="2022-05-12T12:10:00Z"/>
                <w:rFonts w:ascii="Calibri" w:eastAsia="Times New Roman" w:hAnsi="Calibri" w:cs="Calibri"/>
                <w:color w:val="000000"/>
              </w:rPr>
            </w:pPr>
            <w:ins w:id="3047" w:author="Stefanie Lane" w:date="2022-05-12T12:10:00Z">
              <w:r w:rsidRPr="004F6583">
                <w:rPr>
                  <w:rFonts w:ascii="Calibri" w:eastAsia="Times New Roman" w:hAnsi="Calibri" w:cs="Calibri"/>
                  <w:color w:val="000000"/>
                </w:rPr>
                <w:t>0.35</w:t>
              </w:r>
            </w:ins>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ins w:id="3048" w:author="Stefanie Lane" w:date="2022-05-12T12:10:00Z"/>
                <w:rFonts w:ascii="Calibri" w:eastAsia="Times New Roman" w:hAnsi="Calibri" w:cs="Calibri"/>
                <w:color w:val="000000"/>
              </w:rPr>
            </w:pPr>
            <w:ins w:id="3049" w:author="Stefanie Lane" w:date="2022-05-12T12:10:00Z">
              <w:r w:rsidRPr="004F6583">
                <w:rPr>
                  <w:rFonts w:ascii="Calibri" w:eastAsia="Times New Roman" w:hAnsi="Calibri" w:cs="Calibri"/>
                  <w:color w:val="000000"/>
                </w:rPr>
                <w:t>0.43</w:t>
              </w:r>
            </w:ins>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ins w:id="3050" w:author="Stefanie Lane" w:date="2022-05-12T12:10:00Z"/>
                <w:rFonts w:ascii="Calibri" w:eastAsia="Times New Roman" w:hAnsi="Calibri" w:cs="Calibri"/>
                <w:color w:val="000000"/>
              </w:rPr>
            </w:pPr>
            <w:ins w:id="3051" w:author="Stefanie Lane" w:date="2022-05-12T12:10:00Z">
              <w:r w:rsidRPr="004F6583">
                <w:rPr>
                  <w:rFonts w:ascii="Calibri" w:eastAsia="Times New Roman" w:hAnsi="Calibri" w:cs="Calibri"/>
                  <w:color w:val="000000"/>
                </w:rPr>
                <w:t>-57.14</w:t>
              </w:r>
            </w:ins>
          </w:p>
        </w:tc>
      </w:tr>
      <w:tr w:rsidR="004F6583" w:rsidRPr="004F6583" w14:paraId="1AE45E18" w14:textId="77777777" w:rsidTr="004F6583">
        <w:trPr>
          <w:trHeight w:val="290"/>
          <w:ins w:id="3052" w:author="Stefanie Lane" w:date="2022-05-12T12:10:00Z"/>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ins w:id="305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ins w:id="3054" w:author="Stefanie Lane" w:date="2022-05-12T12:10:00Z"/>
                <w:rFonts w:ascii="Arial" w:eastAsia="Times New Roman" w:hAnsi="Arial" w:cs="Arial"/>
                <w:i/>
                <w:iCs/>
                <w:sz w:val="20"/>
                <w:szCs w:val="20"/>
              </w:rPr>
            </w:pPr>
            <w:ins w:id="3055"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ins w:id="3056" w:author="Stefanie Lane" w:date="2022-05-12T12:10:00Z"/>
                <w:rFonts w:ascii="Calibri" w:eastAsia="Times New Roman" w:hAnsi="Calibri" w:cs="Calibri"/>
                <w:color w:val="000000"/>
              </w:rPr>
            </w:pPr>
            <w:ins w:id="3057"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ins w:id="3058" w:author="Stefanie Lane" w:date="2022-05-12T12:10:00Z"/>
                <w:rFonts w:ascii="Calibri" w:eastAsia="Times New Roman" w:hAnsi="Calibri" w:cs="Calibri"/>
                <w:color w:val="000000"/>
              </w:rPr>
            </w:pPr>
            <w:ins w:id="3059"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ins w:id="3060" w:author="Stefanie Lane" w:date="2022-05-12T12:10:00Z"/>
                <w:rFonts w:ascii="Calibri" w:eastAsia="Times New Roman" w:hAnsi="Calibri" w:cs="Calibri"/>
                <w:color w:val="000000"/>
              </w:rPr>
            </w:pPr>
            <w:ins w:id="3061" w:author="Stefanie Lane" w:date="2022-05-12T12:10:00Z">
              <w:r w:rsidRPr="004F6583">
                <w:rPr>
                  <w:rFonts w:ascii="Calibri" w:eastAsia="Times New Roman" w:hAnsi="Calibri" w:cs="Calibri"/>
                  <w:color w:val="000000"/>
                </w:rPr>
                <w:t>0.46</w:t>
              </w:r>
            </w:ins>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ins w:id="3062" w:author="Stefanie Lane" w:date="2022-05-12T12:10:00Z"/>
                <w:rFonts w:ascii="Calibri" w:eastAsia="Times New Roman" w:hAnsi="Calibri" w:cs="Calibri"/>
                <w:color w:val="000000"/>
              </w:rPr>
            </w:pPr>
            <w:ins w:id="3063" w:author="Stefanie Lane" w:date="2022-05-12T12:10:00Z">
              <w:r w:rsidRPr="004F6583">
                <w:rPr>
                  <w:rFonts w:ascii="Calibri" w:eastAsia="Times New Roman" w:hAnsi="Calibri" w:cs="Calibri"/>
                  <w:color w:val="000000"/>
                </w:rPr>
                <w:t>-53.57</w:t>
              </w:r>
            </w:ins>
          </w:p>
        </w:tc>
      </w:tr>
      <w:tr w:rsidR="004F6583" w:rsidRPr="004F6583" w14:paraId="657FDD7C" w14:textId="77777777" w:rsidTr="004F6583">
        <w:trPr>
          <w:trHeight w:val="290"/>
          <w:ins w:id="3064" w:author="Stefanie Lane" w:date="2022-05-12T12:10:00Z"/>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ins w:id="306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ins w:id="3066" w:author="Stefanie Lane" w:date="2022-05-12T12:10:00Z"/>
                <w:rFonts w:ascii="Arial" w:eastAsia="Times New Roman" w:hAnsi="Arial" w:cs="Arial"/>
                <w:i/>
                <w:iCs/>
                <w:sz w:val="20"/>
                <w:szCs w:val="20"/>
              </w:rPr>
            </w:pPr>
            <w:ins w:id="3067"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ins w:id="3068" w:author="Stefanie Lane" w:date="2022-05-12T12:10:00Z"/>
                <w:rFonts w:ascii="Calibri" w:eastAsia="Times New Roman" w:hAnsi="Calibri" w:cs="Calibri"/>
                <w:color w:val="000000"/>
              </w:rPr>
            </w:pPr>
            <w:ins w:id="3069" w:author="Stefanie Lane" w:date="2022-05-12T12:10:00Z">
              <w:r w:rsidRPr="004F6583">
                <w:rPr>
                  <w:rFonts w:ascii="Calibri" w:eastAsia="Times New Roman" w:hAnsi="Calibri" w:cs="Calibri"/>
                  <w:color w:val="000000"/>
                </w:rPr>
                <w:t>0.29</w:t>
              </w:r>
            </w:ins>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ins w:id="3070" w:author="Stefanie Lane" w:date="2022-05-12T12:10:00Z"/>
                <w:rFonts w:ascii="Calibri" w:eastAsia="Times New Roman" w:hAnsi="Calibri" w:cs="Calibri"/>
                <w:color w:val="000000"/>
              </w:rPr>
            </w:pPr>
            <w:ins w:id="3071" w:author="Stefanie Lane" w:date="2022-05-12T12:10:00Z">
              <w:r w:rsidRPr="004F6583">
                <w:rPr>
                  <w:rFonts w:ascii="Calibri" w:eastAsia="Times New Roman" w:hAnsi="Calibri" w:cs="Calibri"/>
                  <w:color w:val="000000"/>
                </w:rPr>
                <w:t>0.74</w:t>
              </w:r>
            </w:ins>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ins w:id="3072" w:author="Stefanie Lane" w:date="2022-05-12T12:10:00Z"/>
                <w:rFonts w:ascii="Calibri" w:eastAsia="Times New Roman" w:hAnsi="Calibri" w:cs="Calibri"/>
                <w:color w:val="000000"/>
              </w:rPr>
            </w:pPr>
            <w:ins w:id="3073" w:author="Stefanie Lane" w:date="2022-05-12T12:10:00Z">
              <w:r w:rsidRPr="004F6583">
                <w:rPr>
                  <w:rFonts w:ascii="Calibri" w:eastAsia="Times New Roman" w:hAnsi="Calibri" w:cs="Calibri"/>
                  <w:color w:val="000000"/>
                </w:rPr>
                <w:t>0.79</w:t>
              </w:r>
            </w:ins>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ins w:id="3074" w:author="Stefanie Lane" w:date="2022-05-12T12:10:00Z"/>
                <w:rFonts w:ascii="Calibri" w:eastAsia="Times New Roman" w:hAnsi="Calibri" w:cs="Calibri"/>
                <w:color w:val="000000"/>
              </w:rPr>
            </w:pPr>
            <w:ins w:id="3075" w:author="Stefanie Lane" w:date="2022-05-12T12:10:00Z">
              <w:r w:rsidRPr="004F6583">
                <w:rPr>
                  <w:rFonts w:ascii="Calibri" w:eastAsia="Times New Roman" w:hAnsi="Calibri" w:cs="Calibri"/>
                  <w:color w:val="000000"/>
                </w:rPr>
                <w:t>-21.43</w:t>
              </w:r>
            </w:ins>
          </w:p>
        </w:tc>
      </w:tr>
      <w:tr w:rsidR="004F6583" w:rsidRPr="004F6583" w14:paraId="59ABB394" w14:textId="77777777" w:rsidTr="004F6583">
        <w:trPr>
          <w:trHeight w:val="290"/>
          <w:ins w:id="3076" w:author="Stefanie Lane" w:date="2022-05-12T12:10:00Z"/>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ins w:id="307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ins w:id="3078" w:author="Stefanie Lane" w:date="2022-05-12T12:10:00Z"/>
                <w:rFonts w:ascii="Arial" w:eastAsia="Times New Roman" w:hAnsi="Arial" w:cs="Arial"/>
                <w:i/>
                <w:iCs/>
                <w:sz w:val="20"/>
                <w:szCs w:val="20"/>
              </w:rPr>
            </w:pPr>
            <w:ins w:id="3079"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ins w:id="3080" w:author="Stefanie Lane" w:date="2022-05-12T12:10:00Z"/>
                <w:rFonts w:ascii="Calibri" w:eastAsia="Times New Roman" w:hAnsi="Calibri" w:cs="Calibri"/>
                <w:color w:val="000000"/>
              </w:rPr>
            </w:pPr>
            <w:ins w:id="3081"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ins w:id="3082" w:author="Stefanie Lane" w:date="2022-05-12T12:10:00Z"/>
                <w:rFonts w:ascii="Calibri" w:eastAsia="Times New Roman" w:hAnsi="Calibri" w:cs="Calibri"/>
                <w:color w:val="000000"/>
              </w:rPr>
            </w:pPr>
            <w:ins w:id="3083" w:author="Stefanie Lane" w:date="2022-05-12T12:10:00Z">
              <w:r w:rsidRPr="004F6583">
                <w:rPr>
                  <w:rFonts w:ascii="Calibri" w:eastAsia="Times New Roman" w:hAnsi="Calibri" w:cs="Calibri"/>
                  <w:color w:val="000000"/>
                </w:rPr>
                <w:t>1.06</w:t>
              </w:r>
            </w:ins>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ins w:id="3084" w:author="Stefanie Lane" w:date="2022-05-12T12:10:00Z"/>
                <w:rFonts w:ascii="Calibri" w:eastAsia="Times New Roman" w:hAnsi="Calibri" w:cs="Calibri"/>
                <w:color w:val="000000"/>
              </w:rPr>
            </w:pPr>
            <w:ins w:id="3085" w:author="Stefanie Lane" w:date="2022-05-12T12:10:00Z">
              <w:r w:rsidRPr="004F6583">
                <w:rPr>
                  <w:rFonts w:ascii="Calibri" w:eastAsia="Times New Roman" w:hAnsi="Calibri" w:cs="Calibri"/>
                  <w:color w:val="000000"/>
                </w:rPr>
                <w:t>0.86</w:t>
              </w:r>
            </w:ins>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ins w:id="3086" w:author="Stefanie Lane" w:date="2022-05-12T12:10:00Z"/>
                <w:rFonts w:ascii="Calibri" w:eastAsia="Times New Roman" w:hAnsi="Calibri" w:cs="Calibri"/>
                <w:color w:val="000000"/>
              </w:rPr>
            </w:pPr>
            <w:ins w:id="3087" w:author="Stefanie Lane" w:date="2022-05-12T12:10:00Z">
              <w:r w:rsidRPr="004F6583">
                <w:rPr>
                  <w:rFonts w:ascii="Calibri" w:eastAsia="Times New Roman" w:hAnsi="Calibri" w:cs="Calibri"/>
                  <w:color w:val="000000"/>
                </w:rPr>
                <w:t>-14.29</w:t>
              </w:r>
            </w:ins>
          </w:p>
        </w:tc>
      </w:tr>
      <w:tr w:rsidR="004F6583" w:rsidRPr="004F6583" w14:paraId="71521AD2" w14:textId="77777777" w:rsidTr="004F6583">
        <w:trPr>
          <w:trHeight w:val="290"/>
          <w:ins w:id="3088" w:author="Stefanie Lane" w:date="2022-05-12T12:10:00Z"/>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ins w:id="308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ins w:id="3090" w:author="Stefanie Lane" w:date="2022-05-12T12:10:00Z"/>
                <w:rFonts w:ascii="Arial" w:eastAsia="Times New Roman" w:hAnsi="Arial" w:cs="Arial"/>
                <w:i/>
                <w:iCs/>
                <w:color w:val="000000"/>
                <w:sz w:val="20"/>
                <w:szCs w:val="20"/>
              </w:rPr>
            </w:pPr>
            <w:ins w:id="3091"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ins w:id="3092" w:author="Stefanie Lane" w:date="2022-05-12T12:10:00Z"/>
                <w:rFonts w:ascii="Calibri" w:eastAsia="Times New Roman" w:hAnsi="Calibri" w:cs="Calibri"/>
                <w:color w:val="000000"/>
              </w:rPr>
            </w:pPr>
            <w:ins w:id="3093" w:author="Stefanie Lane" w:date="2022-05-12T12:10:00Z">
              <w:r w:rsidRPr="004F6583">
                <w:rPr>
                  <w:rFonts w:ascii="Calibri" w:eastAsia="Times New Roman" w:hAnsi="Calibri" w:cs="Calibri"/>
                  <w:color w:val="000000"/>
                </w:rPr>
                <w:t>1.85</w:t>
              </w:r>
            </w:ins>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ins w:id="3094" w:author="Stefanie Lane" w:date="2022-05-12T12:10:00Z"/>
                <w:rFonts w:ascii="Calibri" w:eastAsia="Times New Roman" w:hAnsi="Calibri" w:cs="Calibri"/>
                <w:color w:val="000000"/>
              </w:rPr>
            </w:pPr>
            <w:ins w:id="3095" w:author="Stefanie Lane" w:date="2022-05-12T12:10:00Z">
              <w:r w:rsidRPr="004F6583">
                <w:rPr>
                  <w:rFonts w:ascii="Calibri" w:eastAsia="Times New Roman" w:hAnsi="Calibri" w:cs="Calibri"/>
                  <w:color w:val="000000"/>
                </w:rPr>
                <w:t>2.32</w:t>
              </w:r>
            </w:ins>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ins w:id="3096" w:author="Stefanie Lane" w:date="2022-05-12T12:10:00Z"/>
                <w:rFonts w:ascii="Calibri" w:eastAsia="Times New Roman" w:hAnsi="Calibri" w:cs="Calibri"/>
                <w:color w:val="000000"/>
              </w:rPr>
            </w:pPr>
            <w:ins w:id="3097" w:author="Stefanie Lane" w:date="2022-05-12T12:10:00Z">
              <w:r w:rsidRPr="004F6583">
                <w:rPr>
                  <w:rFonts w:ascii="Calibri" w:eastAsia="Times New Roman" w:hAnsi="Calibri" w:cs="Calibri"/>
                  <w:color w:val="000000"/>
                </w:rPr>
                <w:t>1.25</w:t>
              </w:r>
            </w:ins>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ins w:id="3098" w:author="Stefanie Lane" w:date="2022-05-12T12:10:00Z"/>
                <w:rFonts w:ascii="Calibri" w:eastAsia="Times New Roman" w:hAnsi="Calibri" w:cs="Calibri"/>
                <w:color w:val="000000"/>
              </w:rPr>
            </w:pPr>
            <w:ins w:id="3099" w:author="Stefanie Lane" w:date="2022-05-12T12:10:00Z">
              <w:r w:rsidRPr="004F6583">
                <w:rPr>
                  <w:rFonts w:ascii="Calibri" w:eastAsia="Times New Roman" w:hAnsi="Calibri" w:cs="Calibri"/>
                  <w:color w:val="000000"/>
                </w:rPr>
                <w:t>25.00</w:t>
              </w:r>
            </w:ins>
          </w:p>
        </w:tc>
      </w:tr>
      <w:tr w:rsidR="004F6583" w:rsidRPr="004F6583" w14:paraId="2AE6EFE7" w14:textId="77777777" w:rsidTr="004F6583">
        <w:trPr>
          <w:trHeight w:val="290"/>
          <w:ins w:id="3100" w:author="Stefanie Lane" w:date="2022-05-12T12:10:00Z"/>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ins w:id="310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ins w:id="3102" w:author="Stefanie Lane" w:date="2022-05-12T12:10:00Z"/>
                <w:rFonts w:ascii="Arial" w:eastAsia="Times New Roman" w:hAnsi="Arial" w:cs="Arial"/>
                <w:i/>
                <w:iCs/>
                <w:sz w:val="20"/>
                <w:szCs w:val="20"/>
              </w:rPr>
            </w:pPr>
            <w:ins w:id="3103" w:author="Stefanie Lane" w:date="2022-05-12T12:10:00Z">
              <w:r w:rsidRPr="004F6583">
                <w:rPr>
                  <w:rFonts w:ascii="Arial" w:eastAsia="Times New Roman" w:hAnsi="Arial" w:cs="Arial"/>
                  <w:i/>
                  <w:iCs/>
                  <w:sz w:val="20"/>
                  <w:szCs w:val="20"/>
                </w:rPr>
                <w:t>Carex lyngbyei</w:t>
              </w:r>
            </w:ins>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ins w:id="3104" w:author="Stefanie Lane" w:date="2022-05-12T12:10:00Z"/>
                <w:rFonts w:ascii="Calibri" w:eastAsia="Times New Roman" w:hAnsi="Calibri" w:cs="Calibri"/>
                <w:color w:val="000000"/>
              </w:rPr>
            </w:pPr>
            <w:ins w:id="3105" w:author="Stefanie Lane" w:date="2022-05-12T12:10:00Z">
              <w:r w:rsidRPr="004F6583">
                <w:rPr>
                  <w:rFonts w:ascii="Calibri" w:eastAsia="Times New Roman" w:hAnsi="Calibri" w:cs="Calibri"/>
                  <w:color w:val="000000"/>
                </w:rPr>
                <w:t>2.97</w:t>
              </w:r>
            </w:ins>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ins w:id="3106" w:author="Stefanie Lane" w:date="2022-05-12T12:10:00Z"/>
                <w:rFonts w:ascii="Calibri" w:eastAsia="Times New Roman" w:hAnsi="Calibri" w:cs="Calibri"/>
                <w:color w:val="000000"/>
              </w:rPr>
            </w:pPr>
            <w:ins w:id="3107" w:author="Stefanie Lane" w:date="2022-05-12T12:10:00Z">
              <w:r w:rsidRPr="004F6583">
                <w:rPr>
                  <w:rFonts w:ascii="Calibri" w:eastAsia="Times New Roman" w:hAnsi="Calibri" w:cs="Calibri"/>
                  <w:color w:val="000000"/>
                </w:rPr>
                <w:t>3.03</w:t>
              </w:r>
            </w:ins>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ins w:id="3108" w:author="Stefanie Lane" w:date="2022-05-12T12:10:00Z"/>
                <w:rFonts w:ascii="Calibri" w:eastAsia="Times New Roman" w:hAnsi="Calibri" w:cs="Calibri"/>
                <w:color w:val="000000"/>
              </w:rPr>
            </w:pPr>
            <w:ins w:id="3109" w:author="Stefanie Lane" w:date="2022-05-12T12:10:00Z">
              <w:r w:rsidRPr="004F6583">
                <w:rPr>
                  <w:rFonts w:ascii="Calibri" w:eastAsia="Times New Roman" w:hAnsi="Calibri" w:cs="Calibri"/>
                  <w:color w:val="000000"/>
                </w:rPr>
                <w:t>1.93</w:t>
              </w:r>
            </w:ins>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ins w:id="3110" w:author="Stefanie Lane" w:date="2022-05-12T12:10:00Z"/>
                <w:rFonts w:ascii="Calibri" w:eastAsia="Times New Roman" w:hAnsi="Calibri" w:cs="Calibri"/>
                <w:color w:val="000000"/>
              </w:rPr>
            </w:pPr>
            <w:ins w:id="3111" w:author="Stefanie Lane" w:date="2022-05-12T12:10:00Z">
              <w:r w:rsidRPr="004F6583">
                <w:rPr>
                  <w:rFonts w:ascii="Calibri" w:eastAsia="Times New Roman" w:hAnsi="Calibri" w:cs="Calibri"/>
                  <w:color w:val="000000"/>
                </w:rPr>
                <w:t>92.86</w:t>
              </w:r>
            </w:ins>
          </w:p>
        </w:tc>
      </w:tr>
      <w:tr w:rsidR="004F6583" w:rsidRPr="004F6583" w14:paraId="3A180EE1" w14:textId="77777777" w:rsidTr="004F6583">
        <w:trPr>
          <w:trHeight w:val="290"/>
          <w:ins w:id="3112" w:author="Stefanie Lane" w:date="2022-05-12T12:10:00Z"/>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ins w:id="311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ins w:id="3114" w:author="Stefanie Lane" w:date="2022-05-12T12:10:00Z"/>
                <w:rFonts w:ascii="Arial" w:eastAsia="Times New Roman" w:hAnsi="Arial" w:cs="Arial"/>
                <w:i/>
                <w:iCs/>
                <w:color w:val="000000"/>
                <w:sz w:val="20"/>
                <w:szCs w:val="20"/>
              </w:rPr>
            </w:pPr>
            <w:ins w:id="3115"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ins w:id="3116" w:author="Stefanie Lane" w:date="2022-05-12T12:10:00Z"/>
                <w:rFonts w:ascii="Calibri" w:eastAsia="Times New Roman" w:hAnsi="Calibri" w:cs="Calibri"/>
                <w:color w:val="000000"/>
              </w:rPr>
            </w:pPr>
            <w:ins w:id="311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ins w:id="3118" w:author="Stefanie Lane" w:date="2022-05-12T12:10:00Z"/>
                <w:rFonts w:ascii="Calibri" w:eastAsia="Times New Roman" w:hAnsi="Calibri" w:cs="Calibri"/>
                <w:color w:val="000000"/>
              </w:rPr>
            </w:pPr>
            <w:ins w:id="311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ins w:id="3120" w:author="Stefanie Lane" w:date="2022-05-12T12:10:00Z"/>
                <w:rFonts w:ascii="Calibri" w:eastAsia="Times New Roman" w:hAnsi="Calibri" w:cs="Calibri"/>
                <w:color w:val="000000"/>
              </w:rPr>
            </w:pPr>
            <w:ins w:id="3121" w:author="Stefanie Lane" w:date="2022-05-12T12:10:00Z">
              <w:r w:rsidRPr="004F6583">
                <w:rPr>
                  <w:rFonts w:ascii="Calibri" w:eastAsia="Times New Roman" w:hAnsi="Calibri" w:cs="Calibri"/>
                  <w:color w:val="000000"/>
                </w:rPr>
                <w:t>0.68</w:t>
              </w:r>
            </w:ins>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ins w:id="3122" w:author="Stefanie Lane" w:date="2022-05-12T12:10:00Z"/>
                <w:rFonts w:ascii="Calibri" w:eastAsia="Times New Roman" w:hAnsi="Calibri" w:cs="Calibri"/>
                <w:color w:val="000000"/>
              </w:rPr>
            </w:pPr>
            <w:ins w:id="3123" w:author="Stefanie Lane" w:date="2022-05-12T12:10:00Z">
              <w:r w:rsidRPr="004F6583">
                <w:rPr>
                  <w:rFonts w:ascii="Calibri" w:eastAsia="Times New Roman" w:hAnsi="Calibri" w:cs="Calibri"/>
                  <w:color w:val="000000"/>
                </w:rPr>
                <w:t>+</w:t>
              </w:r>
            </w:ins>
          </w:p>
        </w:tc>
      </w:tr>
      <w:tr w:rsidR="004F6583" w:rsidRPr="004F6583" w14:paraId="6F933971" w14:textId="77777777" w:rsidTr="004F6583">
        <w:trPr>
          <w:trHeight w:val="290"/>
          <w:ins w:id="3124" w:author="Stefanie Lane" w:date="2022-05-12T12:10:00Z"/>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ins w:id="312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ins w:id="3126" w:author="Stefanie Lane" w:date="2022-05-12T12:10:00Z"/>
                <w:rFonts w:ascii="Arial" w:eastAsia="Times New Roman" w:hAnsi="Arial" w:cs="Arial"/>
                <w:i/>
                <w:iCs/>
                <w:color w:val="000000"/>
                <w:sz w:val="20"/>
                <w:szCs w:val="20"/>
              </w:rPr>
            </w:pPr>
            <w:proofErr w:type="spellStart"/>
            <w:ins w:id="3127"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palustre</w:t>
              </w:r>
              <w:proofErr w:type="spellEnd"/>
            </w:ins>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ins w:id="3128" w:author="Stefanie Lane" w:date="2022-05-12T12:10:00Z"/>
                <w:rFonts w:ascii="Calibri" w:eastAsia="Times New Roman" w:hAnsi="Calibri" w:cs="Calibri"/>
                <w:color w:val="000000"/>
              </w:rPr>
            </w:pPr>
            <w:ins w:id="312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ins w:id="3130" w:author="Stefanie Lane" w:date="2022-05-12T12:10:00Z"/>
                <w:rFonts w:ascii="Calibri" w:eastAsia="Times New Roman" w:hAnsi="Calibri" w:cs="Calibri"/>
                <w:color w:val="000000"/>
              </w:rPr>
            </w:pPr>
            <w:ins w:id="313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ins w:id="3132" w:author="Stefanie Lane" w:date="2022-05-12T12:10:00Z"/>
                <w:rFonts w:ascii="Calibri" w:eastAsia="Times New Roman" w:hAnsi="Calibri" w:cs="Calibri"/>
                <w:color w:val="000000"/>
              </w:rPr>
            </w:pPr>
            <w:ins w:id="3133"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ins w:id="3134" w:author="Stefanie Lane" w:date="2022-05-12T12:10:00Z"/>
                <w:rFonts w:ascii="Calibri" w:eastAsia="Times New Roman" w:hAnsi="Calibri" w:cs="Calibri"/>
                <w:color w:val="000000"/>
              </w:rPr>
            </w:pPr>
            <w:ins w:id="3135" w:author="Stefanie Lane" w:date="2022-05-12T12:10:00Z">
              <w:r w:rsidRPr="004F6583">
                <w:rPr>
                  <w:rFonts w:ascii="Calibri" w:eastAsia="Times New Roman" w:hAnsi="Calibri" w:cs="Calibri"/>
                  <w:color w:val="000000"/>
                </w:rPr>
                <w:t>+</w:t>
              </w:r>
            </w:ins>
          </w:p>
        </w:tc>
      </w:tr>
      <w:tr w:rsidR="004F6583" w:rsidRPr="004F6583" w14:paraId="29856DB5" w14:textId="77777777" w:rsidTr="004F6583">
        <w:trPr>
          <w:trHeight w:val="290"/>
          <w:ins w:id="3136" w:author="Stefanie Lane" w:date="2022-05-12T12:10:00Z"/>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ins w:id="313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ins w:id="3138" w:author="Stefanie Lane" w:date="2022-05-12T12:10:00Z"/>
                <w:rFonts w:ascii="Arial" w:eastAsia="Times New Roman" w:hAnsi="Arial" w:cs="Arial"/>
                <w:i/>
                <w:iCs/>
                <w:color w:val="000000"/>
                <w:sz w:val="20"/>
                <w:szCs w:val="20"/>
              </w:rPr>
            </w:pPr>
            <w:proofErr w:type="spellStart"/>
            <w:ins w:id="3139"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ins w:id="3140" w:author="Stefanie Lane" w:date="2022-05-12T12:10:00Z"/>
                <w:rFonts w:ascii="Calibri" w:eastAsia="Times New Roman" w:hAnsi="Calibri" w:cs="Calibri"/>
                <w:color w:val="000000"/>
              </w:rPr>
            </w:pPr>
            <w:ins w:id="314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ins w:id="3142" w:author="Stefanie Lane" w:date="2022-05-12T12:10:00Z"/>
                <w:rFonts w:ascii="Calibri" w:eastAsia="Times New Roman" w:hAnsi="Calibri" w:cs="Calibri"/>
                <w:color w:val="000000"/>
              </w:rPr>
            </w:pPr>
            <w:ins w:id="314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ins w:id="3144" w:author="Stefanie Lane" w:date="2022-05-12T12:10:00Z"/>
                <w:rFonts w:ascii="Calibri" w:eastAsia="Times New Roman" w:hAnsi="Calibri" w:cs="Calibri"/>
                <w:color w:val="000000"/>
              </w:rPr>
            </w:pPr>
            <w:ins w:id="3145"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ins w:id="3146" w:author="Stefanie Lane" w:date="2022-05-12T12:10:00Z"/>
                <w:rFonts w:ascii="Calibri" w:eastAsia="Times New Roman" w:hAnsi="Calibri" w:cs="Calibri"/>
                <w:color w:val="000000"/>
              </w:rPr>
            </w:pPr>
            <w:ins w:id="3147" w:author="Stefanie Lane" w:date="2022-05-12T12:10:00Z">
              <w:r w:rsidRPr="004F6583">
                <w:rPr>
                  <w:rFonts w:ascii="Calibri" w:eastAsia="Times New Roman" w:hAnsi="Calibri" w:cs="Calibri"/>
                  <w:color w:val="000000"/>
                </w:rPr>
                <w:t>+</w:t>
              </w:r>
            </w:ins>
          </w:p>
        </w:tc>
      </w:tr>
      <w:tr w:rsidR="004F6583" w:rsidRPr="004F6583" w14:paraId="554EAB42" w14:textId="77777777" w:rsidTr="004F6583">
        <w:trPr>
          <w:trHeight w:val="290"/>
          <w:ins w:id="3148" w:author="Stefanie Lane" w:date="2022-05-12T12:10:00Z"/>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ins w:id="314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ins w:id="3150" w:author="Stefanie Lane" w:date="2022-05-12T12:10:00Z"/>
                <w:rFonts w:ascii="Arial" w:eastAsia="Times New Roman" w:hAnsi="Arial" w:cs="Arial"/>
                <w:i/>
                <w:iCs/>
                <w:color w:val="000000"/>
                <w:sz w:val="20"/>
                <w:szCs w:val="20"/>
              </w:rPr>
            </w:pPr>
            <w:ins w:id="3151" w:author="Stefanie Lane" w:date="2022-05-12T12:10:00Z">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ins>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ins w:id="3152" w:author="Stefanie Lane" w:date="2022-05-12T12:10:00Z"/>
                <w:rFonts w:ascii="Calibri" w:eastAsia="Times New Roman" w:hAnsi="Calibri" w:cs="Calibri"/>
                <w:color w:val="000000"/>
              </w:rPr>
            </w:pPr>
            <w:ins w:id="315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ins w:id="3154" w:author="Stefanie Lane" w:date="2022-05-12T12:10:00Z"/>
                <w:rFonts w:ascii="Calibri" w:eastAsia="Times New Roman" w:hAnsi="Calibri" w:cs="Calibri"/>
                <w:color w:val="000000"/>
              </w:rPr>
            </w:pPr>
            <w:ins w:id="315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ins w:id="3156" w:author="Stefanie Lane" w:date="2022-05-12T12:10:00Z"/>
                <w:rFonts w:ascii="Calibri" w:eastAsia="Times New Roman" w:hAnsi="Calibri" w:cs="Calibri"/>
                <w:color w:val="000000"/>
              </w:rPr>
            </w:pPr>
            <w:ins w:id="3157"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ins w:id="3158" w:author="Stefanie Lane" w:date="2022-05-12T12:10:00Z"/>
                <w:rFonts w:ascii="Calibri" w:eastAsia="Times New Roman" w:hAnsi="Calibri" w:cs="Calibri"/>
                <w:color w:val="000000"/>
              </w:rPr>
            </w:pPr>
            <w:ins w:id="3159" w:author="Stefanie Lane" w:date="2022-05-12T12:10:00Z">
              <w:r w:rsidRPr="004F6583">
                <w:rPr>
                  <w:rFonts w:ascii="Calibri" w:eastAsia="Times New Roman" w:hAnsi="Calibri" w:cs="Calibri"/>
                  <w:color w:val="000000"/>
                </w:rPr>
                <w:t>+</w:t>
              </w:r>
            </w:ins>
          </w:p>
        </w:tc>
      </w:tr>
      <w:tr w:rsidR="004F6583" w:rsidRPr="004F6583" w14:paraId="7A979695" w14:textId="77777777" w:rsidTr="004F6583">
        <w:trPr>
          <w:trHeight w:val="290"/>
          <w:ins w:id="3160" w:author="Stefanie Lane" w:date="2022-05-12T12:10:00Z"/>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ins w:id="316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ins w:id="3162" w:author="Stefanie Lane" w:date="2022-05-12T12:10:00Z"/>
                <w:rFonts w:ascii="Arial" w:eastAsia="Times New Roman" w:hAnsi="Arial" w:cs="Arial"/>
                <w:i/>
                <w:iCs/>
                <w:sz w:val="20"/>
                <w:szCs w:val="20"/>
              </w:rPr>
            </w:pPr>
            <w:ins w:id="3163"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ins w:id="3164" w:author="Stefanie Lane" w:date="2022-05-12T12:10:00Z"/>
                <w:rFonts w:ascii="Calibri" w:eastAsia="Times New Roman" w:hAnsi="Calibri" w:cs="Calibri"/>
                <w:color w:val="000000"/>
              </w:rPr>
            </w:pPr>
            <w:ins w:id="316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ins w:id="3166" w:author="Stefanie Lane" w:date="2022-05-12T12:10:00Z"/>
                <w:rFonts w:ascii="Calibri" w:eastAsia="Times New Roman" w:hAnsi="Calibri" w:cs="Calibri"/>
                <w:color w:val="000000"/>
              </w:rPr>
            </w:pPr>
            <w:ins w:id="3167" w:author="Stefanie Lane" w:date="2022-05-12T12:10:00Z">
              <w:r w:rsidRPr="004F6583">
                <w:rPr>
                  <w:rFonts w:ascii="Calibri" w:eastAsia="Times New Roman" w:hAnsi="Calibri" w:cs="Calibri"/>
                  <w:color w:val="000000"/>
                </w:rPr>
                <w:t>0.13</w:t>
              </w:r>
            </w:ins>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ins w:id="3168" w:author="Stefanie Lane" w:date="2022-05-12T12:10:00Z"/>
                <w:rFonts w:ascii="Calibri" w:eastAsia="Times New Roman" w:hAnsi="Calibri" w:cs="Calibri"/>
                <w:color w:val="000000"/>
              </w:rPr>
            </w:pPr>
            <w:ins w:id="3169" w:author="Stefanie Lane" w:date="2022-05-12T12:10:00Z">
              <w:r w:rsidRPr="004F6583">
                <w:rPr>
                  <w:rFonts w:ascii="Calibri" w:eastAsia="Times New Roman" w:hAnsi="Calibri" w:cs="Calibri"/>
                  <w:color w:val="000000"/>
                </w:rPr>
                <w:t>0.25</w:t>
              </w:r>
            </w:ins>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ins w:id="3170" w:author="Stefanie Lane" w:date="2022-05-12T12:10:00Z"/>
                <w:rFonts w:ascii="Calibri" w:eastAsia="Times New Roman" w:hAnsi="Calibri" w:cs="Calibri"/>
                <w:color w:val="000000"/>
              </w:rPr>
            </w:pPr>
            <w:ins w:id="3171" w:author="Stefanie Lane" w:date="2022-05-12T12:10:00Z">
              <w:r w:rsidRPr="004F6583">
                <w:rPr>
                  <w:rFonts w:ascii="Calibri" w:eastAsia="Times New Roman" w:hAnsi="Calibri" w:cs="Calibri"/>
                  <w:color w:val="000000"/>
                </w:rPr>
                <w:t>+</w:t>
              </w:r>
            </w:ins>
          </w:p>
        </w:tc>
      </w:tr>
      <w:tr w:rsidR="004F6583" w:rsidRPr="004F6583" w14:paraId="7EEBC2DA" w14:textId="77777777" w:rsidTr="004F6583">
        <w:trPr>
          <w:trHeight w:val="290"/>
          <w:ins w:id="3172" w:author="Stefanie Lane" w:date="2022-05-12T12:10:00Z"/>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ins w:id="317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ins w:id="3174" w:author="Stefanie Lane" w:date="2022-05-12T12:10:00Z"/>
                <w:rFonts w:ascii="Arial" w:eastAsia="Times New Roman" w:hAnsi="Arial" w:cs="Arial"/>
                <w:i/>
                <w:iCs/>
                <w:sz w:val="20"/>
                <w:szCs w:val="20"/>
              </w:rPr>
            </w:pPr>
            <w:ins w:id="3175"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ins w:id="3176" w:author="Stefanie Lane" w:date="2022-05-12T12:10:00Z"/>
                <w:rFonts w:ascii="Calibri" w:eastAsia="Times New Roman" w:hAnsi="Calibri" w:cs="Calibri"/>
                <w:color w:val="000000"/>
              </w:rPr>
            </w:pPr>
            <w:ins w:id="317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ins w:id="3178" w:author="Stefanie Lane" w:date="2022-05-12T12:10:00Z"/>
                <w:rFonts w:ascii="Calibri" w:eastAsia="Times New Roman" w:hAnsi="Calibri" w:cs="Calibri"/>
                <w:color w:val="000000"/>
              </w:rPr>
            </w:pPr>
            <w:ins w:id="317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ins w:id="3180" w:author="Stefanie Lane" w:date="2022-05-12T12:10:00Z"/>
                <w:rFonts w:ascii="Calibri" w:eastAsia="Times New Roman" w:hAnsi="Calibri" w:cs="Calibri"/>
                <w:color w:val="000000"/>
              </w:rPr>
            </w:pPr>
            <w:ins w:id="3181"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ins w:id="3182" w:author="Stefanie Lane" w:date="2022-05-12T12:10:00Z"/>
                <w:rFonts w:ascii="Calibri" w:eastAsia="Times New Roman" w:hAnsi="Calibri" w:cs="Calibri"/>
                <w:color w:val="000000"/>
              </w:rPr>
            </w:pPr>
            <w:ins w:id="3183" w:author="Stefanie Lane" w:date="2022-05-12T12:10:00Z">
              <w:r w:rsidRPr="004F6583">
                <w:rPr>
                  <w:rFonts w:ascii="Calibri" w:eastAsia="Times New Roman" w:hAnsi="Calibri" w:cs="Calibri"/>
                  <w:color w:val="000000"/>
                </w:rPr>
                <w:t>+</w:t>
              </w:r>
            </w:ins>
          </w:p>
        </w:tc>
      </w:tr>
      <w:tr w:rsidR="004F6583" w:rsidRPr="004F6583" w14:paraId="6FA7FBEB" w14:textId="77777777" w:rsidTr="004F6583">
        <w:trPr>
          <w:trHeight w:val="290"/>
          <w:ins w:id="3184" w:author="Stefanie Lane" w:date="2022-05-12T12:10:00Z"/>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ins w:id="318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ins w:id="3186" w:author="Stefanie Lane" w:date="2022-05-12T12:10:00Z"/>
                <w:rFonts w:ascii="Arial" w:eastAsia="Times New Roman" w:hAnsi="Arial" w:cs="Arial"/>
                <w:i/>
                <w:iCs/>
                <w:sz w:val="20"/>
                <w:szCs w:val="20"/>
              </w:rPr>
            </w:pPr>
            <w:ins w:id="3187"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ins w:id="3188" w:author="Stefanie Lane" w:date="2022-05-12T12:10:00Z"/>
                <w:rFonts w:ascii="Calibri" w:eastAsia="Times New Roman" w:hAnsi="Calibri" w:cs="Calibri"/>
                <w:color w:val="000000"/>
              </w:rPr>
            </w:pPr>
            <w:ins w:id="318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ins w:id="3190" w:author="Stefanie Lane" w:date="2022-05-12T12:10:00Z"/>
                <w:rFonts w:ascii="Calibri" w:eastAsia="Times New Roman" w:hAnsi="Calibri" w:cs="Calibri"/>
                <w:color w:val="000000"/>
              </w:rPr>
            </w:pPr>
            <w:ins w:id="319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ins w:id="3192" w:author="Stefanie Lane" w:date="2022-05-12T12:10:00Z"/>
                <w:rFonts w:ascii="Calibri" w:eastAsia="Times New Roman" w:hAnsi="Calibri" w:cs="Calibri"/>
                <w:color w:val="000000"/>
              </w:rPr>
            </w:pPr>
            <w:ins w:id="3193"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ins w:id="3194" w:author="Stefanie Lane" w:date="2022-05-12T12:10:00Z"/>
                <w:rFonts w:ascii="Calibri" w:eastAsia="Times New Roman" w:hAnsi="Calibri" w:cs="Calibri"/>
                <w:color w:val="000000"/>
              </w:rPr>
            </w:pPr>
            <w:ins w:id="3195" w:author="Stefanie Lane" w:date="2022-05-12T12:10:00Z">
              <w:r w:rsidRPr="004F6583">
                <w:rPr>
                  <w:rFonts w:ascii="Calibri" w:eastAsia="Times New Roman" w:hAnsi="Calibri" w:cs="Calibri"/>
                  <w:color w:val="000000"/>
                </w:rPr>
                <w:t>+</w:t>
              </w:r>
            </w:ins>
          </w:p>
        </w:tc>
      </w:tr>
      <w:tr w:rsidR="004F6583" w:rsidRPr="004F6583" w14:paraId="7EA17F12" w14:textId="77777777" w:rsidTr="004F6583">
        <w:trPr>
          <w:trHeight w:val="290"/>
          <w:ins w:id="3196" w:author="Stefanie Lane" w:date="2022-05-12T12:10:00Z"/>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ins w:id="319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ins w:id="3198" w:author="Stefanie Lane" w:date="2022-05-12T12:10:00Z"/>
                <w:rFonts w:ascii="Calibri" w:eastAsia="Times New Roman" w:hAnsi="Calibri" w:cs="Calibri"/>
                <w:color w:val="000000"/>
              </w:rPr>
            </w:pPr>
            <w:proofErr w:type="spellStart"/>
            <w:ins w:id="3199" w:author="Stefanie Lane" w:date="2022-05-12T12:10:00Z">
              <w:r w:rsidRPr="004F6583">
                <w:rPr>
                  <w:rFonts w:ascii="Calibri" w:eastAsia="Times New Roman" w:hAnsi="Calibri" w:cs="Calibri"/>
                  <w:color w:val="000000"/>
                </w:rPr>
                <w:t>Lycopus_sp</w:t>
              </w:r>
              <w:proofErr w:type="spellEnd"/>
            </w:ins>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ins w:id="3200" w:author="Stefanie Lane" w:date="2022-05-12T12:10:00Z"/>
                <w:rFonts w:ascii="Calibri" w:eastAsia="Times New Roman" w:hAnsi="Calibri" w:cs="Calibri"/>
                <w:color w:val="000000"/>
              </w:rPr>
            </w:pPr>
            <w:ins w:id="320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ins w:id="3202" w:author="Stefanie Lane" w:date="2022-05-12T12:10:00Z"/>
                <w:rFonts w:ascii="Calibri" w:eastAsia="Times New Roman" w:hAnsi="Calibri" w:cs="Calibri"/>
                <w:color w:val="000000"/>
              </w:rPr>
            </w:pPr>
            <w:ins w:id="320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ins w:id="3204" w:author="Stefanie Lane" w:date="2022-05-12T12:10:00Z"/>
                <w:rFonts w:ascii="Calibri" w:eastAsia="Times New Roman" w:hAnsi="Calibri" w:cs="Calibri"/>
                <w:color w:val="000000"/>
              </w:rPr>
            </w:pPr>
            <w:ins w:id="3205"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ins w:id="3206" w:author="Stefanie Lane" w:date="2022-05-12T12:10:00Z"/>
                <w:rFonts w:ascii="Calibri" w:eastAsia="Times New Roman" w:hAnsi="Calibri" w:cs="Calibri"/>
                <w:color w:val="000000"/>
              </w:rPr>
            </w:pPr>
            <w:ins w:id="3207" w:author="Stefanie Lane" w:date="2022-05-12T12:10:00Z">
              <w:r w:rsidRPr="004F6583">
                <w:rPr>
                  <w:rFonts w:ascii="Calibri" w:eastAsia="Times New Roman" w:hAnsi="Calibri" w:cs="Calibri"/>
                  <w:color w:val="000000"/>
                </w:rPr>
                <w:t>+</w:t>
              </w:r>
            </w:ins>
          </w:p>
        </w:tc>
      </w:tr>
      <w:tr w:rsidR="004F6583" w:rsidRPr="004F6583" w14:paraId="4E83130C" w14:textId="77777777" w:rsidTr="004F6583">
        <w:trPr>
          <w:trHeight w:val="290"/>
          <w:ins w:id="3208" w:author="Stefanie Lane" w:date="2022-05-12T12:10:00Z"/>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ins w:id="320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ins w:id="3210" w:author="Stefanie Lane" w:date="2022-05-12T12:10:00Z"/>
                <w:rFonts w:ascii="Arial" w:eastAsia="Times New Roman" w:hAnsi="Arial" w:cs="Arial"/>
                <w:i/>
                <w:iCs/>
                <w:sz w:val="20"/>
                <w:szCs w:val="20"/>
              </w:rPr>
            </w:pPr>
            <w:ins w:id="3211" w:author="Stefanie Lane" w:date="2022-05-12T12:10:00Z">
              <w:r w:rsidRPr="004F6583">
                <w:rPr>
                  <w:rFonts w:ascii="Arial" w:eastAsia="Times New Roman" w:hAnsi="Arial" w:cs="Arial"/>
                  <w:i/>
                  <w:iCs/>
                  <w:sz w:val="20"/>
                  <w:szCs w:val="2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ins w:id="3212" w:author="Stefanie Lane" w:date="2022-05-12T12:10:00Z"/>
                <w:rFonts w:ascii="Calibri" w:eastAsia="Times New Roman" w:hAnsi="Calibri" w:cs="Calibri"/>
                <w:color w:val="000000"/>
              </w:rPr>
            </w:pPr>
            <w:ins w:id="321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ins w:id="3214" w:author="Stefanie Lane" w:date="2022-05-12T12:10:00Z"/>
                <w:rFonts w:ascii="Calibri" w:eastAsia="Times New Roman" w:hAnsi="Calibri" w:cs="Calibri"/>
                <w:color w:val="000000"/>
              </w:rPr>
            </w:pPr>
            <w:ins w:id="3215"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ins w:id="3216" w:author="Stefanie Lane" w:date="2022-05-12T12:10:00Z"/>
                <w:rFonts w:ascii="Calibri" w:eastAsia="Times New Roman" w:hAnsi="Calibri" w:cs="Calibri"/>
                <w:color w:val="000000"/>
              </w:rPr>
            </w:pPr>
            <w:ins w:id="3217" w:author="Stefanie Lane" w:date="2022-05-12T12:10:00Z">
              <w:r w:rsidRPr="004F6583">
                <w:rPr>
                  <w:rFonts w:ascii="Calibri" w:eastAsia="Times New Roman" w:hAnsi="Calibri" w:cs="Calibri"/>
                  <w:color w:val="000000"/>
                </w:rPr>
                <w:t>0.54</w:t>
              </w:r>
            </w:ins>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ins w:id="3218" w:author="Stefanie Lane" w:date="2022-05-12T12:10:00Z"/>
                <w:rFonts w:ascii="Calibri" w:eastAsia="Times New Roman" w:hAnsi="Calibri" w:cs="Calibri"/>
                <w:color w:val="000000"/>
              </w:rPr>
            </w:pPr>
            <w:ins w:id="3219" w:author="Stefanie Lane" w:date="2022-05-12T12:10:00Z">
              <w:r w:rsidRPr="004F6583">
                <w:rPr>
                  <w:rFonts w:ascii="Calibri" w:eastAsia="Times New Roman" w:hAnsi="Calibri" w:cs="Calibri"/>
                  <w:color w:val="000000"/>
                </w:rPr>
                <w:t>+</w:t>
              </w:r>
            </w:ins>
          </w:p>
        </w:tc>
      </w:tr>
      <w:tr w:rsidR="004F6583" w:rsidRPr="004F6583" w14:paraId="5C974C1C" w14:textId="77777777" w:rsidTr="004F6583">
        <w:trPr>
          <w:trHeight w:val="290"/>
          <w:ins w:id="3220" w:author="Stefanie Lane" w:date="2022-05-12T12:10:00Z"/>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ins w:id="322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ins w:id="3222" w:author="Stefanie Lane" w:date="2022-05-12T12:10:00Z"/>
                <w:rFonts w:ascii="Arial" w:eastAsia="Times New Roman" w:hAnsi="Arial" w:cs="Arial"/>
                <w:i/>
                <w:iCs/>
                <w:sz w:val="20"/>
                <w:szCs w:val="20"/>
              </w:rPr>
            </w:pPr>
            <w:ins w:id="3223"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ins w:id="3224" w:author="Stefanie Lane" w:date="2022-05-12T12:10:00Z"/>
                <w:rFonts w:ascii="Calibri" w:eastAsia="Times New Roman" w:hAnsi="Calibri" w:cs="Calibri"/>
                <w:color w:val="000000"/>
              </w:rPr>
            </w:pPr>
            <w:ins w:id="322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ins w:id="3226" w:author="Stefanie Lane" w:date="2022-05-12T12:10:00Z"/>
                <w:rFonts w:ascii="Calibri" w:eastAsia="Times New Roman" w:hAnsi="Calibri" w:cs="Calibri"/>
                <w:color w:val="000000"/>
              </w:rPr>
            </w:pPr>
            <w:ins w:id="322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ins w:id="3228" w:author="Stefanie Lane" w:date="2022-05-12T12:10:00Z"/>
                <w:rFonts w:ascii="Calibri" w:eastAsia="Times New Roman" w:hAnsi="Calibri" w:cs="Calibri"/>
                <w:color w:val="000000"/>
              </w:rPr>
            </w:pPr>
            <w:ins w:id="3229"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ins w:id="3230" w:author="Stefanie Lane" w:date="2022-05-12T12:10:00Z"/>
                <w:rFonts w:ascii="Calibri" w:eastAsia="Times New Roman" w:hAnsi="Calibri" w:cs="Calibri"/>
                <w:color w:val="000000"/>
              </w:rPr>
            </w:pPr>
            <w:ins w:id="3231" w:author="Stefanie Lane" w:date="2022-05-12T12:10:00Z">
              <w:r w:rsidRPr="004F6583">
                <w:rPr>
                  <w:rFonts w:ascii="Calibri" w:eastAsia="Times New Roman" w:hAnsi="Calibri" w:cs="Calibri"/>
                  <w:color w:val="000000"/>
                </w:rPr>
                <w:t>+</w:t>
              </w:r>
            </w:ins>
          </w:p>
        </w:tc>
      </w:tr>
      <w:tr w:rsidR="004F6583" w:rsidRPr="004F6583" w14:paraId="4BDAC6FF" w14:textId="77777777" w:rsidTr="004F6583">
        <w:trPr>
          <w:trHeight w:val="290"/>
          <w:ins w:id="3232" w:author="Stefanie Lane" w:date="2022-05-12T12:10:00Z"/>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ins w:id="323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ins w:id="3234" w:author="Stefanie Lane" w:date="2022-05-12T12:10:00Z"/>
                <w:rFonts w:ascii="Arial" w:eastAsia="Times New Roman" w:hAnsi="Arial" w:cs="Arial"/>
                <w:i/>
                <w:iCs/>
                <w:sz w:val="20"/>
                <w:szCs w:val="20"/>
              </w:rPr>
            </w:pPr>
            <w:proofErr w:type="spellStart"/>
            <w:ins w:id="3235" w:author="Stefanie Lane" w:date="2022-05-12T12:10:00Z">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ins w:id="3236" w:author="Stefanie Lane" w:date="2022-05-12T12:10:00Z"/>
                <w:rFonts w:ascii="Calibri" w:eastAsia="Times New Roman" w:hAnsi="Calibri" w:cs="Calibri"/>
                <w:color w:val="000000"/>
              </w:rPr>
            </w:pPr>
            <w:ins w:id="323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ins w:id="3238" w:author="Stefanie Lane" w:date="2022-05-12T12:10:00Z"/>
                <w:rFonts w:ascii="Calibri" w:eastAsia="Times New Roman" w:hAnsi="Calibri" w:cs="Calibri"/>
                <w:color w:val="000000"/>
              </w:rPr>
            </w:pPr>
            <w:ins w:id="323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ins w:id="3240" w:author="Stefanie Lane" w:date="2022-05-12T12:10:00Z"/>
                <w:rFonts w:ascii="Calibri" w:eastAsia="Times New Roman" w:hAnsi="Calibri" w:cs="Calibri"/>
                <w:color w:val="000000"/>
              </w:rPr>
            </w:pPr>
            <w:ins w:id="3241"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ins w:id="3242" w:author="Stefanie Lane" w:date="2022-05-12T12:10:00Z"/>
                <w:rFonts w:ascii="Calibri" w:eastAsia="Times New Roman" w:hAnsi="Calibri" w:cs="Calibri"/>
                <w:color w:val="000000"/>
              </w:rPr>
            </w:pPr>
            <w:ins w:id="3243" w:author="Stefanie Lane" w:date="2022-05-12T12:10:00Z">
              <w:r w:rsidRPr="004F6583">
                <w:rPr>
                  <w:rFonts w:ascii="Calibri" w:eastAsia="Times New Roman" w:hAnsi="Calibri" w:cs="Calibri"/>
                  <w:color w:val="000000"/>
                </w:rPr>
                <w:t>+</w:t>
              </w:r>
            </w:ins>
          </w:p>
        </w:tc>
      </w:tr>
      <w:tr w:rsidR="004F6583" w:rsidRPr="004F6583" w14:paraId="2E75AF92" w14:textId="77777777" w:rsidTr="004F6583">
        <w:trPr>
          <w:trHeight w:val="290"/>
          <w:ins w:id="3244" w:author="Stefanie Lane" w:date="2022-05-12T12:10:00Z"/>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ins w:id="3245"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ins w:id="3246" w:author="Stefanie Lane" w:date="2022-05-12T12:10:00Z"/>
                <w:rFonts w:ascii="Arial" w:eastAsia="Times New Roman" w:hAnsi="Arial" w:cs="Arial"/>
                <w:i/>
                <w:iCs/>
                <w:sz w:val="20"/>
                <w:szCs w:val="20"/>
              </w:rPr>
            </w:pPr>
            <w:ins w:id="3247" w:author="Stefanie Lane" w:date="2022-05-12T12:10:00Z">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ins w:id="3248" w:author="Stefanie Lane" w:date="2022-05-12T12:10:00Z"/>
                <w:rFonts w:ascii="Calibri" w:eastAsia="Times New Roman" w:hAnsi="Calibri" w:cs="Calibri"/>
                <w:color w:val="000000"/>
              </w:rPr>
            </w:pPr>
            <w:ins w:id="324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ins w:id="3250" w:author="Stefanie Lane" w:date="2022-05-12T12:10:00Z"/>
                <w:rFonts w:ascii="Calibri" w:eastAsia="Times New Roman" w:hAnsi="Calibri" w:cs="Calibri"/>
                <w:color w:val="000000"/>
              </w:rPr>
            </w:pPr>
            <w:ins w:id="3251"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ins w:id="3252" w:author="Stefanie Lane" w:date="2022-05-12T12:10:00Z"/>
                <w:rFonts w:ascii="Calibri" w:eastAsia="Times New Roman" w:hAnsi="Calibri" w:cs="Calibri"/>
                <w:color w:val="000000"/>
              </w:rPr>
            </w:pPr>
            <w:ins w:id="3253"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ins w:id="3254" w:author="Stefanie Lane" w:date="2022-05-12T12:10:00Z"/>
                <w:rFonts w:ascii="Calibri" w:eastAsia="Times New Roman" w:hAnsi="Calibri" w:cs="Calibri"/>
                <w:color w:val="000000"/>
              </w:rPr>
            </w:pPr>
            <w:ins w:id="3255" w:author="Stefanie Lane" w:date="2022-05-12T12:10:00Z">
              <w:r w:rsidRPr="004F6583">
                <w:rPr>
                  <w:rFonts w:ascii="Calibri" w:eastAsia="Times New Roman" w:hAnsi="Calibri" w:cs="Calibri"/>
                  <w:color w:val="000000"/>
                </w:rPr>
                <w:t> </w:t>
              </w:r>
            </w:ins>
          </w:p>
        </w:tc>
      </w:tr>
      <w:tr w:rsidR="004F6583" w:rsidRPr="004F6583" w14:paraId="5DE98441" w14:textId="77777777" w:rsidTr="004F6583">
        <w:trPr>
          <w:trHeight w:val="290"/>
          <w:ins w:id="3256" w:author="Stefanie Lane" w:date="2022-05-12T12:10:00Z"/>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ins w:id="3257"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ins w:id="3258" w:author="Stefanie Lane" w:date="2022-05-12T12:10:00Z"/>
                <w:rFonts w:ascii="Arial" w:eastAsia="Times New Roman" w:hAnsi="Arial" w:cs="Arial"/>
                <w:i/>
                <w:iCs/>
                <w:sz w:val="20"/>
                <w:szCs w:val="20"/>
              </w:rPr>
            </w:pPr>
            <w:ins w:id="3259"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ins w:id="3260" w:author="Stefanie Lane" w:date="2022-05-12T12:10:00Z"/>
                <w:rFonts w:ascii="Calibri" w:eastAsia="Times New Roman" w:hAnsi="Calibri" w:cs="Calibri"/>
                <w:color w:val="000000"/>
              </w:rPr>
            </w:pPr>
            <w:ins w:id="326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ins w:id="3262" w:author="Stefanie Lane" w:date="2022-05-12T12:10:00Z"/>
                <w:rFonts w:ascii="Calibri" w:eastAsia="Times New Roman" w:hAnsi="Calibri" w:cs="Calibri"/>
                <w:color w:val="000000"/>
              </w:rPr>
            </w:pPr>
            <w:ins w:id="3263"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ins w:id="3264" w:author="Stefanie Lane" w:date="2022-05-12T12:10:00Z"/>
                <w:rFonts w:ascii="Calibri" w:eastAsia="Times New Roman" w:hAnsi="Calibri" w:cs="Calibri"/>
                <w:color w:val="000000"/>
              </w:rPr>
            </w:pPr>
            <w:ins w:id="3265"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ins w:id="3266" w:author="Stefanie Lane" w:date="2022-05-12T12:10:00Z"/>
                <w:rFonts w:ascii="Calibri" w:eastAsia="Times New Roman" w:hAnsi="Calibri" w:cs="Calibri"/>
                <w:color w:val="000000"/>
              </w:rPr>
            </w:pPr>
            <w:ins w:id="3267" w:author="Stefanie Lane" w:date="2022-05-12T12:10:00Z">
              <w:r w:rsidRPr="004F6583">
                <w:rPr>
                  <w:rFonts w:ascii="Calibri" w:eastAsia="Times New Roman" w:hAnsi="Calibri" w:cs="Calibri"/>
                  <w:color w:val="000000"/>
                </w:rPr>
                <w:t> </w:t>
              </w:r>
            </w:ins>
          </w:p>
        </w:tc>
      </w:tr>
      <w:tr w:rsidR="004F6583" w:rsidRPr="004F6583" w14:paraId="2EC15242" w14:textId="77777777" w:rsidTr="004F6583">
        <w:trPr>
          <w:trHeight w:val="290"/>
          <w:ins w:id="3268" w:author="Stefanie Lane" w:date="2022-05-12T12:10:00Z"/>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ins w:id="326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ins w:id="3270" w:author="Stefanie Lane" w:date="2022-05-12T12:10:00Z"/>
                <w:rFonts w:ascii="Calibri" w:eastAsia="Times New Roman" w:hAnsi="Calibri" w:cs="Calibri"/>
                <w:i/>
                <w:iCs/>
                <w:color w:val="000000"/>
              </w:rPr>
            </w:pPr>
            <w:proofErr w:type="spellStart"/>
            <w:ins w:id="3271"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ins w:id="3272" w:author="Stefanie Lane" w:date="2022-05-12T12:10:00Z"/>
                <w:rFonts w:ascii="Calibri" w:eastAsia="Times New Roman" w:hAnsi="Calibri" w:cs="Calibri"/>
                <w:color w:val="000000"/>
              </w:rPr>
            </w:pPr>
            <w:ins w:id="327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ins w:id="3274" w:author="Stefanie Lane" w:date="2022-05-12T12:10:00Z"/>
                <w:rFonts w:ascii="Calibri" w:eastAsia="Times New Roman" w:hAnsi="Calibri" w:cs="Calibri"/>
                <w:color w:val="000000"/>
              </w:rPr>
            </w:pPr>
            <w:ins w:id="3275"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ins w:id="3276" w:author="Stefanie Lane" w:date="2022-05-12T12:10:00Z"/>
                <w:rFonts w:ascii="Calibri" w:eastAsia="Times New Roman" w:hAnsi="Calibri" w:cs="Calibri"/>
                <w:color w:val="000000"/>
              </w:rPr>
            </w:pPr>
            <w:ins w:id="3277"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ins w:id="3278" w:author="Stefanie Lane" w:date="2022-05-12T12:10:00Z"/>
                <w:rFonts w:ascii="Calibri" w:eastAsia="Times New Roman" w:hAnsi="Calibri" w:cs="Calibri"/>
                <w:color w:val="000000"/>
              </w:rPr>
            </w:pPr>
            <w:ins w:id="3279" w:author="Stefanie Lane" w:date="2022-05-12T12:10:00Z">
              <w:r w:rsidRPr="004F6583">
                <w:rPr>
                  <w:rFonts w:ascii="Calibri" w:eastAsia="Times New Roman" w:hAnsi="Calibri" w:cs="Calibri"/>
                  <w:color w:val="000000"/>
                </w:rPr>
                <w:t> </w:t>
              </w:r>
            </w:ins>
          </w:p>
        </w:tc>
      </w:tr>
      <w:tr w:rsidR="004F6583" w:rsidRPr="004F6583" w14:paraId="0A389443" w14:textId="77777777" w:rsidTr="004F6583">
        <w:trPr>
          <w:trHeight w:val="290"/>
          <w:ins w:id="3280" w:author="Stefanie Lane" w:date="2022-05-12T12:10:00Z"/>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ins w:id="328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ins w:id="3282" w:author="Stefanie Lane" w:date="2022-05-12T12:10:00Z"/>
                <w:rFonts w:ascii="Arial" w:eastAsia="Times New Roman" w:hAnsi="Arial" w:cs="Arial"/>
                <w:i/>
                <w:iCs/>
                <w:sz w:val="20"/>
                <w:szCs w:val="20"/>
              </w:rPr>
            </w:pPr>
            <w:proofErr w:type="spellStart"/>
            <w:ins w:id="3283"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ins w:id="3284" w:author="Stefanie Lane" w:date="2022-05-12T12:10:00Z"/>
                <w:rFonts w:ascii="Calibri" w:eastAsia="Times New Roman" w:hAnsi="Calibri" w:cs="Calibri"/>
                <w:color w:val="000000"/>
              </w:rPr>
            </w:pPr>
            <w:ins w:id="328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ins w:id="3286" w:author="Stefanie Lane" w:date="2022-05-12T12:10:00Z"/>
                <w:rFonts w:ascii="Calibri" w:eastAsia="Times New Roman" w:hAnsi="Calibri" w:cs="Calibri"/>
                <w:color w:val="000000"/>
              </w:rPr>
            </w:pPr>
            <w:ins w:id="3287"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ins w:id="3288" w:author="Stefanie Lane" w:date="2022-05-12T12:10:00Z"/>
                <w:rFonts w:ascii="Calibri" w:eastAsia="Times New Roman" w:hAnsi="Calibri" w:cs="Calibri"/>
                <w:color w:val="000000"/>
              </w:rPr>
            </w:pPr>
            <w:ins w:id="3289"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ins w:id="3290" w:author="Stefanie Lane" w:date="2022-05-12T12:10:00Z"/>
                <w:rFonts w:ascii="Calibri" w:eastAsia="Times New Roman" w:hAnsi="Calibri" w:cs="Calibri"/>
                <w:color w:val="000000"/>
              </w:rPr>
            </w:pPr>
            <w:ins w:id="3291" w:author="Stefanie Lane" w:date="2022-05-12T12:10:00Z">
              <w:r w:rsidRPr="004F6583">
                <w:rPr>
                  <w:rFonts w:ascii="Calibri" w:eastAsia="Times New Roman" w:hAnsi="Calibri" w:cs="Calibri"/>
                  <w:color w:val="000000"/>
                </w:rPr>
                <w:t> </w:t>
              </w:r>
            </w:ins>
          </w:p>
        </w:tc>
      </w:tr>
      <w:tr w:rsidR="004F6583" w:rsidRPr="004F6583" w14:paraId="6960A48C" w14:textId="77777777" w:rsidTr="004F6583">
        <w:trPr>
          <w:trHeight w:val="290"/>
          <w:ins w:id="3292" w:author="Stefanie Lane" w:date="2022-05-12T12:10:00Z"/>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ins w:id="3293"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ins w:id="3294" w:author="Stefanie Lane" w:date="2022-05-12T12:10:00Z"/>
                <w:rFonts w:ascii="Arial" w:eastAsia="Times New Roman" w:hAnsi="Arial" w:cs="Arial"/>
                <w:i/>
                <w:iCs/>
                <w:sz w:val="20"/>
                <w:szCs w:val="20"/>
              </w:rPr>
            </w:pPr>
            <w:ins w:id="3295"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ins>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ins w:id="3296" w:author="Stefanie Lane" w:date="2022-05-12T12:10:00Z"/>
                <w:rFonts w:ascii="Calibri" w:eastAsia="Times New Roman" w:hAnsi="Calibri" w:cs="Calibri"/>
                <w:color w:val="000000"/>
              </w:rPr>
            </w:pPr>
            <w:ins w:id="3297" w:author="Stefanie Lane" w:date="2022-05-12T12:10:00Z">
              <w:r w:rsidRPr="004F6583">
                <w:rPr>
                  <w:rFonts w:ascii="Calibri" w:eastAsia="Times New Roman" w:hAnsi="Calibri" w:cs="Calibri"/>
                  <w:color w:val="000000"/>
                </w:rPr>
                <w:t>0.00</w:t>
              </w:r>
            </w:ins>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ins w:id="3298" w:author="Stefanie Lane" w:date="2022-05-12T12:10:00Z"/>
                <w:rFonts w:ascii="Calibri" w:eastAsia="Times New Roman" w:hAnsi="Calibri" w:cs="Calibri"/>
                <w:color w:val="000000"/>
              </w:rPr>
            </w:pPr>
            <w:ins w:id="3299" w:author="Stefanie Lane" w:date="2022-05-12T12:10:00Z">
              <w:r w:rsidRPr="004F6583">
                <w:rPr>
                  <w:rFonts w:ascii="Calibri" w:eastAsia="Times New Roman" w:hAnsi="Calibri" w:cs="Calibri"/>
                  <w:color w:val="000000"/>
                </w:rPr>
                <w:t>0.06</w:t>
              </w:r>
            </w:ins>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ins w:id="3300" w:author="Stefanie Lane" w:date="2022-05-12T12:10:00Z"/>
                <w:rFonts w:ascii="Calibri" w:eastAsia="Times New Roman" w:hAnsi="Calibri" w:cs="Calibri"/>
                <w:color w:val="000000"/>
              </w:rPr>
            </w:pPr>
            <w:ins w:id="3301"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ins w:id="3302" w:author="Stefanie Lane" w:date="2022-05-12T12:10:00Z"/>
                <w:rFonts w:ascii="Calibri" w:eastAsia="Times New Roman" w:hAnsi="Calibri" w:cs="Calibri"/>
                <w:color w:val="000000"/>
              </w:rPr>
            </w:pPr>
            <w:ins w:id="3303" w:author="Stefanie Lane" w:date="2022-05-12T12:10:00Z">
              <w:r w:rsidRPr="004F6583">
                <w:rPr>
                  <w:rFonts w:ascii="Calibri" w:eastAsia="Times New Roman" w:hAnsi="Calibri" w:cs="Calibri"/>
                  <w:color w:val="000000"/>
                </w:rPr>
                <w:t> </w:t>
              </w:r>
            </w:ins>
          </w:p>
        </w:tc>
      </w:tr>
    </w:tbl>
    <w:p w14:paraId="734D3BD4" w14:textId="77777777" w:rsidR="004F6583" w:rsidRPr="004F6583" w:rsidRDefault="004F6583" w:rsidP="004F6583">
      <w:pPr>
        <w:rPr>
          <w:rPrChange w:id="3304" w:author="Stefanie Lane" w:date="2022-05-12T12:10:00Z">
            <w:rPr/>
          </w:rPrChange>
        </w:rPr>
        <w:pPrChange w:id="3305" w:author="Stefanie Lane" w:date="2022-05-12T12:10:00Z">
          <w:pPr/>
        </w:pPrChange>
      </w:pPr>
    </w:p>
    <w:sectPr w:rsidR="004F6583" w:rsidRPr="004F6583"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tefanie Lane" w:date="2022-05-10T12:55:00Z" w:initials="SLL">
    <w:p w14:paraId="75BDFB40" w14:textId="7D3519A1" w:rsidR="002D0061" w:rsidRDefault="002D0061">
      <w:pPr>
        <w:pStyle w:val="CommentText"/>
      </w:pPr>
      <w:r>
        <w:rPr>
          <w:rStyle w:val="CommentReference"/>
        </w:rPr>
        <w:annotationRef/>
      </w:r>
      <w:hyperlink r:id="rId1" w:history="1">
        <w:r w:rsidRPr="00841E62">
          <w:rPr>
            <w:rStyle w:val="Hyperlink"/>
          </w:rPr>
          <w:t>Ecological Applications</w:t>
        </w:r>
      </w:hyperlink>
      <w:r>
        <w:t xml:space="preserve">; </w:t>
      </w:r>
      <w:hyperlink r:id="rId2" w:history="1">
        <w:r w:rsidRPr="00B80808">
          <w:rPr>
            <w:rStyle w:val="Hyperlink"/>
          </w:rPr>
          <w:t>Ecology</w:t>
        </w:r>
      </w:hyperlink>
      <w:r>
        <w:t xml:space="preserve">; </w:t>
      </w:r>
    </w:p>
  </w:comment>
  <w:comment w:id="34" w:author="Stefanie Lane" w:date="2022-05-10T12:46:00Z" w:initials="SLL">
    <w:p w14:paraId="5F2EDF17" w14:textId="47C1BE39" w:rsidR="002D0061" w:rsidRDefault="002D0061">
      <w:pPr>
        <w:pStyle w:val="CommentText"/>
      </w:pPr>
      <w:r>
        <w:rPr>
          <w:rStyle w:val="CommentReference"/>
        </w:rPr>
        <w:annotationRef/>
      </w:r>
      <w:r>
        <w:t>Is there homogenization within or between assemblages? Or both?</w:t>
      </w:r>
    </w:p>
  </w:comment>
  <w:comment w:id="57" w:author="Stefanie Lane" w:date="2022-05-04T16:43:00Z" w:initials="SLL">
    <w:p w14:paraId="0D01CEC5" w14:textId="34F08B77" w:rsidR="002D0061" w:rsidRDefault="002D0061">
      <w:pPr>
        <w:pStyle w:val="CommentText"/>
      </w:pPr>
      <w:r>
        <w:rPr>
          <w:rStyle w:val="CommentReference"/>
        </w:rPr>
        <w:annotationRef/>
      </w:r>
      <w:r>
        <w:t xml:space="preserve"> Relate to stability: if stability = low variability, then low beta-div = greater stability). *need citation to support this</w:t>
      </w:r>
    </w:p>
  </w:comment>
  <w:comment w:id="58" w:author="Stefanie Lane" w:date="2022-05-12T13:32:00Z" w:initials="SLL">
    <w:p w14:paraId="295C1944" w14:textId="11D63075" w:rsidR="000020A6" w:rsidRDefault="000020A6">
      <w:pPr>
        <w:pStyle w:val="CommentText"/>
      </w:pPr>
      <w:r>
        <w:rPr>
          <w:rStyle w:val="CommentReference"/>
        </w:rPr>
        <w:annotationRef/>
      </w:r>
      <w:r>
        <w:t>Move suggestion of stability to Discussion</w:t>
      </w:r>
    </w:p>
  </w:comment>
  <w:comment w:id="60" w:author="Stefanie Lane" w:date="2022-02-17T19:07:00Z" w:initials="SLL">
    <w:p w14:paraId="697CCC2C" w14:textId="5443F13C" w:rsidR="002D0061" w:rsidRDefault="002D0061">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83" w:author="Stefanie Lane" w:date="2022-02-07T17:53:00Z" w:initials="SLL">
    <w:p w14:paraId="5116E480" w14:textId="01E95EFB" w:rsidR="002D0061" w:rsidRDefault="002D0061">
      <w:pPr>
        <w:pStyle w:val="CommentText"/>
      </w:pPr>
      <w:r>
        <w:rPr>
          <w:rStyle w:val="CommentReference"/>
        </w:rPr>
        <w:annotationRef/>
      </w:r>
      <w:r>
        <w:t xml:space="preserve"> I expect that displacement by increasing abundance of invasive species over time would result in greater number of species lost (and fewer species gained), and thus greater rates of turnover</w:t>
      </w:r>
    </w:p>
  </w:comment>
  <w:comment w:id="110" w:author="Stefanie Lane" w:date="2022-02-07T17:39:00Z" w:initials="SLL">
    <w:p w14:paraId="64ADE1BB" w14:textId="5DF822D7" w:rsidR="002D0061" w:rsidRDefault="002D0061">
      <w:pPr>
        <w:pStyle w:val="CommentText"/>
      </w:pPr>
      <w:r>
        <w:rPr>
          <w:rStyle w:val="CommentReference"/>
        </w:rPr>
        <w:annotationRef/>
      </w:r>
      <w:r>
        <w:t>Include which in supplemental table; include column explaining omission reason</w:t>
      </w:r>
    </w:p>
  </w:comment>
  <w:comment w:id="125" w:author="Stefanie Lane" w:date="2022-05-05T10:20:00Z" w:initials="SLL">
    <w:p w14:paraId="3251D9DB" w14:textId="3C6CD8A3" w:rsidR="002D0061" w:rsidRDefault="002D0061">
      <w:pPr>
        <w:pStyle w:val="CommentText"/>
      </w:pPr>
      <w:r>
        <w:rPr>
          <w:rStyle w:val="CommentReference"/>
        </w:rPr>
        <w:annotationRef/>
      </w:r>
      <w:r>
        <w:t>Plain English difference between B</w:t>
      </w:r>
      <w:r w:rsidR="00085771">
        <w:t>-</w:t>
      </w:r>
      <w:r>
        <w:t xml:space="preserve">C &amp; Euclidean, 13.2.2: </w:t>
      </w:r>
      <w:hyperlink r:id="rId3" w:history="1">
        <w:r w:rsidRPr="00FD6A63">
          <w:rPr>
            <w:rStyle w:val="Hyperlink"/>
          </w:rPr>
          <w:t>https://hankstevens.github.io/Primer-of-Ecology/diversity.html</w:t>
        </w:r>
      </w:hyperlink>
      <w:r>
        <w:t xml:space="preserve"> </w:t>
      </w:r>
    </w:p>
  </w:comment>
  <w:comment w:id="130" w:author="Stefanie Lane" w:date="2022-02-07T18:16:00Z" w:initials="SLL">
    <w:p w14:paraId="178910FC" w14:textId="020D0E69" w:rsidR="002D0061" w:rsidRDefault="002D0061">
      <w:pPr>
        <w:pStyle w:val="CommentText"/>
      </w:pPr>
      <w:r>
        <w:rPr>
          <w:rStyle w:val="CommentReference"/>
        </w:rPr>
        <w:annotationRef/>
      </w:r>
      <w:r>
        <w:t>Overall, fescue group far more prevalent in previous years: how do I ensure fair comparison, or discuss frequency in 2019?</w:t>
      </w:r>
    </w:p>
  </w:comment>
  <w:comment w:id="131" w:author="Stefanie Lane" w:date="2022-02-07T18:18:00Z" w:initials="SLL">
    <w:p w14:paraId="1ED60392" w14:textId="5376DBC3" w:rsidR="002D0061" w:rsidRDefault="002D0061">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132" w:author="Stefanie Lane" w:date="2022-05-05T10:33:00Z" w:initials="SLL">
    <w:p w14:paraId="74C335B2" w14:textId="2AC25657" w:rsidR="002D0061" w:rsidRDefault="002D0061">
      <w:pPr>
        <w:pStyle w:val="CommentText"/>
      </w:pPr>
      <w:r>
        <w:rPr>
          <w:rStyle w:val="CommentReference"/>
        </w:rPr>
        <w:annotationRef/>
      </w:r>
      <w:r>
        <w:t xml:space="preserve">Plain English explanation: </w:t>
      </w:r>
      <w:hyperlink r:id="rId4" w:history="1">
        <w:r w:rsidRPr="00FD6A63">
          <w:rPr>
            <w:rStyle w:val="Hyperlink"/>
          </w:rPr>
          <w:t>https://jkzorz.github.io/2019/07/02/Indicator-species-analysis.html</w:t>
        </w:r>
      </w:hyperlink>
      <w:r>
        <w:t xml:space="preserve"> </w:t>
      </w:r>
    </w:p>
  </w:comment>
  <w:comment w:id="133" w:author="Stefanie Lane" w:date="2022-02-07T19:56:00Z" w:initials="SLL">
    <w:p w14:paraId="3A407921" w14:textId="00088A7F" w:rsidR="002D0061" w:rsidRDefault="002D0061">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141" w:author="Stefanie Lane" w:date="2022-05-12T14:38:00Z" w:initials="SLL">
    <w:p w14:paraId="75519423" w14:textId="0D6170EA" w:rsidR="00357F51" w:rsidRDefault="00357F51">
      <w:pPr>
        <w:pStyle w:val="CommentText"/>
      </w:pPr>
      <w:r>
        <w:rPr>
          <w:rStyle w:val="CommentReference"/>
        </w:rPr>
        <w:annotationRef/>
      </w:r>
      <w:r>
        <w:t xml:space="preserve">See Price et al, 2020, Landscape Ecol. for discussion of relationship to biotic homogenization, and use of </w:t>
      </w:r>
      <w:proofErr w:type="spellStart"/>
      <w:r>
        <w:t>permdisp</w:t>
      </w:r>
      <w:proofErr w:type="spellEnd"/>
      <w:r>
        <w:t>/ANOVA/</w:t>
      </w:r>
      <w:proofErr w:type="spellStart"/>
      <w:r>
        <w:t>PCoA</w:t>
      </w:r>
      <w:proofErr w:type="spellEnd"/>
      <w:r>
        <w:t>.</w:t>
      </w:r>
    </w:p>
  </w:comment>
  <w:comment w:id="179" w:author="Stefanie Lane" w:date="2022-02-07T21:36:00Z" w:initials="SLL">
    <w:p w14:paraId="2E207000" w14:textId="1444242E" w:rsidR="002D0061" w:rsidRDefault="002D0061">
      <w:pPr>
        <w:pStyle w:val="CommentText"/>
      </w:pPr>
      <w:r>
        <w:rPr>
          <w:rStyle w:val="CommentReference"/>
        </w:rPr>
        <w:annotationRef/>
      </w:r>
      <w:r>
        <w:t xml:space="preserve">Placeholder. I want the regional context figure to be bigger, and probably a separate figure from the transect schematics. </w:t>
      </w:r>
    </w:p>
  </w:comment>
  <w:comment w:id="256" w:author="Stefanie Lane" w:date="2022-05-10T14:03:00Z" w:initials="SLL">
    <w:p w14:paraId="3A56F14B" w14:textId="0DD8EBAB" w:rsidR="002D0061" w:rsidRDefault="002D0061">
      <w:pPr>
        <w:pStyle w:val="CommentText"/>
      </w:pPr>
      <w:r>
        <w:rPr>
          <w:rStyle w:val="CommentReference"/>
        </w:rPr>
        <w:annotationRef/>
      </w:r>
      <w:r>
        <w:t>Is it important to show species are moving from one assemblage to another? Does that matter, if the point is that composition within an assemblage type is changing?</w:t>
      </w:r>
    </w:p>
  </w:comment>
  <w:comment w:id="291" w:author="Stefanie Lane" w:date="2022-05-11T13:55:00Z" w:initials="SLL">
    <w:p w14:paraId="4134B2B3" w14:textId="27EC86A7" w:rsidR="002D0061" w:rsidRDefault="002D0061">
      <w:pPr>
        <w:pStyle w:val="CommentText"/>
      </w:pPr>
      <w:r>
        <w:rPr>
          <w:rStyle w:val="CommentReference"/>
        </w:rPr>
        <w:annotationRef/>
      </w:r>
      <w:r>
        <w:t>Want to figure out how to custom annotate years on the plots, set discrete limits on y-axis (0-4)</w:t>
      </w:r>
    </w:p>
  </w:comment>
  <w:comment w:id="1305" w:author="Stefanie Lane" w:date="2022-05-11T14:50:00Z" w:initials="SLL">
    <w:p w14:paraId="69BB0EFB" w14:textId="41258C1E" w:rsidR="002D0061" w:rsidRDefault="002D0061">
      <w:pPr>
        <w:pStyle w:val="CommentText"/>
      </w:pPr>
      <w:r>
        <w:rPr>
          <w:rStyle w:val="CommentReference"/>
        </w:rPr>
        <w:annotationRef/>
      </w:r>
      <w:r>
        <w:t xml:space="preserve">Assemblage is also occupied by more water-tolerant species; METR is an indicator of </w:t>
      </w:r>
    </w:p>
  </w:comment>
  <w:comment w:id="1310" w:author="Stefanie Lane" w:date="2022-03-10T16:38:00Z" w:initials="SLL">
    <w:p w14:paraId="1B505545" w14:textId="2FA49CCE" w:rsidR="002D0061" w:rsidRDefault="002D0061">
      <w:pPr>
        <w:pStyle w:val="CommentText"/>
      </w:pPr>
      <w:r>
        <w:rPr>
          <w:rStyle w:val="CommentReference"/>
        </w:rPr>
        <w:annotationRef/>
      </w:r>
      <w:r>
        <w:t xml:space="preserve">Per NAS, from v. 2.3: use </w:t>
      </w:r>
      <w:r w:rsidR="000C5CE7">
        <w:t>turnover to strategically</w:t>
      </w:r>
      <w:r>
        <w:t xml:space="preserve"> speak to whether redundancy might be shifting.</w:t>
      </w:r>
      <w:r w:rsidR="000C5CE7">
        <w:t xml:space="preserve"> -&gt; Can you link species lost/not replaced to structure/function?</w:t>
      </w:r>
    </w:p>
  </w:comment>
  <w:comment w:id="1311" w:author="Stefanie Lane" w:date="2022-05-04T18:34:00Z" w:initials="SLL">
    <w:p w14:paraId="19415BB7" w14:textId="572AA6FB" w:rsidR="002D0061" w:rsidRDefault="002D0061">
      <w:pPr>
        <w:pStyle w:val="CommentText"/>
      </w:pPr>
      <w:r>
        <w:rPr>
          <w:rStyle w:val="CommentReference"/>
        </w:rPr>
        <w:annotationRef/>
      </w:r>
      <w:r>
        <w:t xml:space="preserve"> Ives</w:t>
      </w:r>
      <w:r w:rsidR="00C87D42">
        <w:t xml:space="preserve"> &amp; Carpenter (2007)</w:t>
      </w:r>
      <w:r>
        <w:t>: greater invasion may</w:t>
      </w:r>
      <w:r w:rsidR="000C5CE7">
        <w:t xml:space="preserve"> indicate</w:t>
      </w:r>
      <w:r>
        <w:t xml:space="preserve"> lower stability; could </w:t>
      </w:r>
      <w:r w:rsidR="00B80321">
        <w:t>I</w:t>
      </w:r>
      <w:r>
        <w:t xml:space="preserve"> say the Fescue group has been most susceptible to invasion, and thus represents a vulnerable assemblage type? Worth noting Fescue is already an invasive species, thus the channel edges existed in an ‘invaded’ state </w:t>
      </w:r>
      <w:r w:rsidR="00B80321">
        <w:t xml:space="preserve">in 1979 </w:t>
      </w:r>
      <w:r>
        <w:t xml:space="preserve">when </w:t>
      </w:r>
      <w:proofErr w:type="spellStart"/>
      <w:r>
        <w:t>Bradfiled</w:t>
      </w:r>
      <w:proofErr w:type="spellEnd"/>
      <w:r>
        <w:t xml:space="preserve"> conducted his study. </w:t>
      </w:r>
    </w:p>
  </w:comment>
  <w:comment w:id="1318" w:author="Stefanie Lane" w:date="2022-01-27T16:13:00Z" w:initials="SLL">
    <w:p w14:paraId="394674D0" w14:textId="77777777" w:rsidR="002D0061" w:rsidRDefault="002D0061"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1341" w:author="Stefanie Lane" w:date="2022-02-07T18:56:00Z" w:initials="SLL">
    <w:p w14:paraId="491B3DC8" w14:textId="3BF94408" w:rsidR="002D0061" w:rsidRDefault="002D0061">
      <w:pPr>
        <w:pStyle w:val="CommentText"/>
      </w:pPr>
      <w:r>
        <w:rPr>
          <w:rStyle w:val="CommentReference"/>
        </w:rPr>
        <w:annotationRef/>
      </w:r>
      <w:r>
        <w:t>Remove if/when co-authors</w:t>
      </w:r>
      <w:r w:rsidR="00FB3565">
        <w:t xml:space="preserve"> confirmed</w:t>
      </w:r>
    </w:p>
  </w:comment>
  <w:comment w:id="1361" w:author="Stefanie Lane" w:date="2022-05-12T13:00:00Z" w:initials="SLL">
    <w:p w14:paraId="07EF98A7" w14:textId="081F779C" w:rsidR="002D0061" w:rsidRDefault="002D0061">
      <w:pPr>
        <w:pStyle w:val="CommentText"/>
      </w:pPr>
      <w:r>
        <w:rPr>
          <w:rStyle w:val="CommentReference"/>
        </w:rPr>
        <w:annotationRef/>
      </w:r>
      <w:r w:rsidR="00EA375B">
        <w:t>Frustrated: why do some increases show as (-) 1979:2019?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BDFB40" w15:done="0"/>
  <w15:commentEx w15:paraId="5F2EDF17" w15:done="0"/>
  <w15:commentEx w15:paraId="0D01CEC5" w15:done="0"/>
  <w15:commentEx w15:paraId="295C1944" w15:paraIdParent="0D01CEC5" w15:done="0"/>
  <w15:commentEx w15:paraId="697CCC2C" w15:done="0"/>
  <w15:commentEx w15:paraId="5116E480" w15:done="0"/>
  <w15:commentEx w15:paraId="64ADE1BB" w15:done="0"/>
  <w15:commentEx w15:paraId="3251D9DB" w15:done="0"/>
  <w15:commentEx w15:paraId="178910FC" w15:done="0"/>
  <w15:commentEx w15:paraId="1ED60392" w15:paraIdParent="178910FC" w15:done="0"/>
  <w15:commentEx w15:paraId="74C335B2" w15:done="0"/>
  <w15:commentEx w15:paraId="3A407921" w15:done="0"/>
  <w15:commentEx w15:paraId="75519423" w15:done="0"/>
  <w15:commentEx w15:paraId="2E207000" w15:done="0"/>
  <w15:commentEx w15:paraId="3A56F14B" w15:done="0"/>
  <w15:commentEx w15:paraId="4134B2B3" w15:done="0"/>
  <w15:commentEx w15:paraId="69BB0EFB" w15:done="0"/>
  <w15:commentEx w15:paraId="1B505545" w15:done="0"/>
  <w15:commentEx w15:paraId="19415BB7" w15:paraIdParent="1B505545" w15:done="0"/>
  <w15:commentEx w15:paraId="394674D0" w15:done="0"/>
  <w15:commentEx w15:paraId="491B3DC8" w15:done="0"/>
  <w15:commentEx w15:paraId="07EF9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BDFB40" w16cid:durableId="2624DF3B"/>
  <w16cid:commentId w16cid:paraId="5F2EDF17" w16cid:durableId="2624DD0E"/>
  <w16cid:commentId w16cid:paraId="0D01CEC5" w16cid:durableId="261D2BC3"/>
  <w16cid:commentId w16cid:paraId="295C1944" w16cid:durableId="26278AD2"/>
  <w16cid:commentId w16cid:paraId="697CCC2C" w16cid:durableId="25B91B77"/>
  <w16cid:commentId w16cid:paraId="5116E480" w16cid:durableId="25ABDB2C"/>
  <w16cid:commentId w16cid:paraId="64ADE1BB" w16cid:durableId="25ABD7B9"/>
  <w16cid:commentId w16cid:paraId="3251D9DB" w16cid:durableId="261E235C"/>
  <w16cid:commentId w16cid:paraId="178910FC" w16cid:durableId="25ABE09B"/>
  <w16cid:commentId w16cid:paraId="1ED60392" w16cid:durableId="25ABE0DB"/>
  <w16cid:commentId w16cid:paraId="74C335B2" w16cid:durableId="261E2679"/>
  <w16cid:commentId w16cid:paraId="3A407921" w16cid:durableId="25ABF7E7"/>
  <w16cid:commentId w16cid:paraId="75519423" w16cid:durableId="26279A64"/>
  <w16cid:commentId w16cid:paraId="2E207000" w16cid:durableId="25AC0F5C"/>
  <w16cid:commentId w16cid:paraId="3A56F14B" w16cid:durableId="2624EF20"/>
  <w16cid:commentId w16cid:paraId="4134B2B3" w16cid:durableId="26263EE0"/>
  <w16cid:commentId w16cid:paraId="69BB0EFB" w16cid:durableId="26264BBB"/>
  <w16cid:commentId w16cid:paraId="1B505545" w16cid:durableId="25D4A804"/>
  <w16cid:commentId w16cid:paraId="19415BB7" w16cid:durableId="261D45B5"/>
  <w16cid:commentId w16cid:paraId="394674D0" w16cid:durableId="25ABF242"/>
  <w16cid:commentId w16cid:paraId="491B3DC8" w16cid:durableId="25ABE9CD"/>
  <w16cid:commentId w16cid:paraId="07EF98A7" w16cid:durableId="262783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2D0061" w:rsidRDefault="002D0061" w:rsidP="00BF4E75">
      <w:pPr>
        <w:spacing w:after="0" w:line="240" w:lineRule="auto"/>
      </w:pPr>
      <w:r>
        <w:separator/>
      </w:r>
    </w:p>
  </w:endnote>
  <w:endnote w:type="continuationSeparator" w:id="0">
    <w:p w14:paraId="208CBE00" w14:textId="77777777" w:rsidR="002D0061" w:rsidRDefault="002D0061"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2D0061" w:rsidRDefault="002D0061" w:rsidP="00BF4E75">
      <w:pPr>
        <w:spacing w:after="0" w:line="240" w:lineRule="auto"/>
      </w:pPr>
      <w:r>
        <w:separator/>
      </w:r>
    </w:p>
  </w:footnote>
  <w:footnote w:type="continuationSeparator" w:id="0">
    <w:p w14:paraId="7D110FB0" w14:textId="77777777" w:rsidR="002D0061" w:rsidRDefault="002D0061"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3CEC274B" w:rsidR="002D0061" w:rsidRDefault="002D0061">
        <w:pPr>
          <w:pStyle w:val="Header"/>
          <w:jc w:val="right"/>
        </w:pPr>
        <w:r>
          <w:t>Lane</w:t>
        </w:r>
        <w:ins w:id="176" w:author="Stefanie Lane" w:date="2022-05-05T10:27:00Z">
          <w:r>
            <w:t xml:space="preserve"> et al.</w:t>
          </w:r>
        </w:ins>
        <w:r>
          <w:t xml:space="preserve">, 2022.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2D0061" w:rsidRDefault="002D0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9"/>
  </w:num>
  <w:num w:numId="4">
    <w:abstractNumId w:val="12"/>
  </w:num>
  <w:num w:numId="5">
    <w:abstractNumId w:val="20"/>
  </w:num>
  <w:num w:numId="6">
    <w:abstractNumId w:val="18"/>
  </w:num>
  <w:num w:numId="7">
    <w:abstractNumId w:val="6"/>
  </w:num>
  <w:num w:numId="8">
    <w:abstractNumId w:val="5"/>
  </w:num>
  <w:num w:numId="9">
    <w:abstractNumId w:val="14"/>
  </w:num>
  <w:num w:numId="10">
    <w:abstractNumId w:val="1"/>
  </w:num>
  <w:num w:numId="11">
    <w:abstractNumId w:val="0"/>
  </w:num>
  <w:num w:numId="12">
    <w:abstractNumId w:val="2"/>
  </w:num>
  <w:num w:numId="13">
    <w:abstractNumId w:val="8"/>
  </w:num>
  <w:num w:numId="14">
    <w:abstractNumId w:val="16"/>
  </w:num>
  <w:num w:numId="15">
    <w:abstractNumId w:val="4"/>
  </w:num>
  <w:num w:numId="16">
    <w:abstractNumId w:val="11"/>
  </w:num>
  <w:num w:numId="17">
    <w:abstractNumId w:val="17"/>
  </w:num>
  <w:num w:numId="18">
    <w:abstractNumId w:val="13"/>
  </w:num>
  <w:num w:numId="19">
    <w:abstractNumId w:val="7"/>
  </w:num>
  <w:num w:numId="20">
    <w:abstractNumId w:val="10"/>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C90"/>
    <w:rsid w:val="000100C5"/>
    <w:rsid w:val="00010D37"/>
    <w:rsid w:val="0001195D"/>
    <w:rsid w:val="00011E3D"/>
    <w:rsid w:val="00012A89"/>
    <w:rsid w:val="00012C42"/>
    <w:rsid w:val="000146C2"/>
    <w:rsid w:val="00014A9A"/>
    <w:rsid w:val="000169C2"/>
    <w:rsid w:val="000178FD"/>
    <w:rsid w:val="00020056"/>
    <w:rsid w:val="00021ECF"/>
    <w:rsid w:val="00023269"/>
    <w:rsid w:val="0003077F"/>
    <w:rsid w:val="00030FB9"/>
    <w:rsid w:val="0003526B"/>
    <w:rsid w:val="0003545C"/>
    <w:rsid w:val="0003711B"/>
    <w:rsid w:val="000406CD"/>
    <w:rsid w:val="00041623"/>
    <w:rsid w:val="000425A4"/>
    <w:rsid w:val="00042C5A"/>
    <w:rsid w:val="000431F1"/>
    <w:rsid w:val="00045C36"/>
    <w:rsid w:val="00050718"/>
    <w:rsid w:val="00050B97"/>
    <w:rsid w:val="00056084"/>
    <w:rsid w:val="00057D4B"/>
    <w:rsid w:val="00060358"/>
    <w:rsid w:val="00060AB7"/>
    <w:rsid w:val="00061706"/>
    <w:rsid w:val="00063E63"/>
    <w:rsid w:val="0006408D"/>
    <w:rsid w:val="000648CF"/>
    <w:rsid w:val="00064ACC"/>
    <w:rsid w:val="0006502E"/>
    <w:rsid w:val="00066EFD"/>
    <w:rsid w:val="00067159"/>
    <w:rsid w:val="000678E1"/>
    <w:rsid w:val="000710F5"/>
    <w:rsid w:val="0007225D"/>
    <w:rsid w:val="00073000"/>
    <w:rsid w:val="00074139"/>
    <w:rsid w:val="000766B8"/>
    <w:rsid w:val="00076FA5"/>
    <w:rsid w:val="000832A2"/>
    <w:rsid w:val="000834F5"/>
    <w:rsid w:val="00085771"/>
    <w:rsid w:val="00085CD4"/>
    <w:rsid w:val="000900E9"/>
    <w:rsid w:val="000A2ECF"/>
    <w:rsid w:val="000A3AB7"/>
    <w:rsid w:val="000A3E15"/>
    <w:rsid w:val="000B2B17"/>
    <w:rsid w:val="000B37AD"/>
    <w:rsid w:val="000B556F"/>
    <w:rsid w:val="000B6922"/>
    <w:rsid w:val="000B79A0"/>
    <w:rsid w:val="000C13F0"/>
    <w:rsid w:val="000C2F44"/>
    <w:rsid w:val="000C3F87"/>
    <w:rsid w:val="000C4B24"/>
    <w:rsid w:val="000C5CE7"/>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2B78"/>
    <w:rsid w:val="001148DE"/>
    <w:rsid w:val="00114EB3"/>
    <w:rsid w:val="00116D28"/>
    <w:rsid w:val="0012104D"/>
    <w:rsid w:val="00122537"/>
    <w:rsid w:val="00124273"/>
    <w:rsid w:val="00124BDB"/>
    <w:rsid w:val="001262D0"/>
    <w:rsid w:val="00130227"/>
    <w:rsid w:val="001307AD"/>
    <w:rsid w:val="00130DE3"/>
    <w:rsid w:val="00132E6A"/>
    <w:rsid w:val="001369F0"/>
    <w:rsid w:val="00137AA7"/>
    <w:rsid w:val="00137DE2"/>
    <w:rsid w:val="001401E6"/>
    <w:rsid w:val="00140BDF"/>
    <w:rsid w:val="00142404"/>
    <w:rsid w:val="00145842"/>
    <w:rsid w:val="00151992"/>
    <w:rsid w:val="0015412F"/>
    <w:rsid w:val="00154B30"/>
    <w:rsid w:val="0015552F"/>
    <w:rsid w:val="0015725C"/>
    <w:rsid w:val="001578C8"/>
    <w:rsid w:val="00160864"/>
    <w:rsid w:val="00160B87"/>
    <w:rsid w:val="00161052"/>
    <w:rsid w:val="0016265B"/>
    <w:rsid w:val="00162ED5"/>
    <w:rsid w:val="00163B51"/>
    <w:rsid w:val="001646E3"/>
    <w:rsid w:val="00165997"/>
    <w:rsid w:val="00165DCB"/>
    <w:rsid w:val="00170E03"/>
    <w:rsid w:val="00171408"/>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3320"/>
    <w:rsid w:val="001939FA"/>
    <w:rsid w:val="00195C88"/>
    <w:rsid w:val="00195D4F"/>
    <w:rsid w:val="001A0EA3"/>
    <w:rsid w:val="001A11D6"/>
    <w:rsid w:val="001A3616"/>
    <w:rsid w:val="001A3ED2"/>
    <w:rsid w:val="001A595A"/>
    <w:rsid w:val="001A74A2"/>
    <w:rsid w:val="001B0737"/>
    <w:rsid w:val="001B103D"/>
    <w:rsid w:val="001B1861"/>
    <w:rsid w:val="001B3F90"/>
    <w:rsid w:val="001B46DC"/>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2363E"/>
    <w:rsid w:val="00226A79"/>
    <w:rsid w:val="00231775"/>
    <w:rsid w:val="00231BAA"/>
    <w:rsid w:val="00232AF1"/>
    <w:rsid w:val="002355AC"/>
    <w:rsid w:val="00235C27"/>
    <w:rsid w:val="00236A5C"/>
    <w:rsid w:val="0023791D"/>
    <w:rsid w:val="0024166F"/>
    <w:rsid w:val="00241A51"/>
    <w:rsid w:val="0024305C"/>
    <w:rsid w:val="00245C13"/>
    <w:rsid w:val="002501CE"/>
    <w:rsid w:val="002505BD"/>
    <w:rsid w:val="00250AFD"/>
    <w:rsid w:val="00251F2D"/>
    <w:rsid w:val="002532A3"/>
    <w:rsid w:val="00255BCB"/>
    <w:rsid w:val="00260E9B"/>
    <w:rsid w:val="002613DE"/>
    <w:rsid w:val="00262B24"/>
    <w:rsid w:val="0026405A"/>
    <w:rsid w:val="00265374"/>
    <w:rsid w:val="0026711C"/>
    <w:rsid w:val="0027315E"/>
    <w:rsid w:val="00274100"/>
    <w:rsid w:val="00276B00"/>
    <w:rsid w:val="00277767"/>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34E3"/>
    <w:rsid w:val="002A3848"/>
    <w:rsid w:val="002A5220"/>
    <w:rsid w:val="002A5734"/>
    <w:rsid w:val="002A5853"/>
    <w:rsid w:val="002A77CD"/>
    <w:rsid w:val="002B0984"/>
    <w:rsid w:val="002B30B8"/>
    <w:rsid w:val="002B346B"/>
    <w:rsid w:val="002B6766"/>
    <w:rsid w:val="002B7F52"/>
    <w:rsid w:val="002C1B96"/>
    <w:rsid w:val="002C1D2C"/>
    <w:rsid w:val="002C2500"/>
    <w:rsid w:val="002C3C8D"/>
    <w:rsid w:val="002C4FFA"/>
    <w:rsid w:val="002C55D8"/>
    <w:rsid w:val="002D0061"/>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47C7"/>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7D46"/>
    <w:rsid w:val="00330735"/>
    <w:rsid w:val="0033085B"/>
    <w:rsid w:val="00331CF9"/>
    <w:rsid w:val="00332EF5"/>
    <w:rsid w:val="00336630"/>
    <w:rsid w:val="0033682E"/>
    <w:rsid w:val="00340BB0"/>
    <w:rsid w:val="00340BED"/>
    <w:rsid w:val="00341EBD"/>
    <w:rsid w:val="00342ABF"/>
    <w:rsid w:val="003436E0"/>
    <w:rsid w:val="00343A98"/>
    <w:rsid w:val="00345DE4"/>
    <w:rsid w:val="00350D7F"/>
    <w:rsid w:val="00352A16"/>
    <w:rsid w:val="00353F7C"/>
    <w:rsid w:val="003554A2"/>
    <w:rsid w:val="00355BBB"/>
    <w:rsid w:val="00356FC2"/>
    <w:rsid w:val="00357A5D"/>
    <w:rsid w:val="00357F51"/>
    <w:rsid w:val="00361ED3"/>
    <w:rsid w:val="00362708"/>
    <w:rsid w:val="00362DA9"/>
    <w:rsid w:val="00363A72"/>
    <w:rsid w:val="00365200"/>
    <w:rsid w:val="00365F91"/>
    <w:rsid w:val="00367E6C"/>
    <w:rsid w:val="00370D1D"/>
    <w:rsid w:val="00370EED"/>
    <w:rsid w:val="00373BDC"/>
    <w:rsid w:val="00375FF5"/>
    <w:rsid w:val="00380BA0"/>
    <w:rsid w:val="00380D8E"/>
    <w:rsid w:val="003821F1"/>
    <w:rsid w:val="003828C6"/>
    <w:rsid w:val="003841DB"/>
    <w:rsid w:val="003900B2"/>
    <w:rsid w:val="00390DB5"/>
    <w:rsid w:val="00391339"/>
    <w:rsid w:val="00392DC9"/>
    <w:rsid w:val="003A3518"/>
    <w:rsid w:val="003B0E2E"/>
    <w:rsid w:val="003B2DDD"/>
    <w:rsid w:val="003B6B3D"/>
    <w:rsid w:val="003C77E5"/>
    <w:rsid w:val="003C783A"/>
    <w:rsid w:val="003D0B07"/>
    <w:rsid w:val="003D15FC"/>
    <w:rsid w:val="003D30A6"/>
    <w:rsid w:val="003D3366"/>
    <w:rsid w:val="003D5257"/>
    <w:rsid w:val="003E0877"/>
    <w:rsid w:val="003E3BE9"/>
    <w:rsid w:val="003E5380"/>
    <w:rsid w:val="003E6D9C"/>
    <w:rsid w:val="003F0CC5"/>
    <w:rsid w:val="003F0DE8"/>
    <w:rsid w:val="003F3E2D"/>
    <w:rsid w:val="003F3F7D"/>
    <w:rsid w:val="003F479F"/>
    <w:rsid w:val="00403637"/>
    <w:rsid w:val="0040424A"/>
    <w:rsid w:val="00404CFC"/>
    <w:rsid w:val="00405FBE"/>
    <w:rsid w:val="00415113"/>
    <w:rsid w:val="00417186"/>
    <w:rsid w:val="004215E5"/>
    <w:rsid w:val="0042175C"/>
    <w:rsid w:val="00421CA1"/>
    <w:rsid w:val="00431393"/>
    <w:rsid w:val="004313B8"/>
    <w:rsid w:val="0043333B"/>
    <w:rsid w:val="00434F98"/>
    <w:rsid w:val="00443FA2"/>
    <w:rsid w:val="00447198"/>
    <w:rsid w:val="00447764"/>
    <w:rsid w:val="00451D10"/>
    <w:rsid w:val="00453ACC"/>
    <w:rsid w:val="00456B4F"/>
    <w:rsid w:val="0045765D"/>
    <w:rsid w:val="00461840"/>
    <w:rsid w:val="00463533"/>
    <w:rsid w:val="004645C0"/>
    <w:rsid w:val="00464FB4"/>
    <w:rsid w:val="00466169"/>
    <w:rsid w:val="00466393"/>
    <w:rsid w:val="0046752E"/>
    <w:rsid w:val="00467A3C"/>
    <w:rsid w:val="004715D9"/>
    <w:rsid w:val="00474703"/>
    <w:rsid w:val="004832DC"/>
    <w:rsid w:val="004834EB"/>
    <w:rsid w:val="0048459B"/>
    <w:rsid w:val="00485A40"/>
    <w:rsid w:val="00493281"/>
    <w:rsid w:val="004951EF"/>
    <w:rsid w:val="00496BFB"/>
    <w:rsid w:val="00496DDE"/>
    <w:rsid w:val="00497451"/>
    <w:rsid w:val="004A05B5"/>
    <w:rsid w:val="004A412C"/>
    <w:rsid w:val="004B5482"/>
    <w:rsid w:val="004C0674"/>
    <w:rsid w:val="004C3383"/>
    <w:rsid w:val="004C3D45"/>
    <w:rsid w:val="004C58D7"/>
    <w:rsid w:val="004C6C15"/>
    <w:rsid w:val="004C7DF9"/>
    <w:rsid w:val="004D0D10"/>
    <w:rsid w:val="004D4202"/>
    <w:rsid w:val="004D7707"/>
    <w:rsid w:val="004E2523"/>
    <w:rsid w:val="004E41B7"/>
    <w:rsid w:val="004E4FD4"/>
    <w:rsid w:val="004E6247"/>
    <w:rsid w:val="004E715D"/>
    <w:rsid w:val="004E761A"/>
    <w:rsid w:val="004F3149"/>
    <w:rsid w:val="004F31B5"/>
    <w:rsid w:val="004F5D7D"/>
    <w:rsid w:val="004F6583"/>
    <w:rsid w:val="00502AA6"/>
    <w:rsid w:val="00504CB3"/>
    <w:rsid w:val="00504E47"/>
    <w:rsid w:val="00505257"/>
    <w:rsid w:val="00514DA9"/>
    <w:rsid w:val="00516504"/>
    <w:rsid w:val="00516E54"/>
    <w:rsid w:val="0051760C"/>
    <w:rsid w:val="00517DAD"/>
    <w:rsid w:val="005209C4"/>
    <w:rsid w:val="005211A7"/>
    <w:rsid w:val="005314CF"/>
    <w:rsid w:val="005317D4"/>
    <w:rsid w:val="00532682"/>
    <w:rsid w:val="00534F10"/>
    <w:rsid w:val="005372BF"/>
    <w:rsid w:val="00537848"/>
    <w:rsid w:val="0054108C"/>
    <w:rsid w:val="0054211F"/>
    <w:rsid w:val="00546478"/>
    <w:rsid w:val="00547C63"/>
    <w:rsid w:val="00551E87"/>
    <w:rsid w:val="00552E8C"/>
    <w:rsid w:val="00554B0B"/>
    <w:rsid w:val="00556C34"/>
    <w:rsid w:val="00557665"/>
    <w:rsid w:val="0055787A"/>
    <w:rsid w:val="00561EB0"/>
    <w:rsid w:val="00562266"/>
    <w:rsid w:val="005622C3"/>
    <w:rsid w:val="00563294"/>
    <w:rsid w:val="00563755"/>
    <w:rsid w:val="00564330"/>
    <w:rsid w:val="00566C69"/>
    <w:rsid w:val="005709DE"/>
    <w:rsid w:val="0058125F"/>
    <w:rsid w:val="0058243F"/>
    <w:rsid w:val="0058398E"/>
    <w:rsid w:val="00584559"/>
    <w:rsid w:val="00586761"/>
    <w:rsid w:val="005867A4"/>
    <w:rsid w:val="00586B0D"/>
    <w:rsid w:val="0059170F"/>
    <w:rsid w:val="00592A8A"/>
    <w:rsid w:val="00592B7A"/>
    <w:rsid w:val="00592C5E"/>
    <w:rsid w:val="00597434"/>
    <w:rsid w:val="00597B6A"/>
    <w:rsid w:val="005A13B4"/>
    <w:rsid w:val="005A152F"/>
    <w:rsid w:val="005A45E0"/>
    <w:rsid w:val="005A64B1"/>
    <w:rsid w:val="005B1812"/>
    <w:rsid w:val="005B182C"/>
    <w:rsid w:val="005B2A34"/>
    <w:rsid w:val="005B3DD8"/>
    <w:rsid w:val="005B3EAB"/>
    <w:rsid w:val="005B41A4"/>
    <w:rsid w:val="005B45C6"/>
    <w:rsid w:val="005B6F7B"/>
    <w:rsid w:val="005B73D6"/>
    <w:rsid w:val="005C0700"/>
    <w:rsid w:val="005C1666"/>
    <w:rsid w:val="005C36D9"/>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56DB"/>
    <w:rsid w:val="006058F4"/>
    <w:rsid w:val="006072B1"/>
    <w:rsid w:val="00607741"/>
    <w:rsid w:val="00612035"/>
    <w:rsid w:val="006124A6"/>
    <w:rsid w:val="00612ED6"/>
    <w:rsid w:val="00613DBC"/>
    <w:rsid w:val="006144D9"/>
    <w:rsid w:val="006146EA"/>
    <w:rsid w:val="00614712"/>
    <w:rsid w:val="00615617"/>
    <w:rsid w:val="00616D04"/>
    <w:rsid w:val="006202C7"/>
    <w:rsid w:val="006229F7"/>
    <w:rsid w:val="00623488"/>
    <w:rsid w:val="006236E0"/>
    <w:rsid w:val="006261B2"/>
    <w:rsid w:val="00632BF9"/>
    <w:rsid w:val="00632C3F"/>
    <w:rsid w:val="00637D0D"/>
    <w:rsid w:val="00640EC2"/>
    <w:rsid w:val="00640F94"/>
    <w:rsid w:val="0064149B"/>
    <w:rsid w:val="00645972"/>
    <w:rsid w:val="006509EF"/>
    <w:rsid w:val="0065175A"/>
    <w:rsid w:val="00653374"/>
    <w:rsid w:val="006561F0"/>
    <w:rsid w:val="00656568"/>
    <w:rsid w:val="006571A8"/>
    <w:rsid w:val="006601E5"/>
    <w:rsid w:val="00660F1B"/>
    <w:rsid w:val="006634D1"/>
    <w:rsid w:val="0066549B"/>
    <w:rsid w:val="00666186"/>
    <w:rsid w:val="00666F91"/>
    <w:rsid w:val="0066777E"/>
    <w:rsid w:val="00670D47"/>
    <w:rsid w:val="00671503"/>
    <w:rsid w:val="00672132"/>
    <w:rsid w:val="00673842"/>
    <w:rsid w:val="00673CF3"/>
    <w:rsid w:val="00675DE4"/>
    <w:rsid w:val="00676817"/>
    <w:rsid w:val="006779DC"/>
    <w:rsid w:val="00677BE0"/>
    <w:rsid w:val="006822AD"/>
    <w:rsid w:val="00682510"/>
    <w:rsid w:val="00682F61"/>
    <w:rsid w:val="00682FC6"/>
    <w:rsid w:val="0068421F"/>
    <w:rsid w:val="00686E15"/>
    <w:rsid w:val="00687A8E"/>
    <w:rsid w:val="00691F2A"/>
    <w:rsid w:val="00693FAC"/>
    <w:rsid w:val="00695A7B"/>
    <w:rsid w:val="006A1D56"/>
    <w:rsid w:val="006A2027"/>
    <w:rsid w:val="006A6238"/>
    <w:rsid w:val="006A7EBD"/>
    <w:rsid w:val="006B280C"/>
    <w:rsid w:val="006B4D7D"/>
    <w:rsid w:val="006B67B7"/>
    <w:rsid w:val="006B7F7A"/>
    <w:rsid w:val="006C1E97"/>
    <w:rsid w:val="006C27E6"/>
    <w:rsid w:val="006C2A87"/>
    <w:rsid w:val="006C3B4D"/>
    <w:rsid w:val="006C5D18"/>
    <w:rsid w:val="006C7722"/>
    <w:rsid w:val="006C7F76"/>
    <w:rsid w:val="006D1F2B"/>
    <w:rsid w:val="006D403A"/>
    <w:rsid w:val="006D411C"/>
    <w:rsid w:val="006D50AD"/>
    <w:rsid w:val="006E12A0"/>
    <w:rsid w:val="006E1EEE"/>
    <w:rsid w:val="006E4746"/>
    <w:rsid w:val="006E56E2"/>
    <w:rsid w:val="006E652B"/>
    <w:rsid w:val="006E6E32"/>
    <w:rsid w:val="006E7FF9"/>
    <w:rsid w:val="006F0DE5"/>
    <w:rsid w:val="006F225A"/>
    <w:rsid w:val="006F3B74"/>
    <w:rsid w:val="006F3C9D"/>
    <w:rsid w:val="006F3FB8"/>
    <w:rsid w:val="006F44DC"/>
    <w:rsid w:val="006F4C99"/>
    <w:rsid w:val="006F7949"/>
    <w:rsid w:val="00704594"/>
    <w:rsid w:val="0070559A"/>
    <w:rsid w:val="00705CB9"/>
    <w:rsid w:val="007072B6"/>
    <w:rsid w:val="007108E4"/>
    <w:rsid w:val="00713666"/>
    <w:rsid w:val="00715E10"/>
    <w:rsid w:val="00717599"/>
    <w:rsid w:val="00717B42"/>
    <w:rsid w:val="00722C6E"/>
    <w:rsid w:val="00737366"/>
    <w:rsid w:val="0074150F"/>
    <w:rsid w:val="0074167B"/>
    <w:rsid w:val="00742ECA"/>
    <w:rsid w:val="00744FD6"/>
    <w:rsid w:val="007502B6"/>
    <w:rsid w:val="007503F0"/>
    <w:rsid w:val="0075178D"/>
    <w:rsid w:val="00751C22"/>
    <w:rsid w:val="0075327A"/>
    <w:rsid w:val="00755FA7"/>
    <w:rsid w:val="00756082"/>
    <w:rsid w:val="007604A5"/>
    <w:rsid w:val="00764D94"/>
    <w:rsid w:val="00765E49"/>
    <w:rsid w:val="00766A27"/>
    <w:rsid w:val="00766A9C"/>
    <w:rsid w:val="00771950"/>
    <w:rsid w:val="00774F7E"/>
    <w:rsid w:val="00775E14"/>
    <w:rsid w:val="00780EFE"/>
    <w:rsid w:val="007853EC"/>
    <w:rsid w:val="007860F0"/>
    <w:rsid w:val="00786304"/>
    <w:rsid w:val="007868FB"/>
    <w:rsid w:val="00786C01"/>
    <w:rsid w:val="007910C1"/>
    <w:rsid w:val="00791770"/>
    <w:rsid w:val="00791DB8"/>
    <w:rsid w:val="00793D97"/>
    <w:rsid w:val="007945ED"/>
    <w:rsid w:val="00794FEF"/>
    <w:rsid w:val="00796E00"/>
    <w:rsid w:val="007A161D"/>
    <w:rsid w:val="007A295B"/>
    <w:rsid w:val="007A5AD4"/>
    <w:rsid w:val="007B228A"/>
    <w:rsid w:val="007B267B"/>
    <w:rsid w:val="007B5827"/>
    <w:rsid w:val="007B5B53"/>
    <w:rsid w:val="007B5EB8"/>
    <w:rsid w:val="007B643A"/>
    <w:rsid w:val="007C0BCF"/>
    <w:rsid w:val="007C216B"/>
    <w:rsid w:val="007C2518"/>
    <w:rsid w:val="007C4787"/>
    <w:rsid w:val="007C5111"/>
    <w:rsid w:val="007C65DB"/>
    <w:rsid w:val="007D14DA"/>
    <w:rsid w:val="007D1510"/>
    <w:rsid w:val="007D2223"/>
    <w:rsid w:val="007D3305"/>
    <w:rsid w:val="007D3502"/>
    <w:rsid w:val="007D3D3E"/>
    <w:rsid w:val="007D3FF6"/>
    <w:rsid w:val="007D481D"/>
    <w:rsid w:val="007D4F72"/>
    <w:rsid w:val="007D7FC0"/>
    <w:rsid w:val="007E1038"/>
    <w:rsid w:val="007E2743"/>
    <w:rsid w:val="007F10E6"/>
    <w:rsid w:val="007F224A"/>
    <w:rsid w:val="007F552F"/>
    <w:rsid w:val="007F58E7"/>
    <w:rsid w:val="007F6D5D"/>
    <w:rsid w:val="007F7457"/>
    <w:rsid w:val="007F75D5"/>
    <w:rsid w:val="00804535"/>
    <w:rsid w:val="00804ABF"/>
    <w:rsid w:val="00810720"/>
    <w:rsid w:val="008112B2"/>
    <w:rsid w:val="008215F2"/>
    <w:rsid w:val="00821B04"/>
    <w:rsid w:val="00822A1D"/>
    <w:rsid w:val="008246B7"/>
    <w:rsid w:val="00826980"/>
    <w:rsid w:val="00827EE2"/>
    <w:rsid w:val="00832709"/>
    <w:rsid w:val="008358B4"/>
    <w:rsid w:val="00835A79"/>
    <w:rsid w:val="0084145C"/>
    <w:rsid w:val="00841571"/>
    <w:rsid w:val="0084176A"/>
    <w:rsid w:val="00841E62"/>
    <w:rsid w:val="00843FAB"/>
    <w:rsid w:val="00847E0E"/>
    <w:rsid w:val="00852326"/>
    <w:rsid w:val="00853200"/>
    <w:rsid w:val="0086027D"/>
    <w:rsid w:val="00861509"/>
    <w:rsid w:val="0086653A"/>
    <w:rsid w:val="008667DB"/>
    <w:rsid w:val="008712F3"/>
    <w:rsid w:val="00872B88"/>
    <w:rsid w:val="00872EF0"/>
    <w:rsid w:val="00875EE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B0483"/>
    <w:rsid w:val="008B1E75"/>
    <w:rsid w:val="008B4342"/>
    <w:rsid w:val="008B54D6"/>
    <w:rsid w:val="008B7573"/>
    <w:rsid w:val="008C1ED6"/>
    <w:rsid w:val="008C1ED9"/>
    <w:rsid w:val="008C2B2E"/>
    <w:rsid w:val="008C76B7"/>
    <w:rsid w:val="008D1487"/>
    <w:rsid w:val="008D148B"/>
    <w:rsid w:val="008D3363"/>
    <w:rsid w:val="008D4031"/>
    <w:rsid w:val="008E0C4C"/>
    <w:rsid w:val="008E1F98"/>
    <w:rsid w:val="008E445C"/>
    <w:rsid w:val="008F096E"/>
    <w:rsid w:val="008F15A4"/>
    <w:rsid w:val="008F1D4F"/>
    <w:rsid w:val="008F28C2"/>
    <w:rsid w:val="008F774C"/>
    <w:rsid w:val="009024D3"/>
    <w:rsid w:val="00902E6D"/>
    <w:rsid w:val="00903A33"/>
    <w:rsid w:val="00907858"/>
    <w:rsid w:val="00910BAB"/>
    <w:rsid w:val="009113BE"/>
    <w:rsid w:val="009118D4"/>
    <w:rsid w:val="009129C1"/>
    <w:rsid w:val="00912C74"/>
    <w:rsid w:val="0091469A"/>
    <w:rsid w:val="00915AD9"/>
    <w:rsid w:val="0091666F"/>
    <w:rsid w:val="00916FCC"/>
    <w:rsid w:val="00920A98"/>
    <w:rsid w:val="009216D0"/>
    <w:rsid w:val="009243D5"/>
    <w:rsid w:val="0092571E"/>
    <w:rsid w:val="009262D8"/>
    <w:rsid w:val="009266CB"/>
    <w:rsid w:val="00926CC1"/>
    <w:rsid w:val="0092786B"/>
    <w:rsid w:val="00927ACF"/>
    <w:rsid w:val="00931405"/>
    <w:rsid w:val="009335C2"/>
    <w:rsid w:val="0093412C"/>
    <w:rsid w:val="00934D31"/>
    <w:rsid w:val="00937CCB"/>
    <w:rsid w:val="00945595"/>
    <w:rsid w:val="0094616F"/>
    <w:rsid w:val="00947182"/>
    <w:rsid w:val="0095147C"/>
    <w:rsid w:val="009518AE"/>
    <w:rsid w:val="00954FB4"/>
    <w:rsid w:val="00955EA6"/>
    <w:rsid w:val="009565D0"/>
    <w:rsid w:val="009575C7"/>
    <w:rsid w:val="00960C24"/>
    <w:rsid w:val="00967664"/>
    <w:rsid w:val="00971A0A"/>
    <w:rsid w:val="009765DE"/>
    <w:rsid w:val="00980731"/>
    <w:rsid w:val="00982B42"/>
    <w:rsid w:val="009835B0"/>
    <w:rsid w:val="009836CC"/>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BF0"/>
    <w:rsid w:val="009B4686"/>
    <w:rsid w:val="009B46F9"/>
    <w:rsid w:val="009B4A77"/>
    <w:rsid w:val="009B5FFC"/>
    <w:rsid w:val="009B7734"/>
    <w:rsid w:val="009C06CB"/>
    <w:rsid w:val="009C08E0"/>
    <w:rsid w:val="009C2620"/>
    <w:rsid w:val="009C26BA"/>
    <w:rsid w:val="009C4224"/>
    <w:rsid w:val="009C47B2"/>
    <w:rsid w:val="009C4C63"/>
    <w:rsid w:val="009C60E7"/>
    <w:rsid w:val="009D132B"/>
    <w:rsid w:val="009D1A0A"/>
    <w:rsid w:val="009D5862"/>
    <w:rsid w:val="009D5D68"/>
    <w:rsid w:val="009E2364"/>
    <w:rsid w:val="009E33B6"/>
    <w:rsid w:val="009E3CA2"/>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0DBD"/>
    <w:rsid w:val="00A21CBF"/>
    <w:rsid w:val="00A22262"/>
    <w:rsid w:val="00A22923"/>
    <w:rsid w:val="00A238B2"/>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21"/>
    <w:rsid w:val="00A6698C"/>
    <w:rsid w:val="00A71890"/>
    <w:rsid w:val="00A73066"/>
    <w:rsid w:val="00A761BA"/>
    <w:rsid w:val="00A7637D"/>
    <w:rsid w:val="00A8047C"/>
    <w:rsid w:val="00A812C3"/>
    <w:rsid w:val="00A81685"/>
    <w:rsid w:val="00A836C3"/>
    <w:rsid w:val="00A83CC3"/>
    <w:rsid w:val="00A84D3A"/>
    <w:rsid w:val="00A85981"/>
    <w:rsid w:val="00A863CC"/>
    <w:rsid w:val="00A92717"/>
    <w:rsid w:val="00A92BF8"/>
    <w:rsid w:val="00A92F9A"/>
    <w:rsid w:val="00A94B74"/>
    <w:rsid w:val="00A97D83"/>
    <w:rsid w:val="00AA00C7"/>
    <w:rsid w:val="00AA097D"/>
    <w:rsid w:val="00AA19AA"/>
    <w:rsid w:val="00AA1B69"/>
    <w:rsid w:val="00AA24C1"/>
    <w:rsid w:val="00AA2F11"/>
    <w:rsid w:val="00AA74D5"/>
    <w:rsid w:val="00AA7D9E"/>
    <w:rsid w:val="00AB067D"/>
    <w:rsid w:val="00AB0911"/>
    <w:rsid w:val="00AB134B"/>
    <w:rsid w:val="00AB3F1F"/>
    <w:rsid w:val="00AB620B"/>
    <w:rsid w:val="00AC0554"/>
    <w:rsid w:val="00AC078D"/>
    <w:rsid w:val="00AC1054"/>
    <w:rsid w:val="00AC332B"/>
    <w:rsid w:val="00AC33B6"/>
    <w:rsid w:val="00AC6FC0"/>
    <w:rsid w:val="00AD1920"/>
    <w:rsid w:val="00AD2CF0"/>
    <w:rsid w:val="00AD317B"/>
    <w:rsid w:val="00AD611F"/>
    <w:rsid w:val="00AE0332"/>
    <w:rsid w:val="00AE0E35"/>
    <w:rsid w:val="00AE3431"/>
    <w:rsid w:val="00AE3EAA"/>
    <w:rsid w:val="00AE417E"/>
    <w:rsid w:val="00AE42C1"/>
    <w:rsid w:val="00AE4E82"/>
    <w:rsid w:val="00AE6672"/>
    <w:rsid w:val="00AF0EE7"/>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20D"/>
    <w:rsid w:val="00B32C11"/>
    <w:rsid w:val="00B35CD6"/>
    <w:rsid w:val="00B40842"/>
    <w:rsid w:val="00B41474"/>
    <w:rsid w:val="00B4575F"/>
    <w:rsid w:val="00B47D6F"/>
    <w:rsid w:val="00B50CE7"/>
    <w:rsid w:val="00B51030"/>
    <w:rsid w:val="00B52797"/>
    <w:rsid w:val="00B5315A"/>
    <w:rsid w:val="00B5422A"/>
    <w:rsid w:val="00B56827"/>
    <w:rsid w:val="00B572BF"/>
    <w:rsid w:val="00B57438"/>
    <w:rsid w:val="00B57785"/>
    <w:rsid w:val="00B608FE"/>
    <w:rsid w:val="00B61B57"/>
    <w:rsid w:val="00B64E24"/>
    <w:rsid w:val="00B67ABA"/>
    <w:rsid w:val="00B67B9B"/>
    <w:rsid w:val="00B7397C"/>
    <w:rsid w:val="00B73BCB"/>
    <w:rsid w:val="00B73CC7"/>
    <w:rsid w:val="00B745A6"/>
    <w:rsid w:val="00B75868"/>
    <w:rsid w:val="00B80321"/>
    <w:rsid w:val="00B80808"/>
    <w:rsid w:val="00B80B02"/>
    <w:rsid w:val="00B80FFC"/>
    <w:rsid w:val="00B82229"/>
    <w:rsid w:val="00B829EB"/>
    <w:rsid w:val="00B832A6"/>
    <w:rsid w:val="00B86420"/>
    <w:rsid w:val="00B903C8"/>
    <w:rsid w:val="00B92DA1"/>
    <w:rsid w:val="00B94ABA"/>
    <w:rsid w:val="00B95114"/>
    <w:rsid w:val="00BA207B"/>
    <w:rsid w:val="00BA2269"/>
    <w:rsid w:val="00BA22E1"/>
    <w:rsid w:val="00BA28BB"/>
    <w:rsid w:val="00BA3B32"/>
    <w:rsid w:val="00BA77BB"/>
    <w:rsid w:val="00BA7988"/>
    <w:rsid w:val="00BB3A77"/>
    <w:rsid w:val="00BB43F1"/>
    <w:rsid w:val="00BB7C99"/>
    <w:rsid w:val="00BD2963"/>
    <w:rsid w:val="00BD2EEF"/>
    <w:rsid w:val="00BD4A5D"/>
    <w:rsid w:val="00BD7884"/>
    <w:rsid w:val="00BD7941"/>
    <w:rsid w:val="00BE22F1"/>
    <w:rsid w:val="00BE3435"/>
    <w:rsid w:val="00BE5B2D"/>
    <w:rsid w:val="00BF11E6"/>
    <w:rsid w:val="00BF33D6"/>
    <w:rsid w:val="00BF4E75"/>
    <w:rsid w:val="00BF6BC0"/>
    <w:rsid w:val="00C02E94"/>
    <w:rsid w:val="00C03394"/>
    <w:rsid w:val="00C11F92"/>
    <w:rsid w:val="00C1541D"/>
    <w:rsid w:val="00C16D36"/>
    <w:rsid w:val="00C204B2"/>
    <w:rsid w:val="00C22C3B"/>
    <w:rsid w:val="00C23268"/>
    <w:rsid w:val="00C24AE9"/>
    <w:rsid w:val="00C26A4D"/>
    <w:rsid w:val="00C278BD"/>
    <w:rsid w:val="00C305EB"/>
    <w:rsid w:val="00C325A9"/>
    <w:rsid w:val="00C32D1F"/>
    <w:rsid w:val="00C3536E"/>
    <w:rsid w:val="00C36798"/>
    <w:rsid w:val="00C36DEA"/>
    <w:rsid w:val="00C41C30"/>
    <w:rsid w:val="00C43526"/>
    <w:rsid w:val="00C43531"/>
    <w:rsid w:val="00C4444F"/>
    <w:rsid w:val="00C45A65"/>
    <w:rsid w:val="00C5002E"/>
    <w:rsid w:val="00C503CA"/>
    <w:rsid w:val="00C5549B"/>
    <w:rsid w:val="00C55998"/>
    <w:rsid w:val="00C55BA3"/>
    <w:rsid w:val="00C56065"/>
    <w:rsid w:val="00C5636B"/>
    <w:rsid w:val="00C56564"/>
    <w:rsid w:val="00C56866"/>
    <w:rsid w:val="00C661EE"/>
    <w:rsid w:val="00C66B8E"/>
    <w:rsid w:val="00C67DE7"/>
    <w:rsid w:val="00C71566"/>
    <w:rsid w:val="00C7269E"/>
    <w:rsid w:val="00C73D34"/>
    <w:rsid w:val="00C7450F"/>
    <w:rsid w:val="00C76D5E"/>
    <w:rsid w:val="00C80754"/>
    <w:rsid w:val="00C80B84"/>
    <w:rsid w:val="00C8195F"/>
    <w:rsid w:val="00C8310E"/>
    <w:rsid w:val="00C83D32"/>
    <w:rsid w:val="00C847A1"/>
    <w:rsid w:val="00C86781"/>
    <w:rsid w:val="00C87C21"/>
    <w:rsid w:val="00C87D42"/>
    <w:rsid w:val="00C925BB"/>
    <w:rsid w:val="00C925CA"/>
    <w:rsid w:val="00C928FF"/>
    <w:rsid w:val="00C938EC"/>
    <w:rsid w:val="00C94867"/>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D760E"/>
    <w:rsid w:val="00CE0CA3"/>
    <w:rsid w:val="00CE1F44"/>
    <w:rsid w:val="00CE25CD"/>
    <w:rsid w:val="00CE3E67"/>
    <w:rsid w:val="00CE3FEC"/>
    <w:rsid w:val="00CE40F0"/>
    <w:rsid w:val="00CE440B"/>
    <w:rsid w:val="00CE5059"/>
    <w:rsid w:val="00CE544C"/>
    <w:rsid w:val="00CE79B7"/>
    <w:rsid w:val="00CE7FE6"/>
    <w:rsid w:val="00CF3773"/>
    <w:rsid w:val="00CF60F3"/>
    <w:rsid w:val="00D006A8"/>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11D7"/>
    <w:rsid w:val="00D22138"/>
    <w:rsid w:val="00D250AB"/>
    <w:rsid w:val="00D265CF"/>
    <w:rsid w:val="00D27999"/>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5DA9"/>
    <w:rsid w:val="00D76E01"/>
    <w:rsid w:val="00D76F6F"/>
    <w:rsid w:val="00D81CB7"/>
    <w:rsid w:val="00D859E5"/>
    <w:rsid w:val="00D8669D"/>
    <w:rsid w:val="00D86CB9"/>
    <w:rsid w:val="00D9113B"/>
    <w:rsid w:val="00D92E45"/>
    <w:rsid w:val="00D9468B"/>
    <w:rsid w:val="00D95107"/>
    <w:rsid w:val="00D95917"/>
    <w:rsid w:val="00D95CDE"/>
    <w:rsid w:val="00D97B61"/>
    <w:rsid w:val="00DA0E1A"/>
    <w:rsid w:val="00DA2CBC"/>
    <w:rsid w:val="00DA75AE"/>
    <w:rsid w:val="00DB1300"/>
    <w:rsid w:val="00DB21FF"/>
    <w:rsid w:val="00DB370D"/>
    <w:rsid w:val="00DB38C6"/>
    <w:rsid w:val="00DB669B"/>
    <w:rsid w:val="00DC07F3"/>
    <w:rsid w:val="00DC27A2"/>
    <w:rsid w:val="00DC5555"/>
    <w:rsid w:val="00DD287F"/>
    <w:rsid w:val="00DD2FCF"/>
    <w:rsid w:val="00DD4C27"/>
    <w:rsid w:val="00DD7D83"/>
    <w:rsid w:val="00DE0C36"/>
    <w:rsid w:val="00DE3142"/>
    <w:rsid w:val="00DE35CC"/>
    <w:rsid w:val="00DE3CCB"/>
    <w:rsid w:val="00DE607E"/>
    <w:rsid w:val="00DF05AC"/>
    <w:rsid w:val="00DF118F"/>
    <w:rsid w:val="00DF6183"/>
    <w:rsid w:val="00E00A7F"/>
    <w:rsid w:val="00E01C0E"/>
    <w:rsid w:val="00E06557"/>
    <w:rsid w:val="00E07755"/>
    <w:rsid w:val="00E07E08"/>
    <w:rsid w:val="00E10A2E"/>
    <w:rsid w:val="00E1495F"/>
    <w:rsid w:val="00E15471"/>
    <w:rsid w:val="00E15E1A"/>
    <w:rsid w:val="00E16842"/>
    <w:rsid w:val="00E20B52"/>
    <w:rsid w:val="00E24A76"/>
    <w:rsid w:val="00E30ACE"/>
    <w:rsid w:val="00E36358"/>
    <w:rsid w:val="00E42346"/>
    <w:rsid w:val="00E42512"/>
    <w:rsid w:val="00E42D7D"/>
    <w:rsid w:val="00E43ECE"/>
    <w:rsid w:val="00E47769"/>
    <w:rsid w:val="00E47DE5"/>
    <w:rsid w:val="00E530AC"/>
    <w:rsid w:val="00E563DA"/>
    <w:rsid w:val="00E56CB1"/>
    <w:rsid w:val="00E600E4"/>
    <w:rsid w:val="00E60FB9"/>
    <w:rsid w:val="00E61EF9"/>
    <w:rsid w:val="00E6327A"/>
    <w:rsid w:val="00E65D05"/>
    <w:rsid w:val="00E66484"/>
    <w:rsid w:val="00E67759"/>
    <w:rsid w:val="00E71AA9"/>
    <w:rsid w:val="00E72813"/>
    <w:rsid w:val="00E729CD"/>
    <w:rsid w:val="00E73137"/>
    <w:rsid w:val="00E74143"/>
    <w:rsid w:val="00E74CB5"/>
    <w:rsid w:val="00E752DF"/>
    <w:rsid w:val="00E75976"/>
    <w:rsid w:val="00E76A6B"/>
    <w:rsid w:val="00E76F17"/>
    <w:rsid w:val="00E77D51"/>
    <w:rsid w:val="00E81669"/>
    <w:rsid w:val="00E8167E"/>
    <w:rsid w:val="00E82DA2"/>
    <w:rsid w:val="00E83221"/>
    <w:rsid w:val="00E853B4"/>
    <w:rsid w:val="00E871F6"/>
    <w:rsid w:val="00E90CBE"/>
    <w:rsid w:val="00E93886"/>
    <w:rsid w:val="00E944E1"/>
    <w:rsid w:val="00E96DED"/>
    <w:rsid w:val="00EA1201"/>
    <w:rsid w:val="00EA13DD"/>
    <w:rsid w:val="00EA174F"/>
    <w:rsid w:val="00EA375B"/>
    <w:rsid w:val="00EA54B2"/>
    <w:rsid w:val="00EA6993"/>
    <w:rsid w:val="00EA78C7"/>
    <w:rsid w:val="00EB3E1E"/>
    <w:rsid w:val="00EB5014"/>
    <w:rsid w:val="00EB58B4"/>
    <w:rsid w:val="00EB5F8D"/>
    <w:rsid w:val="00EB6652"/>
    <w:rsid w:val="00EB7D94"/>
    <w:rsid w:val="00EC03FB"/>
    <w:rsid w:val="00EC14B7"/>
    <w:rsid w:val="00EC1912"/>
    <w:rsid w:val="00EC2480"/>
    <w:rsid w:val="00EC318A"/>
    <w:rsid w:val="00EC35C9"/>
    <w:rsid w:val="00EC4172"/>
    <w:rsid w:val="00EC4678"/>
    <w:rsid w:val="00EC5692"/>
    <w:rsid w:val="00EC79B9"/>
    <w:rsid w:val="00ED2AAF"/>
    <w:rsid w:val="00ED752B"/>
    <w:rsid w:val="00ED765A"/>
    <w:rsid w:val="00EE00B3"/>
    <w:rsid w:val="00EE010C"/>
    <w:rsid w:val="00EE1637"/>
    <w:rsid w:val="00EE5B7B"/>
    <w:rsid w:val="00EE6F44"/>
    <w:rsid w:val="00EE701C"/>
    <w:rsid w:val="00EF2E40"/>
    <w:rsid w:val="00EF4732"/>
    <w:rsid w:val="00F0046C"/>
    <w:rsid w:val="00F005E9"/>
    <w:rsid w:val="00F014FE"/>
    <w:rsid w:val="00F01910"/>
    <w:rsid w:val="00F031D4"/>
    <w:rsid w:val="00F03E48"/>
    <w:rsid w:val="00F0404E"/>
    <w:rsid w:val="00F04B33"/>
    <w:rsid w:val="00F113F5"/>
    <w:rsid w:val="00F11F03"/>
    <w:rsid w:val="00F15F7E"/>
    <w:rsid w:val="00F17047"/>
    <w:rsid w:val="00F2017D"/>
    <w:rsid w:val="00F222C0"/>
    <w:rsid w:val="00F22952"/>
    <w:rsid w:val="00F2385E"/>
    <w:rsid w:val="00F23965"/>
    <w:rsid w:val="00F25D14"/>
    <w:rsid w:val="00F268FA"/>
    <w:rsid w:val="00F309EA"/>
    <w:rsid w:val="00F315F4"/>
    <w:rsid w:val="00F35686"/>
    <w:rsid w:val="00F37A35"/>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954D3"/>
    <w:rsid w:val="00F96909"/>
    <w:rsid w:val="00F9702A"/>
    <w:rsid w:val="00FA12BF"/>
    <w:rsid w:val="00FA189D"/>
    <w:rsid w:val="00FA7522"/>
    <w:rsid w:val="00FB02DD"/>
    <w:rsid w:val="00FB0309"/>
    <w:rsid w:val="00FB3565"/>
    <w:rsid w:val="00FB450F"/>
    <w:rsid w:val="00FB539A"/>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0B82"/>
    <w:rsid w:val="00FF352B"/>
    <w:rsid w:val="00FF4F6C"/>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hankstevens.github.io/Primer-of-Ecology/diversity.html" TargetMode="External"/><Relationship Id="rId2" Type="http://schemas.openxmlformats.org/officeDocument/2006/relationships/hyperlink" Target="https://esajournals.onlinelibrary.wiley.com/hub/journal/19399170/aims-and-scope/read-full-aims-and-scope" TargetMode="External"/><Relationship Id="rId1" Type="http://schemas.openxmlformats.org/officeDocument/2006/relationships/hyperlink" Target="https://esajournals.onlinelibrary.wiley.com/hub/journal/19395582/aims-and-scope/read-full-aims-and-scope" TargetMode="External"/><Relationship Id="rId4" Type="http://schemas.openxmlformats.org/officeDocument/2006/relationships/hyperlink" Target="https://jkzorz.github.io/2019/07/02/Indicator-species-analysis.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infopath/2007/PartnerControls"/>
    <ds:schemaRef ds:uri="http://purl.org/dc/elements/1.1/"/>
    <ds:schemaRef ds:uri="http://schemas.microsoft.com/office/2006/documentManagement/types"/>
    <ds:schemaRef ds:uri="8c008993-a31f-4b40-b1f3-88dd9c6e1924"/>
    <ds:schemaRef ds:uri="http://purl.org/dc/terms/"/>
    <ds:schemaRef ds:uri="http://schemas.microsoft.com/office/2006/metadata/properties"/>
    <ds:schemaRef ds:uri="http://schemas.openxmlformats.org/package/2006/metadata/core-properties"/>
    <ds:schemaRef ds:uri="360018dd-41eb-4458-b1d4-4b46a95a2b02"/>
    <ds:schemaRef ds:uri="http://www.w3.org/XML/1998/namespace"/>
    <ds:schemaRef ds:uri="http://purl.org/dc/dcmitype/"/>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24DCA2-AAE7-4E96-AD45-0B6D2B39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22</Pages>
  <Words>14567</Words>
  <Characters>83036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65</cp:revision>
  <dcterms:created xsi:type="dcterms:W3CDTF">2022-05-10T19:36:00Z</dcterms:created>
  <dcterms:modified xsi:type="dcterms:W3CDTF">2022-05-12T22:08:00Z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id="8IRVUh1q"/&gt;&lt;style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