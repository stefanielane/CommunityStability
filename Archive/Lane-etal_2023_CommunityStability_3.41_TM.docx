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4389E0C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Gary 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409EFEF2"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while plant assemblages were characterized by the same dominant indicator </w:t>
      </w:r>
      <w:proofErr w:type="spellStart"/>
      <w:r>
        <w:t>species</w:t>
      </w:r>
      <w:ins w:id="0" w:author="Martin, Tara (Forestry)" w:date="2023-01-09T16:50:00Z">
        <w:r w:rsidR="00DB480D">
          <w:t>,</w:t>
        </w:r>
      </w:ins>
      <w:del w:id="1" w:author="Martin, Tara (Forestry)" w:date="2023-01-09T16:50:00Z">
        <w:r w:rsidDel="00DB480D">
          <w:delText xml:space="preserve"> while </w:delText>
        </w:r>
      </w:del>
      <w:r>
        <w:t>most</w:t>
      </w:r>
      <w:proofErr w:type="spellEnd"/>
      <w:r>
        <w:t xml:space="preserve"> other indicator species changed, and that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commentRangeStart w:id="2"/>
      <w:r>
        <w:t>Acknowledgements</w:t>
      </w:r>
      <w:commentRangeEnd w:id="2"/>
      <w:r w:rsidR="00F7589A">
        <w:rPr>
          <w:rStyle w:val="CommentReference"/>
          <w:rFonts w:asciiTheme="minorHAnsi" w:eastAsiaTheme="minorHAnsi" w:hAnsiTheme="minorHAnsi" w:cstheme="minorBidi"/>
          <w:color w:val="auto"/>
        </w:rPr>
        <w:commentReference w:id="2"/>
      </w:r>
    </w:p>
    <w:p w14:paraId="7EA77CC4" w14:textId="7777777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5CBEFE" w14:textId="5E1E5E28"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commentRangeStart w:id="3"/>
      <w:r w:rsidR="008B5290">
        <w:t>succession</w:t>
      </w:r>
      <w:r w:rsidR="00D17D24">
        <w:t xml:space="preserve"> </w:t>
      </w:r>
      <w:del w:id="4" w:author="Martin, Tara (Forestry)" w:date="2023-01-10T09:42:00Z">
        <w:r w:rsidR="00D17D24" w:rsidDel="00DB5AC9">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w:t>
      </w:r>
      <w:proofErr w:type="spellStart"/>
      <w:r w:rsidR="00D17D24" w:rsidRPr="00D17D24">
        <w:rPr>
          <w:rFonts w:ascii="Calibri" w:hAnsi="Calibri" w:cs="Calibri"/>
        </w:rPr>
        <w:t>Butzeck</w:t>
      </w:r>
      <w:proofErr w:type="spellEnd"/>
      <w:r w:rsidR="00D17D24" w:rsidRPr="00D17D24">
        <w:rPr>
          <w:rFonts w:ascii="Calibri" w:hAnsi="Calibri" w:cs="Calibri"/>
        </w:rPr>
        <w:t xml:space="preserve"> et al., 2016)</w:t>
      </w:r>
      <w:r w:rsidR="00D17D24">
        <w:fldChar w:fldCharType="end"/>
      </w:r>
      <w:commentRangeEnd w:id="3"/>
      <w:r w:rsidR="009B5331">
        <w:rPr>
          <w:rStyle w:val="CommentReference"/>
        </w:rPr>
        <w:commentReference w:id="3"/>
      </w:r>
      <w:r w:rsidR="00C358CD">
        <w:t xml:space="preserve">, or </w:t>
      </w:r>
      <w:commentRangeStart w:id="5"/>
      <w:r w:rsidR="00C358CD">
        <w:t xml:space="preserve">cycles of population dynamics on timescales that do not fit </w:t>
      </w:r>
      <w:r w:rsidR="00335EA8">
        <w:t>within</w:t>
      </w:r>
      <w:r w:rsidR="00C358CD">
        <w:t xml:space="preserve"> human</w:t>
      </w:r>
      <w:r w:rsidR="00335EA8">
        <w:t xml:space="preserve">-oriented timescales for achieving conservation targets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commentRangeEnd w:id="5"/>
      <w:r w:rsidR="00DB5AC9">
        <w:rPr>
          <w:rStyle w:val="CommentReference"/>
        </w:rPr>
        <w:commentReference w:id="5"/>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149DFA9E"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6" w:author="Martin, Tara (Forestry)" w:date="2023-01-10T09:49:00Z">
        <w:r w:rsidR="00582A2B">
          <w:t>.</w:t>
        </w:r>
      </w:ins>
      <w:del w:id="7" w:author="Martin, Tara (Forestry)" w:date="2023-01-10T09:49:00Z">
        <w:r w:rsidR="001E033A" w:rsidDel="00582A2B">
          <w:delText>,</w:delText>
        </w:r>
      </w:del>
      <w:r w:rsidR="001E033A">
        <w:t xml:space="preserve"> </w:t>
      </w:r>
      <w:del w:id="8" w:author="Martin, Tara (Forestry)" w:date="2023-01-10T09:49:00Z">
        <w:r w:rsidR="001E033A" w:rsidDel="00582A2B">
          <w:delText>and</w:delText>
        </w:r>
        <w:r w:rsidR="00AA2F11" w:rsidDel="00582A2B">
          <w:delText xml:space="preserve"> s</w:delText>
        </w:r>
      </w:del>
      <w:ins w:id="9" w:author="Martin, Tara (Forestry)" w:date="2023-01-10T09:49:00Z">
        <w:r w:rsidR="00582A2B">
          <w:t>S</w:t>
        </w:r>
      </w:ins>
      <w:r w:rsidR="00AA2F11">
        <w:t>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0FFBE4FE"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10" w:author="Martin, Tara (Forestry)" w:date="2023-01-10T09:51:00Z">
        <w:r w:rsidR="000C17C5" w:rsidDel="00582A2B">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proofErr w:type="spellStart"/>
      <w:r w:rsidR="00FA24FB" w:rsidRPr="00FA24FB">
        <w:t>Carex</w:t>
      </w:r>
      <w:proofErr w:type="spellEnd"/>
      <w:r w:rsidR="00FA24FB" w:rsidRPr="00FA24FB">
        <w:t xml:space="preserve"> </w:t>
      </w:r>
      <w:proofErr w:type="spellStart"/>
      <w:r w:rsidR="00FA24FB" w:rsidRPr="00FA24FB">
        <w:t>lyngbyei</w:t>
      </w:r>
      <w:proofErr w:type="spellEnd"/>
      <w:r w:rsidR="00FA24FB">
        <w:t xml:space="preserve"> </w:t>
      </w:r>
      <w:proofErr w:type="spellStart"/>
      <w:r w:rsidR="00FA24FB">
        <w:t>Hornem</w:t>
      </w:r>
      <w:proofErr w:type="spellEnd"/>
      <w:r w:rsidR="00FA24FB">
        <w:t>.</w:t>
      </w:r>
      <w:r w:rsidR="00FA24FB" w:rsidRPr="00FA24FB">
        <w:t xml:space="preserve">), Fescue (Festuca </w:t>
      </w:r>
      <w:proofErr w:type="spellStart"/>
      <w:r w:rsidR="00462B87">
        <w:t>arundinacea</w:t>
      </w:r>
      <w:proofErr w:type="spellEnd"/>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del w:id="11" w:author="Martin, Tara (Forestry)" w:date="2023-01-10T09:51:00Z">
        <w:r w:rsidR="003E1207" w:rsidDel="00582A2B">
          <w:delText>postultaed</w:delText>
        </w:r>
      </w:del>
      <w:ins w:id="12" w:author="Martin, Tara (Forestry)" w:date="2023-01-10T09:51:00Z">
        <w:r w:rsidR="00582A2B">
          <w:t>postulated</w:t>
        </w:r>
      </w:ins>
      <w:r w:rsidR="006875E7">
        <w:t xml:space="preserve"> </w:t>
      </w:r>
      <w:r w:rsidR="006875E7" w:rsidRPr="006875E7">
        <w:t>that edaphic factors drove assemblage</w:t>
      </w:r>
      <w:r w:rsidR="00064908">
        <w:t xml:space="preserve"> distribution</w:t>
      </w:r>
      <w:ins w:id="13" w:author="Martin, Tara (Forestry)" w:date="2023-01-10T09:52:00Z">
        <w:r w:rsidR="00582A2B">
          <w:t>:</w:t>
        </w:r>
      </w:ins>
      <w:del w:id="14" w:author="Martin, Tara (Forestry)" w:date="2023-01-10T09:52:00Z">
        <w:r w:rsidR="006875E7" w:rsidRPr="006875E7" w:rsidDel="00582A2B">
          <w:delText>, such</w:delText>
        </w:r>
      </w:del>
      <w:r w:rsidR="006875E7" w:rsidRPr="006875E7">
        <w:t xml:space="preserve"> </w:t>
      </w:r>
      <w:r w:rsidR="002058BA">
        <w:t>B</w:t>
      </w:r>
      <w:r w:rsidR="00064908">
        <w:t>ogbean assemblage</w:t>
      </w:r>
      <w:r w:rsidR="002058BA">
        <w:t>s</w:t>
      </w:r>
      <w:r w:rsidR="00064908">
        <w:t xml:space="preserve"> adapted to </w:t>
      </w:r>
      <w:r w:rsidR="006875E7" w:rsidRPr="006875E7">
        <w:t>waterlogged soils,</w:t>
      </w:r>
      <w:r w:rsidR="00064908">
        <w:t xml:space="preserve"> </w:t>
      </w:r>
      <w:r w:rsidR="002058BA">
        <w:t>S</w:t>
      </w:r>
      <w:r w:rsidR="00064908">
        <w:t xml:space="preserve">edge assemblages in </w:t>
      </w:r>
      <w:r w:rsidR="009468BB">
        <w:t xml:space="preserve">well-drained soils, and </w:t>
      </w:r>
      <w:r w:rsidR="002058BA">
        <w:t>F</w:t>
      </w:r>
      <w:r w:rsidR="009468BB">
        <w:t xml:space="preserve">escue assemblages along channel edges with greater </w:t>
      </w:r>
      <w:r w:rsidR="006875E7" w:rsidRPr="006875E7">
        <w:t>inundation frequency</w:t>
      </w:r>
      <w:r w:rsidR="009468BB">
        <w:t xml:space="preserve">. </w:t>
      </w:r>
      <w:ins w:id="15" w:author="Martin, Tara (Forestry)" w:date="2023-01-10T09:53:00Z">
        <w:r w:rsidR="00582A2B">
          <w:t xml:space="preserve">Twenty years later, </w:t>
        </w:r>
      </w:ins>
      <w:proofErr w:type="spellStart"/>
      <w:r w:rsidR="00BB7B17">
        <w:t>Denoth</w:t>
      </w:r>
      <w:proofErr w:type="spellEnd"/>
      <w:r w:rsidR="00BB7B17">
        <w:t xml:space="preserve"> &amp; Myers </w:t>
      </w:r>
      <w:r w:rsidR="00B5776F">
        <w:lastRenderedPageBreak/>
        <w:t xml:space="preserve">(2007) repeated the sampling methods </w:t>
      </w:r>
      <w:r w:rsidR="00BB7B17">
        <w:t xml:space="preserve">to </w:t>
      </w:r>
      <w:r w:rsidR="00561B5B" w:rsidRPr="00561B5B">
        <w:t xml:space="preserve">test relationships between </w:t>
      </w:r>
      <w:commentRangeStart w:id="16"/>
      <w:ins w:id="17" w:author="Martin, Tara (Forestry)" w:date="2023-01-10T09:57:00Z">
        <w:r w:rsidR="001F6F8B">
          <w:t>non-native</w:t>
        </w:r>
      </w:ins>
      <w:del w:id="18" w:author="Martin, Tara (Forestry)" w:date="2023-01-10T09:57:00Z">
        <w:r w:rsidR="00561B5B" w:rsidRPr="00561B5B" w:rsidDel="001F6F8B">
          <w:delText>invasive</w:delText>
        </w:r>
      </w:del>
      <w:r w:rsidR="00561B5B" w:rsidRPr="00561B5B">
        <w:t xml:space="preserve"> </w:t>
      </w:r>
      <w:commentRangeEnd w:id="16"/>
      <w:r w:rsidR="001F6F8B">
        <w:rPr>
          <w:rStyle w:val="CommentReference"/>
        </w:rPr>
        <w:commentReference w:id="16"/>
      </w:r>
      <w:r w:rsidR="00561B5B" w:rsidRPr="00561B5B">
        <w:t>purple loosestrife (</w:t>
      </w:r>
      <w:proofErr w:type="spellStart"/>
      <w:r w:rsidR="00561B5B" w:rsidRPr="000E32F2">
        <w:t>Lythrum</w:t>
      </w:r>
      <w:proofErr w:type="spellEnd"/>
      <w:r w:rsidR="00561B5B" w:rsidRPr="000E32F2">
        <w:t xml:space="preserve"> </w:t>
      </w:r>
      <w:proofErr w:type="spellStart"/>
      <w:r w:rsidR="00561B5B" w:rsidRPr="000E32F2">
        <w:t>salicaria</w:t>
      </w:r>
      <w:proofErr w:type="spellEnd"/>
      <w:r w:rsidR="00561B5B" w:rsidRPr="00561B5B">
        <w:t xml:space="preserve"> L.) and Henderson’s checker-mallow (</w:t>
      </w:r>
      <w:r w:rsidR="00561B5B" w:rsidRPr="000E32F2">
        <w:t>Sidalcea hendersonii</w:t>
      </w:r>
      <w:r w:rsidR="00E508B5">
        <w:t xml:space="preserve"> S. Watson</w:t>
      </w:r>
      <w:r w:rsidR="00561B5B" w:rsidRPr="00561B5B">
        <w:t>)</w:t>
      </w:r>
      <w:ins w:id="19" w:author="Martin, Tara (Forestry)" w:date="2023-01-10T09:53:00Z">
        <w:r w:rsidR="00582A2B">
          <w:t>, a threatened species</w:t>
        </w:r>
      </w:ins>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20"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7D8F4972"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driving changes within each assemblage? We expect that increasing abundance of </w:t>
      </w:r>
      <w:del w:id="21" w:author="Martin, Tara (Forestry)" w:date="2023-01-10T09:58:00Z">
        <w:r w:rsidDel="001F6F8B">
          <w:delText xml:space="preserve">invasive </w:delText>
        </w:r>
      </w:del>
      <w:ins w:id="22" w:author="Martin, Tara (Forestry)" w:date="2023-01-10T09:58:00Z">
        <w:r w:rsidR="001F6F8B">
          <w:t xml:space="preserve">non-native </w:t>
        </w:r>
      </w:ins>
      <w:r>
        <w:t>species over time would result in greater net number of</w:t>
      </w:r>
      <w:r w:rsidR="00CC44A2">
        <w:t xml:space="preserve"> native</w:t>
      </w:r>
      <w:r>
        <w:t xml:space="preserve"> species lost (and fewer net </w:t>
      </w:r>
      <w:r w:rsidR="00CC44A2">
        <w:t xml:space="preserve">native </w:t>
      </w:r>
      <w:r>
        <w:t xml:space="preserve">species gained).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20"/>
    </w:p>
    <w:p w14:paraId="3AEE9D35" w14:textId="65D9C02B" w:rsidR="0022363E" w:rsidRDefault="0022363E" w:rsidP="006C5D18">
      <w:pPr>
        <w:pStyle w:val="Heading1"/>
      </w:pPr>
      <w:r>
        <w:t>Methods</w:t>
      </w:r>
    </w:p>
    <w:p w14:paraId="0B5BF99B" w14:textId="55D58974"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37EB9FC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w:t>
      </w:r>
      <w:ins w:id="23" w:author="Martin, Tara (Forestry)" w:date="2023-01-10T09:57:00Z">
        <w:r w:rsidR="00582A2B">
          <w:t xml:space="preserve">non-native </w:t>
        </w:r>
      </w:ins>
      <w:r>
        <w:t>Himalayan blackberry (</w:t>
      </w:r>
      <w:proofErr w:type="spellStart"/>
      <w:r>
        <w:rPr>
          <w:i/>
        </w:rPr>
        <w:t>Rubus</w:t>
      </w:r>
      <w:proofErr w:type="spellEnd"/>
      <w:r>
        <w:rPr>
          <w:i/>
        </w:rPr>
        <w:t xml:space="preserve"> </w:t>
      </w:r>
      <w:proofErr w:type="spellStart"/>
      <w:r w:rsidRPr="00904BB3">
        <w:rPr>
          <w:i/>
        </w:rPr>
        <w:t>armeniacus</w:t>
      </w:r>
      <w:proofErr w:type="spellEnd"/>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1730A1C6"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24" w:author="Martin, Tara (Forestry)" w:date="2023-01-10T10:01:00Z">
        <w:r w:rsidR="001F6F8B">
          <w:t xml:space="preserve">of </w:t>
        </w:r>
      </w:ins>
      <w:r w:rsidR="00127FC1">
        <w:t>their</w:t>
      </w:r>
      <w:r w:rsidR="002B234B">
        <w:t xml:space="preserve"> foliage-producing</w:t>
      </w:r>
      <w:r w:rsidR="00127FC1">
        <w:t xml:space="preserve"> basal stems</w:t>
      </w:r>
      <w:r w:rsidR="006B0258">
        <w:t xml:space="preserve"> </w:t>
      </w:r>
      <w:del w:id="25" w:author="Martin, Tara (Forestry)" w:date="2023-01-10T10:01:00Z">
        <w:r w:rsidR="002B234B" w:rsidDel="001F6F8B">
          <w:delText>were</w:delText>
        </w:r>
        <w:r w:rsidR="00C0334F" w:rsidDel="001F6F8B">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501A8C73"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A30A7A">
        <w:rPr>
          <w:i w:val="0"/>
          <w:iCs w:val="0"/>
          <w:color w:val="auto"/>
          <w:sz w:val="22"/>
          <w:szCs w:val="22"/>
        </w:rPr>
        <w:t>Because m</w:t>
      </w:r>
      <w:r w:rsidR="003B5A38">
        <w:rPr>
          <w:i w:val="0"/>
          <w:iCs w:val="0"/>
          <w:color w:val="auto"/>
          <w:sz w:val="22"/>
          <w:szCs w:val="22"/>
        </w:rPr>
        <w:t xml:space="preserve">odern computational power </w:t>
      </w:r>
      <w:r w:rsidR="00A30A7A">
        <w:rPr>
          <w:i w:val="0"/>
          <w:iCs w:val="0"/>
          <w:color w:val="auto"/>
          <w:sz w:val="22"/>
          <w:szCs w:val="22"/>
        </w:rPr>
        <w:t xml:space="preserve">such as </w:t>
      </w:r>
      <w:r w:rsidR="00BB79E4">
        <w:rPr>
          <w:i w:val="0"/>
          <w:iCs w:val="0"/>
          <w:color w:val="auto"/>
          <w:sz w:val="22"/>
          <w:szCs w:val="22"/>
        </w:rPr>
        <w:t xml:space="preserve">Bray-Curtis </w:t>
      </w:r>
      <w:r w:rsidR="00A30A7A">
        <w:rPr>
          <w:i w:val="0"/>
          <w:iCs w:val="0"/>
          <w:color w:val="auto"/>
          <w:sz w:val="22"/>
          <w:szCs w:val="22"/>
        </w:rPr>
        <w:t xml:space="preserve">dissimilarity </w:t>
      </w:r>
      <w:r w:rsidR="00BB79E4">
        <w:rPr>
          <w:i w:val="0"/>
          <w:iCs w:val="0"/>
          <w:color w:val="auto"/>
          <w:sz w:val="22"/>
          <w:szCs w:val="22"/>
        </w:rPr>
        <w:t xml:space="preserve">accounts for </w:t>
      </w:r>
      <w:r w:rsidR="00BB79E4" w:rsidRPr="00DC704D">
        <w:rPr>
          <w:i w:val="0"/>
          <w:iCs w:val="0"/>
          <w:color w:val="auto"/>
          <w:sz w:val="22"/>
          <w:szCs w:val="22"/>
        </w:rPr>
        <w:t xml:space="preserve">species identity and is less sensitive to species absence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we compared our</w:t>
      </w:r>
      <w:r w:rsidR="001C0365">
        <w:rPr>
          <w:i w:val="0"/>
          <w:iCs w:val="0"/>
          <w:color w:val="auto"/>
          <w:sz w:val="22"/>
          <w:szCs w:val="22"/>
        </w:rPr>
        <w:t xml:space="preserve"> cluster analysis</w:t>
      </w:r>
      <w:r w:rsidR="00BB79E4">
        <w:rPr>
          <w:i w:val="0"/>
          <w:iCs w:val="0"/>
          <w:color w:val="auto"/>
          <w:sz w:val="22"/>
          <w:szCs w:val="22"/>
        </w:rPr>
        <w:t xml:space="preserve"> results using Euclidean distance to </w:t>
      </w:r>
      <w:r w:rsidR="001C0365">
        <w:rPr>
          <w:i w:val="0"/>
          <w:iCs w:val="0"/>
          <w:color w:val="auto"/>
          <w:sz w:val="22"/>
          <w:szCs w:val="22"/>
        </w:rPr>
        <w:t xml:space="preserve">one using Bray-Curtis, and found no </w:t>
      </w:r>
      <w:r w:rsidR="0088780B">
        <w:rPr>
          <w:i w:val="0"/>
          <w:iCs w:val="0"/>
          <w:color w:val="auto"/>
          <w:sz w:val="22"/>
          <w:szCs w:val="22"/>
        </w:rPr>
        <w:t>meaningful</w:t>
      </w:r>
      <w:r w:rsidR="001C0365">
        <w:rPr>
          <w:i w:val="0"/>
          <w:iCs w:val="0"/>
          <w:color w:val="auto"/>
          <w:sz w:val="22"/>
          <w:szCs w:val="22"/>
        </w:rPr>
        <w:t xml:space="preserve"> difference in how plots clustered. </w:t>
      </w:r>
      <w:r w:rsidR="00276B00" w:rsidRPr="00DC704D">
        <w:rPr>
          <w:i w:val="0"/>
          <w:iCs w:val="0"/>
          <w:color w:val="auto"/>
          <w:sz w:val="22"/>
          <w:szCs w:val="22"/>
        </w:rPr>
        <w:t>Clusters were</w:t>
      </w:r>
      <w:r w:rsidR="0088780B">
        <w:rPr>
          <w:i w:val="0"/>
          <w:iCs w:val="0"/>
          <w:color w:val="auto"/>
          <w:sz w:val="22"/>
          <w:szCs w:val="22"/>
        </w:rPr>
        <w:t xml:space="preserve"> then</w:t>
      </w:r>
      <w:r w:rsidR="00276B00" w:rsidRPr="00DC704D">
        <w:rPr>
          <w:i w:val="0"/>
          <w:iCs w:val="0"/>
          <w:color w:val="auto"/>
          <w:sz w:val="22"/>
          <w:szCs w:val="22"/>
        </w:rPr>
        <w:t xml:space="preserve"> cut into three groups</w:t>
      </w:r>
      <w:r w:rsidR="00046A60">
        <w:rPr>
          <w:i w:val="0"/>
          <w:iCs w:val="0"/>
          <w:color w:val="auto"/>
          <w:sz w:val="22"/>
          <w:szCs w:val="22"/>
        </w:rPr>
        <w:t xml:space="preserve"> (“assemblages”)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93E188E" w:rsidR="00FB6917" w:rsidRDefault="009A2A63" w:rsidP="00D4262D">
      <w:pPr>
        <w:ind w:firstLine="720"/>
      </w:pPr>
      <w:bookmarkStart w:id="26"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26"/>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BAE26E6"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commentRangeStart w:id="27"/>
      <w:r w:rsidR="00CE3C9A" w:rsidRPr="00415786">
        <w:rPr>
          <w:i w:val="0"/>
          <w:iCs w:val="0"/>
          <w:color w:val="auto"/>
          <w:sz w:val="22"/>
          <w:szCs w:val="22"/>
          <w:highlight w:val="cyan"/>
        </w:rPr>
        <w:t>cite the R team</w:t>
      </w:r>
      <w:commentRangeEnd w:id="27"/>
      <w:r w:rsidR="001F6F8B">
        <w:rPr>
          <w:rStyle w:val="CommentReference"/>
          <w:i w:val="0"/>
          <w:iCs w:val="0"/>
          <w:color w:val="auto"/>
        </w:rPr>
        <w:commentReference w:id="27"/>
      </w:r>
      <w:r w:rsidR="00CE3C9A">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28" w:name="_Ref103170248"/>
      <w:r w:rsidRPr="00746ACC">
        <w:rPr>
          <w:noProof/>
        </w:rPr>
        <w:t xml:space="preserve"> </w:t>
      </w:r>
    </w:p>
    <w:bookmarkEnd w:id="28"/>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0" w:history="1">
        <w:r w:rsidR="00386AB6" w:rsidRPr="00C6644F">
          <w:rPr>
            <w:rStyle w:val="Hyperlink"/>
          </w:rPr>
          <w:t>https://maps.gov.bc.ca/ess/hm/imap4m</w:t>
        </w:r>
      </w:hyperlink>
      <w:r w:rsidRPr="00281198">
        <w:t xml:space="preserve">) and (C) OpenStreetMap (OpenStreetMap contributors, 2015, </w:t>
      </w:r>
      <w:hyperlink r:id="rId21"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37C96A68" w:rsidR="00EC4D9F" w:rsidRDefault="00E12966" w:rsidP="00E12966">
      <w:pPr>
        <w:ind w:firstLine="720"/>
      </w:pPr>
      <w:r>
        <w:t>While the</w:t>
      </w:r>
      <w:r w:rsidR="00AD005D">
        <w:t xml:space="preserve"> three </w:t>
      </w:r>
      <w:r w:rsidR="00FD158B">
        <w:t>assemblage indicator</w:t>
      </w:r>
      <w:r>
        <w:t xml:space="preserve"> species remain constant over time and drive cluster groups, other species </w:t>
      </w:r>
      <w:r w:rsidR="003B2576">
        <w:t xml:space="preserve"> with significant indicator values changed </w:t>
      </w:r>
      <w:r>
        <w:t>over tim</w:t>
      </w:r>
      <w:r w:rsidRPr="00F96909">
        <w:t>e (</w:t>
      </w:r>
      <w:r w:rsidR="00CB0FA9">
        <w:t>Table 2</w:t>
      </w:r>
      <w:r w:rsidRPr="00F96909">
        <w:t>)</w:t>
      </w:r>
      <w:r>
        <w:t xml:space="preserve">. For example, in 1979 the indicator species defining the Sedge assemblage cluster were </w:t>
      </w:r>
      <w:r>
        <w:rPr>
          <w:i/>
        </w:rPr>
        <w:t xml:space="preserve">C. </w:t>
      </w:r>
      <w:proofErr w:type="spellStart"/>
      <w:r>
        <w:rPr>
          <w:i/>
        </w:rPr>
        <w:t>lyngbyei</w:t>
      </w:r>
      <w:proofErr w:type="spellEnd"/>
      <w:r>
        <w:rPr>
          <w:i/>
        </w:rPr>
        <w:t xml:space="preserve">, </w:t>
      </w:r>
      <w:proofErr w:type="spellStart"/>
      <w:r>
        <w:rPr>
          <w:i/>
        </w:rPr>
        <w:t>S</w:t>
      </w:r>
      <w:r w:rsidR="00230F74">
        <w:rPr>
          <w:i/>
        </w:rPr>
        <w:t>agittaria</w:t>
      </w:r>
      <w:proofErr w:type="spellEnd"/>
      <w:r>
        <w:rPr>
          <w:i/>
        </w:rPr>
        <w:t xml:space="preserve"> </w:t>
      </w:r>
      <w:proofErr w:type="spellStart"/>
      <w:r>
        <w:rPr>
          <w:i/>
        </w:rPr>
        <w:t>latifolia</w:t>
      </w:r>
      <w:proofErr w:type="spellEnd"/>
      <w:r w:rsidR="00230F74">
        <w:rPr>
          <w:i/>
        </w:rPr>
        <w:t xml:space="preserve"> </w:t>
      </w:r>
      <w:proofErr w:type="spellStart"/>
      <w:r w:rsidR="00230F74">
        <w:t>Wiild</w:t>
      </w:r>
      <w:proofErr w:type="spellEnd"/>
      <w:r w:rsidR="00230F74">
        <w:t>.</w:t>
      </w:r>
      <w:r>
        <w:rPr>
          <w:i/>
        </w:rPr>
        <w:t xml:space="preserve">, </w:t>
      </w:r>
      <w:r>
        <w:t xml:space="preserve">and </w:t>
      </w:r>
      <w:proofErr w:type="spellStart"/>
      <w:r w:rsidR="00230F74">
        <w:rPr>
          <w:i/>
        </w:rPr>
        <w:t>Schoenoplectus</w:t>
      </w:r>
      <w:proofErr w:type="spellEnd"/>
      <w:r>
        <w:rPr>
          <w:i/>
        </w:rPr>
        <w:t xml:space="preserve"> </w:t>
      </w:r>
      <w:proofErr w:type="spellStart"/>
      <w:r>
        <w:rPr>
          <w:i/>
        </w:rPr>
        <w:t>tabernaemontani</w:t>
      </w:r>
      <w:proofErr w:type="spellEnd"/>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w:t>
      </w:r>
      <w:proofErr w:type="spellStart"/>
      <w:r>
        <w:rPr>
          <w:i/>
        </w:rPr>
        <w:t>capensis</w:t>
      </w:r>
      <w:proofErr w:type="spellEnd"/>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4CB11F7E" w:rsidR="00D21260" w:rsidRPr="009D6D33" w:rsidRDefault="00E12966" w:rsidP="00FE39D5">
      <w:pPr>
        <w:ind w:firstLine="720"/>
      </w:pPr>
      <w:bookmarkStart w:id="29" w:name="_Hlk106053520"/>
      <w:r w:rsidRPr="00167685">
        <w:rPr>
          <w:iCs/>
        </w:rPr>
        <w:t xml:space="preserve">Across the entire Ladner Marsh plant community, two to three species were lost </w:t>
      </w:r>
      <w:del w:id="30" w:author="Martin, Tara (Forestry)" w:date="2023-01-10T10:08:00Z">
        <w:r w:rsidRPr="00167685" w:rsidDel="00D94856">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w:t>
      </w:r>
      <w:commentRangeStart w:id="31"/>
      <w:r w:rsidRPr="00294CC5">
        <w:rPr>
          <w:iCs/>
        </w:rPr>
        <w:t xml:space="preserve">(and thus increased rarity) </w:t>
      </w:r>
      <w:commentRangeEnd w:id="31"/>
      <w:r w:rsidR="00D94856">
        <w:rPr>
          <w:rStyle w:val="CommentReference"/>
        </w:rPr>
        <w:commentReference w:id="31"/>
      </w:r>
      <w:r w:rsidRPr="00294CC5">
        <w:rPr>
          <w:iCs/>
        </w:rPr>
        <w:t xml:space="preserve">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29"/>
    <w:p w14:paraId="683DEE38" w14:textId="5BECD4DC" w:rsidR="004C5AEE" w:rsidRDefault="00E12966" w:rsidP="00A43AC2">
      <w:pPr>
        <w:ind w:firstLine="720"/>
      </w:pPr>
      <w:r>
        <w:t xml:space="preserve">Cover abundance of </w:t>
      </w:r>
      <w:r w:rsidR="00D8421D">
        <w:t xml:space="preserve">assemblage-defining indicator </w:t>
      </w:r>
      <w:r>
        <w:t>species show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since 1999.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lastRenderedPageBreak/>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32" w:author="Martin, Tara (Forestry)" w:date="2023-01-10T10:12:00Z">
        <w:r w:rsidR="00114E8B" w:rsidDel="00D94856">
          <w:delText>stepped down</w:delText>
        </w:r>
      </w:del>
      <w:ins w:id="33" w:author="Martin, Tara (Forestry)" w:date="2023-01-10T10:12:00Z">
        <w:r w:rsidR="00D94856">
          <w:t>declined</w:t>
        </w:r>
      </w:ins>
      <w:r w:rsidR="00114E8B">
        <w:t xml:space="preserve">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0A462698" w:rsidR="00386AB6" w:rsidRPr="002B358C" w:rsidRDefault="00386AB6" w:rsidP="00386AB6">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p w14:paraId="1E816DC4" w14:textId="1730C760" w:rsidR="00D1126E" w:rsidRDefault="00A26EDE" w:rsidP="00386AB6">
      <w:r>
        <w:fldChar w:fldCharType="begin"/>
      </w:r>
      <w:r>
        <w:instrText xml:space="preserve"> LINK </w:instrText>
      </w:r>
      <w:r w:rsidR="00D1126E">
        <w:instrText xml:space="preserve">Excel.Sheet.12 https://ubcca-my.sharepoint.com/personal/stefanie_lane_ubc_ca/Documents/Documents/Dissertation/CommunityStability/tables.xlsx DiversityMeasures!R2C2:R22C8 </w:instrText>
      </w:r>
      <w:r>
        <w:instrText xml:space="preserve">\a \f 4 \h </w:instrText>
      </w:r>
      <w:r>
        <w:fldChar w:fldCharType="separate"/>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14:paraId="7DC3E6C0" w14:textId="77777777" w:rsidTr="002B358C">
        <w:trPr>
          <w:divId w:val="86388072"/>
          <w:trHeight w:val="470"/>
          <w:jc w:val="center"/>
        </w:trPr>
        <w:tc>
          <w:tcPr>
            <w:tcW w:w="1080" w:type="dxa"/>
            <w:tcBorders>
              <w:top w:val="nil"/>
              <w:left w:val="nil"/>
              <w:bottom w:val="nil"/>
              <w:right w:val="nil"/>
            </w:tcBorders>
            <w:shd w:val="clear" w:color="auto" w:fill="auto"/>
            <w:noWrap/>
            <w:vAlign w:val="bottom"/>
            <w:hideMark/>
          </w:tcPr>
          <w:p w14:paraId="5A46A20E" w14:textId="0EA657C2" w:rsidR="00D1126E" w:rsidRPr="00D1126E" w:rsidRDefault="00D1126E" w:rsidP="00D1126E">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112B5D2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Diversity components</w:t>
            </w:r>
          </w:p>
        </w:tc>
      </w:tr>
      <w:tr w:rsidR="00D1126E" w:rsidRPr="00D1126E" w14:paraId="1666A0FD" w14:textId="77777777" w:rsidTr="002B358C">
        <w:trPr>
          <w:divId w:val="86388072"/>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F785E5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27C9177D"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896D9F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7E35DF54"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E08E0A0"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 xml:space="preserve">α diversity </w:t>
            </w:r>
            <w:proofErr w:type="spellStart"/>
            <w:r w:rsidRPr="00D1126E">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359E566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β diversity</w:t>
            </w:r>
          </w:p>
        </w:tc>
      </w:tr>
      <w:tr w:rsidR="00D1126E" w:rsidRPr="00D1126E" w14:paraId="4ECBEFC0" w14:textId="77777777" w:rsidTr="002B358C">
        <w:trPr>
          <w:divId w:val="86388072"/>
          <w:trHeight w:val="290"/>
          <w:jc w:val="center"/>
        </w:trPr>
        <w:tc>
          <w:tcPr>
            <w:tcW w:w="1080" w:type="dxa"/>
            <w:tcBorders>
              <w:top w:val="nil"/>
              <w:left w:val="nil"/>
              <w:bottom w:val="nil"/>
              <w:right w:val="nil"/>
            </w:tcBorders>
            <w:shd w:val="clear" w:color="auto" w:fill="auto"/>
            <w:vAlign w:val="bottom"/>
            <w:hideMark/>
          </w:tcPr>
          <w:p w14:paraId="7A3ADA61"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3ED8BE97"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952B8A1"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75B8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8.7</w:t>
            </w:r>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2.5</w:t>
            </w:r>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r>
      <w:tr w:rsidR="00D1126E" w:rsidRPr="00D1126E" w14:paraId="287718A8"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3581D32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508E50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EBD419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D8B697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8.3</w:t>
            </w:r>
          </w:p>
        </w:tc>
        <w:tc>
          <w:tcPr>
            <w:tcW w:w="800" w:type="dxa"/>
            <w:tcBorders>
              <w:top w:val="nil"/>
              <w:left w:val="nil"/>
              <w:bottom w:val="single" w:sz="4" w:space="0" w:color="auto"/>
              <w:right w:val="nil"/>
            </w:tcBorders>
            <w:shd w:val="clear" w:color="auto" w:fill="auto"/>
            <w:noWrap/>
            <w:vAlign w:val="bottom"/>
            <w:hideMark/>
          </w:tcPr>
          <w:p w14:paraId="22811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2.0</w:t>
            </w:r>
          </w:p>
        </w:tc>
        <w:tc>
          <w:tcPr>
            <w:tcW w:w="800" w:type="dxa"/>
            <w:tcBorders>
              <w:top w:val="nil"/>
              <w:left w:val="nil"/>
              <w:bottom w:val="single" w:sz="4" w:space="0" w:color="auto"/>
              <w:right w:val="nil"/>
            </w:tcBorders>
            <w:shd w:val="clear" w:color="auto" w:fill="auto"/>
            <w:noWrap/>
            <w:vAlign w:val="bottom"/>
            <w:hideMark/>
          </w:tcPr>
          <w:p w14:paraId="4E337E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635B7DC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2D7F3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3FB7E0A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7.9</w:t>
            </w:r>
          </w:p>
        </w:tc>
        <w:tc>
          <w:tcPr>
            <w:tcW w:w="800" w:type="dxa"/>
            <w:tcBorders>
              <w:top w:val="nil"/>
              <w:left w:val="nil"/>
              <w:bottom w:val="single" w:sz="4" w:space="0" w:color="auto"/>
              <w:right w:val="nil"/>
            </w:tcBorders>
            <w:shd w:val="clear" w:color="auto" w:fill="auto"/>
            <w:noWrap/>
            <w:vAlign w:val="bottom"/>
            <w:hideMark/>
          </w:tcPr>
          <w:p w14:paraId="751CBD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800" w:type="dxa"/>
            <w:tcBorders>
              <w:top w:val="nil"/>
              <w:left w:val="nil"/>
              <w:bottom w:val="single" w:sz="4" w:space="0" w:color="auto"/>
              <w:right w:val="nil"/>
            </w:tcBorders>
            <w:shd w:val="clear" w:color="auto" w:fill="auto"/>
            <w:noWrap/>
            <w:vAlign w:val="bottom"/>
            <w:hideMark/>
          </w:tcPr>
          <w:p w14:paraId="6A9B501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4.3</w:t>
            </w:r>
          </w:p>
        </w:tc>
      </w:tr>
      <w:tr w:rsidR="00D1126E" w:rsidRPr="00D1126E" w14:paraId="7F44B7E9"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47F63BA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06D1E629"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A506613"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4968A744"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7D2B1CF"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6292BF9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0B4C0A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18FC35EE"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1EADBC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0A1B1C4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4D19428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9.7</w:t>
            </w:r>
          </w:p>
        </w:tc>
        <w:tc>
          <w:tcPr>
            <w:tcW w:w="800" w:type="dxa"/>
            <w:tcBorders>
              <w:top w:val="nil"/>
              <w:left w:val="nil"/>
              <w:bottom w:val="single" w:sz="4" w:space="0" w:color="auto"/>
              <w:right w:val="nil"/>
            </w:tcBorders>
            <w:shd w:val="clear" w:color="auto" w:fill="auto"/>
            <w:noWrap/>
            <w:vAlign w:val="bottom"/>
            <w:hideMark/>
          </w:tcPr>
          <w:p w14:paraId="7CAE91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4.0</w:t>
            </w:r>
          </w:p>
        </w:tc>
        <w:tc>
          <w:tcPr>
            <w:tcW w:w="800" w:type="dxa"/>
            <w:tcBorders>
              <w:top w:val="nil"/>
              <w:left w:val="nil"/>
              <w:bottom w:val="single" w:sz="4" w:space="0" w:color="auto"/>
              <w:right w:val="nil"/>
            </w:tcBorders>
            <w:shd w:val="clear" w:color="auto" w:fill="auto"/>
            <w:noWrap/>
            <w:vAlign w:val="bottom"/>
            <w:hideMark/>
          </w:tcPr>
          <w:p w14:paraId="5020899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2C7E587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2CEF9E3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1447F3EB"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5.8</w:t>
            </w:r>
          </w:p>
        </w:tc>
        <w:tc>
          <w:tcPr>
            <w:tcW w:w="800" w:type="dxa"/>
            <w:tcBorders>
              <w:top w:val="nil"/>
              <w:left w:val="nil"/>
              <w:bottom w:val="single" w:sz="4" w:space="0" w:color="auto"/>
              <w:right w:val="nil"/>
            </w:tcBorders>
            <w:shd w:val="clear" w:color="auto" w:fill="auto"/>
            <w:noWrap/>
            <w:vAlign w:val="bottom"/>
            <w:hideMark/>
          </w:tcPr>
          <w:p w14:paraId="71BD11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800" w:type="dxa"/>
            <w:tcBorders>
              <w:top w:val="nil"/>
              <w:left w:val="nil"/>
              <w:bottom w:val="single" w:sz="4" w:space="0" w:color="auto"/>
              <w:right w:val="nil"/>
            </w:tcBorders>
            <w:shd w:val="clear" w:color="auto" w:fill="auto"/>
            <w:noWrap/>
            <w:vAlign w:val="bottom"/>
            <w:hideMark/>
          </w:tcPr>
          <w:p w14:paraId="7D6526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4.6</w:t>
            </w:r>
          </w:p>
        </w:tc>
      </w:tr>
      <w:tr w:rsidR="00D1126E" w:rsidRPr="00D1126E" w14:paraId="38B45896"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061599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99F27C4"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79B7334D"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43815C0"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3D1FABD"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300" w:type="dxa"/>
            <w:tcBorders>
              <w:top w:val="nil"/>
              <w:left w:val="nil"/>
              <w:bottom w:val="nil"/>
              <w:right w:val="nil"/>
            </w:tcBorders>
            <w:shd w:val="clear" w:color="auto" w:fill="auto"/>
            <w:noWrap/>
            <w:vAlign w:val="bottom"/>
            <w:hideMark/>
          </w:tcPr>
          <w:p w14:paraId="6DA8B8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r>
      <w:tr w:rsidR="00D1126E" w:rsidRPr="00D1126E" w14:paraId="0DF12F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98D1A8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53F55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69CB92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1BF5F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11.5</w:t>
            </w:r>
          </w:p>
        </w:tc>
        <w:tc>
          <w:tcPr>
            <w:tcW w:w="800" w:type="dxa"/>
            <w:tcBorders>
              <w:top w:val="nil"/>
              <w:left w:val="nil"/>
              <w:bottom w:val="single" w:sz="4" w:space="0" w:color="auto"/>
              <w:right w:val="nil"/>
            </w:tcBorders>
            <w:shd w:val="clear" w:color="auto" w:fill="auto"/>
            <w:noWrap/>
            <w:vAlign w:val="bottom"/>
            <w:hideMark/>
          </w:tcPr>
          <w:p w14:paraId="002F508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800" w:type="dxa"/>
            <w:tcBorders>
              <w:top w:val="nil"/>
              <w:left w:val="nil"/>
              <w:bottom w:val="single" w:sz="4" w:space="0" w:color="auto"/>
              <w:right w:val="nil"/>
            </w:tcBorders>
            <w:shd w:val="clear" w:color="auto" w:fill="auto"/>
            <w:noWrap/>
            <w:vAlign w:val="bottom"/>
            <w:hideMark/>
          </w:tcPr>
          <w:p w14:paraId="32309C8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r>
      <w:tr w:rsidR="00D1126E" w:rsidRPr="00D1126E" w14:paraId="4C598717"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3D73A2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21C58F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10.5</w:t>
            </w:r>
          </w:p>
        </w:tc>
        <w:tc>
          <w:tcPr>
            <w:tcW w:w="800" w:type="dxa"/>
            <w:tcBorders>
              <w:top w:val="nil"/>
              <w:left w:val="nil"/>
              <w:bottom w:val="single" w:sz="4" w:space="0" w:color="auto"/>
              <w:right w:val="nil"/>
            </w:tcBorders>
            <w:shd w:val="clear" w:color="auto" w:fill="auto"/>
            <w:noWrap/>
            <w:vAlign w:val="bottom"/>
            <w:hideMark/>
          </w:tcPr>
          <w:p w14:paraId="6E9ABFE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800" w:type="dxa"/>
            <w:tcBorders>
              <w:top w:val="nil"/>
              <w:left w:val="nil"/>
              <w:bottom w:val="single" w:sz="4" w:space="0" w:color="auto"/>
              <w:right w:val="nil"/>
            </w:tcBorders>
            <w:shd w:val="clear" w:color="auto" w:fill="auto"/>
            <w:noWrap/>
            <w:vAlign w:val="bottom"/>
            <w:hideMark/>
          </w:tcPr>
          <w:p w14:paraId="41C20C2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r>
      <w:tr w:rsidR="00D1126E" w:rsidRPr="00D1126E" w14:paraId="7CFDBCD7"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21A063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B4C3A1C"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D4285CF"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C1419DB"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451FF6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2C35A1A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10.0</w:t>
            </w:r>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r>
      <w:tr w:rsidR="00D1126E" w:rsidRPr="00D1126E" w14:paraId="524792BA"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8C0EC8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C3E375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9DE68C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7465DE5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9.6</w:t>
            </w:r>
          </w:p>
        </w:tc>
        <w:tc>
          <w:tcPr>
            <w:tcW w:w="800" w:type="dxa"/>
            <w:tcBorders>
              <w:top w:val="nil"/>
              <w:left w:val="nil"/>
              <w:bottom w:val="nil"/>
              <w:right w:val="nil"/>
            </w:tcBorders>
            <w:shd w:val="clear" w:color="auto" w:fill="auto"/>
            <w:noWrap/>
            <w:vAlign w:val="bottom"/>
            <w:hideMark/>
          </w:tcPr>
          <w:p w14:paraId="158BF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800" w:type="dxa"/>
            <w:tcBorders>
              <w:top w:val="nil"/>
              <w:left w:val="nil"/>
              <w:bottom w:val="nil"/>
              <w:right w:val="nil"/>
            </w:tcBorders>
            <w:shd w:val="clear" w:color="auto" w:fill="auto"/>
            <w:noWrap/>
            <w:vAlign w:val="bottom"/>
            <w:hideMark/>
          </w:tcPr>
          <w:p w14:paraId="360AAA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r w:rsidR="00D1126E" w:rsidRPr="00D1126E" w14:paraId="22220855"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3E35E9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44</w:t>
            </w:r>
          </w:p>
        </w:tc>
        <w:tc>
          <w:tcPr>
            <w:tcW w:w="300" w:type="dxa"/>
            <w:tcBorders>
              <w:top w:val="nil"/>
              <w:left w:val="nil"/>
              <w:bottom w:val="nil"/>
              <w:right w:val="nil"/>
            </w:tcBorders>
            <w:shd w:val="clear" w:color="auto" w:fill="auto"/>
            <w:noWrap/>
            <w:vAlign w:val="bottom"/>
            <w:hideMark/>
          </w:tcPr>
          <w:p w14:paraId="42D91E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9.4</w:t>
            </w:r>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bl>
    <w:p w14:paraId="52039417" w14:textId="17C5247E" w:rsidR="00736096" w:rsidRPr="00825EA9" w:rsidRDefault="00A26EDE" w:rsidP="00F92EFD">
      <w:pPr>
        <w:ind w:firstLine="720"/>
      </w:pPr>
      <w:r>
        <w:fldChar w:fldCharType="end"/>
      </w: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Carex</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lyngbyei</w:t>
            </w:r>
            <w:proofErr w:type="spellEnd"/>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Sagittaria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latifolia</w:t>
            </w:r>
            <w:proofErr w:type="spellEnd"/>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Impatiens </w:t>
            </w:r>
            <w:proofErr w:type="spellStart"/>
            <w:r w:rsidRPr="00D1126E">
              <w:rPr>
                <w:rFonts w:ascii="Calibri" w:eastAsia="Times New Roman" w:hAnsi="Calibri" w:cs="Calibri"/>
                <w:i/>
                <w:iCs/>
                <w:color w:val="000000"/>
                <w:sz w:val="20"/>
                <w:szCs w:val="20"/>
              </w:rPr>
              <w:t>capensis</w:t>
            </w:r>
            <w:proofErr w:type="spellEnd"/>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Schoenoplectus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tabernaemontani</w:t>
            </w:r>
            <w:proofErr w:type="spellEnd"/>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Poa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palustris</w:t>
            </w:r>
            <w:proofErr w:type="spellEnd"/>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Phalaris</w:t>
            </w:r>
            <w:proofErr w:type="spellEnd"/>
            <w:r w:rsidRPr="00D1126E">
              <w:rPr>
                <w:rFonts w:ascii="Calibri" w:eastAsia="Times New Roman" w:hAnsi="Calibri" w:cs="Calibri"/>
                <w:i/>
                <w:iCs/>
                <w:color w:val="000000"/>
                <w:sz w:val="20"/>
                <w:szCs w:val="20"/>
              </w:rPr>
              <w:t xml:space="preserve"> </w:t>
            </w:r>
            <w:proofErr w:type="spellStart"/>
            <w:r w:rsidR="00DF171B" w:rsidRPr="00D1126E">
              <w:rPr>
                <w:rFonts w:ascii="Calibri" w:eastAsia="Times New Roman" w:hAnsi="Calibri" w:cs="Calibri"/>
                <w:i/>
                <w:iCs/>
                <w:color w:val="000000"/>
                <w:sz w:val="20"/>
                <w:szCs w:val="20"/>
              </w:rPr>
              <w:t>arundinacea</w:t>
            </w:r>
            <w:proofErr w:type="spellEnd"/>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proofErr w:type="spellStart"/>
            <w:r w:rsidR="00DF171B" w:rsidRPr="00D1126E">
              <w:rPr>
                <w:rFonts w:ascii="Calibri" w:eastAsia="Times New Roman" w:hAnsi="Calibri" w:cs="Calibri"/>
                <w:i/>
                <w:iCs/>
                <w:color w:val="000000"/>
                <w:sz w:val="20"/>
                <w:szCs w:val="20"/>
              </w:rPr>
              <w:t>arundinacea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Equisetum </w:t>
            </w:r>
            <w:proofErr w:type="spellStart"/>
            <w:r w:rsidRPr="00D1126E">
              <w:rPr>
                <w:rFonts w:ascii="Calibri" w:eastAsia="Times New Roman" w:hAnsi="Calibri" w:cs="Calibri"/>
                <w:i/>
                <w:iCs/>
                <w:color w:val="000000"/>
                <w:sz w:val="20"/>
                <w:szCs w:val="20"/>
              </w:rPr>
              <w:t>palustre</w:t>
            </w:r>
            <w:proofErr w:type="spellEnd"/>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Trifolium</w:t>
            </w:r>
            <w:proofErr w:type="spellEnd"/>
            <w:r w:rsidRPr="00D1126E">
              <w:rPr>
                <w:rFonts w:ascii="Calibri" w:eastAsia="Times New Roman" w:hAnsi="Calibri" w:cs="Calibri"/>
                <w:i/>
                <w:iCs/>
                <w:color w:val="000000"/>
                <w:sz w:val="20"/>
                <w:szCs w:val="20"/>
              </w:rPr>
              <w:t xml:space="preserve"> </w:t>
            </w:r>
            <w:proofErr w:type="spellStart"/>
            <w:r w:rsidR="00DF171B" w:rsidRPr="00D1126E">
              <w:rPr>
                <w:rFonts w:ascii="Calibri" w:eastAsia="Times New Roman" w:hAnsi="Calibri" w:cs="Calibri"/>
                <w:i/>
                <w:iCs/>
                <w:color w:val="000000"/>
                <w:sz w:val="20"/>
                <w:szCs w:val="20"/>
              </w:rPr>
              <w:t>wormskioldii</w:t>
            </w:r>
            <w:proofErr w:type="spellEnd"/>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Lathyrus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palustris</w:t>
            </w:r>
            <w:proofErr w:type="spellEnd"/>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Bidens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cernua</w:t>
            </w:r>
            <w:proofErr w:type="spellEnd"/>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Sidalcea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hendersonii</w:t>
            </w:r>
            <w:proofErr w:type="spellEnd"/>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Hordeum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brachyantherum</w:t>
            </w:r>
            <w:proofErr w:type="spellEnd"/>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Deschampsia</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caespitosa</w:t>
            </w:r>
            <w:proofErr w:type="spellEnd"/>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Mentha </w:t>
            </w:r>
            <w:proofErr w:type="spellStart"/>
            <w:r w:rsidRPr="00D1126E">
              <w:rPr>
                <w:rFonts w:ascii="Calibri" w:eastAsia="Times New Roman" w:hAnsi="Calibri" w:cs="Calibri"/>
                <w:i/>
                <w:iCs/>
                <w:color w:val="000000"/>
                <w:sz w:val="20"/>
                <w:szCs w:val="20"/>
              </w:rPr>
              <w:t>aquatica</w:t>
            </w:r>
            <w:proofErr w:type="spellEnd"/>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proofErr w:type="spellStart"/>
            <w:r w:rsidR="00DF171B" w:rsidRPr="00D1126E">
              <w:rPr>
                <w:rFonts w:ascii="Calibri" w:eastAsia="Times New Roman" w:hAnsi="Calibri" w:cs="Calibri"/>
                <w:i/>
                <w:iCs/>
                <w:sz w:val="20"/>
                <w:szCs w:val="20"/>
              </w:rPr>
              <w:t>scorpioides</w:t>
            </w:r>
            <w:proofErr w:type="spellEnd"/>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Menyanthes</w:t>
            </w:r>
            <w:proofErr w:type="spellEnd"/>
            <w:r w:rsidRPr="00D1126E">
              <w:rPr>
                <w:rFonts w:ascii="Calibri" w:eastAsia="Times New Roman" w:hAnsi="Calibri" w:cs="Calibri"/>
                <w:i/>
                <w:iCs/>
                <w:sz w:val="20"/>
                <w:szCs w:val="20"/>
              </w:rPr>
              <w:t xml:space="preserve">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Mentha </w:t>
            </w:r>
            <w:proofErr w:type="spellStart"/>
            <w:r w:rsidRPr="00D1126E">
              <w:rPr>
                <w:rFonts w:ascii="Calibri" w:eastAsia="Times New Roman" w:hAnsi="Calibri" w:cs="Calibri"/>
                <w:i/>
                <w:iCs/>
                <w:color w:val="000000"/>
                <w:sz w:val="20"/>
                <w:szCs w:val="20"/>
              </w:rPr>
              <w:t>aquatica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Bidens</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cernua</w:t>
            </w:r>
            <w:proofErr w:type="spellEnd"/>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Lysimachia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thyrsiflora</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Lythrum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salicaria</w:t>
            </w:r>
            <w:proofErr w:type="spellEnd"/>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Lythrum</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salicaria</w:t>
            </w:r>
            <w:proofErr w:type="spellEnd"/>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Galium</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trifidum</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Juncus </w:t>
            </w:r>
            <w:proofErr w:type="spellStart"/>
            <w:r w:rsidRPr="00D1126E">
              <w:rPr>
                <w:rFonts w:ascii="Calibri" w:eastAsia="Times New Roman" w:hAnsi="Calibri" w:cs="Calibri"/>
                <w:i/>
                <w:iCs/>
                <w:color w:val="000000"/>
                <w:sz w:val="20"/>
                <w:szCs w:val="20"/>
              </w:rPr>
              <w:t>articulatus</w:t>
            </w:r>
            <w:proofErr w:type="spellEnd"/>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Myosotis </w:t>
            </w:r>
            <w:proofErr w:type="spellStart"/>
            <w:r w:rsidRPr="00D1126E">
              <w:rPr>
                <w:rFonts w:ascii="Calibri" w:eastAsia="Times New Roman" w:hAnsi="Calibri" w:cs="Calibri"/>
                <w:i/>
                <w:iCs/>
                <w:color w:val="000000"/>
                <w:sz w:val="20"/>
                <w:szCs w:val="20"/>
              </w:rPr>
              <w:t>scorpioides</w:t>
            </w:r>
            <w:proofErr w:type="spellEnd"/>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proofErr w:type="spellStart"/>
            <w:r w:rsidRPr="00D1126E">
              <w:rPr>
                <w:rFonts w:ascii="Calibri" w:eastAsia="Times New Roman" w:hAnsi="Calibri" w:cs="Calibri"/>
                <w:i/>
                <w:iCs/>
                <w:color w:val="000000"/>
                <w:sz w:val="20"/>
                <w:szCs w:val="20"/>
              </w:rPr>
              <w:t>Lysimachia</w:t>
            </w:r>
            <w:proofErr w:type="spellEnd"/>
            <w:r w:rsidRPr="00D1126E">
              <w:rPr>
                <w:rFonts w:ascii="Calibri" w:eastAsia="Times New Roman" w:hAnsi="Calibri" w:cs="Calibri"/>
                <w:i/>
                <w:iCs/>
                <w:color w:val="000000"/>
                <w:sz w:val="20"/>
                <w:szCs w:val="20"/>
              </w:rPr>
              <w:t xml:space="preserve"> </w:t>
            </w:r>
            <w:proofErr w:type="spellStart"/>
            <w:r w:rsidRPr="00D1126E">
              <w:rPr>
                <w:rFonts w:ascii="Calibri" w:eastAsia="Times New Roman" w:hAnsi="Calibri" w:cs="Calibri"/>
                <w:i/>
                <w:iCs/>
                <w:color w:val="000000"/>
                <w:sz w:val="20"/>
                <w:szCs w:val="20"/>
              </w:rPr>
              <w:t>thyrsiflora</w:t>
            </w:r>
            <w:proofErr w:type="spellEnd"/>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Juncus </w:t>
            </w:r>
            <w:proofErr w:type="spellStart"/>
            <w:r w:rsidRPr="00D1126E">
              <w:rPr>
                <w:rFonts w:ascii="Calibri" w:eastAsia="Times New Roman" w:hAnsi="Calibri" w:cs="Calibri"/>
                <w:i/>
                <w:iCs/>
                <w:color w:val="000000"/>
                <w:sz w:val="20"/>
                <w:szCs w:val="20"/>
              </w:rPr>
              <w:t>articulatus</w:t>
            </w:r>
            <w:proofErr w:type="spellEnd"/>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Myosotis </w:t>
            </w:r>
            <w:proofErr w:type="spellStart"/>
            <w:r w:rsidRPr="00D1126E">
              <w:rPr>
                <w:rFonts w:ascii="Calibri" w:eastAsia="Times New Roman" w:hAnsi="Calibri" w:cs="Calibri"/>
                <w:i/>
                <w:iCs/>
                <w:color w:val="000000"/>
                <w:sz w:val="20"/>
                <w:szCs w:val="20"/>
              </w:rPr>
              <w:t>scorpioides</w:t>
            </w:r>
            <w:proofErr w:type="spellEnd"/>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Eleocharis </w:t>
            </w:r>
            <w:proofErr w:type="spellStart"/>
            <w:r w:rsidRPr="00D1126E">
              <w:rPr>
                <w:rFonts w:ascii="Calibri" w:eastAsia="Times New Roman" w:hAnsi="Calibri" w:cs="Calibri"/>
                <w:i/>
                <w:iCs/>
                <w:sz w:val="20"/>
                <w:szCs w:val="20"/>
              </w:rPr>
              <w:t>palustris</w:t>
            </w:r>
            <w:proofErr w:type="spellEnd"/>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Equisetum </w:t>
            </w:r>
            <w:proofErr w:type="spellStart"/>
            <w:r w:rsidRPr="00D1126E">
              <w:rPr>
                <w:rFonts w:ascii="Calibri" w:eastAsia="Times New Roman" w:hAnsi="Calibri" w:cs="Calibri"/>
                <w:i/>
                <w:iCs/>
                <w:sz w:val="20"/>
                <w:szCs w:val="20"/>
              </w:rPr>
              <w:t>variegatum</w:t>
            </w:r>
            <w:proofErr w:type="spellEnd"/>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proofErr w:type="spellStart"/>
            <w:r w:rsidRPr="00D1126E">
              <w:rPr>
                <w:rFonts w:ascii="Calibri" w:eastAsia="Times New Roman" w:hAnsi="Calibri" w:cs="Calibri"/>
                <w:i/>
                <w:iCs/>
                <w:sz w:val="20"/>
                <w:szCs w:val="20"/>
              </w:rPr>
              <w:t>Deschampsia</w:t>
            </w:r>
            <w:proofErr w:type="spellEnd"/>
            <w:r w:rsidRPr="00D1126E">
              <w:rPr>
                <w:rFonts w:ascii="Calibri" w:eastAsia="Times New Roman" w:hAnsi="Calibri" w:cs="Calibri"/>
                <w:i/>
                <w:iCs/>
                <w:sz w:val="20"/>
                <w:szCs w:val="20"/>
              </w:rPr>
              <w:t xml:space="preserve"> </w:t>
            </w:r>
            <w:proofErr w:type="spellStart"/>
            <w:r w:rsidRPr="00D1126E">
              <w:rPr>
                <w:rFonts w:ascii="Calibri" w:eastAsia="Times New Roman" w:hAnsi="Calibri" w:cs="Calibri"/>
                <w:i/>
                <w:iCs/>
                <w:sz w:val="20"/>
                <w:szCs w:val="20"/>
              </w:rPr>
              <w:t>caespitosa</w:t>
            </w:r>
            <w:proofErr w:type="spellEnd"/>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RDefault="00530C3C" w:rsidP="00530C3C">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4"/>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35" w:name="_Hlk112157303"/>
      <w:bookmarkEnd w:id="34"/>
      <w:r>
        <w:lastRenderedPageBreak/>
        <w:t xml:space="preserve">Discussion </w:t>
      </w:r>
    </w:p>
    <w:bookmarkEnd w:id="35"/>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36"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36"/>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74AD7297"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37"/>
      <w:r w:rsidR="007B08D6">
        <w:t xml:space="preserve">high </w:t>
      </w:r>
      <w:commentRangeEnd w:id="37"/>
      <w:r w:rsidR="00B200BA">
        <w:rPr>
          <w:rStyle w:val="CommentReference"/>
        </w:rPr>
        <w:commentReference w:id="37"/>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lastRenderedPageBreak/>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38"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38"/>
    </w:p>
    <w:p w14:paraId="2AAF3ADA" w14:textId="2E6B9E0C" w:rsidR="00BE39A7" w:rsidRPr="009D6D33" w:rsidRDefault="00E954F2" w:rsidP="00A07617">
      <w:pPr>
        <w:ind w:firstLine="720"/>
        <w:rPr>
          <w:rFonts w:cstheme="minorHAnsi"/>
        </w:rPr>
      </w:pPr>
      <w:ins w:id="39" w:author="Martin, Tara (Forestry)" w:date="2023-01-10T10:20:00Z">
        <w:r>
          <w:rPr>
            <w:rFonts w:cstheme="minorHAnsi"/>
          </w:rPr>
          <w:t>Plant b</w:t>
        </w:r>
      </w:ins>
      <w:del w:id="40" w:author="Martin, Tara (Forestry)" w:date="2023-01-10T10:20:00Z">
        <w:r w:rsidR="00D472DA" w:rsidDel="00E954F2">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41" w:author="Martin, Tara (Forestry)" w:date="2023-01-10T10:21:00Z">
        <w:r>
          <w:rPr>
            <w:rFonts w:cstheme="minorHAnsi"/>
          </w:rPr>
          <w:t xml:space="preserve">native </w:t>
        </w:r>
      </w:ins>
      <w:ins w:id="42"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134C737F"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58DCC21A"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43"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44" w:author="Martin, Tara (Forestry)" w:date="2023-01-10T10:26:00Z">
        <w:r w:rsidR="00C244E6" w:rsidDel="00E954F2">
          <w:delText xml:space="preserve">landscape </w:delText>
        </w:r>
      </w:del>
      <w:ins w:id="45" w:author="Martin, Tara (Forestry)" w:date="2023-01-10T10:26:00Z">
        <w:r w:rsidR="00E954F2">
          <w:t>region</w:t>
        </w:r>
        <w:r w:rsidR="00E954F2">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ins w:id="46" w:author="Martin, Tara (Forestry)" w:date="2023-01-10T10:26:00Z">
        <w:r w:rsidR="00E954F2">
          <w:t>s</w:t>
        </w:r>
      </w:ins>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47" w:author="Martin, Tara (Forestry)" w:date="2023-01-10T10:27:00Z">
        <w:r w:rsidR="00811EA0" w:rsidDel="00E954F2">
          <w:delText xml:space="preserve">ideals </w:delText>
        </w:r>
      </w:del>
      <w:ins w:id="48" w:author="Martin, Tara (Forestry)" w:date="2023-01-10T10:27:00Z">
        <w:r w:rsidR="00E954F2">
          <w:t>sites</w:t>
        </w:r>
        <w:r w:rsidR="00E954F2">
          <w:t xml:space="preserve">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43"/>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49" w:author="Martin, Tara (Forestry)" w:date="2023-01-10T10:27:00Z">
        <w:r w:rsidR="00BE39A7" w:rsidDel="00F8627C">
          <w:delText xml:space="preserve">invasive </w:delText>
        </w:r>
      </w:del>
      <w:ins w:id="50" w:author="Martin, Tara (Forestry)" w:date="2023-01-10T10:27:00Z">
        <w:r w:rsidR="00F8627C">
          <w:t>non</w:t>
        </w:r>
      </w:ins>
      <w:ins w:id="51" w:author="Martin, Tara (Forestry)" w:date="2023-01-10T10:28:00Z">
        <w:r w:rsidR="00F8627C">
          <w:t>-native</w:t>
        </w:r>
      </w:ins>
      <w:ins w:id="52" w:author="Martin, Tara (Forestry)" w:date="2023-01-10T10:27:00Z">
        <w:r w:rsidR="00F8627C">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 xml:space="preserve">Diversity </w:t>
      </w:r>
      <w:bookmarkStart w:id="53" w:name="_GoBack"/>
      <w:bookmarkEnd w:id="53"/>
      <w:r w:rsidRPr="00AA2531">
        <w:rPr>
          <w:rFonts w:ascii="Calibri" w:hAnsi="Calibri" w:cs="Calibri"/>
          <w:i/>
          <w:iCs/>
        </w:rPr>
        <w:t>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65FA489"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54" w:name="_Ref103856212"/>
    </w:p>
    <w:bookmarkEnd w:id="54"/>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proofErr w:type="spellStart"/>
      <w:r w:rsidR="00D361CA" w:rsidRPr="00D361CA">
        <w:t>Electornic</w:t>
      </w:r>
      <w:proofErr w:type="spellEnd"/>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Cluster analysis using Bray-Curtis distance measure shows similar trends of increasing dissimilarity over time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largely remains unchanged,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tin, Tara (Forestry)" w:date="2023-01-06T18:25:00Z" w:initials="MT(">
    <w:p w14:paraId="1627A264" w14:textId="5914CA7F" w:rsidR="0099765D" w:rsidRDefault="0099765D">
      <w:pPr>
        <w:pStyle w:val="CommentText"/>
      </w:pPr>
      <w:r>
        <w:rPr>
          <w:rStyle w:val="CommentReference"/>
        </w:rPr>
        <w:annotationRef/>
      </w:r>
      <w:r>
        <w:t xml:space="preserve">Add a thank you to Mary O’Connor for her extremely helpful comments on earlier versions of this MS. </w:t>
      </w:r>
      <w:r w:rsidR="00DB480D">
        <w:t xml:space="preserve"> Also did John Richardson help set this project up or contribute in any way that warrants acknowledging? </w:t>
      </w:r>
    </w:p>
  </w:comment>
  <w:comment w:id="3" w:author="Martin, Tara (Forestry)" w:date="2023-01-10T09:37:00Z" w:initials="MT(">
    <w:p w14:paraId="0E3D1CF8" w14:textId="0E03D7F7" w:rsidR="009B5331" w:rsidRDefault="009B5331">
      <w:pPr>
        <w:pStyle w:val="CommentText"/>
      </w:pPr>
      <w:r>
        <w:rPr>
          <w:rStyle w:val="CommentReference"/>
        </w:rPr>
        <w:annotationRef/>
      </w:r>
      <w:r w:rsidR="00DB5AC9">
        <w:t xml:space="preserve">This is specifically about estuarine succession, yet we have not introduced estuaries yet.  </w:t>
      </w:r>
      <w:proofErr w:type="gramStart"/>
      <w:r w:rsidR="00DB5AC9">
        <w:t>So</w:t>
      </w:r>
      <w:proofErr w:type="gramEnd"/>
      <w:r w:rsidR="00DB5AC9">
        <w:t xml:space="preserve"> these statements need to be more general.  Suggest just saying succession. </w:t>
      </w:r>
    </w:p>
  </w:comment>
  <w:comment w:id="5" w:author="Martin, Tara (Forestry)" w:date="2023-01-10T09:42:00Z" w:initials="MT(">
    <w:p w14:paraId="4ED09463" w14:textId="61FB1725" w:rsidR="00DB5AC9" w:rsidRDefault="00DB5AC9">
      <w:pPr>
        <w:pStyle w:val="CommentText"/>
      </w:pPr>
      <w:r>
        <w:rPr>
          <w:rStyle w:val="CommentReference"/>
        </w:rPr>
        <w:annotationRef/>
      </w:r>
      <w:r>
        <w:t xml:space="preserve">The timescale we’re considering is decades, not </w:t>
      </w:r>
      <w:r>
        <w:t>millennia</w:t>
      </w:r>
      <w:r>
        <w:t xml:space="preserve">.  </w:t>
      </w:r>
      <w:r>
        <w:t xml:space="preserve">Unclear what this means and how it differs from succession.  Consider deleting. </w:t>
      </w:r>
    </w:p>
  </w:comment>
  <w:comment w:id="16" w:author="Martin, Tara (Forestry)" w:date="2023-01-10T09:57:00Z" w:initials="MT(">
    <w:p w14:paraId="21E65403" w14:textId="3C695B76" w:rsidR="001F6F8B" w:rsidRDefault="001F6F8B">
      <w:pPr>
        <w:pStyle w:val="CommentText"/>
      </w:pPr>
      <w:r>
        <w:rPr>
          <w:rStyle w:val="CommentReference"/>
        </w:rPr>
        <w:annotationRef/>
      </w:r>
      <w:r>
        <w:t>Suggest keeping terminology to non-native and native as opposed to invasive, exotic etc..  Not all non-natives are invasive…</w:t>
      </w:r>
    </w:p>
  </w:comment>
  <w:comment w:id="27" w:author="Martin, Tara (Forestry)" w:date="2023-01-10T10:05:00Z" w:initials="MT(">
    <w:p w14:paraId="175AF76F" w14:textId="0D87DDC5" w:rsidR="001F6F8B" w:rsidRDefault="001F6F8B">
      <w:pPr>
        <w:pStyle w:val="CommentText"/>
      </w:pPr>
      <w:r>
        <w:rPr>
          <w:rStyle w:val="CommentReference"/>
        </w:rPr>
        <w:annotationRef/>
      </w:r>
      <w:r>
        <w:t>Add citation</w:t>
      </w:r>
    </w:p>
  </w:comment>
  <w:comment w:id="31" w:author="Martin, Tara (Forestry)" w:date="2023-01-10T10:09:00Z" w:initials="MT(">
    <w:p w14:paraId="45DDBAA4" w14:textId="0E9FDB1E" w:rsidR="00D94856" w:rsidRDefault="00D94856">
      <w:pPr>
        <w:pStyle w:val="CommentText"/>
      </w:pPr>
      <w:r>
        <w:rPr>
          <w:rStyle w:val="CommentReference"/>
        </w:rPr>
        <w:annotationRef/>
      </w:r>
      <w:r>
        <w:t>Can we say this?  Rarity is complicated and there are many drivers of rarity…</w:t>
      </w:r>
    </w:p>
  </w:comment>
  <w:comment w:id="37" w:author="Martin, Tara (Forestry)" w:date="2023-01-10T10:17:00Z" w:initials="MT(">
    <w:p w14:paraId="2D33E4E5" w14:textId="1B55F3B2" w:rsidR="00B200BA" w:rsidRDefault="00B200BA">
      <w:pPr>
        <w:pStyle w:val="CommentText"/>
      </w:pPr>
      <w:r>
        <w:rPr>
          <w:rStyle w:val="CommentReference"/>
        </w:rPr>
        <w:annotationRef/>
      </w:r>
      <w:r>
        <w:t xml:space="preserve">What does high mean here? High topography, high elevation?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27A264" w15:done="0"/>
  <w15:commentEx w15:paraId="0E3D1CF8" w15:done="0"/>
  <w15:commentEx w15:paraId="4ED09463" w15:done="0"/>
  <w15:commentEx w15:paraId="21E65403" w15:done="0"/>
  <w15:commentEx w15:paraId="175AF76F" w15:done="0"/>
  <w15:commentEx w15:paraId="45DDBAA4" w15:done="0"/>
  <w15:commentEx w15:paraId="2D33E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27A264" w16cid:durableId="2762E628"/>
  <w16cid:commentId w16cid:paraId="0E3D1CF8" w16cid:durableId="2767B050"/>
  <w16cid:commentId w16cid:paraId="4ED09463" w16cid:durableId="2767B18F"/>
  <w16cid:commentId w16cid:paraId="21E65403" w16cid:durableId="2767B523"/>
  <w16cid:commentId w16cid:paraId="175AF76F" w16cid:durableId="2767B6E0"/>
  <w16cid:commentId w16cid:paraId="45DDBAA4" w16cid:durableId="2767B7D0"/>
  <w16cid:commentId w16cid:paraId="2D33E4E5" w16cid:durableId="2767B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A4021" w14:textId="77777777" w:rsidR="00E4546D" w:rsidRDefault="00E4546D" w:rsidP="00BF4E75">
      <w:pPr>
        <w:spacing w:after="0" w:line="240" w:lineRule="auto"/>
      </w:pPr>
      <w:r>
        <w:separator/>
      </w:r>
    </w:p>
  </w:endnote>
  <w:endnote w:type="continuationSeparator" w:id="0">
    <w:p w14:paraId="7CB07BD2" w14:textId="77777777" w:rsidR="00E4546D" w:rsidRDefault="00E4546D" w:rsidP="00BF4E75">
      <w:pPr>
        <w:spacing w:after="0" w:line="240" w:lineRule="auto"/>
      </w:pPr>
      <w:r>
        <w:continuationSeparator/>
      </w:r>
    </w:p>
  </w:endnote>
  <w:endnote w:type="continuationNotice" w:id="1">
    <w:p w14:paraId="079CBF5F" w14:textId="77777777" w:rsidR="00E4546D" w:rsidRDefault="00E454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9B5EC" w14:textId="77777777" w:rsidR="00E4546D" w:rsidRDefault="00E4546D" w:rsidP="00BF4E75">
      <w:pPr>
        <w:spacing w:after="0" w:line="240" w:lineRule="auto"/>
      </w:pPr>
      <w:r>
        <w:separator/>
      </w:r>
    </w:p>
  </w:footnote>
  <w:footnote w:type="continuationSeparator" w:id="0">
    <w:p w14:paraId="4E24029B" w14:textId="77777777" w:rsidR="00E4546D" w:rsidRDefault="00E4546D" w:rsidP="00BF4E75">
      <w:pPr>
        <w:spacing w:after="0" w:line="240" w:lineRule="auto"/>
      </w:pPr>
      <w:r>
        <w:continuationSeparator/>
      </w:r>
    </w:p>
  </w:footnote>
  <w:footnote w:type="continuationNotice" w:id="1">
    <w:p w14:paraId="40A8D0AF" w14:textId="77777777" w:rsidR="00E4546D" w:rsidRDefault="00E454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99765D" w:rsidRDefault="0099765D">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99765D" w:rsidRDefault="009976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99765D" w:rsidRDefault="0099765D">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9765D" w:rsidRDefault="009976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5771"/>
    <w:rsid w:val="00085CD4"/>
    <w:rsid w:val="00086CE1"/>
    <w:rsid w:val="00086D6C"/>
    <w:rsid w:val="0008706B"/>
    <w:rsid w:val="00087251"/>
    <w:rsid w:val="000900E9"/>
    <w:rsid w:val="00091870"/>
    <w:rsid w:val="00091B5C"/>
    <w:rsid w:val="000938AA"/>
    <w:rsid w:val="000A179C"/>
    <w:rsid w:val="000A2ECF"/>
    <w:rsid w:val="000A3AB7"/>
    <w:rsid w:val="000A3E15"/>
    <w:rsid w:val="000A3E1A"/>
    <w:rsid w:val="000A497A"/>
    <w:rsid w:val="000A4A50"/>
    <w:rsid w:val="000A57D0"/>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7FEF"/>
    <w:rsid w:val="003B0E2E"/>
    <w:rsid w:val="003B1B0B"/>
    <w:rsid w:val="003B2576"/>
    <w:rsid w:val="003B2929"/>
    <w:rsid w:val="003B2DDD"/>
    <w:rsid w:val="003B3564"/>
    <w:rsid w:val="003B5A38"/>
    <w:rsid w:val="003B6B3D"/>
    <w:rsid w:val="003B7A2A"/>
    <w:rsid w:val="003C16FB"/>
    <w:rsid w:val="003C77E5"/>
    <w:rsid w:val="003C783A"/>
    <w:rsid w:val="003D0B07"/>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707"/>
    <w:rsid w:val="004D7A19"/>
    <w:rsid w:val="004E025F"/>
    <w:rsid w:val="004E02A1"/>
    <w:rsid w:val="004E07B6"/>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331"/>
    <w:rsid w:val="009B561B"/>
    <w:rsid w:val="009B56EB"/>
    <w:rsid w:val="009B5FFC"/>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7F6"/>
    <w:rsid w:val="00A06E47"/>
    <w:rsid w:val="00A07607"/>
    <w:rsid w:val="00A07617"/>
    <w:rsid w:val="00A1025B"/>
    <w:rsid w:val="00A10EB3"/>
    <w:rsid w:val="00A11140"/>
    <w:rsid w:val="00A11360"/>
    <w:rsid w:val="00A11AF9"/>
    <w:rsid w:val="00A11C7C"/>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5F91"/>
    <w:rsid w:val="00A660A8"/>
    <w:rsid w:val="00A66519"/>
    <w:rsid w:val="00A66521"/>
    <w:rsid w:val="00A6698C"/>
    <w:rsid w:val="00A67394"/>
    <w:rsid w:val="00A67F7E"/>
    <w:rsid w:val="00A704A2"/>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70CF"/>
    <w:rsid w:val="00E27DCF"/>
    <w:rsid w:val="00E27E36"/>
    <w:rsid w:val="00E30ACE"/>
    <w:rsid w:val="00E32019"/>
    <w:rsid w:val="00E32107"/>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rcid.org/0000-0003-4817-0423" TargetMode="External"/><Relationship Id="rId18" Type="http://schemas.openxmlformats.org/officeDocument/2006/relationships/header" Target="header1.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openstreetmap.org/" TargetMode="Externa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image" Target="media/image4.jpe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maps.gov.bc.ca/ess/hm/imap4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eader" Target="header2.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svg"/><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2.png"/><Relationship Id="rId27" Type="http://schemas.openxmlformats.org/officeDocument/2006/relationships/image" Target="media/image6.sv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F8137F-3D8A-4441-9DE0-12A069C3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4856</TotalTime>
  <Pages>35</Pages>
  <Words>27307</Words>
  <Characters>148555</Characters>
  <Application>Microsoft Office Word</Application>
  <DocSecurity>0</DocSecurity>
  <Lines>4126</Lines>
  <Paragraphs>1659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Martin, Tara (Forestry)</cp:lastModifiedBy>
  <cp:revision>4</cp:revision>
  <cp:lastPrinted>2022-07-07T18:52:00Z</cp:lastPrinted>
  <dcterms:created xsi:type="dcterms:W3CDTF">2023-01-07T02:27:00Z</dcterms:created>
  <dcterms:modified xsi:type="dcterms:W3CDTF">2023-01-10T18:29:00Z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